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C90D64" w14:textId="3BC5677B" w:rsidR="00186BDD" w:rsidRPr="00F23362" w:rsidRDefault="00186BDD" w:rsidP="00A45DC8">
      <w:pPr>
        <w:spacing w:line="360" w:lineRule="auto"/>
        <w:rPr>
          <w:rFonts w:ascii="Arial" w:hAnsi="Arial" w:cs="Arial"/>
          <w:b/>
          <w:bCs/>
          <w:sz w:val="22"/>
          <w:szCs w:val="22"/>
        </w:rPr>
      </w:pPr>
      <w:r w:rsidRPr="00F23362">
        <w:rPr>
          <w:rFonts w:ascii="Arial" w:hAnsi="Arial" w:cs="Arial"/>
          <w:b/>
          <w:bCs/>
          <w:sz w:val="22"/>
          <w:szCs w:val="22"/>
        </w:rPr>
        <w:t xml:space="preserve">Experimental assessment of 3D-printed traps and chemical attractants for the collection of wild </w:t>
      </w:r>
      <w:r w:rsidR="00C02AC9" w:rsidRPr="00F23362">
        <w:rPr>
          <w:rFonts w:ascii="Arial" w:hAnsi="Arial" w:cs="Arial"/>
          <w:b/>
          <w:bCs/>
          <w:i/>
          <w:iCs/>
          <w:sz w:val="22"/>
          <w:szCs w:val="22"/>
        </w:rPr>
        <w:t>Drosophila</w:t>
      </w:r>
      <w:r w:rsidR="00C02AC9">
        <w:rPr>
          <w:rFonts w:ascii="Arial" w:hAnsi="Arial" w:cs="Arial"/>
          <w:b/>
          <w:bCs/>
          <w:sz w:val="22"/>
          <w:szCs w:val="22"/>
        </w:rPr>
        <w:t xml:space="preserve"> </w:t>
      </w:r>
      <w:r w:rsidR="00C02AC9" w:rsidRPr="00F23362">
        <w:rPr>
          <w:rFonts w:ascii="Arial" w:hAnsi="Arial" w:cs="Arial"/>
          <w:b/>
          <w:bCs/>
          <w:i/>
          <w:iCs/>
          <w:sz w:val="22"/>
          <w:szCs w:val="22"/>
        </w:rPr>
        <w:t>melanogaster</w:t>
      </w:r>
    </w:p>
    <w:p w14:paraId="69E42FD0" w14:textId="77777777" w:rsidR="00FE717B" w:rsidRDefault="00FE717B" w:rsidP="00A45DC8">
      <w:pPr>
        <w:spacing w:line="360" w:lineRule="auto"/>
        <w:rPr>
          <w:rFonts w:ascii="Arial" w:hAnsi="Arial" w:cs="Arial"/>
          <w:sz w:val="22"/>
          <w:szCs w:val="22"/>
        </w:rPr>
      </w:pPr>
    </w:p>
    <w:p w14:paraId="56B7FD31" w14:textId="1F5C1CEF" w:rsidR="00FE717B" w:rsidRPr="00AB5926" w:rsidRDefault="00FE717B" w:rsidP="00A45DC8">
      <w:pPr>
        <w:pStyle w:val="paragraph"/>
        <w:spacing w:before="0" w:beforeAutospacing="0" w:after="0" w:afterAutospacing="0" w:line="360" w:lineRule="auto"/>
        <w:textAlignment w:val="baseline"/>
        <w:rPr>
          <w:rFonts w:ascii="Arial" w:hAnsi="Arial" w:cs="Arial"/>
          <w:sz w:val="22"/>
          <w:szCs w:val="22"/>
        </w:rPr>
      </w:pPr>
      <w:r w:rsidRPr="00AB5926">
        <w:rPr>
          <w:rStyle w:val="normaltextrun"/>
          <w:rFonts w:ascii="Arial" w:eastAsiaTheme="majorEastAsia" w:hAnsi="Arial" w:cs="Arial"/>
          <w:b/>
          <w:bCs/>
          <w:sz w:val="22"/>
          <w:szCs w:val="22"/>
        </w:rPr>
        <w:t>Alexandra H. Keene</w:t>
      </w:r>
      <w:r w:rsidR="00D779CF">
        <w:rPr>
          <w:rStyle w:val="normaltextrun"/>
          <w:rFonts w:ascii="Arial" w:eastAsiaTheme="majorEastAsia" w:hAnsi="Arial" w:cs="Arial"/>
          <w:b/>
          <w:bCs/>
          <w:sz w:val="22"/>
          <w:szCs w:val="22"/>
        </w:rPr>
        <w:t>-Snickers</w:t>
      </w:r>
      <w:r w:rsidRPr="00AB5926">
        <w:rPr>
          <w:rStyle w:val="normaltextrun"/>
          <w:rFonts w:ascii="Arial" w:eastAsiaTheme="majorEastAsia" w:hAnsi="Arial" w:cs="Arial"/>
          <w:b/>
          <w:bCs/>
          <w:sz w:val="22"/>
          <w:szCs w:val="22"/>
          <w:vertAlign w:val="superscript"/>
        </w:rPr>
        <w:t>1,2</w:t>
      </w:r>
      <w:r>
        <w:rPr>
          <w:rStyle w:val="normaltextrun"/>
          <w:rFonts w:ascii="Arial" w:eastAsiaTheme="majorEastAsia" w:hAnsi="Arial" w:cs="Arial"/>
          <w:b/>
          <w:bCs/>
          <w:sz w:val="22"/>
          <w:szCs w:val="22"/>
        </w:rPr>
        <w:t>, Tillie J. Dunham</w:t>
      </w:r>
      <w:r>
        <w:rPr>
          <w:rStyle w:val="normaltextrun"/>
          <w:rFonts w:ascii="Arial" w:eastAsiaTheme="majorEastAsia" w:hAnsi="Arial" w:cs="Arial"/>
          <w:b/>
          <w:bCs/>
          <w:sz w:val="22"/>
          <w:szCs w:val="22"/>
          <w:vertAlign w:val="superscript"/>
        </w:rPr>
        <w:t>1</w:t>
      </w:r>
      <w:r w:rsidRPr="00AB5926">
        <w:rPr>
          <w:rStyle w:val="normaltextrun"/>
          <w:rFonts w:ascii="Arial" w:eastAsiaTheme="majorEastAsia" w:hAnsi="Arial" w:cs="Arial"/>
          <w:b/>
          <w:bCs/>
          <w:sz w:val="22"/>
          <w:szCs w:val="22"/>
        </w:rPr>
        <w:t xml:space="preserve"> </w:t>
      </w:r>
      <w:r>
        <w:rPr>
          <w:rStyle w:val="normaltextrun"/>
          <w:rFonts w:ascii="Arial" w:eastAsiaTheme="majorEastAsia" w:hAnsi="Arial" w:cs="Arial"/>
          <w:b/>
          <w:bCs/>
          <w:sz w:val="22"/>
          <w:szCs w:val="22"/>
        </w:rPr>
        <w:t xml:space="preserve">and </w:t>
      </w:r>
      <w:r w:rsidRPr="00AB5926">
        <w:rPr>
          <w:rStyle w:val="normaltextrun"/>
          <w:rFonts w:ascii="Arial" w:eastAsiaTheme="majorEastAsia" w:hAnsi="Arial" w:cs="Arial"/>
          <w:b/>
          <w:bCs/>
          <w:sz w:val="22"/>
          <w:szCs w:val="22"/>
        </w:rPr>
        <w:t>Mark D. Stenglein</w:t>
      </w:r>
      <w:r w:rsidRPr="00AB5926">
        <w:rPr>
          <w:rStyle w:val="normaltextrun"/>
          <w:rFonts w:ascii="Arial" w:eastAsiaTheme="majorEastAsia" w:hAnsi="Arial" w:cs="Arial"/>
          <w:b/>
          <w:bCs/>
          <w:sz w:val="22"/>
          <w:szCs w:val="22"/>
          <w:vertAlign w:val="superscript"/>
        </w:rPr>
        <w:t xml:space="preserve"> 1</w:t>
      </w:r>
      <w:r w:rsidRPr="00AB5926">
        <w:rPr>
          <w:rStyle w:val="normaltextrun"/>
          <w:rFonts w:ascii="Arial" w:eastAsiaTheme="majorEastAsia" w:hAnsi="Arial" w:cs="Arial"/>
          <w:b/>
          <w:bCs/>
          <w:sz w:val="22"/>
          <w:szCs w:val="22"/>
        </w:rPr>
        <w:t xml:space="preserve"> </w:t>
      </w:r>
      <w:r w:rsidRPr="00AB5926">
        <w:rPr>
          <w:rStyle w:val="normaltextrun"/>
          <w:rFonts w:ascii="Arial" w:eastAsiaTheme="majorEastAsia" w:hAnsi="Arial" w:cs="Arial"/>
          <w:b/>
          <w:bCs/>
          <w:sz w:val="22"/>
          <w:szCs w:val="22"/>
          <w:vertAlign w:val="superscript"/>
        </w:rPr>
        <w:t>*</w:t>
      </w:r>
      <w:r w:rsidRPr="00AB5926">
        <w:rPr>
          <w:rStyle w:val="eop"/>
          <w:rFonts w:ascii="Arial" w:eastAsiaTheme="majorEastAsia" w:hAnsi="Arial" w:cs="Arial"/>
          <w:sz w:val="22"/>
          <w:szCs w:val="22"/>
        </w:rPr>
        <w:t> </w:t>
      </w:r>
    </w:p>
    <w:p w14:paraId="6B7920B5" w14:textId="77777777" w:rsidR="00FE717B" w:rsidRPr="00AB5926" w:rsidRDefault="00FE717B" w:rsidP="00A45DC8">
      <w:pPr>
        <w:pStyle w:val="paragraph"/>
        <w:spacing w:before="0" w:beforeAutospacing="0" w:after="0" w:afterAutospacing="0" w:line="360" w:lineRule="auto"/>
        <w:textAlignment w:val="baseline"/>
        <w:rPr>
          <w:rFonts w:ascii="Arial" w:hAnsi="Arial" w:cs="Arial"/>
          <w:sz w:val="22"/>
          <w:szCs w:val="22"/>
        </w:rPr>
      </w:pPr>
      <w:r w:rsidRPr="00AB5926">
        <w:rPr>
          <w:rStyle w:val="eop"/>
          <w:rFonts w:ascii="Arial" w:eastAsiaTheme="majorEastAsia" w:hAnsi="Arial" w:cs="Arial"/>
          <w:sz w:val="22"/>
          <w:szCs w:val="22"/>
        </w:rPr>
        <w:t> </w:t>
      </w:r>
    </w:p>
    <w:p w14:paraId="20E8ACC7" w14:textId="77777777" w:rsidR="00FE717B" w:rsidRPr="00AB5926" w:rsidRDefault="00FE717B" w:rsidP="00A45DC8">
      <w:pPr>
        <w:pStyle w:val="paragraph"/>
        <w:numPr>
          <w:ilvl w:val="0"/>
          <w:numId w:val="1"/>
        </w:numPr>
        <w:spacing w:before="0" w:beforeAutospacing="0" w:after="0" w:afterAutospacing="0" w:line="360" w:lineRule="auto"/>
        <w:textAlignment w:val="baseline"/>
        <w:rPr>
          <w:rStyle w:val="normaltextrun"/>
          <w:rFonts w:ascii="Arial" w:hAnsi="Arial" w:cs="Arial"/>
          <w:sz w:val="22"/>
          <w:szCs w:val="22"/>
        </w:rPr>
      </w:pPr>
      <w:r w:rsidRPr="00AB5926">
        <w:rPr>
          <w:rStyle w:val="normaltextrun"/>
          <w:rFonts w:ascii="Arial" w:eastAsiaTheme="majorEastAsia" w:hAnsi="Arial" w:cs="Arial"/>
          <w:sz w:val="22"/>
          <w:szCs w:val="22"/>
        </w:rPr>
        <w:t>Center for Vector-Borne and Infectious Diseases, Department of Microbiology, Immunology, and Pathology, College of Veterinary Medicine and Biomedical Sciences, Colorado State University, Fort Collins, CO, USA </w:t>
      </w:r>
    </w:p>
    <w:p w14:paraId="19390CDC" w14:textId="77777777" w:rsidR="00FE717B" w:rsidRPr="00AB5926" w:rsidRDefault="00FE717B" w:rsidP="00A45DC8">
      <w:pPr>
        <w:pStyle w:val="paragraph"/>
        <w:numPr>
          <w:ilvl w:val="0"/>
          <w:numId w:val="1"/>
        </w:numPr>
        <w:spacing w:before="0" w:beforeAutospacing="0" w:after="0" w:afterAutospacing="0" w:line="360" w:lineRule="auto"/>
        <w:textAlignment w:val="baseline"/>
        <w:rPr>
          <w:rFonts w:ascii="Arial" w:hAnsi="Arial" w:cs="Arial"/>
          <w:sz w:val="22"/>
          <w:szCs w:val="22"/>
        </w:rPr>
      </w:pPr>
      <w:r w:rsidRPr="00AB5926">
        <w:rPr>
          <w:rStyle w:val="normaltextrun"/>
          <w:rFonts w:ascii="Arial" w:eastAsiaTheme="majorEastAsia" w:hAnsi="Arial" w:cs="Arial"/>
          <w:sz w:val="22"/>
          <w:szCs w:val="22"/>
        </w:rPr>
        <w:t>Quantitative Cell and Molecular Biology Graduate Program</w:t>
      </w:r>
      <w:r w:rsidRPr="00AB5926">
        <w:rPr>
          <w:rStyle w:val="eop"/>
          <w:rFonts w:ascii="Arial" w:eastAsiaTheme="majorEastAsia" w:hAnsi="Arial" w:cs="Arial"/>
          <w:sz w:val="22"/>
          <w:szCs w:val="22"/>
        </w:rPr>
        <w:t> </w:t>
      </w:r>
    </w:p>
    <w:p w14:paraId="3CAF2119" w14:textId="77777777" w:rsidR="00FE717B" w:rsidRPr="00EC5B9D" w:rsidRDefault="00FE717B" w:rsidP="00A45DC8">
      <w:pPr>
        <w:pStyle w:val="paragraph"/>
        <w:spacing w:before="0" w:beforeAutospacing="0" w:after="0" w:afterAutospacing="0" w:line="360" w:lineRule="auto"/>
        <w:textAlignment w:val="baseline"/>
        <w:rPr>
          <w:rStyle w:val="LineNumber"/>
        </w:rPr>
      </w:pPr>
      <w:r w:rsidRPr="00AB5926">
        <w:rPr>
          <w:rStyle w:val="eop"/>
          <w:rFonts w:ascii="Arial" w:eastAsiaTheme="majorEastAsia" w:hAnsi="Arial" w:cs="Arial"/>
          <w:sz w:val="22"/>
          <w:szCs w:val="22"/>
        </w:rPr>
        <w:t> </w:t>
      </w:r>
    </w:p>
    <w:p w14:paraId="2595995F" w14:textId="77777777" w:rsidR="00FE717B" w:rsidRPr="00AB5926" w:rsidRDefault="00FE717B" w:rsidP="00A45DC8">
      <w:pPr>
        <w:pStyle w:val="paragraph"/>
        <w:spacing w:before="0" w:beforeAutospacing="0" w:after="0" w:afterAutospacing="0" w:line="360" w:lineRule="auto"/>
        <w:textAlignment w:val="baseline"/>
        <w:rPr>
          <w:rFonts w:ascii="Arial" w:hAnsi="Arial" w:cs="Arial"/>
          <w:sz w:val="22"/>
          <w:szCs w:val="22"/>
        </w:rPr>
      </w:pPr>
      <w:r w:rsidRPr="00AB5926">
        <w:rPr>
          <w:rStyle w:val="normaltextrun"/>
          <w:rFonts w:ascii="Arial" w:eastAsiaTheme="majorEastAsia" w:hAnsi="Arial" w:cs="Arial"/>
          <w:sz w:val="22"/>
          <w:szCs w:val="22"/>
        </w:rPr>
        <w:t>* Correspondence to: Mark.Stenglein@colostate.edu</w:t>
      </w:r>
      <w:r w:rsidRPr="00AB5926">
        <w:rPr>
          <w:rStyle w:val="eop"/>
          <w:rFonts w:ascii="Arial" w:eastAsiaTheme="majorEastAsia" w:hAnsi="Arial" w:cs="Arial"/>
          <w:sz w:val="22"/>
          <w:szCs w:val="22"/>
        </w:rPr>
        <w:t> </w:t>
      </w:r>
    </w:p>
    <w:p w14:paraId="1ECE3FCE" w14:textId="77777777" w:rsidR="007874CE" w:rsidRPr="0005051A" w:rsidRDefault="007874CE" w:rsidP="00A45DC8">
      <w:pPr>
        <w:spacing w:line="360" w:lineRule="auto"/>
        <w:rPr>
          <w:rFonts w:ascii="Arial" w:hAnsi="Arial" w:cs="Arial"/>
          <w:b/>
          <w:bCs/>
          <w:sz w:val="22"/>
          <w:szCs w:val="22"/>
        </w:rPr>
      </w:pPr>
    </w:p>
    <w:p w14:paraId="69728425" w14:textId="6E38D9F5" w:rsidR="007874CE" w:rsidRDefault="007874CE" w:rsidP="00A45DC8">
      <w:pPr>
        <w:spacing w:line="360" w:lineRule="auto"/>
        <w:rPr>
          <w:rFonts w:ascii="Arial" w:hAnsi="Arial" w:cs="Arial"/>
          <w:b/>
          <w:bCs/>
          <w:sz w:val="22"/>
          <w:szCs w:val="22"/>
        </w:rPr>
      </w:pPr>
      <w:r w:rsidRPr="0005051A">
        <w:rPr>
          <w:rFonts w:ascii="Arial" w:hAnsi="Arial" w:cs="Arial"/>
          <w:b/>
          <w:bCs/>
          <w:sz w:val="22"/>
          <w:szCs w:val="22"/>
        </w:rPr>
        <w:t>A</w:t>
      </w:r>
      <w:r w:rsidR="0005051A" w:rsidRPr="0005051A">
        <w:rPr>
          <w:rFonts w:ascii="Arial" w:hAnsi="Arial" w:cs="Arial"/>
          <w:b/>
          <w:bCs/>
          <w:sz w:val="22"/>
          <w:szCs w:val="22"/>
        </w:rPr>
        <w:t>BSTRACT</w:t>
      </w:r>
      <w:r w:rsidRPr="0005051A">
        <w:rPr>
          <w:rFonts w:ascii="Arial" w:hAnsi="Arial" w:cs="Arial"/>
          <w:b/>
          <w:bCs/>
          <w:sz w:val="22"/>
          <w:szCs w:val="22"/>
        </w:rPr>
        <w:t>:</w:t>
      </w:r>
    </w:p>
    <w:p w14:paraId="3C2DA1EF" w14:textId="4322990F" w:rsidR="00521BB6" w:rsidRDefault="00521BB6" w:rsidP="00A45DC8">
      <w:pPr>
        <w:spacing w:line="360" w:lineRule="auto"/>
        <w:rPr>
          <w:rFonts w:ascii="Arial" w:hAnsi="Arial" w:cs="Arial"/>
          <w:sz w:val="22"/>
          <w:szCs w:val="22"/>
        </w:rPr>
      </w:pPr>
    </w:p>
    <w:p w14:paraId="50C91987" w14:textId="1770A1F8" w:rsidR="00521BB6" w:rsidRDefault="00521BB6" w:rsidP="00A45DC8">
      <w:pPr>
        <w:spacing w:line="360" w:lineRule="auto"/>
        <w:rPr>
          <w:rFonts w:ascii="Arial" w:hAnsi="Arial" w:cs="Arial"/>
          <w:sz w:val="22"/>
          <w:szCs w:val="22"/>
        </w:rPr>
      </w:pPr>
      <w:r w:rsidRPr="009074C4">
        <w:rPr>
          <w:rFonts w:ascii="Arial" w:hAnsi="Arial" w:cs="Arial"/>
          <w:i/>
          <w:iCs/>
          <w:sz w:val="22"/>
          <w:szCs w:val="22"/>
        </w:rPr>
        <w:t>Drosophila melanogaster</w:t>
      </w:r>
      <w:r>
        <w:rPr>
          <w:rFonts w:ascii="Arial" w:hAnsi="Arial" w:cs="Arial"/>
          <w:sz w:val="22"/>
          <w:szCs w:val="22"/>
        </w:rPr>
        <w:t xml:space="preserve">, the common fruit fly, has been instrumental to our understanding of evolution, genetics and disease. </w:t>
      </w:r>
      <w:r w:rsidR="002810C0">
        <w:rPr>
          <w:rFonts w:ascii="Arial" w:hAnsi="Arial" w:cs="Arial"/>
          <w:sz w:val="22"/>
          <w:szCs w:val="22"/>
        </w:rPr>
        <w:t>T</w:t>
      </w:r>
      <w:r>
        <w:rPr>
          <w:rFonts w:ascii="Arial" w:hAnsi="Arial" w:cs="Arial"/>
          <w:sz w:val="22"/>
          <w:szCs w:val="22"/>
        </w:rPr>
        <w:t xml:space="preserve">here </w:t>
      </w:r>
      <w:r w:rsidR="00AA1FE9">
        <w:rPr>
          <w:rFonts w:ascii="Arial" w:hAnsi="Arial" w:cs="Arial"/>
          <w:sz w:val="22"/>
          <w:szCs w:val="22"/>
        </w:rPr>
        <w:t xml:space="preserve">are benefits to </w:t>
      </w:r>
      <w:r w:rsidR="00FA4D1A">
        <w:rPr>
          <w:rFonts w:ascii="Arial" w:hAnsi="Arial" w:cs="Arial"/>
          <w:sz w:val="22"/>
          <w:szCs w:val="22"/>
        </w:rPr>
        <w:t>studying</w:t>
      </w:r>
      <w:r w:rsidR="00AA1FE9">
        <w:rPr>
          <w:rFonts w:ascii="Arial" w:hAnsi="Arial" w:cs="Arial"/>
          <w:sz w:val="22"/>
          <w:szCs w:val="22"/>
        </w:rPr>
        <w:t xml:space="preserve"> </w:t>
      </w:r>
      <w:r w:rsidR="002810C0">
        <w:rPr>
          <w:rFonts w:ascii="Arial" w:hAnsi="Arial" w:cs="Arial"/>
          <w:sz w:val="22"/>
          <w:szCs w:val="22"/>
        </w:rPr>
        <w:t xml:space="preserve">these </w:t>
      </w:r>
      <w:r w:rsidR="00AA1FE9">
        <w:rPr>
          <w:rFonts w:ascii="Arial" w:hAnsi="Arial" w:cs="Arial"/>
          <w:sz w:val="22"/>
          <w:szCs w:val="22"/>
        </w:rPr>
        <w:t xml:space="preserve">flies in the wild, including </w:t>
      </w:r>
      <w:r w:rsidR="002810C0">
        <w:rPr>
          <w:rFonts w:ascii="Arial" w:hAnsi="Arial" w:cs="Arial"/>
          <w:sz w:val="22"/>
          <w:szCs w:val="22"/>
        </w:rPr>
        <w:t xml:space="preserve">assessment </w:t>
      </w:r>
      <w:r w:rsidR="00AA1FE9">
        <w:rPr>
          <w:rFonts w:ascii="Arial" w:hAnsi="Arial" w:cs="Arial"/>
          <w:sz w:val="22"/>
          <w:szCs w:val="22"/>
        </w:rPr>
        <w:t xml:space="preserve">of their naturally occurring microbiota. </w:t>
      </w:r>
      <w:r w:rsidR="00E77CE7">
        <w:rPr>
          <w:rFonts w:ascii="Arial" w:hAnsi="Arial" w:cs="Arial"/>
          <w:sz w:val="22"/>
          <w:szCs w:val="22"/>
        </w:rPr>
        <w:t>To</w:t>
      </w:r>
      <w:r w:rsidR="00792FFA">
        <w:rPr>
          <w:rFonts w:ascii="Arial" w:hAnsi="Arial" w:cs="Arial"/>
          <w:sz w:val="22"/>
          <w:szCs w:val="22"/>
        </w:rPr>
        <w:t xml:space="preserve"> </w:t>
      </w:r>
      <w:r w:rsidR="00186BDD">
        <w:rPr>
          <w:rFonts w:ascii="Arial" w:hAnsi="Arial" w:cs="Arial"/>
          <w:sz w:val="22"/>
          <w:szCs w:val="22"/>
        </w:rPr>
        <w:t xml:space="preserve">facilitate efforts </w:t>
      </w:r>
      <w:r w:rsidR="00E77CE7">
        <w:rPr>
          <w:rFonts w:ascii="Arial" w:hAnsi="Arial" w:cs="Arial"/>
          <w:sz w:val="22"/>
          <w:szCs w:val="22"/>
        </w:rPr>
        <w:t xml:space="preserve">to </w:t>
      </w:r>
      <w:r w:rsidR="00792FFA">
        <w:rPr>
          <w:rFonts w:ascii="Arial" w:hAnsi="Arial" w:cs="Arial"/>
          <w:sz w:val="22"/>
          <w:szCs w:val="22"/>
        </w:rPr>
        <w:t>catch wild</w:t>
      </w:r>
      <w:r w:rsidR="00E77CE7">
        <w:rPr>
          <w:rFonts w:ascii="Arial" w:hAnsi="Arial" w:cs="Arial"/>
          <w:sz w:val="22"/>
          <w:szCs w:val="22"/>
        </w:rPr>
        <w:t xml:space="preserve"> </w:t>
      </w:r>
      <w:r w:rsidR="00E77CE7" w:rsidRPr="009074C4">
        <w:rPr>
          <w:rFonts w:ascii="Arial" w:hAnsi="Arial" w:cs="Arial"/>
          <w:i/>
          <w:iCs/>
          <w:sz w:val="22"/>
          <w:szCs w:val="22"/>
        </w:rPr>
        <w:t>D. melanogaster</w:t>
      </w:r>
      <w:r w:rsidR="006B4591">
        <w:rPr>
          <w:rFonts w:ascii="Arial" w:hAnsi="Arial" w:cs="Arial"/>
          <w:sz w:val="22"/>
          <w:szCs w:val="22"/>
        </w:rPr>
        <w:t>,</w:t>
      </w:r>
      <w:r w:rsidR="00E77CE7">
        <w:rPr>
          <w:rFonts w:ascii="Arial" w:hAnsi="Arial" w:cs="Arial"/>
          <w:sz w:val="22"/>
          <w:szCs w:val="22"/>
        </w:rPr>
        <w:t xml:space="preserve"> we designed two fly traps</w:t>
      </w:r>
      <w:r w:rsidR="00186BDD">
        <w:rPr>
          <w:rFonts w:ascii="Arial" w:hAnsi="Arial" w:cs="Arial"/>
          <w:sz w:val="22"/>
          <w:szCs w:val="22"/>
        </w:rPr>
        <w:t xml:space="preserve"> and evaluated several candidate attractants</w:t>
      </w:r>
      <w:r w:rsidR="00E77CE7">
        <w:rPr>
          <w:rFonts w:ascii="Arial" w:hAnsi="Arial" w:cs="Arial"/>
          <w:sz w:val="22"/>
          <w:szCs w:val="22"/>
        </w:rPr>
        <w:t>. The first trap utilize</w:t>
      </w:r>
      <w:r w:rsidR="006B4591">
        <w:rPr>
          <w:rFonts w:ascii="Arial" w:hAnsi="Arial" w:cs="Arial"/>
          <w:sz w:val="22"/>
          <w:szCs w:val="22"/>
        </w:rPr>
        <w:t>d</w:t>
      </w:r>
      <w:r w:rsidR="00E77CE7">
        <w:rPr>
          <w:rFonts w:ascii="Arial" w:hAnsi="Arial" w:cs="Arial"/>
          <w:sz w:val="22"/>
          <w:szCs w:val="22"/>
        </w:rPr>
        <w:t xml:space="preserve"> a stable food substrate </w:t>
      </w:r>
      <w:r w:rsidR="006B4591">
        <w:rPr>
          <w:rFonts w:ascii="Arial" w:hAnsi="Arial" w:cs="Arial"/>
          <w:sz w:val="22"/>
          <w:szCs w:val="22"/>
        </w:rPr>
        <w:t>that</w:t>
      </w:r>
      <w:r w:rsidR="00E77CE7">
        <w:rPr>
          <w:rFonts w:ascii="Arial" w:hAnsi="Arial" w:cs="Arial"/>
          <w:sz w:val="22"/>
          <w:szCs w:val="22"/>
        </w:rPr>
        <w:t xml:space="preserve"> can be used to </w:t>
      </w:r>
      <w:r w:rsidR="002810C0">
        <w:rPr>
          <w:rFonts w:ascii="Arial" w:hAnsi="Arial" w:cs="Arial"/>
          <w:sz w:val="22"/>
          <w:szCs w:val="22"/>
        </w:rPr>
        <w:t xml:space="preserve">catch live flies to </w:t>
      </w:r>
      <w:r w:rsidR="00E77CE7">
        <w:rPr>
          <w:rFonts w:ascii="Arial" w:hAnsi="Arial" w:cs="Arial"/>
          <w:sz w:val="22"/>
          <w:szCs w:val="22"/>
        </w:rPr>
        <w:t xml:space="preserve">establish new lab colonies. The second trap was designed to be reusable and easy to ship </w:t>
      </w:r>
      <w:r w:rsidR="00186BDD">
        <w:rPr>
          <w:rFonts w:ascii="Arial" w:hAnsi="Arial" w:cs="Arial"/>
          <w:sz w:val="22"/>
          <w:szCs w:val="22"/>
        </w:rPr>
        <w:t xml:space="preserve">to enable </w:t>
      </w:r>
      <w:r w:rsidR="006B4591">
        <w:rPr>
          <w:rFonts w:ascii="Arial" w:hAnsi="Arial" w:cs="Arial"/>
          <w:sz w:val="22"/>
          <w:szCs w:val="22"/>
        </w:rPr>
        <w:t>the</w:t>
      </w:r>
      <w:r w:rsidR="00E77CE7">
        <w:rPr>
          <w:rFonts w:ascii="Arial" w:hAnsi="Arial" w:cs="Arial"/>
          <w:sz w:val="22"/>
          <w:szCs w:val="22"/>
        </w:rPr>
        <w:t xml:space="preserve"> collect</w:t>
      </w:r>
      <w:r w:rsidR="006B4591">
        <w:rPr>
          <w:rFonts w:ascii="Arial" w:hAnsi="Arial" w:cs="Arial"/>
          <w:sz w:val="22"/>
          <w:szCs w:val="22"/>
        </w:rPr>
        <w:t>ion of</w:t>
      </w:r>
      <w:r w:rsidR="00E77CE7">
        <w:rPr>
          <w:rFonts w:ascii="Arial" w:hAnsi="Arial" w:cs="Arial"/>
          <w:sz w:val="22"/>
          <w:szCs w:val="22"/>
        </w:rPr>
        <w:t xml:space="preserve"> flies over time </w:t>
      </w:r>
      <w:r w:rsidR="00256308">
        <w:rPr>
          <w:rFonts w:ascii="Arial" w:hAnsi="Arial" w:cs="Arial"/>
          <w:sz w:val="22"/>
          <w:szCs w:val="22"/>
        </w:rPr>
        <w:t>from</w:t>
      </w:r>
      <w:r w:rsidR="00E77CE7">
        <w:rPr>
          <w:rFonts w:ascii="Arial" w:hAnsi="Arial" w:cs="Arial"/>
          <w:sz w:val="22"/>
          <w:szCs w:val="22"/>
        </w:rPr>
        <w:t xml:space="preserve"> diverse </w:t>
      </w:r>
      <w:r w:rsidR="00256308">
        <w:rPr>
          <w:rFonts w:ascii="Arial" w:hAnsi="Arial" w:cs="Arial"/>
          <w:sz w:val="22"/>
          <w:szCs w:val="22"/>
        </w:rPr>
        <w:t>locations</w:t>
      </w:r>
      <w:r w:rsidR="00E77CE7">
        <w:rPr>
          <w:rFonts w:ascii="Arial" w:hAnsi="Arial" w:cs="Arial"/>
          <w:sz w:val="22"/>
          <w:szCs w:val="22"/>
        </w:rPr>
        <w:t xml:space="preserve">. </w:t>
      </w:r>
      <w:r w:rsidR="00186BDD">
        <w:rPr>
          <w:rFonts w:ascii="Arial" w:hAnsi="Arial" w:cs="Arial"/>
          <w:sz w:val="22"/>
          <w:szCs w:val="22"/>
        </w:rPr>
        <w:t>W</w:t>
      </w:r>
      <w:r w:rsidR="00E77CE7">
        <w:rPr>
          <w:rFonts w:ascii="Arial" w:hAnsi="Arial" w:cs="Arial"/>
          <w:sz w:val="22"/>
          <w:szCs w:val="22"/>
        </w:rPr>
        <w:t xml:space="preserve">e </w:t>
      </w:r>
      <w:r w:rsidR="002810C0">
        <w:rPr>
          <w:rFonts w:ascii="Arial" w:hAnsi="Arial" w:cs="Arial"/>
          <w:sz w:val="22"/>
          <w:szCs w:val="22"/>
        </w:rPr>
        <w:t xml:space="preserve">evaluated </w:t>
      </w:r>
      <w:r w:rsidR="00186BDD">
        <w:rPr>
          <w:rFonts w:ascii="Arial" w:hAnsi="Arial" w:cs="Arial"/>
          <w:sz w:val="22"/>
          <w:szCs w:val="22"/>
        </w:rPr>
        <w:t xml:space="preserve">several </w:t>
      </w:r>
      <w:r w:rsidR="002810C0">
        <w:rPr>
          <w:rFonts w:ascii="Arial" w:hAnsi="Arial" w:cs="Arial"/>
          <w:sz w:val="22"/>
          <w:szCs w:val="22"/>
        </w:rPr>
        <w:t xml:space="preserve">chemical attractants derived from banana and </w:t>
      </w:r>
      <w:r w:rsidR="003E407D">
        <w:rPr>
          <w:rFonts w:ascii="Arial" w:hAnsi="Arial" w:cs="Arial"/>
          <w:sz w:val="22"/>
          <w:szCs w:val="22"/>
        </w:rPr>
        <w:t xml:space="preserve">from </w:t>
      </w:r>
      <w:r w:rsidR="002810C0">
        <w:rPr>
          <w:rFonts w:ascii="Arial" w:hAnsi="Arial" w:cs="Arial"/>
          <w:sz w:val="22"/>
          <w:szCs w:val="22"/>
        </w:rPr>
        <w:t>marula fruit</w:t>
      </w:r>
      <w:r w:rsidR="00186BDD">
        <w:rPr>
          <w:rFonts w:ascii="Arial" w:hAnsi="Arial" w:cs="Arial"/>
          <w:sz w:val="22"/>
          <w:szCs w:val="22"/>
        </w:rPr>
        <w:t xml:space="preserve">, which is the proposed ancestral food </w:t>
      </w:r>
      <w:r w:rsidR="003E407D">
        <w:rPr>
          <w:rFonts w:ascii="Arial" w:hAnsi="Arial" w:cs="Arial"/>
          <w:sz w:val="22"/>
          <w:szCs w:val="22"/>
        </w:rPr>
        <w:t>host</w:t>
      </w:r>
      <w:r w:rsidR="00186BDD">
        <w:rPr>
          <w:rFonts w:ascii="Arial" w:hAnsi="Arial" w:cs="Arial"/>
          <w:sz w:val="22"/>
          <w:szCs w:val="22"/>
        </w:rPr>
        <w:t xml:space="preserve"> of </w:t>
      </w:r>
      <w:r w:rsidR="00186BDD" w:rsidRPr="00F23362">
        <w:rPr>
          <w:rFonts w:ascii="Arial" w:hAnsi="Arial" w:cs="Arial"/>
          <w:i/>
          <w:iCs/>
          <w:sz w:val="22"/>
          <w:szCs w:val="22"/>
        </w:rPr>
        <w:t>D. melanogaster</w:t>
      </w:r>
      <w:r w:rsidR="00E77CE7">
        <w:rPr>
          <w:rFonts w:ascii="Arial" w:hAnsi="Arial" w:cs="Arial"/>
          <w:sz w:val="22"/>
          <w:szCs w:val="22"/>
        </w:rPr>
        <w:t>. We found that wild</w:t>
      </w:r>
      <w:r w:rsidR="003E407D">
        <w:rPr>
          <w:rFonts w:ascii="Arial" w:hAnsi="Arial" w:cs="Arial"/>
          <w:sz w:val="22"/>
          <w:szCs w:val="22"/>
        </w:rPr>
        <w:t xml:space="preserve"> </w:t>
      </w:r>
      <w:r w:rsidR="00E77CE7">
        <w:rPr>
          <w:rFonts w:ascii="Arial" w:hAnsi="Arial" w:cs="Arial"/>
          <w:sz w:val="22"/>
          <w:szCs w:val="22"/>
        </w:rPr>
        <w:t>fl</w:t>
      </w:r>
      <w:r w:rsidR="00186BDD">
        <w:rPr>
          <w:rFonts w:ascii="Arial" w:hAnsi="Arial" w:cs="Arial"/>
          <w:sz w:val="22"/>
          <w:szCs w:val="22"/>
        </w:rPr>
        <w:t>ies were preferentially</w:t>
      </w:r>
      <w:r w:rsidR="00E77CE7">
        <w:rPr>
          <w:rFonts w:ascii="Arial" w:hAnsi="Arial" w:cs="Arial"/>
          <w:sz w:val="22"/>
          <w:szCs w:val="22"/>
        </w:rPr>
        <w:t xml:space="preserve"> </w:t>
      </w:r>
      <w:r w:rsidR="00186BDD">
        <w:rPr>
          <w:rFonts w:ascii="Arial" w:hAnsi="Arial" w:cs="Arial"/>
          <w:sz w:val="22"/>
          <w:szCs w:val="22"/>
        </w:rPr>
        <w:t xml:space="preserve">attracted </w:t>
      </w:r>
      <w:r w:rsidR="00E77CE7">
        <w:rPr>
          <w:rFonts w:ascii="Arial" w:hAnsi="Arial" w:cs="Arial"/>
          <w:sz w:val="22"/>
          <w:szCs w:val="22"/>
        </w:rPr>
        <w:t xml:space="preserve">to banana-based </w:t>
      </w:r>
      <w:r w:rsidR="00186BDD">
        <w:rPr>
          <w:rFonts w:ascii="Arial" w:hAnsi="Arial" w:cs="Arial"/>
          <w:sz w:val="22"/>
          <w:szCs w:val="22"/>
        </w:rPr>
        <w:t xml:space="preserve">odorants </w:t>
      </w:r>
      <w:r w:rsidR="00154769">
        <w:rPr>
          <w:rFonts w:ascii="Arial" w:hAnsi="Arial" w:cs="Arial"/>
          <w:sz w:val="22"/>
          <w:szCs w:val="22"/>
        </w:rPr>
        <w:t>over</w:t>
      </w:r>
      <w:r w:rsidR="00792FFA">
        <w:rPr>
          <w:rFonts w:ascii="Arial" w:hAnsi="Arial" w:cs="Arial"/>
          <w:sz w:val="22"/>
          <w:szCs w:val="22"/>
        </w:rPr>
        <w:t xml:space="preserve"> </w:t>
      </w:r>
      <w:r w:rsidR="002810C0">
        <w:rPr>
          <w:rFonts w:ascii="Arial" w:hAnsi="Arial" w:cs="Arial"/>
          <w:sz w:val="22"/>
          <w:szCs w:val="22"/>
        </w:rPr>
        <w:t>marula</w:t>
      </w:r>
      <w:r w:rsidR="00186BDD">
        <w:rPr>
          <w:rFonts w:ascii="Arial" w:hAnsi="Arial" w:cs="Arial"/>
          <w:sz w:val="22"/>
          <w:szCs w:val="22"/>
        </w:rPr>
        <w:t xml:space="preserve">-derived </w:t>
      </w:r>
      <w:r w:rsidR="00792FFA">
        <w:rPr>
          <w:rFonts w:ascii="Arial" w:hAnsi="Arial" w:cs="Arial"/>
          <w:sz w:val="22"/>
          <w:szCs w:val="22"/>
        </w:rPr>
        <w:t>ones</w:t>
      </w:r>
      <w:r w:rsidR="00E77CE7">
        <w:rPr>
          <w:rFonts w:ascii="Arial" w:hAnsi="Arial" w:cs="Arial"/>
          <w:sz w:val="22"/>
          <w:szCs w:val="22"/>
        </w:rPr>
        <w:t>.</w:t>
      </w:r>
      <w:r w:rsidR="00792FFA">
        <w:rPr>
          <w:rFonts w:ascii="Arial" w:hAnsi="Arial" w:cs="Arial"/>
          <w:sz w:val="22"/>
          <w:szCs w:val="22"/>
        </w:rPr>
        <w:t xml:space="preserve"> Overall, these traps </w:t>
      </w:r>
      <w:r w:rsidR="00186BDD">
        <w:rPr>
          <w:rFonts w:ascii="Arial" w:hAnsi="Arial" w:cs="Arial"/>
          <w:sz w:val="22"/>
          <w:szCs w:val="22"/>
        </w:rPr>
        <w:t xml:space="preserve">and attractants represent </w:t>
      </w:r>
      <w:r w:rsidR="00792FFA">
        <w:rPr>
          <w:rFonts w:ascii="Arial" w:hAnsi="Arial" w:cs="Arial"/>
          <w:sz w:val="22"/>
          <w:szCs w:val="22"/>
        </w:rPr>
        <w:t xml:space="preserve">an inexpensive and simple option for the collection of wild </w:t>
      </w:r>
      <w:r w:rsidR="00792FFA" w:rsidRPr="009074C4">
        <w:rPr>
          <w:rFonts w:ascii="Arial" w:hAnsi="Arial" w:cs="Arial"/>
          <w:i/>
          <w:iCs/>
          <w:sz w:val="22"/>
          <w:szCs w:val="22"/>
        </w:rPr>
        <w:t>D. melanogaster</w:t>
      </w:r>
      <w:r w:rsidR="00883C9D">
        <w:rPr>
          <w:rFonts w:ascii="Arial" w:hAnsi="Arial" w:cs="Arial"/>
          <w:i/>
          <w:iCs/>
          <w:sz w:val="22"/>
          <w:szCs w:val="22"/>
        </w:rPr>
        <w:t xml:space="preserve"> </w:t>
      </w:r>
      <w:r w:rsidR="00883C9D" w:rsidRPr="00F23362">
        <w:rPr>
          <w:rFonts w:ascii="Arial" w:hAnsi="Arial" w:cs="Arial"/>
          <w:sz w:val="22"/>
          <w:szCs w:val="22"/>
        </w:rPr>
        <w:t>and related species</w:t>
      </w:r>
      <w:r w:rsidR="00883C9D">
        <w:rPr>
          <w:rFonts w:ascii="Arial" w:hAnsi="Arial" w:cs="Arial"/>
          <w:i/>
          <w:iCs/>
          <w:sz w:val="22"/>
          <w:szCs w:val="22"/>
        </w:rPr>
        <w:t xml:space="preserve"> </w:t>
      </w:r>
      <w:r w:rsidR="00883C9D" w:rsidRPr="00F23362">
        <w:rPr>
          <w:rFonts w:ascii="Arial" w:hAnsi="Arial" w:cs="Arial"/>
          <w:sz w:val="22"/>
          <w:szCs w:val="22"/>
        </w:rPr>
        <w:t>for sampling or colony establishment</w:t>
      </w:r>
      <w:r w:rsidR="00792FFA">
        <w:rPr>
          <w:rFonts w:ascii="Arial" w:hAnsi="Arial" w:cs="Arial"/>
          <w:sz w:val="22"/>
          <w:szCs w:val="22"/>
        </w:rPr>
        <w:t>.</w:t>
      </w:r>
    </w:p>
    <w:p w14:paraId="5380BC92" w14:textId="77777777" w:rsidR="00153BC0" w:rsidRDefault="00153BC0" w:rsidP="00A45DC8">
      <w:pPr>
        <w:spacing w:line="360" w:lineRule="auto"/>
        <w:rPr>
          <w:rFonts w:ascii="Arial" w:hAnsi="Arial" w:cs="Arial"/>
          <w:sz w:val="22"/>
          <w:szCs w:val="22"/>
        </w:rPr>
      </w:pPr>
    </w:p>
    <w:p w14:paraId="38036582" w14:textId="14707B76" w:rsidR="00153BC0" w:rsidRDefault="00153BC0" w:rsidP="00A45DC8">
      <w:pPr>
        <w:spacing w:line="360" w:lineRule="auto"/>
        <w:rPr>
          <w:rFonts w:ascii="Arial" w:hAnsi="Arial" w:cs="Arial"/>
          <w:sz w:val="22"/>
          <w:szCs w:val="22"/>
        </w:rPr>
      </w:pPr>
      <w:r w:rsidRPr="00F23362">
        <w:rPr>
          <w:rFonts w:ascii="Arial" w:hAnsi="Arial" w:cs="Arial"/>
          <w:b/>
          <w:bCs/>
          <w:sz w:val="22"/>
          <w:szCs w:val="22"/>
        </w:rPr>
        <w:t>KEYWORDS</w:t>
      </w:r>
      <w:r>
        <w:rPr>
          <w:rFonts w:ascii="Arial" w:hAnsi="Arial" w:cs="Arial"/>
          <w:sz w:val="22"/>
          <w:szCs w:val="22"/>
        </w:rPr>
        <w:t xml:space="preserve">: </w:t>
      </w:r>
      <w:r w:rsidR="00F71782" w:rsidRPr="00F23362">
        <w:rPr>
          <w:rFonts w:ascii="Arial" w:hAnsi="Arial" w:cs="Arial"/>
          <w:i/>
          <w:iCs/>
          <w:sz w:val="22"/>
          <w:szCs w:val="22"/>
        </w:rPr>
        <w:t>Drosophila melanogaster</w:t>
      </w:r>
      <w:r w:rsidR="00F71782">
        <w:rPr>
          <w:rFonts w:ascii="Arial" w:hAnsi="Arial" w:cs="Arial"/>
          <w:sz w:val="22"/>
          <w:szCs w:val="22"/>
        </w:rPr>
        <w:t xml:space="preserve">, wild </w:t>
      </w:r>
      <w:r w:rsidR="00F71782" w:rsidRPr="00F23362">
        <w:rPr>
          <w:rFonts w:ascii="Arial" w:hAnsi="Arial" w:cs="Arial"/>
          <w:i/>
          <w:iCs/>
          <w:sz w:val="22"/>
          <w:szCs w:val="22"/>
        </w:rPr>
        <w:t>Drosophila</w:t>
      </w:r>
      <w:r w:rsidR="00F71782">
        <w:rPr>
          <w:rFonts w:ascii="Arial" w:hAnsi="Arial" w:cs="Arial"/>
          <w:sz w:val="22"/>
          <w:szCs w:val="22"/>
        </w:rPr>
        <w:t xml:space="preserve">, </w:t>
      </w:r>
      <w:r w:rsidR="00FF445E">
        <w:rPr>
          <w:rFonts w:ascii="Arial" w:hAnsi="Arial" w:cs="Arial"/>
          <w:sz w:val="22"/>
          <w:szCs w:val="22"/>
        </w:rPr>
        <w:t xml:space="preserve">microbiota, </w:t>
      </w:r>
      <w:r w:rsidR="00F71782">
        <w:rPr>
          <w:rFonts w:ascii="Arial" w:hAnsi="Arial" w:cs="Arial"/>
          <w:sz w:val="22"/>
          <w:szCs w:val="22"/>
        </w:rPr>
        <w:t>fly collection, citizen science, field application</w:t>
      </w:r>
      <w:r w:rsidR="00583A34">
        <w:rPr>
          <w:rFonts w:ascii="Arial" w:hAnsi="Arial" w:cs="Arial"/>
          <w:sz w:val="22"/>
          <w:szCs w:val="22"/>
        </w:rPr>
        <w:t xml:space="preserve">, marula fruit, </w:t>
      </w:r>
      <w:r w:rsidR="00FF445E">
        <w:rPr>
          <w:rFonts w:ascii="Arial" w:hAnsi="Arial" w:cs="Arial"/>
          <w:sz w:val="22"/>
          <w:szCs w:val="22"/>
        </w:rPr>
        <w:t>crowdsourced sample collection</w:t>
      </w:r>
    </w:p>
    <w:p w14:paraId="73177494" w14:textId="77777777" w:rsidR="00583A34" w:rsidRDefault="00583A34" w:rsidP="00A45DC8">
      <w:pPr>
        <w:spacing w:line="360" w:lineRule="auto"/>
        <w:rPr>
          <w:rFonts w:ascii="Arial" w:hAnsi="Arial" w:cs="Arial"/>
          <w:sz w:val="22"/>
          <w:szCs w:val="22"/>
        </w:rPr>
      </w:pPr>
    </w:p>
    <w:p w14:paraId="665E850F" w14:textId="46AF8469" w:rsidR="00583A34" w:rsidRPr="0005051A" w:rsidRDefault="00583A34" w:rsidP="00A45DC8">
      <w:pPr>
        <w:spacing w:line="360" w:lineRule="auto"/>
        <w:rPr>
          <w:rFonts w:ascii="Arial" w:hAnsi="Arial" w:cs="Arial"/>
          <w:sz w:val="22"/>
          <w:szCs w:val="22"/>
        </w:rPr>
      </w:pPr>
      <w:r w:rsidRPr="00583A34">
        <w:rPr>
          <w:rFonts w:ascii="Arial" w:hAnsi="Arial" w:cs="Arial"/>
          <w:b/>
          <w:bCs/>
          <w:sz w:val="22"/>
          <w:szCs w:val="22"/>
        </w:rPr>
        <w:t>Running title</w:t>
      </w:r>
      <w:r>
        <w:rPr>
          <w:rFonts w:ascii="Arial" w:hAnsi="Arial" w:cs="Arial"/>
          <w:sz w:val="22"/>
          <w:szCs w:val="22"/>
        </w:rPr>
        <w:t>: Time flies like an arrow, fruit flies like a banana.</w:t>
      </w:r>
    </w:p>
    <w:p w14:paraId="02749F0B" w14:textId="77777777" w:rsidR="007874CE" w:rsidRPr="0005051A" w:rsidRDefault="007874CE" w:rsidP="00A45DC8">
      <w:pPr>
        <w:spacing w:line="360" w:lineRule="auto"/>
        <w:rPr>
          <w:rFonts w:ascii="Arial" w:hAnsi="Arial" w:cs="Arial"/>
          <w:b/>
          <w:bCs/>
          <w:sz w:val="22"/>
          <w:szCs w:val="22"/>
        </w:rPr>
      </w:pPr>
    </w:p>
    <w:p w14:paraId="4F060E4F" w14:textId="462FFA24" w:rsidR="009C4006" w:rsidRDefault="00583A34" w:rsidP="00A45DC8">
      <w:pPr>
        <w:spacing w:line="360" w:lineRule="auto"/>
        <w:rPr>
          <w:rFonts w:ascii="Arial" w:hAnsi="Arial" w:cs="Arial"/>
          <w:b/>
          <w:bCs/>
          <w:sz w:val="22"/>
          <w:szCs w:val="22"/>
        </w:rPr>
      </w:pPr>
      <w:r>
        <w:rPr>
          <w:rFonts w:ascii="Arial" w:hAnsi="Arial" w:cs="Arial"/>
          <w:b/>
          <w:bCs/>
          <w:sz w:val="22"/>
          <w:szCs w:val="22"/>
        </w:rPr>
        <w:br w:type="column"/>
      </w:r>
      <w:r w:rsidR="009C4006" w:rsidRPr="0005051A">
        <w:rPr>
          <w:rFonts w:ascii="Arial" w:hAnsi="Arial" w:cs="Arial"/>
          <w:b/>
          <w:bCs/>
          <w:sz w:val="22"/>
          <w:szCs w:val="22"/>
        </w:rPr>
        <w:lastRenderedPageBreak/>
        <w:t>I</w:t>
      </w:r>
      <w:r w:rsidR="0005051A">
        <w:rPr>
          <w:rFonts w:ascii="Arial" w:hAnsi="Arial" w:cs="Arial"/>
          <w:b/>
          <w:bCs/>
          <w:sz w:val="22"/>
          <w:szCs w:val="22"/>
        </w:rPr>
        <w:t>NTRODUCTION</w:t>
      </w:r>
      <w:r w:rsidR="009C4006" w:rsidRPr="0005051A">
        <w:rPr>
          <w:rFonts w:ascii="Arial" w:hAnsi="Arial" w:cs="Arial"/>
          <w:b/>
          <w:bCs/>
          <w:sz w:val="22"/>
          <w:szCs w:val="22"/>
        </w:rPr>
        <w:t>:</w:t>
      </w:r>
    </w:p>
    <w:p w14:paraId="662D358A" w14:textId="77777777" w:rsidR="00EE4279" w:rsidRDefault="00EE4279" w:rsidP="00A45DC8">
      <w:pPr>
        <w:spacing w:line="360" w:lineRule="auto"/>
        <w:rPr>
          <w:rFonts w:ascii="Arial" w:hAnsi="Arial" w:cs="Arial"/>
          <w:b/>
          <w:bCs/>
          <w:sz w:val="22"/>
          <w:szCs w:val="22"/>
        </w:rPr>
      </w:pPr>
    </w:p>
    <w:p w14:paraId="1718382E" w14:textId="02802CCF" w:rsidR="009C4006" w:rsidRDefault="00ED0CB8" w:rsidP="00A45DC8">
      <w:pPr>
        <w:spacing w:line="360" w:lineRule="auto"/>
        <w:rPr>
          <w:rFonts w:ascii="Arial" w:hAnsi="Arial" w:cs="Arial"/>
          <w:sz w:val="22"/>
          <w:szCs w:val="22"/>
        </w:rPr>
      </w:pPr>
      <w:r>
        <w:rPr>
          <w:rFonts w:ascii="Arial" w:hAnsi="Arial" w:cs="Arial"/>
          <w:i/>
          <w:iCs/>
          <w:sz w:val="22"/>
          <w:szCs w:val="22"/>
        </w:rPr>
        <w:tab/>
      </w:r>
      <w:r w:rsidR="00472F1E" w:rsidRPr="00CA38BD">
        <w:rPr>
          <w:rFonts w:ascii="Arial" w:hAnsi="Arial" w:cs="Arial"/>
          <w:sz w:val="22"/>
          <w:szCs w:val="22"/>
        </w:rPr>
        <w:t>Research</w:t>
      </w:r>
      <w:r w:rsidR="00CA38BD" w:rsidRPr="00CA38BD">
        <w:rPr>
          <w:rFonts w:ascii="Arial" w:hAnsi="Arial" w:cs="Arial"/>
          <w:sz w:val="22"/>
          <w:szCs w:val="22"/>
        </w:rPr>
        <w:t xml:space="preserve"> involving</w:t>
      </w:r>
      <w:r w:rsidR="00CA38BD">
        <w:rPr>
          <w:rFonts w:ascii="Arial" w:hAnsi="Arial" w:cs="Arial"/>
          <w:i/>
          <w:iCs/>
          <w:sz w:val="22"/>
          <w:szCs w:val="22"/>
        </w:rPr>
        <w:t xml:space="preserve"> </w:t>
      </w:r>
      <w:r w:rsidRPr="0005051A">
        <w:rPr>
          <w:rFonts w:ascii="Arial" w:hAnsi="Arial" w:cs="Arial"/>
          <w:i/>
          <w:iCs/>
          <w:sz w:val="22"/>
          <w:szCs w:val="22"/>
        </w:rPr>
        <w:t>Drosophila melanogaster</w:t>
      </w:r>
      <w:r w:rsidRPr="0005051A">
        <w:rPr>
          <w:rFonts w:ascii="Arial" w:hAnsi="Arial" w:cs="Arial"/>
          <w:sz w:val="22"/>
          <w:szCs w:val="22"/>
        </w:rPr>
        <w:t xml:space="preserve"> has </w:t>
      </w:r>
      <w:r w:rsidR="00CA38BD">
        <w:rPr>
          <w:rFonts w:ascii="Arial" w:hAnsi="Arial" w:cs="Arial"/>
          <w:sz w:val="22"/>
          <w:szCs w:val="22"/>
        </w:rPr>
        <w:t xml:space="preserve">led to major advances in </w:t>
      </w:r>
      <w:r w:rsidRPr="0005051A">
        <w:rPr>
          <w:rFonts w:ascii="Arial" w:hAnsi="Arial" w:cs="Arial"/>
          <w:sz w:val="22"/>
          <w:szCs w:val="22"/>
        </w:rPr>
        <w:t>our understanding of genetics, molecular and cellular biology, and disease</w:t>
      </w:r>
      <w:sdt>
        <w:sdtPr>
          <w:rPr>
            <w:rFonts w:ascii="Arial" w:hAnsi="Arial" w:cs="Arial"/>
            <w:color w:val="000000"/>
            <w:sz w:val="22"/>
            <w:szCs w:val="22"/>
            <w:vertAlign w:val="superscript"/>
          </w:rPr>
          <w:tag w:val="MENDELEY_CITATION_v3_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"/>
          <w:id w:val="-1786724958"/>
          <w:placeholder>
            <w:docPart w:val="C1470CD9956BB54AB1FA8C29D4CAB819"/>
          </w:placeholder>
        </w:sdtPr>
        <w:sdtContent>
          <w:ins w:id="0" w:author="Keene-Snickers,Lexi" w:date="2025-04-14T10:28:00Z" w16du:dateUtc="2025-04-14T16:28:00Z">
            <w:r w:rsidR="001A08EC" w:rsidRPr="0032224B">
              <w:rPr>
                <w:rFonts w:ascii="Arial" w:hAnsi="Arial" w:cs="Arial"/>
                <w:color w:val="000000"/>
                <w:sz w:val="22"/>
                <w:szCs w:val="22"/>
                <w:vertAlign w:val="superscript"/>
              </w:rPr>
              <w:t>1</w:t>
            </w:r>
          </w:ins>
          <w:del w:id="1" w:author="Keene-Snickers,Lexi" w:date="2025-04-14T10:28:00Z" w16du:dateUtc="2025-04-14T16:28:00Z">
            <w:r w:rsidR="001A08EC" w:rsidRPr="001A08EC" w:rsidDel="001A08EC">
              <w:rPr>
                <w:rFonts w:ascii="Arial" w:hAnsi="Arial" w:cs="Arial"/>
                <w:color w:val="000000"/>
                <w:sz w:val="22"/>
                <w:szCs w:val="22"/>
                <w:vertAlign w:val="superscript"/>
              </w:rPr>
              <w:delText>1</w:delText>
            </w:r>
          </w:del>
        </w:sdtContent>
      </w:sdt>
      <w:r w:rsidRPr="0005051A">
        <w:rPr>
          <w:rFonts w:ascii="Arial" w:hAnsi="Arial" w:cs="Arial"/>
          <w:sz w:val="22"/>
          <w:szCs w:val="22"/>
        </w:rPr>
        <w:t>.</w:t>
      </w:r>
      <w:r>
        <w:rPr>
          <w:rFonts w:ascii="Arial" w:hAnsi="Arial" w:cs="Arial"/>
          <w:sz w:val="22"/>
          <w:szCs w:val="22"/>
        </w:rPr>
        <w:t xml:space="preserve"> Although</w:t>
      </w:r>
      <w:r w:rsidRPr="0005051A">
        <w:rPr>
          <w:rFonts w:ascii="Arial" w:hAnsi="Arial" w:cs="Arial"/>
          <w:sz w:val="22"/>
          <w:szCs w:val="22"/>
        </w:rPr>
        <w:t xml:space="preserve"> </w:t>
      </w:r>
      <w:r>
        <w:rPr>
          <w:rFonts w:ascii="Arial" w:hAnsi="Arial" w:cs="Arial"/>
          <w:sz w:val="22"/>
          <w:szCs w:val="22"/>
        </w:rPr>
        <w:t>l</w:t>
      </w:r>
      <w:r w:rsidRPr="0005051A">
        <w:rPr>
          <w:rFonts w:ascii="Arial" w:hAnsi="Arial" w:cs="Arial"/>
          <w:sz w:val="22"/>
          <w:szCs w:val="22"/>
        </w:rPr>
        <w:t>aboratory fly lines</w:t>
      </w:r>
      <w:r>
        <w:rPr>
          <w:rFonts w:ascii="Arial" w:hAnsi="Arial" w:cs="Arial"/>
          <w:sz w:val="22"/>
          <w:szCs w:val="22"/>
        </w:rPr>
        <w:t xml:space="preserve"> are useful, </w:t>
      </w:r>
      <w:r w:rsidR="00906CFE">
        <w:rPr>
          <w:rFonts w:ascii="Arial" w:hAnsi="Arial" w:cs="Arial"/>
          <w:sz w:val="22"/>
          <w:szCs w:val="22"/>
        </w:rPr>
        <w:t xml:space="preserve">neither their genetics nor the laboratory environment necessarily recapitulate </w:t>
      </w:r>
      <w:r w:rsidR="00E10768">
        <w:rPr>
          <w:rFonts w:ascii="Arial" w:hAnsi="Arial" w:cs="Arial"/>
          <w:sz w:val="22"/>
          <w:szCs w:val="22"/>
        </w:rPr>
        <w:t xml:space="preserve">the situation </w:t>
      </w:r>
      <w:r w:rsidR="00906CFE">
        <w:rPr>
          <w:rFonts w:ascii="Arial" w:hAnsi="Arial" w:cs="Arial"/>
          <w:sz w:val="22"/>
          <w:szCs w:val="22"/>
        </w:rPr>
        <w:t>in the wild.</w:t>
      </w:r>
      <w:r>
        <w:rPr>
          <w:rFonts w:ascii="Arial" w:hAnsi="Arial" w:cs="Arial"/>
          <w:sz w:val="22"/>
          <w:szCs w:val="22"/>
        </w:rPr>
        <w:t xml:space="preserve"> </w:t>
      </w:r>
      <w:r w:rsidR="00906CFE">
        <w:rPr>
          <w:rFonts w:ascii="Arial" w:hAnsi="Arial" w:cs="Arial"/>
          <w:sz w:val="22"/>
          <w:szCs w:val="22"/>
        </w:rPr>
        <w:t>S</w:t>
      </w:r>
      <w:r w:rsidR="009C4006" w:rsidRPr="0005051A">
        <w:rPr>
          <w:rFonts w:ascii="Arial" w:hAnsi="Arial" w:cs="Arial"/>
          <w:sz w:val="22"/>
          <w:szCs w:val="22"/>
        </w:rPr>
        <w:t xml:space="preserve">tudies of </w:t>
      </w:r>
      <w:r w:rsidR="009C4006" w:rsidRPr="0005051A">
        <w:rPr>
          <w:rFonts w:ascii="Arial" w:hAnsi="Arial" w:cs="Arial"/>
          <w:i/>
          <w:iCs/>
          <w:sz w:val="22"/>
          <w:szCs w:val="22"/>
        </w:rPr>
        <w:t>Drosophila</w:t>
      </w:r>
      <w:r w:rsidR="009C4006" w:rsidRPr="0005051A">
        <w:rPr>
          <w:rFonts w:ascii="Arial" w:hAnsi="Arial" w:cs="Arial"/>
          <w:sz w:val="22"/>
          <w:szCs w:val="22"/>
        </w:rPr>
        <w:t xml:space="preserve"> evolution, microbiome</w:t>
      </w:r>
      <w:r w:rsidR="008A64D3">
        <w:rPr>
          <w:rFonts w:ascii="Arial" w:hAnsi="Arial" w:cs="Arial"/>
          <w:sz w:val="22"/>
          <w:szCs w:val="22"/>
        </w:rPr>
        <w:t>,</w:t>
      </w:r>
      <w:r w:rsidR="009C4006" w:rsidRPr="0005051A">
        <w:rPr>
          <w:rFonts w:ascii="Arial" w:hAnsi="Arial" w:cs="Arial"/>
          <w:sz w:val="22"/>
          <w:szCs w:val="22"/>
        </w:rPr>
        <w:t xml:space="preserve"> and virus infection </w:t>
      </w:r>
      <w:r w:rsidR="00B21B62">
        <w:rPr>
          <w:rFonts w:ascii="Arial" w:hAnsi="Arial" w:cs="Arial"/>
          <w:sz w:val="22"/>
          <w:szCs w:val="22"/>
        </w:rPr>
        <w:t>ha</w:t>
      </w:r>
      <w:r w:rsidR="00A16FE2">
        <w:rPr>
          <w:rFonts w:ascii="Arial" w:hAnsi="Arial" w:cs="Arial"/>
          <w:sz w:val="22"/>
          <w:szCs w:val="22"/>
        </w:rPr>
        <w:t>ve</w:t>
      </w:r>
      <w:r w:rsidR="00B21B62">
        <w:rPr>
          <w:rFonts w:ascii="Arial" w:hAnsi="Arial" w:cs="Arial"/>
          <w:sz w:val="22"/>
          <w:szCs w:val="22"/>
        </w:rPr>
        <w:t xml:space="preserve"> </w:t>
      </w:r>
      <w:r w:rsidR="009C4006" w:rsidRPr="0005051A">
        <w:rPr>
          <w:rFonts w:ascii="Arial" w:hAnsi="Arial" w:cs="Arial"/>
          <w:sz w:val="22"/>
          <w:szCs w:val="22"/>
        </w:rPr>
        <w:t>benefit</w:t>
      </w:r>
      <w:r w:rsidR="00B21B62">
        <w:rPr>
          <w:rFonts w:ascii="Arial" w:hAnsi="Arial" w:cs="Arial"/>
          <w:sz w:val="22"/>
          <w:szCs w:val="22"/>
        </w:rPr>
        <w:t>ed</w:t>
      </w:r>
      <w:r w:rsidR="009C4006" w:rsidRPr="0005051A">
        <w:rPr>
          <w:rFonts w:ascii="Arial" w:hAnsi="Arial" w:cs="Arial"/>
          <w:sz w:val="22"/>
          <w:szCs w:val="22"/>
        </w:rPr>
        <w:t xml:space="preserve"> from the use of wild</w:t>
      </w:r>
      <w:r w:rsidR="00CA38BD">
        <w:rPr>
          <w:rFonts w:ascii="Arial" w:hAnsi="Arial" w:cs="Arial"/>
          <w:sz w:val="22"/>
          <w:szCs w:val="22"/>
        </w:rPr>
        <w:t>-</w:t>
      </w:r>
      <w:r w:rsidR="009C4006" w:rsidRPr="0005051A">
        <w:rPr>
          <w:rFonts w:ascii="Arial" w:hAnsi="Arial" w:cs="Arial"/>
          <w:sz w:val="22"/>
          <w:szCs w:val="22"/>
        </w:rPr>
        <w:t>caught flies</w:t>
      </w:r>
      <w:sdt>
        <w:sdtPr>
          <w:rPr>
            <w:rFonts w:ascii="Arial" w:hAnsi="Arial" w:cs="Arial"/>
            <w:color w:val="000000"/>
            <w:sz w:val="22"/>
            <w:szCs w:val="22"/>
            <w:vertAlign w:val="superscript"/>
          </w:rPr>
          <w:tag w:val="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"/>
          <w:id w:val="-417024323"/>
          <w:placeholder>
            <w:docPart w:val="DefaultPlaceholder_-1854013440"/>
          </w:placeholder>
        </w:sdtPr>
        <w:sdtContent>
          <w:ins w:id="2" w:author="Keene-Snickers,Lexi" w:date="2025-04-14T10:28:00Z" w16du:dateUtc="2025-04-14T16:28:00Z">
            <w:r w:rsidR="001A08EC" w:rsidRPr="001A08EC">
              <w:rPr>
                <w:rFonts w:ascii="Arial" w:hAnsi="Arial" w:cs="Arial"/>
                <w:color w:val="000000"/>
                <w:sz w:val="22"/>
                <w:szCs w:val="22"/>
                <w:vertAlign w:val="superscript"/>
              </w:rPr>
              <w:t>2–5</w:t>
            </w:r>
          </w:ins>
          <w:del w:id="3" w:author="Keene-Snickers,Lexi" w:date="2025-04-14T10:28:00Z" w16du:dateUtc="2025-04-14T16:28:00Z">
            <w:r w:rsidR="001A08EC" w:rsidRPr="001A08EC" w:rsidDel="001A08EC">
              <w:rPr>
                <w:rFonts w:ascii="Arial" w:hAnsi="Arial" w:cs="Arial"/>
                <w:color w:val="000000"/>
                <w:sz w:val="22"/>
                <w:szCs w:val="22"/>
                <w:vertAlign w:val="superscript"/>
              </w:rPr>
              <w:delText>2–5</w:delText>
            </w:r>
          </w:del>
        </w:sdtContent>
      </w:sdt>
      <w:r w:rsidR="009C4006" w:rsidRPr="0005051A">
        <w:rPr>
          <w:rFonts w:ascii="Arial" w:hAnsi="Arial" w:cs="Arial"/>
          <w:sz w:val="22"/>
          <w:szCs w:val="22"/>
        </w:rPr>
        <w:t>.</w:t>
      </w:r>
      <w:r w:rsidR="00906CFE">
        <w:rPr>
          <w:rFonts w:ascii="Arial" w:hAnsi="Arial" w:cs="Arial"/>
          <w:sz w:val="22"/>
          <w:szCs w:val="22"/>
        </w:rPr>
        <w:t xml:space="preserve"> The study of</w:t>
      </w:r>
      <w:r w:rsidR="00DD22B9">
        <w:rPr>
          <w:rFonts w:ascii="Arial" w:hAnsi="Arial" w:cs="Arial"/>
          <w:sz w:val="22"/>
          <w:szCs w:val="22"/>
        </w:rPr>
        <w:t xml:space="preserve"> </w:t>
      </w:r>
      <w:r w:rsidR="00150060">
        <w:rPr>
          <w:rFonts w:ascii="Arial" w:hAnsi="Arial" w:cs="Arial"/>
          <w:sz w:val="22"/>
          <w:szCs w:val="22"/>
        </w:rPr>
        <w:t xml:space="preserve">the </w:t>
      </w:r>
      <w:r w:rsidR="00906CFE">
        <w:rPr>
          <w:rFonts w:ascii="Arial" w:hAnsi="Arial" w:cs="Arial"/>
          <w:sz w:val="22"/>
          <w:szCs w:val="22"/>
        </w:rPr>
        <w:t xml:space="preserve">wild fly microbiota reflects an increasing general interest in the natural microbiota of model organisms. For instance, viruses isolated from wild-caught </w:t>
      </w:r>
      <w:r w:rsidR="00906CFE" w:rsidRPr="00F23362">
        <w:rPr>
          <w:rFonts w:ascii="Arial" w:hAnsi="Arial" w:cs="Arial"/>
          <w:i/>
          <w:iCs/>
          <w:sz w:val="22"/>
          <w:szCs w:val="22"/>
        </w:rPr>
        <w:t>Caenorhabditis</w:t>
      </w:r>
      <w:r w:rsidR="00906CFE">
        <w:rPr>
          <w:rFonts w:ascii="Arial" w:hAnsi="Arial" w:cs="Arial"/>
          <w:sz w:val="22"/>
          <w:szCs w:val="22"/>
        </w:rPr>
        <w:t xml:space="preserve"> </w:t>
      </w:r>
      <w:r w:rsidR="009B4CE1">
        <w:rPr>
          <w:rFonts w:ascii="Arial" w:hAnsi="Arial" w:cs="Arial"/>
          <w:sz w:val="22"/>
          <w:szCs w:val="22"/>
        </w:rPr>
        <w:t>nematodes</w:t>
      </w:r>
      <w:r w:rsidR="00906CFE">
        <w:rPr>
          <w:rFonts w:ascii="Arial" w:hAnsi="Arial" w:cs="Arial"/>
          <w:sz w:val="22"/>
          <w:szCs w:val="22"/>
        </w:rPr>
        <w:t xml:space="preserve"> have </w:t>
      </w:r>
      <w:r w:rsidR="00270A5C">
        <w:rPr>
          <w:rFonts w:ascii="Arial" w:hAnsi="Arial" w:cs="Arial"/>
          <w:sz w:val="22"/>
          <w:szCs w:val="22"/>
        </w:rPr>
        <w:t>enabled studies of small interfering RNA responses to natural virus infection</w:t>
      </w:r>
      <w:sdt>
        <w:sdtPr>
          <w:rPr>
            <w:rFonts w:ascii="Arial" w:hAnsi="Arial" w:cs="Arial"/>
            <w:color w:val="000000"/>
            <w:sz w:val="22"/>
            <w:szCs w:val="22"/>
            <w:vertAlign w:val="superscript"/>
          </w:rPr>
          <w:tag w:val="MENDELEY_CITATION_v3_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"/>
          <w:id w:val="-1263609365"/>
          <w:placeholder>
            <w:docPart w:val="DefaultPlaceholder_-1854013440"/>
          </w:placeholder>
        </w:sdtPr>
        <w:sdtContent>
          <w:ins w:id="4" w:author="Keene-Snickers,Lexi" w:date="2025-04-14T10:28:00Z" w16du:dateUtc="2025-04-14T16:28:00Z">
            <w:r w:rsidR="001A08EC" w:rsidRPr="001A08EC">
              <w:rPr>
                <w:rFonts w:ascii="Arial" w:hAnsi="Arial" w:cs="Arial"/>
                <w:color w:val="000000"/>
                <w:sz w:val="22"/>
                <w:szCs w:val="22"/>
                <w:vertAlign w:val="superscript"/>
              </w:rPr>
              <w:t>6</w:t>
            </w:r>
          </w:ins>
          <w:del w:id="5" w:author="Keene-Snickers,Lexi" w:date="2025-04-14T10:28:00Z" w16du:dateUtc="2025-04-14T16:28:00Z">
            <w:r w:rsidR="001A08EC" w:rsidRPr="001A08EC" w:rsidDel="001A08EC">
              <w:rPr>
                <w:rFonts w:ascii="Arial" w:hAnsi="Arial" w:cs="Arial"/>
                <w:color w:val="000000"/>
                <w:sz w:val="22"/>
                <w:szCs w:val="22"/>
                <w:vertAlign w:val="superscript"/>
              </w:rPr>
              <w:delText>6</w:delText>
            </w:r>
          </w:del>
        </w:sdtContent>
      </w:sdt>
      <w:r w:rsidR="00906CFE">
        <w:rPr>
          <w:rFonts w:ascii="Arial" w:hAnsi="Arial" w:cs="Arial"/>
          <w:color w:val="000000"/>
          <w:sz w:val="22"/>
          <w:szCs w:val="22"/>
        </w:rPr>
        <w:t xml:space="preserve">. </w:t>
      </w:r>
      <w:r w:rsidR="00270A5C">
        <w:rPr>
          <w:rFonts w:ascii="Arial" w:hAnsi="Arial" w:cs="Arial"/>
          <w:color w:val="000000"/>
          <w:sz w:val="22"/>
          <w:szCs w:val="22"/>
        </w:rPr>
        <w:t>W</w:t>
      </w:r>
      <w:r w:rsidR="00906CFE">
        <w:rPr>
          <w:rFonts w:ascii="Arial" w:hAnsi="Arial" w:cs="Arial"/>
          <w:color w:val="000000"/>
          <w:sz w:val="22"/>
          <w:szCs w:val="22"/>
        </w:rPr>
        <w:t>ilding mice</w:t>
      </w:r>
      <w:r w:rsidR="00270A5C">
        <w:rPr>
          <w:rFonts w:ascii="Arial" w:hAnsi="Arial" w:cs="Arial"/>
          <w:color w:val="000000"/>
          <w:sz w:val="22"/>
          <w:szCs w:val="22"/>
        </w:rPr>
        <w:t xml:space="preserve">, created by implanting laboratory mouse embryos into wild mothers, exhibit </w:t>
      </w:r>
      <w:ins w:id="6" w:author="Keene-Snickers,Lexi" w:date="2025-04-11T12:14:00Z" w16du:dateUtc="2025-04-11T18:14:00Z">
        <w:r w:rsidR="00F70C87">
          <w:rPr>
            <w:rFonts w:ascii="Arial" w:hAnsi="Arial" w:cs="Arial"/>
            <w:color w:val="000000"/>
            <w:sz w:val="22"/>
            <w:szCs w:val="22"/>
          </w:rPr>
          <w:t xml:space="preserve">a </w:t>
        </w:r>
      </w:ins>
      <w:r w:rsidR="00270A5C">
        <w:rPr>
          <w:rFonts w:ascii="Arial" w:hAnsi="Arial" w:cs="Arial"/>
          <w:color w:val="000000"/>
          <w:sz w:val="22"/>
          <w:szCs w:val="22"/>
        </w:rPr>
        <w:t xml:space="preserve">more natural </w:t>
      </w:r>
      <w:r w:rsidR="00906CFE">
        <w:rPr>
          <w:rFonts w:ascii="Arial" w:hAnsi="Arial" w:cs="Arial"/>
          <w:color w:val="000000"/>
          <w:sz w:val="22"/>
          <w:szCs w:val="22"/>
        </w:rPr>
        <w:t>immune response</w:t>
      </w:r>
      <w:sdt>
        <w:sdtPr>
          <w:rPr>
            <w:rFonts w:ascii="Arial" w:hAnsi="Arial" w:cs="Arial"/>
            <w:color w:val="000000"/>
            <w:sz w:val="22"/>
            <w:szCs w:val="22"/>
            <w:vertAlign w:val="superscript"/>
          </w:rPr>
          <w:tag w:val="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"/>
          <w:id w:val="-1509832019"/>
          <w:placeholder>
            <w:docPart w:val="DefaultPlaceholder_-1854013440"/>
          </w:placeholder>
        </w:sdtPr>
        <w:sdtContent>
          <w:ins w:id="7" w:author="Keene-Snickers,Lexi" w:date="2025-04-14T10:28:00Z" w16du:dateUtc="2025-04-14T16:28:00Z">
            <w:r w:rsidR="001A08EC" w:rsidRPr="001A08EC">
              <w:rPr>
                <w:rFonts w:ascii="Arial" w:hAnsi="Arial" w:cs="Arial"/>
                <w:color w:val="000000"/>
                <w:sz w:val="22"/>
                <w:szCs w:val="22"/>
                <w:vertAlign w:val="superscript"/>
              </w:rPr>
              <w:t>7,8</w:t>
            </w:r>
          </w:ins>
          <w:del w:id="8" w:author="Keene-Snickers,Lexi" w:date="2025-04-14T10:28:00Z" w16du:dateUtc="2025-04-14T16:28:00Z">
            <w:r w:rsidR="001A08EC" w:rsidRPr="001A08EC" w:rsidDel="001A08EC">
              <w:rPr>
                <w:rFonts w:ascii="Arial" w:hAnsi="Arial" w:cs="Arial"/>
                <w:color w:val="000000"/>
                <w:sz w:val="22"/>
                <w:szCs w:val="22"/>
                <w:vertAlign w:val="superscript"/>
              </w:rPr>
              <w:delText>7,8</w:delText>
            </w:r>
          </w:del>
        </w:sdtContent>
      </w:sdt>
      <w:r w:rsidR="00A16FE2">
        <w:rPr>
          <w:rFonts w:ascii="Arial" w:hAnsi="Arial" w:cs="Arial"/>
          <w:color w:val="000000"/>
          <w:sz w:val="22"/>
          <w:szCs w:val="22"/>
        </w:rPr>
        <w:t>.</w:t>
      </w:r>
      <w:r w:rsidR="00A16FE2">
        <w:rPr>
          <w:rFonts w:ascii="Arial" w:hAnsi="Arial" w:cs="Arial"/>
          <w:color w:val="000000"/>
          <w:sz w:val="22"/>
          <w:szCs w:val="22"/>
          <w:vertAlign w:val="superscript"/>
        </w:rPr>
        <w:t xml:space="preserve"> </w:t>
      </w:r>
      <w:r w:rsidR="007A26CE">
        <w:rPr>
          <w:rFonts w:ascii="Arial" w:hAnsi="Arial" w:cs="Arial"/>
          <w:sz w:val="22"/>
          <w:szCs w:val="22"/>
        </w:rPr>
        <w:t xml:space="preserve">Similarly, </w:t>
      </w:r>
      <w:r w:rsidR="00270A5C">
        <w:rPr>
          <w:rFonts w:ascii="Arial" w:hAnsi="Arial" w:cs="Arial"/>
          <w:sz w:val="22"/>
          <w:szCs w:val="22"/>
        </w:rPr>
        <w:t xml:space="preserve">wild </w:t>
      </w:r>
      <w:r w:rsidR="009C4006" w:rsidRPr="0005051A">
        <w:rPr>
          <w:rFonts w:ascii="Arial" w:hAnsi="Arial" w:cs="Arial"/>
          <w:i/>
          <w:iCs/>
          <w:sz w:val="22"/>
          <w:szCs w:val="22"/>
        </w:rPr>
        <w:t>D. melanogaster</w:t>
      </w:r>
      <w:r w:rsidR="009C4006" w:rsidRPr="0005051A">
        <w:rPr>
          <w:rFonts w:ascii="Arial" w:hAnsi="Arial" w:cs="Arial"/>
          <w:sz w:val="22"/>
          <w:szCs w:val="22"/>
        </w:rPr>
        <w:t xml:space="preserve"> harbor diverse </w:t>
      </w:r>
      <w:r w:rsidR="00270A5C">
        <w:rPr>
          <w:rFonts w:ascii="Arial" w:hAnsi="Arial" w:cs="Arial"/>
          <w:sz w:val="22"/>
          <w:szCs w:val="22"/>
        </w:rPr>
        <w:t xml:space="preserve">microbes not necessarily present in laboratory strains. These </w:t>
      </w:r>
      <w:r w:rsidR="009C4006" w:rsidRPr="0005051A">
        <w:rPr>
          <w:rFonts w:ascii="Arial" w:hAnsi="Arial" w:cs="Arial"/>
          <w:sz w:val="22"/>
          <w:szCs w:val="22"/>
        </w:rPr>
        <w:t>interact with the host and other microbiota</w:t>
      </w:r>
      <w:r w:rsidR="007A26CE">
        <w:rPr>
          <w:rFonts w:ascii="Arial" w:hAnsi="Arial" w:cs="Arial"/>
          <w:sz w:val="22"/>
          <w:szCs w:val="22"/>
        </w:rPr>
        <w:t>,</w:t>
      </w:r>
      <w:r w:rsidR="009C4006" w:rsidRPr="0005051A">
        <w:rPr>
          <w:rFonts w:ascii="Arial" w:hAnsi="Arial" w:cs="Arial"/>
          <w:sz w:val="22"/>
          <w:szCs w:val="22"/>
        </w:rPr>
        <w:t xml:space="preserve"> altering host biolog</w:t>
      </w:r>
      <w:r w:rsidR="006E3307" w:rsidRPr="0005051A">
        <w:rPr>
          <w:rFonts w:ascii="Arial" w:hAnsi="Arial" w:cs="Arial"/>
          <w:sz w:val="22"/>
          <w:szCs w:val="22"/>
        </w:rPr>
        <w:t>y</w:t>
      </w:r>
      <w:r w:rsidR="007A26CE">
        <w:rPr>
          <w:rFonts w:ascii="Arial" w:hAnsi="Arial" w:cs="Arial"/>
          <w:sz w:val="22"/>
          <w:szCs w:val="22"/>
        </w:rPr>
        <w:t xml:space="preserve"> and evolution</w:t>
      </w:r>
      <w:sdt>
        <w:sdtPr>
          <w:rPr>
            <w:rFonts w:ascii="Arial" w:hAnsi="Arial" w:cs="Arial"/>
            <w:color w:val="000000"/>
            <w:sz w:val="22"/>
            <w:szCs w:val="22"/>
            <w:vertAlign w:val="superscript"/>
          </w:rPr>
          <w:tag w:val="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"/>
          <w:id w:val="242919770"/>
          <w:placeholder>
            <w:docPart w:val="DefaultPlaceholder_-1854013440"/>
          </w:placeholder>
        </w:sdtPr>
        <w:sdtContent>
          <w:ins w:id="9" w:author="Keene-Snickers,Lexi" w:date="2025-04-14T10:28:00Z" w16du:dateUtc="2025-04-14T16:28:00Z">
            <w:r w:rsidR="001A08EC" w:rsidRPr="001A08EC">
              <w:rPr>
                <w:rFonts w:ascii="Arial" w:hAnsi="Arial" w:cs="Arial"/>
                <w:color w:val="000000"/>
                <w:sz w:val="22"/>
                <w:szCs w:val="22"/>
                <w:vertAlign w:val="superscript"/>
              </w:rPr>
              <w:t>2,9–12</w:t>
            </w:r>
          </w:ins>
          <w:del w:id="10" w:author="Keene-Snickers,Lexi" w:date="2025-04-14T10:28:00Z" w16du:dateUtc="2025-04-14T16:28:00Z">
            <w:r w:rsidR="001A08EC" w:rsidRPr="001A08EC" w:rsidDel="001A08EC">
              <w:rPr>
                <w:rFonts w:ascii="Arial" w:hAnsi="Arial" w:cs="Arial"/>
                <w:color w:val="000000"/>
                <w:sz w:val="22"/>
                <w:szCs w:val="22"/>
                <w:vertAlign w:val="superscript"/>
              </w:rPr>
              <w:delText>2,9–12</w:delText>
            </w:r>
          </w:del>
        </w:sdtContent>
      </w:sdt>
      <w:r w:rsidR="006E3307" w:rsidRPr="0005051A">
        <w:rPr>
          <w:rFonts w:ascii="Arial" w:hAnsi="Arial" w:cs="Arial"/>
          <w:sz w:val="22"/>
          <w:szCs w:val="22"/>
        </w:rPr>
        <w:t xml:space="preserve">. </w:t>
      </w:r>
      <w:r w:rsidR="00E248BA">
        <w:rPr>
          <w:rFonts w:ascii="Arial" w:hAnsi="Arial" w:cs="Arial"/>
          <w:sz w:val="22"/>
          <w:szCs w:val="22"/>
        </w:rPr>
        <w:t>T</w:t>
      </w:r>
      <w:r w:rsidR="00E248BA" w:rsidRPr="0005051A">
        <w:rPr>
          <w:rFonts w:ascii="Arial" w:hAnsi="Arial" w:cs="Arial"/>
          <w:sz w:val="22"/>
          <w:szCs w:val="22"/>
        </w:rPr>
        <w:t xml:space="preserve">he capture and maintenance of wild derived </w:t>
      </w:r>
      <w:r w:rsidR="00E248BA">
        <w:rPr>
          <w:rFonts w:ascii="Arial" w:hAnsi="Arial" w:cs="Arial"/>
          <w:sz w:val="22"/>
          <w:szCs w:val="22"/>
        </w:rPr>
        <w:t>flies</w:t>
      </w:r>
      <w:r w:rsidR="00E248BA" w:rsidRPr="0005051A">
        <w:rPr>
          <w:rFonts w:ascii="Arial" w:hAnsi="Arial" w:cs="Arial"/>
          <w:sz w:val="22"/>
          <w:szCs w:val="22"/>
        </w:rPr>
        <w:t xml:space="preserve"> in the lab</w:t>
      </w:r>
      <w:r w:rsidR="00E248BA">
        <w:rPr>
          <w:rFonts w:ascii="Arial" w:hAnsi="Arial" w:cs="Arial"/>
          <w:sz w:val="22"/>
          <w:szCs w:val="22"/>
        </w:rPr>
        <w:t xml:space="preserve"> has been instrumental to understanding the </w:t>
      </w:r>
      <w:r w:rsidR="007A26CE">
        <w:rPr>
          <w:rFonts w:ascii="Arial" w:hAnsi="Arial" w:cs="Arial"/>
          <w:sz w:val="22"/>
          <w:szCs w:val="22"/>
        </w:rPr>
        <w:t xml:space="preserve">impact </w:t>
      </w:r>
      <w:r w:rsidR="00E248BA">
        <w:rPr>
          <w:rFonts w:ascii="Arial" w:hAnsi="Arial" w:cs="Arial"/>
          <w:sz w:val="22"/>
          <w:szCs w:val="22"/>
        </w:rPr>
        <w:t xml:space="preserve">of common </w:t>
      </w:r>
      <w:r w:rsidR="00E248BA" w:rsidRPr="009074C4">
        <w:rPr>
          <w:rFonts w:ascii="Arial" w:hAnsi="Arial" w:cs="Arial"/>
          <w:i/>
          <w:iCs/>
          <w:sz w:val="22"/>
          <w:szCs w:val="22"/>
        </w:rPr>
        <w:t xml:space="preserve">D. melanogaster </w:t>
      </w:r>
      <w:r w:rsidR="00E248BA">
        <w:rPr>
          <w:rFonts w:ascii="Arial" w:hAnsi="Arial" w:cs="Arial"/>
          <w:sz w:val="22"/>
          <w:szCs w:val="22"/>
        </w:rPr>
        <w:t xml:space="preserve">infecting </w:t>
      </w:r>
      <w:r w:rsidR="00E248BA" w:rsidRPr="00A16FE2">
        <w:rPr>
          <w:rFonts w:ascii="Arial" w:hAnsi="Arial" w:cs="Arial"/>
          <w:sz w:val="22"/>
          <w:szCs w:val="22"/>
        </w:rPr>
        <w:t>viruses</w:t>
      </w:r>
      <w:sdt>
        <w:sdtPr>
          <w:rPr>
            <w:rFonts w:ascii="Arial" w:hAnsi="Arial" w:cs="Arial"/>
            <w:color w:val="000000"/>
            <w:sz w:val="22"/>
            <w:szCs w:val="22"/>
            <w:vertAlign w:val="superscript"/>
          </w:rPr>
          <w:tag w:val="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"/>
          <w:id w:val="-445008347"/>
          <w:placeholder>
            <w:docPart w:val="DefaultPlaceholder_-1854013440"/>
          </w:placeholder>
        </w:sdtPr>
        <w:sdtContent>
          <w:ins w:id="11" w:author="Keene-Snickers,Lexi" w:date="2025-04-14T10:28:00Z" w16du:dateUtc="2025-04-14T16:28:00Z">
            <w:r w:rsidR="001A08EC" w:rsidRPr="001A08EC">
              <w:rPr>
                <w:rFonts w:ascii="Arial" w:hAnsi="Arial" w:cs="Arial"/>
                <w:color w:val="000000"/>
                <w:sz w:val="22"/>
                <w:szCs w:val="22"/>
                <w:vertAlign w:val="superscript"/>
              </w:rPr>
              <w:t>2,3,13–16</w:t>
            </w:r>
          </w:ins>
          <w:del w:id="12" w:author="Keene-Snickers,Lexi" w:date="2025-04-14T10:28:00Z" w16du:dateUtc="2025-04-14T16:28:00Z">
            <w:r w:rsidR="001A08EC" w:rsidRPr="001A08EC" w:rsidDel="001A08EC">
              <w:rPr>
                <w:rFonts w:ascii="Arial" w:hAnsi="Arial" w:cs="Arial"/>
                <w:color w:val="000000"/>
                <w:sz w:val="22"/>
                <w:szCs w:val="22"/>
                <w:vertAlign w:val="superscript"/>
              </w:rPr>
              <w:delText>2,3,13–16</w:delText>
            </w:r>
          </w:del>
        </w:sdtContent>
      </w:sdt>
      <w:r w:rsidR="00270A5C">
        <w:rPr>
          <w:rFonts w:ascii="Arial" w:hAnsi="Arial" w:cs="Arial"/>
          <w:sz w:val="22"/>
          <w:szCs w:val="22"/>
        </w:rPr>
        <w:t xml:space="preserve">. </w:t>
      </w:r>
    </w:p>
    <w:p w14:paraId="60CBFB08" w14:textId="77777777" w:rsidR="00472F1E" w:rsidRPr="0005051A" w:rsidRDefault="00472F1E" w:rsidP="00A45DC8">
      <w:pPr>
        <w:spacing w:line="360" w:lineRule="auto"/>
        <w:rPr>
          <w:rFonts w:ascii="Arial" w:hAnsi="Arial" w:cs="Arial"/>
          <w:sz w:val="22"/>
          <w:szCs w:val="22"/>
        </w:rPr>
      </w:pPr>
    </w:p>
    <w:p w14:paraId="799AFE89" w14:textId="26422182" w:rsidR="007A26CE" w:rsidRDefault="00163F9D">
      <w:pPr>
        <w:spacing w:line="360" w:lineRule="auto"/>
        <w:ind w:firstLine="720"/>
        <w:rPr>
          <w:rFonts w:ascii="Arial" w:hAnsi="Arial" w:cs="Arial"/>
          <w:sz w:val="22"/>
          <w:szCs w:val="22"/>
        </w:rPr>
      </w:pPr>
      <w:r>
        <w:rPr>
          <w:rFonts w:ascii="Arial" w:hAnsi="Arial" w:cs="Arial"/>
          <w:sz w:val="22"/>
          <w:szCs w:val="22"/>
        </w:rPr>
        <w:t xml:space="preserve">To capture wild </w:t>
      </w:r>
      <w:r w:rsidRPr="009074C4">
        <w:rPr>
          <w:rFonts w:ascii="Arial" w:hAnsi="Arial" w:cs="Arial"/>
          <w:i/>
          <w:iCs/>
          <w:sz w:val="22"/>
          <w:szCs w:val="22"/>
        </w:rPr>
        <w:t>D. melanogaster</w:t>
      </w:r>
      <w:r>
        <w:rPr>
          <w:rFonts w:ascii="Arial" w:hAnsi="Arial" w:cs="Arial"/>
          <w:sz w:val="22"/>
          <w:szCs w:val="22"/>
        </w:rPr>
        <w:t xml:space="preserve">, researchers </w:t>
      </w:r>
      <w:r w:rsidR="007A26CE">
        <w:rPr>
          <w:rFonts w:ascii="Arial" w:hAnsi="Arial" w:cs="Arial"/>
          <w:sz w:val="22"/>
          <w:szCs w:val="22"/>
        </w:rPr>
        <w:t xml:space="preserve">typically </w:t>
      </w:r>
      <w:r w:rsidR="00270A5C">
        <w:rPr>
          <w:rFonts w:ascii="Arial" w:hAnsi="Arial" w:cs="Arial"/>
          <w:sz w:val="22"/>
          <w:szCs w:val="22"/>
        </w:rPr>
        <w:t>use</w:t>
      </w:r>
      <w:r>
        <w:rPr>
          <w:rFonts w:ascii="Arial" w:hAnsi="Arial" w:cs="Arial"/>
          <w:sz w:val="22"/>
          <w:szCs w:val="22"/>
        </w:rPr>
        <w:t xml:space="preserve"> </w:t>
      </w:r>
      <w:r w:rsidR="001337D9">
        <w:rPr>
          <w:rFonts w:ascii="Arial" w:hAnsi="Arial" w:cs="Arial"/>
          <w:sz w:val="22"/>
          <w:szCs w:val="22"/>
        </w:rPr>
        <w:t>manual or electronic aspirators, net swipes</w:t>
      </w:r>
      <w:r w:rsidR="007A26CE">
        <w:rPr>
          <w:rFonts w:ascii="Arial" w:hAnsi="Arial" w:cs="Arial"/>
          <w:sz w:val="22"/>
          <w:szCs w:val="22"/>
        </w:rPr>
        <w:t>,</w:t>
      </w:r>
      <w:r w:rsidR="001337D9">
        <w:rPr>
          <w:rFonts w:ascii="Arial" w:hAnsi="Arial" w:cs="Arial"/>
          <w:sz w:val="22"/>
          <w:szCs w:val="22"/>
        </w:rPr>
        <w:t xml:space="preserve"> or </w:t>
      </w:r>
      <w:r>
        <w:rPr>
          <w:rFonts w:ascii="Arial" w:hAnsi="Arial" w:cs="Arial"/>
          <w:sz w:val="22"/>
          <w:szCs w:val="22"/>
        </w:rPr>
        <w:t xml:space="preserve">baited traps consisting of fruit </w:t>
      </w:r>
      <w:r w:rsidR="001337D9">
        <w:rPr>
          <w:rFonts w:ascii="Arial" w:hAnsi="Arial" w:cs="Arial"/>
          <w:sz w:val="22"/>
          <w:szCs w:val="22"/>
        </w:rPr>
        <w:t>(</w:t>
      </w:r>
      <w:r w:rsidR="007A26CE">
        <w:rPr>
          <w:rFonts w:ascii="Arial" w:hAnsi="Arial" w:cs="Arial"/>
          <w:sz w:val="22"/>
          <w:szCs w:val="22"/>
        </w:rPr>
        <w:t xml:space="preserve">commonly </w:t>
      </w:r>
      <w:r w:rsidR="001337D9">
        <w:rPr>
          <w:rFonts w:ascii="Arial" w:hAnsi="Arial" w:cs="Arial"/>
          <w:sz w:val="22"/>
          <w:szCs w:val="22"/>
        </w:rPr>
        <w:t xml:space="preserve">banana) </w:t>
      </w:r>
      <w:r>
        <w:rPr>
          <w:rFonts w:ascii="Arial" w:hAnsi="Arial" w:cs="Arial"/>
          <w:sz w:val="22"/>
          <w:szCs w:val="22"/>
        </w:rPr>
        <w:t>and yeast</w:t>
      </w:r>
      <w:sdt>
        <w:sdtPr>
          <w:rPr>
            <w:rFonts w:ascii="Arial" w:hAnsi="Arial" w:cs="Arial"/>
            <w:color w:val="000000"/>
            <w:sz w:val="22"/>
            <w:szCs w:val="22"/>
            <w:vertAlign w:val="superscript"/>
          </w:rPr>
          <w:tag w:val="MENDELEY_CITATION_v3_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"/>
          <w:id w:val="900413431"/>
          <w:placeholder>
            <w:docPart w:val="DefaultPlaceholder_-1854013440"/>
          </w:placeholder>
        </w:sdtPr>
        <w:sdtContent>
          <w:ins w:id="13" w:author="Keene-Snickers,Lexi" w:date="2025-04-14T10:28:00Z" w16du:dateUtc="2025-04-14T16:28:00Z">
            <w:r w:rsidR="001A08EC" w:rsidRPr="001A08EC">
              <w:rPr>
                <w:rFonts w:ascii="Arial" w:hAnsi="Arial" w:cs="Arial"/>
                <w:color w:val="000000"/>
                <w:sz w:val="22"/>
                <w:szCs w:val="22"/>
                <w:vertAlign w:val="superscript"/>
              </w:rPr>
              <w:t>17–20</w:t>
            </w:r>
          </w:ins>
          <w:del w:id="14" w:author="Keene-Snickers,Lexi" w:date="2025-04-14T10:28:00Z" w16du:dateUtc="2025-04-14T16:28:00Z">
            <w:r w:rsidR="001A08EC" w:rsidRPr="001A08EC" w:rsidDel="001A08EC">
              <w:rPr>
                <w:rFonts w:ascii="Arial" w:hAnsi="Arial" w:cs="Arial"/>
                <w:color w:val="000000"/>
                <w:sz w:val="22"/>
                <w:szCs w:val="22"/>
                <w:vertAlign w:val="superscript"/>
              </w:rPr>
              <w:delText>17–20</w:delText>
            </w:r>
          </w:del>
        </w:sdtContent>
      </w:sdt>
      <w:r>
        <w:rPr>
          <w:rFonts w:ascii="Arial" w:hAnsi="Arial" w:cs="Arial"/>
          <w:sz w:val="22"/>
          <w:szCs w:val="22"/>
        </w:rPr>
        <w:t xml:space="preserve">. </w:t>
      </w:r>
      <w:r w:rsidR="00EF6028">
        <w:rPr>
          <w:rFonts w:ascii="Arial" w:hAnsi="Arial" w:cs="Arial"/>
          <w:sz w:val="22"/>
          <w:szCs w:val="22"/>
        </w:rPr>
        <w:t xml:space="preserve">Although these traps are effective at capturing wild flies, they </w:t>
      </w:r>
      <w:r w:rsidR="0037046B">
        <w:rPr>
          <w:rFonts w:ascii="Arial" w:hAnsi="Arial" w:cs="Arial"/>
          <w:sz w:val="22"/>
          <w:szCs w:val="22"/>
        </w:rPr>
        <w:t xml:space="preserve">involve </w:t>
      </w:r>
      <w:r w:rsidR="00EF6028">
        <w:rPr>
          <w:rFonts w:ascii="Arial" w:hAnsi="Arial" w:cs="Arial"/>
          <w:sz w:val="22"/>
          <w:szCs w:val="22"/>
        </w:rPr>
        <w:t xml:space="preserve">specialized equipment </w:t>
      </w:r>
      <w:r w:rsidR="0037046B">
        <w:rPr>
          <w:rFonts w:ascii="Arial" w:hAnsi="Arial" w:cs="Arial"/>
          <w:sz w:val="22"/>
          <w:szCs w:val="22"/>
        </w:rPr>
        <w:t xml:space="preserve">or could </w:t>
      </w:r>
      <w:r w:rsidR="00EF6028">
        <w:rPr>
          <w:rFonts w:ascii="Arial" w:hAnsi="Arial" w:cs="Arial"/>
          <w:sz w:val="22"/>
          <w:szCs w:val="22"/>
        </w:rPr>
        <w:t>be technically challenging</w:t>
      </w:r>
      <w:r w:rsidR="0037046B">
        <w:rPr>
          <w:rFonts w:ascii="Arial" w:hAnsi="Arial" w:cs="Arial"/>
          <w:sz w:val="22"/>
          <w:szCs w:val="22"/>
        </w:rPr>
        <w:t xml:space="preserve"> for non-experts</w:t>
      </w:r>
      <w:sdt>
        <w:sdtPr>
          <w:rPr>
            <w:rFonts w:ascii="Arial" w:hAnsi="Arial" w:cs="Arial"/>
            <w:color w:val="000000"/>
            <w:sz w:val="22"/>
            <w:szCs w:val="22"/>
            <w:vertAlign w:val="superscript"/>
          </w:rPr>
          <w:tag w:val="MENDELEY_CITATION_v3_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"/>
          <w:id w:val="-366685946"/>
          <w:placeholder>
            <w:docPart w:val="DefaultPlaceholder_-1854013440"/>
          </w:placeholder>
        </w:sdtPr>
        <w:sdtContent>
          <w:ins w:id="15" w:author="Keene-Snickers,Lexi" w:date="2025-04-14T10:28:00Z" w16du:dateUtc="2025-04-14T16:28:00Z">
            <w:r w:rsidR="001A08EC" w:rsidRPr="001A08EC">
              <w:rPr>
                <w:rFonts w:ascii="Arial" w:hAnsi="Arial" w:cs="Arial"/>
                <w:color w:val="000000"/>
                <w:sz w:val="22"/>
                <w:szCs w:val="22"/>
                <w:vertAlign w:val="superscript"/>
              </w:rPr>
              <w:t>17,20</w:t>
            </w:r>
          </w:ins>
          <w:del w:id="16" w:author="Keene-Snickers,Lexi" w:date="2025-04-14T10:28:00Z" w16du:dateUtc="2025-04-14T16:28:00Z">
            <w:r w:rsidR="001A08EC" w:rsidRPr="001A08EC" w:rsidDel="001A08EC">
              <w:rPr>
                <w:rFonts w:ascii="Arial" w:hAnsi="Arial" w:cs="Arial"/>
                <w:color w:val="000000"/>
                <w:sz w:val="22"/>
                <w:szCs w:val="22"/>
                <w:vertAlign w:val="superscript"/>
              </w:rPr>
              <w:delText>17,20</w:delText>
            </w:r>
          </w:del>
        </w:sdtContent>
      </w:sdt>
      <w:r w:rsidR="00EF6028">
        <w:rPr>
          <w:rFonts w:ascii="Arial" w:hAnsi="Arial" w:cs="Arial"/>
          <w:color w:val="000000"/>
          <w:sz w:val="22"/>
          <w:szCs w:val="22"/>
        </w:rPr>
        <w:t>.</w:t>
      </w:r>
      <w:r w:rsidR="00EF6028">
        <w:rPr>
          <w:rFonts w:ascii="Arial" w:hAnsi="Arial" w:cs="Arial"/>
          <w:sz w:val="22"/>
          <w:szCs w:val="22"/>
        </w:rPr>
        <w:t xml:space="preserve"> </w:t>
      </w:r>
      <w:r>
        <w:rPr>
          <w:rFonts w:ascii="Arial" w:hAnsi="Arial" w:cs="Arial"/>
          <w:sz w:val="22"/>
          <w:szCs w:val="22"/>
        </w:rPr>
        <w:t>Other trap</w:t>
      </w:r>
      <w:r w:rsidR="001337D9">
        <w:rPr>
          <w:rFonts w:ascii="Arial" w:hAnsi="Arial" w:cs="Arial"/>
          <w:sz w:val="22"/>
          <w:szCs w:val="22"/>
        </w:rPr>
        <w:t xml:space="preserve"> types</w:t>
      </w:r>
      <w:r>
        <w:rPr>
          <w:rFonts w:ascii="Arial" w:hAnsi="Arial" w:cs="Arial"/>
          <w:sz w:val="22"/>
          <w:szCs w:val="22"/>
        </w:rPr>
        <w:t xml:space="preserve"> </w:t>
      </w:r>
      <w:r w:rsidR="009C4006" w:rsidRPr="0005051A">
        <w:rPr>
          <w:rFonts w:ascii="Arial" w:hAnsi="Arial" w:cs="Arial"/>
          <w:sz w:val="22"/>
          <w:szCs w:val="22"/>
        </w:rPr>
        <w:t>aim to attract</w:t>
      </w:r>
      <w:r w:rsidR="007A26CE">
        <w:rPr>
          <w:rFonts w:ascii="Arial" w:hAnsi="Arial" w:cs="Arial"/>
          <w:sz w:val="22"/>
          <w:szCs w:val="22"/>
        </w:rPr>
        <w:t xml:space="preserve"> </w:t>
      </w:r>
      <w:r w:rsidR="009C4006" w:rsidRPr="0005051A">
        <w:rPr>
          <w:rFonts w:ascii="Arial" w:hAnsi="Arial" w:cs="Arial"/>
          <w:sz w:val="22"/>
          <w:szCs w:val="22"/>
        </w:rPr>
        <w:t xml:space="preserve">and kill pest </w:t>
      </w:r>
      <w:r w:rsidR="009C4006" w:rsidRPr="0005051A">
        <w:rPr>
          <w:rFonts w:ascii="Arial" w:hAnsi="Arial" w:cs="Arial"/>
          <w:i/>
          <w:iCs/>
          <w:sz w:val="22"/>
          <w:szCs w:val="22"/>
        </w:rPr>
        <w:t>Drosophila</w:t>
      </w:r>
      <w:r w:rsidR="009C4006" w:rsidRPr="0005051A">
        <w:rPr>
          <w:rFonts w:ascii="Arial" w:hAnsi="Arial" w:cs="Arial"/>
          <w:sz w:val="22"/>
          <w:szCs w:val="22"/>
        </w:rPr>
        <w:t xml:space="preserve"> species. </w:t>
      </w:r>
      <w:r w:rsidR="009C4006" w:rsidRPr="0005051A">
        <w:rPr>
          <w:rFonts w:ascii="Arial" w:hAnsi="Arial" w:cs="Arial"/>
          <w:i/>
          <w:iCs/>
          <w:sz w:val="22"/>
          <w:szCs w:val="22"/>
        </w:rPr>
        <w:t xml:space="preserve">Drosophila </w:t>
      </w:r>
      <w:proofErr w:type="spellStart"/>
      <w:r w:rsidR="009C4006" w:rsidRPr="0005051A">
        <w:rPr>
          <w:rFonts w:ascii="Arial" w:hAnsi="Arial" w:cs="Arial"/>
          <w:i/>
          <w:iCs/>
          <w:sz w:val="22"/>
          <w:szCs w:val="22"/>
        </w:rPr>
        <w:t>suzukii</w:t>
      </w:r>
      <w:proofErr w:type="spellEnd"/>
      <w:r w:rsidR="009C4006" w:rsidRPr="0005051A">
        <w:rPr>
          <w:rFonts w:ascii="Arial" w:hAnsi="Arial" w:cs="Arial"/>
          <w:sz w:val="22"/>
          <w:szCs w:val="22"/>
        </w:rPr>
        <w:t xml:space="preserve">, a major agricultural pest of soft fruits can be efficiently captured </w:t>
      </w:r>
      <w:r w:rsidR="008A64D3">
        <w:rPr>
          <w:rFonts w:ascii="Arial" w:hAnsi="Arial" w:cs="Arial"/>
          <w:sz w:val="22"/>
          <w:szCs w:val="22"/>
        </w:rPr>
        <w:t xml:space="preserve">and killed </w:t>
      </w:r>
      <w:r w:rsidR="009C4006" w:rsidRPr="0005051A">
        <w:rPr>
          <w:rFonts w:ascii="Arial" w:hAnsi="Arial" w:cs="Arial"/>
          <w:sz w:val="22"/>
          <w:szCs w:val="22"/>
        </w:rPr>
        <w:t xml:space="preserve">using </w:t>
      </w:r>
      <w:r w:rsidR="00412000">
        <w:rPr>
          <w:rFonts w:ascii="Arial" w:hAnsi="Arial" w:cs="Arial"/>
          <w:sz w:val="22"/>
          <w:szCs w:val="22"/>
        </w:rPr>
        <w:t>vinegar</w:t>
      </w:r>
      <w:r w:rsidR="009C4006" w:rsidRPr="0005051A">
        <w:rPr>
          <w:rFonts w:ascii="Arial" w:hAnsi="Arial" w:cs="Arial"/>
          <w:sz w:val="22"/>
          <w:szCs w:val="22"/>
        </w:rPr>
        <w:t>-based trap</w:t>
      </w:r>
      <w:r w:rsidR="006E3307" w:rsidRPr="0005051A">
        <w:rPr>
          <w:rFonts w:ascii="Arial" w:hAnsi="Arial" w:cs="Arial"/>
          <w:sz w:val="22"/>
          <w:szCs w:val="22"/>
        </w:rPr>
        <w:t>s</w:t>
      </w:r>
      <w:sdt>
        <w:sdtPr>
          <w:rPr>
            <w:rFonts w:ascii="Arial" w:hAnsi="Arial" w:cs="Arial"/>
            <w:color w:val="000000"/>
            <w:sz w:val="22"/>
            <w:szCs w:val="22"/>
            <w:vertAlign w:val="superscript"/>
          </w:rPr>
          <w:tag w:val="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"/>
          <w:id w:val="-1290586662"/>
          <w:placeholder>
            <w:docPart w:val="DefaultPlaceholder_-1854013440"/>
          </w:placeholder>
        </w:sdtPr>
        <w:sdtContent>
          <w:ins w:id="17" w:author="Keene-Snickers,Lexi" w:date="2025-04-14T10:28:00Z" w16du:dateUtc="2025-04-14T16:28:00Z">
            <w:r w:rsidR="001A08EC" w:rsidRPr="001A08EC">
              <w:rPr>
                <w:rFonts w:ascii="Arial" w:hAnsi="Arial" w:cs="Arial"/>
                <w:color w:val="000000"/>
                <w:sz w:val="22"/>
                <w:szCs w:val="22"/>
                <w:vertAlign w:val="superscript"/>
              </w:rPr>
              <w:t>21–23</w:t>
            </w:r>
          </w:ins>
          <w:del w:id="18" w:author="Keene-Snickers,Lexi" w:date="2025-04-14T10:28:00Z" w16du:dateUtc="2025-04-14T16:28:00Z">
            <w:r w:rsidR="001A08EC" w:rsidRPr="001A08EC" w:rsidDel="001A08EC">
              <w:rPr>
                <w:rFonts w:ascii="Arial" w:hAnsi="Arial" w:cs="Arial"/>
                <w:color w:val="000000"/>
                <w:sz w:val="22"/>
                <w:szCs w:val="22"/>
                <w:vertAlign w:val="superscript"/>
              </w:rPr>
              <w:delText>21–23</w:delText>
            </w:r>
          </w:del>
        </w:sdtContent>
      </w:sdt>
      <w:r w:rsidR="009C4006" w:rsidRPr="0005051A">
        <w:rPr>
          <w:rFonts w:ascii="Arial" w:hAnsi="Arial" w:cs="Arial"/>
          <w:color w:val="000000"/>
          <w:sz w:val="22"/>
          <w:szCs w:val="22"/>
        </w:rPr>
        <w:t xml:space="preserve">. </w:t>
      </w:r>
      <w:r w:rsidR="00B005BC">
        <w:rPr>
          <w:rFonts w:ascii="Arial" w:hAnsi="Arial" w:cs="Arial"/>
          <w:sz w:val="22"/>
          <w:szCs w:val="22"/>
        </w:rPr>
        <w:t xml:space="preserve">The attractiveness of a trap is important to how successful it will be, particularly in natural environments where there is competition from other food sources. </w:t>
      </w:r>
    </w:p>
    <w:p w14:paraId="79ADD134" w14:textId="77777777" w:rsidR="007A26CE" w:rsidRDefault="007A26CE">
      <w:pPr>
        <w:spacing w:line="360" w:lineRule="auto"/>
        <w:ind w:firstLine="720"/>
        <w:rPr>
          <w:rFonts w:ascii="Arial" w:hAnsi="Arial" w:cs="Arial"/>
          <w:sz w:val="22"/>
          <w:szCs w:val="22"/>
        </w:rPr>
      </w:pPr>
    </w:p>
    <w:p w14:paraId="6852A0B5" w14:textId="1228851C" w:rsidR="00B005BC" w:rsidRDefault="007A26CE" w:rsidP="00F23362">
      <w:pPr>
        <w:spacing w:line="360" w:lineRule="auto"/>
        <w:ind w:firstLine="720"/>
        <w:rPr>
          <w:rFonts w:ascii="Arial" w:hAnsi="Arial" w:cs="Arial"/>
          <w:sz w:val="22"/>
          <w:szCs w:val="22"/>
        </w:rPr>
      </w:pPr>
      <w:r>
        <w:rPr>
          <w:rFonts w:ascii="Arial" w:hAnsi="Arial" w:cs="Arial"/>
          <w:sz w:val="22"/>
          <w:szCs w:val="22"/>
        </w:rPr>
        <w:t xml:space="preserve">In this study, we experimentally assessed the stability and attractiveness of different bait substrates, trap designs, and banana- and marula-derived attractants. </w:t>
      </w:r>
      <w:r w:rsidR="00B005BC">
        <w:rPr>
          <w:rFonts w:ascii="Arial" w:hAnsi="Arial" w:cs="Arial"/>
          <w:sz w:val="22"/>
          <w:szCs w:val="22"/>
        </w:rPr>
        <w:t>T</w:t>
      </w:r>
      <w:r w:rsidR="00A41E74">
        <w:rPr>
          <w:rFonts w:ascii="Arial" w:hAnsi="Arial" w:cs="Arial"/>
          <w:sz w:val="22"/>
          <w:szCs w:val="22"/>
        </w:rPr>
        <w:t>he</w:t>
      </w:r>
      <w:r w:rsidR="00B005BC">
        <w:rPr>
          <w:rFonts w:ascii="Arial" w:hAnsi="Arial" w:cs="Arial"/>
          <w:sz w:val="22"/>
          <w:szCs w:val="22"/>
        </w:rPr>
        <w:t xml:space="preserve"> </w:t>
      </w:r>
      <w:r w:rsidR="005C588E">
        <w:rPr>
          <w:rFonts w:ascii="Arial" w:hAnsi="Arial" w:cs="Arial"/>
          <w:sz w:val="22"/>
          <w:szCs w:val="22"/>
        </w:rPr>
        <w:t>m</w:t>
      </w:r>
      <w:r w:rsidR="00B005BC">
        <w:rPr>
          <w:rFonts w:ascii="Arial" w:hAnsi="Arial" w:cs="Arial"/>
          <w:sz w:val="22"/>
          <w:szCs w:val="22"/>
        </w:rPr>
        <w:t xml:space="preserve">arula </w:t>
      </w:r>
      <w:r>
        <w:rPr>
          <w:rFonts w:ascii="Arial" w:hAnsi="Arial" w:cs="Arial"/>
          <w:sz w:val="22"/>
          <w:szCs w:val="22"/>
        </w:rPr>
        <w:t xml:space="preserve">fruit </w:t>
      </w:r>
      <w:r w:rsidR="00472F1E">
        <w:rPr>
          <w:rFonts w:ascii="Arial" w:hAnsi="Arial" w:cs="Arial"/>
          <w:sz w:val="22"/>
          <w:szCs w:val="22"/>
        </w:rPr>
        <w:t>is proposed</w:t>
      </w:r>
      <w:r w:rsidR="00A41E74">
        <w:rPr>
          <w:rFonts w:ascii="Arial" w:hAnsi="Arial" w:cs="Arial"/>
          <w:sz w:val="22"/>
          <w:szCs w:val="22"/>
        </w:rPr>
        <w:t xml:space="preserve"> </w:t>
      </w:r>
      <w:r w:rsidR="00B754DF">
        <w:rPr>
          <w:rFonts w:ascii="Arial" w:hAnsi="Arial" w:cs="Arial"/>
          <w:sz w:val="22"/>
          <w:szCs w:val="22"/>
        </w:rPr>
        <w:t xml:space="preserve">to have been an important </w:t>
      </w:r>
      <w:r w:rsidR="00EF6028">
        <w:rPr>
          <w:rFonts w:ascii="Arial" w:hAnsi="Arial" w:cs="Arial"/>
          <w:sz w:val="22"/>
          <w:szCs w:val="22"/>
        </w:rPr>
        <w:t>host fruit</w:t>
      </w:r>
      <w:r>
        <w:rPr>
          <w:rFonts w:ascii="Arial" w:hAnsi="Arial" w:cs="Arial"/>
          <w:sz w:val="22"/>
          <w:szCs w:val="22"/>
        </w:rPr>
        <w:t xml:space="preserve"> </w:t>
      </w:r>
      <w:r w:rsidR="00B754DF">
        <w:rPr>
          <w:rFonts w:ascii="Arial" w:hAnsi="Arial" w:cs="Arial"/>
          <w:sz w:val="22"/>
          <w:szCs w:val="22"/>
        </w:rPr>
        <w:t xml:space="preserve">for </w:t>
      </w:r>
      <w:r>
        <w:rPr>
          <w:rFonts w:ascii="Arial" w:hAnsi="Arial" w:cs="Arial"/>
          <w:sz w:val="22"/>
          <w:szCs w:val="22"/>
        </w:rPr>
        <w:t xml:space="preserve">ancestral </w:t>
      </w:r>
      <w:r w:rsidR="00B005BC" w:rsidRPr="009074C4">
        <w:rPr>
          <w:rFonts w:ascii="Arial" w:hAnsi="Arial" w:cs="Arial"/>
          <w:i/>
          <w:iCs/>
          <w:sz w:val="22"/>
          <w:szCs w:val="22"/>
        </w:rPr>
        <w:t>D. melanogaster</w:t>
      </w:r>
      <w:r>
        <w:rPr>
          <w:rFonts w:ascii="Arial" w:hAnsi="Arial" w:cs="Arial"/>
          <w:i/>
          <w:iCs/>
          <w:sz w:val="22"/>
          <w:szCs w:val="22"/>
        </w:rPr>
        <w:t xml:space="preserve"> </w:t>
      </w:r>
      <w:sdt>
        <w:sdtPr>
          <w:rPr>
            <w:rFonts w:ascii="Arial" w:hAnsi="Arial" w:cs="Arial"/>
            <w:i/>
            <w:iCs/>
            <w:color w:val="000000"/>
            <w:sz w:val="22"/>
            <w:szCs w:val="22"/>
            <w:vertAlign w:val="superscript"/>
          </w:rPr>
          <w:tag w:val="MENDELEY_CITATION_v3_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"/>
          <w:id w:val="-638881546"/>
          <w:placeholder>
            <w:docPart w:val="DefaultPlaceholder_-1854013440"/>
          </w:placeholder>
        </w:sdtPr>
        <w:sdtContent>
          <w:ins w:id="19" w:author="Keene-Snickers,Lexi" w:date="2025-04-14T10:28:00Z" w16du:dateUtc="2025-04-14T16:28:00Z">
            <w:r w:rsidR="001A08EC" w:rsidRPr="001A08EC">
              <w:rPr>
                <w:rFonts w:ascii="Arial" w:hAnsi="Arial" w:cs="Arial"/>
                <w:i/>
                <w:iCs/>
                <w:color w:val="000000"/>
                <w:sz w:val="22"/>
                <w:szCs w:val="22"/>
                <w:vertAlign w:val="superscript"/>
              </w:rPr>
              <w:t>24</w:t>
            </w:r>
          </w:ins>
          <w:del w:id="20" w:author="Keene-Snickers,Lexi" w:date="2025-04-14T10:28:00Z" w16du:dateUtc="2025-04-14T16:28:00Z">
            <w:r w:rsidR="001A08EC" w:rsidRPr="001A08EC" w:rsidDel="001A08EC">
              <w:rPr>
                <w:rFonts w:ascii="Arial" w:hAnsi="Arial" w:cs="Arial"/>
                <w:i/>
                <w:iCs/>
                <w:color w:val="000000"/>
                <w:sz w:val="22"/>
                <w:szCs w:val="22"/>
                <w:vertAlign w:val="superscript"/>
              </w:rPr>
              <w:delText>24</w:delText>
            </w:r>
          </w:del>
        </w:sdtContent>
      </w:sdt>
      <w:r w:rsidR="00B005BC">
        <w:rPr>
          <w:rFonts w:ascii="Arial" w:hAnsi="Arial" w:cs="Arial"/>
          <w:sz w:val="22"/>
          <w:szCs w:val="22"/>
        </w:rPr>
        <w:t xml:space="preserve">. </w:t>
      </w:r>
      <w:r>
        <w:rPr>
          <w:rFonts w:ascii="Arial" w:hAnsi="Arial" w:cs="Arial"/>
          <w:sz w:val="22"/>
          <w:szCs w:val="22"/>
        </w:rPr>
        <w:t>P</w:t>
      </w:r>
      <w:r w:rsidR="006B4591">
        <w:rPr>
          <w:rFonts w:ascii="Arial" w:hAnsi="Arial" w:cs="Arial"/>
          <w:sz w:val="22"/>
          <w:szCs w:val="22"/>
        </w:rPr>
        <w:t xml:space="preserve">opulations of </w:t>
      </w:r>
      <w:r w:rsidR="006B4591" w:rsidRPr="009074C4">
        <w:rPr>
          <w:rFonts w:ascii="Arial" w:hAnsi="Arial" w:cs="Arial"/>
          <w:i/>
          <w:iCs/>
          <w:sz w:val="22"/>
          <w:szCs w:val="22"/>
        </w:rPr>
        <w:t xml:space="preserve">D. melanogaster </w:t>
      </w:r>
      <w:r w:rsidRPr="00F23362">
        <w:rPr>
          <w:rFonts w:ascii="Arial" w:hAnsi="Arial" w:cs="Arial"/>
          <w:sz w:val="22"/>
          <w:szCs w:val="22"/>
        </w:rPr>
        <w:t>in Sub-Saharan Africa</w:t>
      </w:r>
      <w:r>
        <w:rPr>
          <w:rFonts w:ascii="Arial" w:hAnsi="Arial" w:cs="Arial"/>
          <w:i/>
          <w:iCs/>
          <w:sz w:val="22"/>
          <w:szCs w:val="22"/>
        </w:rPr>
        <w:t xml:space="preserve"> </w:t>
      </w:r>
      <w:r w:rsidR="006B4591">
        <w:rPr>
          <w:rFonts w:ascii="Arial" w:hAnsi="Arial" w:cs="Arial"/>
          <w:sz w:val="22"/>
          <w:szCs w:val="22"/>
        </w:rPr>
        <w:t xml:space="preserve">have </w:t>
      </w:r>
      <w:r>
        <w:rPr>
          <w:rFonts w:ascii="Arial" w:hAnsi="Arial" w:cs="Arial"/>
          <w:sz w:val="22"/>
          <w:szCs w:val="22"/>
        </w:rPr>
        <w:t xml:space="preserve">polymorphisms </w:t>
      </w:r>
      <w:r w:rsidR="006B4591">
        <w:rPr>
          <w:rFonts w:ascii="Arial" w:hAnsi="Arial" w:cs="Arial"/>
          <w:sz w:val="22"/>
          <w:szCs w:val="22"/>
        </w:rPr>
        <w:t xml:space="preserve">in the Or22a-expressing olfactory sensory neurons that increase their sensitivity to ethyl isovalerate, a </w:t>
      </w:r>
      <w:r>
        <w:rPr>
          <w:rFonts w:ascii="Arial" w:hAnsi="Arial" w:cs="Arial"/>
          <w:sz w:val="22"/>
          <w:szCs w:val="22"/>
        </w:rPr>
        <w:t xml:space="preserve">compound </w:t>
      </w:r>
      <w:r w:rsidR="006B4591">
        <w:rPr>
          <w:rFonts w:ascii="Arial" w:hAnsi="Arial" w:cs="Arial"/>
          <w:sz w:val="22"/>
          <w:szCs w:val="22"/>
        </w:rPr>
        <w:t xml:space="preserve">in </w:t>
      </w:r>
      <w:r>
        <w:rPr>
          <w:rFonts w:ascii="Arial" w:hAnsi="Arial" w:cs="Arial"/>
          <w:sz w:val="22"/>
          <w:szCs w:val="22"/>
        </w:rPr>
        <w:t xml:space="preserve">marula </w:t>
      </w:r>
      <w:r w:rsidR="006B4591">
        <w:rPr>
          <w:rFonts w:ascii="Arial" w:hAnsi="Arial" w:cs="Arial"/>
          <w:sz w:val="22"/>
          <w:szCs w:val="22"/>
        </w:rPr>
        <w:t>fruit</w:t>
      </w:r>
      <w:sdt>
        <w:sdtPr>
          <w:rPr>
            <w:rFonts w:ascii="Arial" w:hAnsi="Arial" w:cs="Arial"/>
            <w:color w:val="000000"/>
            <w:sz w:val="22"/>
            <w:szCs w:val="22"/>
            <w:vertAlign w:val="superscript"/>
          </w:rPr>
          <w:tag w:val="MENDELEY_CITATION_v3_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"/>
          <w:id w:val="-707874321"/>
          <w:placeholder>
            <w:docPart w:val="DefaultPlaceholder_-1854013440"/>
          </w:placeholder>
        </w:sdtPr>
        <w:sdtContent>
          <w:ins w:id="21" w:author="Keene-Snickers,Lexi" w:date="2025-04-14T10:28:00Z" w16du:dateUtc="2025-04-14T16:28:00Z">
            <w:r w:rsidR="001A08EC" w:rsidRPr="001A08EC">
              <w:rPr>
                <w:rFonts w:ascii="Arial" w:hAnsi="Arial" w:cs="Arial"/>
                <w:color w:val="000000"/>
                <w:sz w:val="22"/>
                <w:szCs w:val="22"/>
                <w:vertAlign w:val="superscript"/>
              </w:rPr>
              <w:t>24</w:t>
            </w:r>
          </w:ins>
          <w:del w:id="22" w:author="Keene-Snickers,Lexi" w:date="2025-04-14T10:28:00Z" w16du:dateUtc="2025-04-14T16:28:00Z">
            <w:r w:rsidR="001A08EC" w:rsidRPr="001A08EC" w:rsidDel="001A08EC">
              <w:rPr>
                <w:rFonts w:ascii="Arial" w:hAnsi="Arial" w:cs="Arial"/>
                <w:color w:val="000000"/>
                <w:sz w:val="22"/>
                <w:szCs w:val="22"/>
                <w:vertAlign w:val="superscript"/>
              </w:rPr>
              <w:delText>24</w:delText>
            </w:r>
          </w:del>
        </w:sdtContent>
      </w:sdt>
      <w:r w:rsidR="006B4591">
        <w:rPr>
          <w:rFonts w:ascii="Arial" w:hAnsi="Arial" w:cs="Arial"/>
          <w:sz w:val="22"/>
          <w:szCs w:val="22"/>
        </w:rPr>
        <w:t xml:space="preserve">. Other compounds in </w:t>
      </w:r>
      <w:r>
        <w:rPr>
          <w:rFonts w:ascii="Arial" w:hAnsi="Arial" w:cs="Arial"/>
          <w:sz w:val="22"/>
          <w:szCs w:val="22"/>
        </w:rPr>
        <w:t>m</w:t>
      </w:r>
      <w:r w:rsidR="006B4591">
        <w:rPr>
          <w:rFonts w:ascii="Arial" w:hAnsi="Arial" w:cs="Arial"/>
          <w:sz w:val="22"/>
          <w:szCs w:val="22"/>
        </w:rPr>
        <w:t>arula fruit include isoamyl acetate</w:t>
      </w:r>
      <w:r w:rsidR="00412000">
        <w:rPr>
          <w:rFonts w:ascii="Arial" w:hAnsi="Arial" w:cs="Arial"/>
          <w:sz w:val="22"/>
          <w:szCs w:val="22"/>
        </w:rPr>
        <w:t>,</w:t>
      </w:r>
      <w:r w:rsidR="006B4591">
        <w:rPr>
          <w:rFonts w:ascii="Arial" w:hAnsi="Arial" w:cs="Arial"/>
          <w:sz w:val="22"/>
          <w:szCs w:val="22"/>
        </w:rPr>
        <w:t xml:space="preserve"> </w:t>
      </w:r>
      <w:r w:rsidR="00A41E74">
        <w:rPr>
          <w:rFonts w:ascii="Arial" w:hAnsi="Arial" w:cs="Arial"/>
          <w:sz w:val="22"/>
          <w:szCs w:val="22"/>
        </w:rPr>
        <w:t xml:space="preserve">which is </w:t>
      </w:r>
      <w:r>
        <w:rPr>
          <w:rFonts w:ascii="Arial" w:hAnsi="Arial" w:cs="Arial"/>
          <w:sz w:val="22"/>
          <w:szCs w:val="22"/>
        </w:rPr>
        <w:t xml:space="preserve">also </w:t>
      </w:r>
      <w:r w:rsidR="00A41E74">
        <w:rPr>
          <w:rFonts w:ascii="Arial" w:hAnsi="Arial" w:cs="Arial"/>
          <w:sz w:val="22"/>
          <w:szCs w:val="22"/>
        </w:rPr>
        <w:t xml:space="preserve">a </w:t>
      </w:r>
      <w:r w:rsidR="00412000">
        <w:rPr>
          <w:rFonts w:ascii="Arial" w:hAnsi="Arial" w:cs="Arial"/>
          <w:sz w:val="22"/>
          <w:szCs w:val="22"/>
        </w:rPr>
        <w:t xml:space="preserve">main component of </w:t>
      </w:r>
      <w:r w:rsidR="006B4591">
        <w:rPr>
          <w:rFonts w:ascii="Arial" w:hAnsi="Arial" w:cs="Arial"/>
          <w:sz w:val="22"/>
          <w:szCs w:val="22"/>
        </w:rPr>
        <w:t>synthetic banana flavoring</w:t>
      </w:r>
      <w:r w:rsidR="005F7191">
        <w:rPr>
          <w:rFonts w:ascii="Arial" w:hAnsi="Arial" w:cs="Arial"/>
          <w:sz w:val="22"/>
          <w:szCs w:val="22"/>
        </w:rPr>
        <w:t>.</w:t>
      </w:r>
    </w:p>
    <w:p w14:paraId="2C13B33E" w14:textId="77777777" w:rsidR="00EA1EC2" w:rsidRPr="0005051A" w:rsidRDefault="00EA1EC2" w:rsidP="00A45DC8">
      <w:pPr>
        <w:spacing w:line="360" w:lineRule="auto"/>
        <w:rPr>
          <w:rFonts w:ascii="Arial" w:hAnsi="Arial" w:cs="Arial"/>
          <w:sz w:val="22"/>
          <w:szCs w:val="22"/>
        </w:rPr>
      </w:pPr>
    </w:p>
    <w:p w14:paraId="3DC96C25" w14:textId="47244D19" w:rsidR="009C4006" w:rsidRPr="0005051A" w:rsidRDefault="00412000" w:rsidP="00B97F1E">
      <w:pPr>
        <w:spacing w:line="360" w:lineRule="auto"/>
        <w:ind w:firstLine="720"/>
        <w:rPr>
          <w:rFonts w:ascii="Arial" w:hAnsi="Arial" w:cs="Arial"/>
          <w:sz w:val="22"/>
          <w:szCs w:val="22"/>
        </w:rPr>
      </w:pPr>
      <w:r>
        <w:rPr>
          <w:rFonts w:ascii="Arial" w:hAnsi="Arial" w:cs="Arial"/>
          <w:sz w:val="22"/>
          <w:szCs w:val="22"/>
        </w:rPr>
        <w:lastRenderedPageBreak/>
        <w:t>O</w:t>
      </w:r>
      <w:r w:rsidR="00EA1EC2">
        <w:rPr>
          <w:rFonts w:ascii="Arial" w:hAnsi="Arial" w:cs="Arial"/>
          <w:sz w:val="22"/>
          <w:szCs w:val="22"/>
        </w:rPr>
        <w:t xml:space="preserve">ur goal </w:t>
      </w:r>
      <w:r w:rsidR="00270A5C">
        <w:rPr>
          <w:rFonts w:ascii="Arial" w:hAnsi="Arial" w:cs="Arial"/>
          <w:sz w:val="22"/>
          <w:szCs w:val="22"/>
        </w:rPr>
        <w:t xml:space="preserve">was </w:t>
      </w:r>
      <w:r w:rsidR="00EA1EC2">
        <w:rPr>
          <w:rFonts w:ascii="Arial" w:hAnsi="Arial" w:cs="Arial"/>
          <w:sz w:val="22"/>
          <w:szCs w:val="22"/>
        </w:rPr>
        <w:t>to design traps that gave us the ability to collect and retain live flies i</w:t>
      </w:r>
      <w:r w:rsidR="005C588E">
        <w:rPr>
          <w:rFonts w:ascii="Arial" w:hAnsi="Arial" w:cs="Arial"/>
          <w:sz w:val="22"/>
          <w:szCs w:val="22"/>
        </w:rPr>
        <w:t>f</w:t>
      </w:r>
      <w:r w:rsidR="00EA1EC2">
        <w:rPr>
          <w:rFonts w:ascii="Arial" w:hAnsi="Arial" w:cs="Arial"/>
          <w:sz w:val="22"/>
          <w:szCs w:val="22"/>
        </w:rPr>
        <w:t xml:space="preserve"> we wanted and to </w:t>
      </w:r>
      <w:r w:rsidR="005C588E">
        <w:rPr>
          <w:rFonts w:ascii="Arial" w:hAnsi="Arial" w:cs="Arial"/>
          <w:sz w:val="22"/>
          <w:szCs w:val="22"/>
        </w:rPr>
        <w:t>be</w:t>
      </w:r>
      <w:r w:rsidR="00EA1EC2">
        <w:rPr>
          <w:rFonts w:ascii="Arial" w:hAnsi="Arial" w:cs="Arial"/>
          <w:sz w:val="22"/>
          <w:szCs w:val="22"/>
        </w:rPr>
        <w:t xml:space="preserve"> </w:t>
      </w:r>
      <w:r w:rsidR="005C588E">
        <w:rPr>
          <w:rFonts w:ascii="Arial" w:hAnsi="Arial" w:cs="Arial"/>
          <w:sz w:val="22"/>
          <w:szCs w:val="22"/>
        </w:rPr>
        <w:t xml:space="preserve">easily used </w:t>
      </w:r>
      <w:r>
        <w:rPr>
          <w:rFonts w:ascii="Arial" w:hAnsi="Arial" w:cs="Arial"/>
          <w:sz w:val="22"/>
          <w:szCs w:val="22"/>
        </w:rPr>
        <w:t xml:space="preserve">by participatory </w:t>
      </w:r>
      <w:r w:rsidR="00EA1EC2">
        <w:rPr>
          <w:rFonts w:ascii="Arial" w:hAnsi="Arial" w:cs="Arial"/>
          <w:sz w:val="22"/>
          <w:szCs w:val="22"/>
        </w:rPr>
        <w:t>scien</w:t>
      </w:r>
      <w:r>
        <w:rPr>
          <w:rFonts w:ascii="Arial" w:hAnsi="Arial" w:cs="Arial"/>
          <w:sz w:val="22"/>
          <w:szCs w:val="22"/>
        </w:rPr>
        <w:t>tists for crowdsourced fly collection</w:t>
      </w:r>
      <w:r w:rsidR="00EA1EC2">
        <w:rPr>
          <w:rFonts w:ascii="Arial" w:hAnsi="Arial" w:cs="Arial"/>
          <w:sz w:val="22"/>
          <w:szCs w:val="22"/>
        </w:rPr>
        <w:t>. To this end we designed two traps. The first trap focused on the capture of live flies for the generation of new lab colonies. This trap relied on an environmentally stable cornmeal-based food and the addition of isoamyl acetate</w:t>
      </w:r>
      <w:r w:rsidR="00A41E74">
        <w:rPr>
          <w:rFonts w:ascii="Arial" w:hAnsi="Arial" w:cs="Arial"/>
          <w:sz w:val="22"/>
          <w:szCs w:val="22"/>
        </w:rPr>
        <w:t xml:space="preserve"> </w:t>
      </w:r>
      <w:r w:rsidR="00EA1EC2">
        <w:rPr>
          <w:rFonts w:ascii="Arial" w:hAnsi="Arial" w:cs="Arial"/>
          <w:sz w:val="22"/>
          <w:szCs w:val="22"/>
        </w:rPr>
        <w:t xml:space="preserve">to increase attractiveness. Our second trap was designed </w:t>
      </w:r>
      <w:ins w:id="23" w:author="Keene-Snickers,Lexi" w:date="2025-04-11T12:15:00Z" w16du:dateUtc="2025-04-11T18:15:00Z">
        <w:r w:rsidR="00F70C87">
          <w:rPr>
            <w:rFonts w:ascii="Arial" w:hAnsi="Arial" w:cs="Arial"/>
            <w:sz w:val="22"/>
            <w:szCs w:val="22"/>
          </w:rPr>
          <w:t xml:space="preserve">with eases of </w:t>
        </w:r>
      </w:ins>
      <w:ins w:id="24" w:author="Keene-Snickers,Lexi" w:date="2025-04-11T12:16:00Z" w16du:dateUtc="2025-04-11T18:16:00Z">
        <w:r w:rsidR="00F70C87">
          <w:rPr>
            <w:rFonts w:ascii="Arial" w:hAnsi="Arial" w:cs="Arial"/>
            <w:sz w:val="22"/>
            <w:szCs w:val="22"/>
          </w:rPr>
          <w:t>use in mind</w:t>
        </w:r>
      </w:ins>
      <w:del w:id="25" w:author="Keene-Snickers,Lexi" w:date="2025-04-11T12:16:00Z" w16du:dateUtc="2025-04-11T18:16:00Z">
        <w:r w:rsidR="00EA1EC2" w:rsidDel="00F70C87">
          <w:rPr>
            <w:rFonts w:ascii="Arial" w:hAnsi="Arial" w:cs="Arial"/>
            <w:sz w:val="22"/>
            <w:szCs w:val="22"/>
          </w:rPr>
          <w:delText>to be easily used by citizen scientists</w:delText>
        </w:r>
      </w:del>
      <w:r w:rsidR="00EA1EC2">
        <w:rPr>
          <w:rFonts w:ascii="Arial" w:hAnsi="Arial" w:cs="Arial"/>
          <w:sz w:val="22"/>
          <w:szCs w:val="22"/>
        </w:rPr>
        <w:t>. This trap used banana and yeast, a maximally attractive</w:t>
      </w:r>
      <w:r>
        <w:rPr>
          <w:rFonts w:ascii="Arial" w:hAnsi="Arial" w:cs="Arial"/>
          <w:sz w:val="22"/>
          <w:szCs w:val="22"/>
        </w:rPr>
        <w:t xml:space="preserve"> and readily available</w:t>
      </w:r>
      <w:r w:rsidR="00EA1EC2">
        <w:rPr>
          <w:rFonts w:ascii="Arial" w:hAnsi="Arial" w:cs="Arial"/>
          <w:sz w:val="22"/>
          <w:szCs w:val="22"/>
        </w:rPr>
        <w:t xml:space="preserve"> bait. These traps could also be reused making them </w:t>
      </w:r>
      <w:r w:rsidR="008847AE">
        <w:rPr>
          <w:rFonts w:ascii="Arial" w:hAnsi="Arial" w:cs="Arial"/>
          <w:sz w:val="22"/>
          <w:szCs w:val="22"/>
        </w:rPr>
        <w:t xml:space="preserve">useful </w:t>
      </w:r>
      <w:r w:rsidR="00EA1EC2">
        <w:rPr>
          <w:rFonts w:ascii="Arial" w:hAnsi="Arial" w:cs="Arial"/>
          <w:sz w:val="22"/>
          <w:szCs w:val="22"/>
        </w:rPr>
        <w:t xml:space="preserve">for longitudinal collections. </w:t>
      </w:r>
    </w:p>
    <w:p w14:paraId="73468C26" w14:textId="77777777" w:rsidR="00834C74" w:rsidRPr="0005051A" w:rsidRDefault="00834C74" w:rsidP="00A45DC8">
      <w:pPr>
        <w:spacing w:line="360" w:lineRule="auto"/>
        <w:rPr>
          <w:rFonts w:ascii="Arial" w:hAnsi="Arial" w:cs="Arial"/>
          <w:sz w:val="22"/>
          <w:szCs w:val="22"/>
        </w:rPr>
      </w:pPr>
    </w:p>
    <w:p w14:paraId="747B7D4C" w14:textId="1601281F" w:rsidR="009C4006" w:rsidRDefault="009C4006" w:rsidP="00A45DC8">
      <w:pPr>
        <w:spacing w:line="360" w:lineRule="auto"/>
        <w:rPr>
          <w:rFonts w:ascii="Arial" w:hAnsi="Arial" w:cs="Arial"/>
          <w:b/>
          <w:bCs/>
          <w:sz w:val="22"/>
          <w:szCs w:val="22"/>
        </w:rPr>
      </w:pPr>
      <w:r w:rsidRPr="0005051A">
        <w:rPr>
          <w:rFonts w:ascii="Arial" w:hAnsi="Arial" w:cs="Arial"/>
          <w:b/>
          <w:bCs/>
          <w:sz w:val="22"/>
          <w:szCs w:val="22"/>
        </w:rPr>
        <w:t>M</w:t>
      </w:r>
      <w:r w:rsidR="0005051A">
        <w:rPr>
          <w:rFonts w:ascii="Arial" w:hAnsi="Arial" w:cs="Arial"/>
          <w:b/>
          <w:bCs/>
          <w:sz w:val="22"/>
          <w:szCs w:val="22"/>
        </w:rPr>
        <w:t>ETHODS AND MATERIALS</w:t>
      </w:r>
    </w:p>
    <w:p w14:paraId="7F0652E4" w14:textId="77777777" w:rsidR="00FE717B" w:rsidRPr="0005051A" w:rsidRDefault="00FE717B" w:rsidP="00A45DC8">
      <w:pPr>
        <w:spacing w:line="360" w:lineRule="auto"/>
        <w:rPr>
          <w:rFonts w:ascii="Arial" w:hAnsi="Arial" w:cs="Arial"/>
          <w:b/>
          <w:bCs/>
          <w:sz w:val="22"/>
          <w:szCs w:val="22"/>
        </w:rPr>
      </w:pPr>
    </w:p>
    <w:p w14:paraId="4082B13D" w14:textId="77777777" w:rsidR="00682254" w:rsidRPr="00313A92" w:rsidRDefault="00682254" w:rsidP="00A45DC8">
      <w:pPr>
        <w:spacing w:line="360" w:lineRule="auto"/>
        <w:rPr>
          <w:rFonts w:ascii="Arial" w:hAnsi="Arial" w:cs="Arial"/>
          <w:i/>
          <w:iCs/>
          <w:sz w:val="22"/>
          <w:szCs w:val="22"/>
        </w:rPr>
      </w:pPr>
      <w:r w:rsidRPr="00313A92">
        <w:rPr>
          <w:rFonts w:ascii="Arial" w:hAnsi="Arial" w:cs="Arial"/>
          <w:i/>
          <w:iCs/>
          <w:sz w:val="22"/>
          <w:szCs w:val="22"/>
        </w:rPr>
        <w:t>Fly Food</w:t>
      </w:r>
    </w:p>
    <w:p w14:paraId="67B7944A" w14:textId="23F9513D" w:rsidR="009D2047" w:rsidRDefault="009D2047" w:rsidP="00A45DC8">
      <w:pPr>
        <w:spacing w:line="360" w:lineRule="auto"/>
        <w:rPr>
          <w:rFonts w:ascii="Arial" w:hAnsi="Arial" w:cs="Arial"/>
          <w:sz w:val="22"/>
          <w:szCs w:val="22"/>
        </w:rPr>
      </w:pPr>
      <w:r w:rsidRPr="0005051A">
        <w:rPr>
          <w:rFonts w:ascii="Arial" w:hAnsi="Arial" w:cs="Arial"/>
          <w:sz w:val="22"/>
          <w:szCs w:val="22"/>
        </w:rPr>
        <w:t>Cornmeal-based food</w:t>
      </w:r>
      <w:r w:rsidR="009E6260" w:rsidRPr="0005051A">
        <w:rPr>
          <w:rFonts w:ascii="Arial" w:hAnsi="Arial" w:cs="Arial"/>
          <w:sz w:val="22"/>
          <w:szCs w:val="22"/>
        </w:rPr>
        <w:t xml:space="preserve">: </w:t>
      </w:r>
      <w:r w:rsidR="00313A92">
        <w:rPr>
          <w:rFonts w:ascii="Arial" w:hAnsi="Arial" w:cs="Arial"/>
          <w:sz w:val="22"/>
          <w:szCs w:val="22"/>
        </w:rPr>
        <w:t xml:space="preserve">We used the </w:t>
      </w:r>
      <w:r w:rsidR="000203E1">
        <w:rPr>
          <w:rFonts w:ascii="Arial" w:hAnsi="Arial" w:cs="Arial"/>
          <w:sz w:val="22"/>
          <w:szCs w:val="22"/>
        </w:rPr>
        <w:t xml:space="preserve">standard cornmeal food based recipe </w:t>
      </w:r>
      <w:r w:rsidR="008847AE">
        <w:rPr>
          <w:rFonts w:ascii="Arial" w:hAnsi="Arial" w:cs="Arial"/>
          <w:sz w:val="22"/>
          <w:szCs w:val="22"/>
        </w:rPr>
        <w:t>from</w:t>
      </w:r>
      <w:r w:rsidR="00313A92">
        <w:rPr>
          <w:rFonts w:ascii="Arial" w:hAnsi="Arial" w:cs="Arial"/>
          <w:sz w:val="22"/>
          <w:szCs w:val="22"/>
        </w:rPr>
        <w:t xml:space="preserve"> the</w:t>
      </w:r>
      <w:r w:rsidR="009E6260" w:rsidRPr="0005051A">
        <w:rPr>
          <w:rFonts w:ascii="Arial" w:hAnsi="Arial" w:cs="Arial"/>
          <w:sz w:val="22"/>
          <w:szCs w:val="22"/>
        </w:rPr>
        <w:t xml:space="preserve"> Bloomington Drosophila Stock Center (</w:t>
      </w:r>
      <w:hyperlink r:id="rId8" w:history="1">
        <w:r w:rsidR="009E6260" w:rsidRPr="0005051A">
          <w:rPr>
            <w:rStyle w:val="Hyperlink"/>
            <w:rFonts w:ascii="Arial" w:hAnsi="Arial" w:cs="Arial"/>
            <w:sz w:val="22"/>
            <w:szCs w:val="22"/>
          </w:rPr>
          <w:t>https:</w:t>
        </w:r>
        <w:r w:rsidR="009E6260" w:rsidRPr="0005051A">
          <w:rPr>
            <w:rStyle w:val="Hyperlink"/>
            <w:rFonts w:ascii="Arial" w:hAnsi="Arial" w:cs="Arial"/>
            <w:sz w:val="22"/>
            <w:szCs w:val="22"/>
          </w:rPr>
          <w:t>/</w:t>
        </w:r>
        <w:r w:rsidR="009E6260" w:rsidRPr="0005051A">
          <w:rPr>
            <w:rStyle w:val="Hyperlink"/>
            <w:rFonts w:ascii="Arial" w:hAnsi="Arial" w:cs="Arial"/>
            <w:sz w:val="22"/>
            <w:szCs w:val="22"/>
          </w:rPr>
          <w:t>/bdsc.indiana.edu/information/recipes/bloomfood.html</w:t>
        </w:r>
      </w:hyperlink>
      <w:r w:rsidR="009E6260" w:rsidRPr="0005051A">
        <w:rPr>
          <w:rFonts w:ascii="Arial" w:hAnsi="Arial" w:cs="Arial"/>
          <w:sz w:val="22"/>
          <w:szCs w:val="22"/>
        </w:rPr>
        <w:t xml:space="preserve">). </w:t>
      </w:r>
      <w:r w:rsidR="000203E1">
        <w:rPr>
          <w:rFonts w:ascii="Arial" w:hAnsi="Arial" w:cs="Arial"/>
          <w:sz w:val="22"/>
          <w:szCs w:val="22"/>
        </w:rPr>
        <w:t>Twenty-five to 50 mL of f</w:t>
      </w:r>
      <w:r w:rsidR="00185813">
        <w:rPr>
          <w:rFonts w:ascii="Arial" w:hAnsi="Arial" w:cs="Arial"/>
          <w:sz w:val="22"/>
          <w:szCs w:val="22"/>
        </w:rPr>
        <w:t>ood was placed in</w:t>
      </w:r>
      <w:r w:rsidR="00313A92">
        <w:rPr>
          <w:rFonts w:ascii="Arial" w:hAnsi="Arial" w:cs="Arial"/>
          <w:sz w:val="22"/>
          <w:szCs w:val="22"/>
        </w:rPr>
        <w:t xml:space="preserve"> </w:t>
      </w:r>
      <w:r w:rsidR="00502ABB">
        <w:rPr>
          <w:rFonts w:ascii="Arial" w:hAnsi="Arial" w:cs="Arial"/>
          <w:sz w:val="22"/>
          <w:szCs w:val="22"/>
        </w:rPr>
        <w:t>fly</w:t>
      </w:r>
      <w:r w:rsidR="00313A92">
        <w:rPr>
          <w:rFonts w:ascii="Arial" w:hAnsi="Arial" w:cs="Arial"/>
          <w:sz w:val="22"/>
          <w:szCs w:val="22"/>
        </w:rPr>
        <w:t xml:space="preserve"> bottes (VWR, </w:t>
      </w:r>
      <w:r w:rsidR="00313A92" w:rsidRPr="00313A92">
        <w:rPr>
          <w:rFonts w:ascii="Arial" w:hAnsi="Arial" w:cs="Arial"/>
          <w:sz w:val="22"/>
          <w:szCs w:val="22"/>
        </w:rPr>
        <w:t>75813-140</w:t>
      </w:r>
      <w:r w:rsidR="00313A92">
        <w:rPr>
          <w:rFonts w:ascii="Arial" w:hAnsi="Arial" w:cs="Arial"/>
          <w:sz w:val="22"/>
          <w:szCs w:val="22"/>
        </w:rPr>
        <w:t xml:space="preserve">). For </w:t>
      </w:r>
      <w:r w:rsidR="008847AE">
        <w:rPr>
          <w:rFonts w:ascii="Arial" w:hAnsi="Arial" w:cs="Arial"/>
          <w:sz w:val="22"/>
          <w:szCs w:val="22"/>
        </w:rPr>
        <w:t xml:space="preserve">experiments involving </w:t>
      </w:r>
      <w:r w:rsidR="00313A92">
        <w:rPr>
          <w:rFonts w:ascii="Arial" w:hAnsi="Arial" w:cs="Arial"/>
          <w:sz w:val="22"/>
          <w:szCs w:val="22"/>
        </w:rPr>
        <w:t>ethyl isovalerate,</w:t>
      </w:r>
      <w:r w:rsidR="00F33A49">
        <w:rPr>
          <w:rFonts w:ascii="Arial" w:hAnsi="Arial" w:cs="Arial"/>
          <w:sz w:val="22"/>
          <w:szCs w:val="22"/>
        </w:rPr>
        <w:t xml:space="preserve"> e</w:t>
      </w:r>
      <w:r w:rsidR="00313A92">
        <w:rPr>
          <w:rFonts w:ascii="Arial" w:hAnsi="Arial" w:cs="Arial"/>
          <w:sz w:val="22"/>
          <w:szCs w:val="22"/>
        </w:rPr>
        <w:t xml:space="preserve">thyl isovalerate </w:t>
      </w:r>
      <w:r w:rsidR="00FE1E6C">
        <w:rPr>
          <w:rFonts w:ascii="Arial" w:hAnsi="Arial" w:cs="Arial"/>
          <w:sz w:val="22"/>
          <w:szCs w:val="22"/>
        </w:rPr>
        <w:t xml:space="preserve">(Sigma-Aldrich 112283) </w:t>
      </w:r>
      <w:r w:rsidR="00313A92">
        <w:rPr>
          <w:rFonts w:ascii="Arial" w:hAnsi="Arial" w:cs="Arial"/>
          <w:sz w:val="22"/>
          <w:szCs w:val="22"/>
        </w:rPr>
        <w:t xml:space="preserve">was added </w:t>
      </w:r>
      <w:r w:rsidR="008847AE">
        <w:rPr>
          <w:rFonts w:ascii="Arial" w:hAnsi="Arial" w:cs="Arial"/>
          <w:sz w:val="22"/>
          <w:szCs w:val="22"/>
        </w:rPr>
        <w:t xml:space="preserve">to </w:t>
      </w:r>
      <w:r w:rsidR="00313A92">
        <w:rPr>
          <w:rFonts w:ascii="Arial" w:hAnsi="Arial" w:cs="Arial"/>
          <w:sz w:val="22"/>
          <w:szCs w:val="22"/>
        </w:rPr>
        <w:t xml:space="preserve">final </w:t>
      </w:r>
      <w:r w:rsidR="005A5E3C">
        <w:rPr>
          <w:rFonts w:ascii="Arial" w:hAnsi="Arial" w:cs="Arial"/>
          <w:sz w:val="22"/>
          <w:szCs w:val="22"/>
        </w:rPr>
        <w:t>percent volume concentration</w:t>
      </w:r>
      <w:r w:rsidR="008847AE">
        <w:rPr>
          <w:rFonts w:ascii="Arial" w:hAnsi="Arial" w:cs="Arial"/>
          <w:sz w:val="22"/>
          <w:szCs w:val="22"/>
        </w:rPr>
        <w:t>s</w:t>
      </w:r>
      <w:r w:rsidR="005A5E3C">
        <w:rPr>
          <w:rFonts w:ascii="Arial" w:hAnsi="Arial" w:cs="Arial"/>
          <w:sz w:val="22"/>
          <w:szCs w:val="22"/>
        </w:rPr>
        <w:t xml:space="preserve"> of 0.45%, 0.9%, 1.8%, 3.6% </w:t>
      </w:r>
      <w:r w:rsidR="002C0B3B">
        <w:rPr>
          <w:rFonts w:ascii="Arial" w:hAnsi="Arial" w:cs="Arial"/>
          <w:sz w:val="22"/>
          <w:szCs w:val="22"/>
        </w:rPr>
        <w:t>or</w:t>
      </w:r>
      <w:r w:rsidR="005A5E3C">
        <w:rPr>
          <w:rFonts w:ascii="Arial" w:hAnsi="Arial" w:cs="Arial"/>
          <w:sz w:val="22"/>
          <w:szCs w:val="22"/>
        </w:rPr>
        <w:t xml:space="preserve"> 7.2%</w:t>
      </w:r>
      <w:r w:rsidR="00F33A49">
        <w:rPr>
          <w:rFonts w:ascii="Arial" w:hAnsi="Arial" w:cs="Arial"/>
          <w:sz w:val="22"/>
          <w:szCs w:val="22"/>
        </w:rPr>
        <w:t>.</w:t>
      </w:r>
      <w:r w:rsidR="005A5E3C">
        <w:rPr>
          <w:rFonts w:ascii="Arial" w:hAnsi="Arial" w:cs="Arial"/>
          <w:sz w:val="22"/>
          <w:szCs w:val="22"/>
        </w:rPr>
        <w:t xml:space="preserve"> </w:t>
      </w:r>
      <w:r w:rsidR="002C0B3B">
        <w:rPr>
          <w:rFonts w:ascii="Arial" w:hAnsi="Arial" w:cs="Arial"/>
          <w:sz w:val="22"/>
          <w:szCs w:val="22"/>
        </w:rPr>
        <w:t xml:space="preserve">For experiments involving isoamyl acetate, synthetic banana flavoring </w:t>
      </w:r>
      <w:r w:rsidR="002C0B3B" w:rsidRPr="00906CFE">
        <w:rPr>
          <w:rFonts w:ascii="Arial" w:hAnsi="Arial" w:cs="Arial"/>
          <w:sz w:val="22"/>
          <w:szCs w:val="22"/>
        </w:rPr>
        <w:t>(</w:t>
      </w:r>
      <w:r w:rsidR="00906CFE" w:rsidRPr="00F23362">
        <w:rPr>
          <w:rFonts w:ascii="Arial" w:hAnsi="Arial" w:cs="Arial"/>
          <w:sz w:val="22"/>
          <w:szCs w:val="22"/>
        </w:rPr>
        <w:t>Kroger Brand Imitation Banana, 87-9110</w:t>
      </w:r>
      <w:r w:rsidR="002C0B3B" w:rsidRPr="00906CFE">
        <w:rPr>
          <w:rFonts w:ascii="Arial" w:hAnsi="Arial" w:cs="Arial"/>
          <w:sz w:val="22"/>
          <w:szCs w:val="22"/>
        </w:rPr>
        <w:t>)</w:t>
      </w:r>
      <w:r w:rsidR="002C0B3B">
        <w:rPr>
          <w:rFonts w:ascii="Arial" w:hAnsi="Arial" w:cs="Arial"/>
          <w:sz w:val="22"/>
          <w:szCs w:val="22"/>
        </w:rPr>
        <w:t xml:space="preserve"> </w:t>
      </w:r>
      <w:r w:rsidR="005A5E3C">
        <w:rPr>
          <w:rFonts w:ascii="Arial" w:hAnsi="Arial" w:cs="Arial"/>
          <w:sz w:val="22"/>
          <w:szCs w:val="22"/>
        </w:rPr>
        <w:t xml:space="preserve">was </w:t>
      </w:r>
      <w:r w:rsidR="002C0B3B">
        <w:rPr>
          <w:rFonts w:ascii="Arial" w:hAnsi="Arial" w:cs="Arial"/>
          <w:sz w:val="22"/>
          <w:szCs w:val="22"/>
        </w:rPr>
        <w:t>added to</w:t>
      </w:r>
      <w:r w:rsidR="005A5E3C">
        <w:rPr>
          <w:rFonts w:ascii="Arial" w:hAnsi="Arial" w:cs="Arial"/>
          <w:sz w:val="22"/>
          <w:szCs w:val="22"/>
        </w:rPr>
        <w:t xml:space="preserve"> a final concentration of 1.5%.</w:t>
      </w:r>
    </w:p>
    <w:p w14:paraId="0D116F0B" w14:textId="77777777" w:rsidR="00185813" w:rsidRPr="0005051A" w:rsidRDefault="00185813" w:rsidP="00A45DC8">
      <w:pPr>
        <w:spacing w:line="360" w:lineRule="auto"/>
        <w:rPr>
          <w:rFonts w:ascii="Arial" w:hAnsi="Arial" w:cs="Arial"/>
          <w:sz w:val="22"/>
          <w:szCs w:val="22"/>
        </w:rPr>
      </w:pPr>
    </w:p>
    <w:p w14:paraId="08C0DB17" w14:textId="41E57500" w:rsidR="009D2047" w:rsidRDefault="009D2047" w:rsidP="00A45DC8">
      <w:pPr>
        <w:spacing w:line="360" w:lineRule="auto"/>
        <w:rPr>
          <w:rFonts w:ascii="Arial" w:hAnsi="Arial" w:cs="Arial"/>
          <w:sz w:val="22"/>
          <w:szCs w:val="22"/>
        </w:rPr>
      </w:pPr>
      <w:r w:rsidRPr="0005051A">
        <w:rPr>
          <w:rFonts w:ascii="Arial" w:hAnsi="Arial" w:cs="Arial"/>
          <w:sz w:val="22"/>
          <w:szCs w:val="22"/>
        </w:rPr>
        <w:t xml:space="preserve">Potato-based </w:t>
      </w:r>
      <w:proofErr w:type="gramStart"/>
      <w:r w:rsidRPr="0005051A">
        <w:rPr>
          <w:rFonts w:ascii="Arial" w:hAnsi="Arial" w:cs="Arial"/>
          <w:sz w:val="22"/>
          <w:szCs w:val="22"/>
        </w:rPr>
        <w:t>food:</w:t>
      </w:r>
      <w:proofErr w:type="gramEnd"/>
      <w:r w:rsidRPr="0005051A">
        <w:rPr>
          <w:rFonts w:ascii="Arial" w:hAnsi="Arial" w:cs="Arial"/>
          <w:sz w:val="22"/>
          <w:szCs w:val="22"/>
        </w:rPr>
        <w:t xml:space="preserve"> </w:t>
      </w:r>
      <w:r w:rsidR="00D91B9D">
        <w:rPr>
          <w:rFonts w:ascii="Arial" w:hAnsi="Arial" w:cs="Arial"/>
          <w:sz w:val="22"/>
          <w:szCs w:val="22"/>
        </w:rPr>
        <w:t>wa</w:t>
      </w:r>
      <w:r w:rsidR="002C0B3B">
        <w:rPr>
          <w:rFonts w:ascii="Arial" w:hAnsi="Arial" w:cs="Arial"/>
          <w:sz w:val="22"/>
          <w:szCs w:val="22"/>
        </w:rPr>
        <w:t xml:space="preserve">s </w:t>
      </w:r>
      <w:r w:rsidR="00D91B9D">
        <w:rPr>
          <w:rFonts w:ascii="Arial" w:hAnsi="Arial" w:cs="Arial"/>
          <w:sz w:val="22"/>
          <w:szCs w:val="22"/>
        </w:rPr>
        <w:t>prepared</w:t>
      </w:r>
      <w:r w:rsidRPr="0005051A">
        <w:rPr>
          <w:rFonts w:ascii="Arial" w:hAnsi="Arial" w:cs="Arial"/>
          <w:sz w:val="22"/>
          <w:szCs w:val="22"/>
        </w:rPr>
        <w:t xml:space="preserve"> as described </w:t>
      </w:r>
      <w:r w:rsidRPr="00313A92">
        <w:rPr>
          <w:rFonts w:ascii="Arial" w:hAnsi="Arial" w:cs="Arial"/>
          <w:sz w:val="22"/>
          <w:szCs w:val="22"/>
        </w:rPr>
        <w:t xml:space="preserve">by Waddle, 1996 </w:t>
      </w:r>
      <w:r w:rsidRPr="0005051A">
        <w:rPr>
          <w:rFonts w:ascii="Arial" w:hAnsi="Arial" w:cs="Arial"/>
          <w:sz w:val="22"/>
          <w:szCs w:val="22"/>
        </w:rPr>
        <w:t>(</w:t>
      </w:r>
      <w:hyperlink r:id="rId9" w:history="1">
        <w:r w:rsidRPr="0005051A">
          <w:rPr>
            <w:rStyle w:val="Hyperlink"/>
            <w:rFonts w:ascii="Arial" w:hAnsi="Arial" w:cs="Arial"/>
            <w:sz w:val="22"/>
            <w:szCs w:val="22"/>
          </w:rPr>
          <w:t>www.anapsid.org/fruitfly.html</w:t>
        </w:r>
      </w:hyperlink>
      <w:r w:rsidRPr="0005051A">
        <w:rPr>
          <w:rFonts w:ascii="Arial" w:hAnsi="Arial" w:cs="Arial"/>
          <w:sz w:val="22"/>
          <w:szCs w:val="22"/>
        </w:rPr>
        <w:t>)</w:t>
      </w:r>
      <w:r w:rsidR="000203E1">
        <w:rPr>
          <w:rFonts w:ascii="Arial" w:hAnsi="Arial" w:cs="Arial"/>
          <w:sz w:val="22"/>
          <w:szCs w:val="22"/>
        </w:rPr>
        <w:t>,</w:t>
      </w:r>
      <w:r w:rsidRPr="0005051A">
        <w:rPr>
          <w:rFonts w:ascii="Arial" w:hAnsi="Arial" w:cs="Arial"/>
          <w:sz w:val="22"/>
          <w:szCs w:val="22"/>
        </w:rPr>
        <w:t xml:space="preserve"> except baker’s yeast was substituted for brewer’s yeast</w:t>
      </w:r>
      <w:sdt>
        <w:sdtPr>
          <w:rPr>
            <w:rFonts w:ascii="Arial" w:hAnsi="Arial" w:cs="Arial"/>
            <w:color w:val="000000"/>
            <w:sz w:val="22"/>
            <w:szCs w:val="22"/>
            <w:vertAlign w:val="superscript"/>
          </w:rPr>
          <w:tag w:val="MENDELEY_CITATION_v3_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"/>
          <w:id w:val="-702557825"/>
          <w:placeholder>
            <w:docPart w:val="DefaultPlaceholder_-1854013440"/>
          </w:placeholder>
        </w:sdtPr>
        <w:sdtContent>
          <w:ins w:id="26" w:author="Keene-Snickers,Lexi" w:date="2025-04-14T10:28:00Z" w16du:dateUtc="2025-04-14T16:28:00Z">
            <w:r w:rsidR="001A08EC" w:rsidRPr="001A08EC">
              <w:rPr>
                <w:rFonts w:ascii="Arial" w:hAnsi="Arial" w:cs="Arial"/>
                <w:color w:val="000000"/>
                <w:sz w:val="22"/>
                <w:szCs w:val="22"/>
                <w:vertAlign w:val="superscript"/>
              </w:rPr>
              <w:t>25</w:t>
            </w:r>
          </w:ins>
          <w:del w:id="27" w:author="Keene-Snickers,Lexi" w:date="2025-04-14T10:28:00Z" w16du:dateUtc="2025-04-14T16:28:00Z">
            <w:r w:rsidR="001A08EC" w:rsidRPr="001A08EC" w:rsidDel="001A08EC">
              <w:rPr>
                <w:rFonts w:ascii="Arial" w:hAnsi="Arial" w:cs="Arial"/>
                <w:color w:val="000000"/>
                <w:sz w:val="22"/>
                <w:szCs w:val="22"/>
                <w:vertAlign w:val="superscript"/>
              </w:rPr>
              <w:delText>25</w:delText>
            </w:r>
          </w:del>
        </w:sdtContent>
      </w:sdt>
      <w:r w:rsidRPr="0005051A">
        <w:rPr>
          <w:rFonts w:ascii="Arial" w:hAnsi="Arial" w:cs="Arial"/>
          <w:sz w:val="22"/>
          <w:szCs w:val="22"/>
        </w:rPr>
        <w:t>. Briefly, 120g of instant potato</w:t>
      </w:r>
      <w:r w:rsidR="000203E1">
        <w:rPr>
          <w:rFonts w:ascii="Arial" w:hAnsi="Arial" w:cs="Arial"/>
          <w:sz w:val="22"/>
          <w:szCs w:val="22"/>
        </w:rPr>
        <w:t xml:space="preserve"> was</w:t>
      </w:r>
      <w:r w:rsidRPr="0005051A">
        <w:rPr>
          <w:rFonts w:ascii="Arial" w:hAnsi="Arial" w:cs="Arial"/>
          <w:sz w:val="22"/>
          <w:szCs w:val="22"/>
        </w:rPr>
        <w:t xml:space="preserve"> mixed with 12g yeast</w:t>
      </w:r>
      <w:r w:rsidR="00313A92">
        <w:rPr>
          <w:rFonts w:ascii="Arial" w:hAnsi="Arial" w:cs="Arial"/>
          <w:sz w:val="22"/>
          <w:szCs w:val="22"/>
        </w:rPr>
        <w:t>.</w:t>
      </w:r>
      <w:r w:rsidR="00951167" w:rsidRPr="0005051A">
        <w:rPr>
          <w:rFonts w:ascii="Arial" w:hAnsi="Arial" w:cs="Arial"/>
          <w:sz w:val="22"/>
          <w:szCs w:val="22"/>
        </w:rPr>
        <w:t xml:space="preserve"> </w:t>
      </w:r>
      <w:r w:rsidR="00313A92">
        <w:rPr>
          <w:rFonts w:ascii="Arial" w:hAnsi="Arial" w:cs="Arial"/>
          <w:sz w:val="22"/>
          <w:szCs w:val="22"/>
        </w:rPr>
        <w:t>M</w:t>
      </w:r>
      <w:r w:rsidR="00951167" w:rsidRPr="0005051A">
        <w:rPr>
          <w:rFonts w:ascii="Arial" w:hAnsi="Arial" w:cs="Arial"/>
          <w:sz w:val="22"/>
          <w:szCs w:val="22"/>
        </w:rPr>
        <w:t xml:space="preserve">old inhibitor was made by adding 1g of </w:t>
      </w:r>
      <w:proofErr w:type="spellStart"/>
      <w:r w:rsidR="009E6260" w:rsidRPr="0005051A">
        <w:rPr>
          <w:rFonts w:ascii="Arial" w:hAnsi="Arial" w:cs="Arial"/>
          <w:sz w:val="22"/>
          <w:szCs w:val="22"/>
        </w:rPr>
        <w:t>T</w:t>
      </w:r>
      <w:r w:rsidR="00951167" w:rsidRPr="0005051A">
        <w:rPr>
          <w:rFonts w:ascii="Arial" w:hAnsi="Arial" w:cs="Arial"/>
          <w:sz w:val="22"/>
          <w:szCs w:val="22"/>
        </w:rPr>
        <w:t>egosept</w:t>
      </w:r>
      <w:proofErr w:type="spellEnd"/>
      <w:r w:rsidR="00951167" w:rsidRPr="0005051A">
        <w:rPr>
          <w:rFonts w:ascii="Arial" w:hAnsi="Arial" w:cs="Arial"/>
          <w:sz w:val="22"/>
          <w:szCs w:val="22"/>
        </w:rPr>
        <w:t xml:space="preserve"> </w:t>
      </w:r>
      <w:ins w:id="28" w:author="Keene-Snickers,Lexi" w:date="2025-04-11T11:56:00Z" w16du:dateUtc="2025-04-11T17:56:00Z">
        <w:r w:rsidR="00AF20C5">
          <w:rPr>
            <w:rFonts w:ascii="Arial" w:hAnsi="Arial" w:cs="Arial"/>
            <w:sz w:val="22"/>
            <w:szCs w:val="22"/>
          </w:rPr>
          <w:t>(Sigma-Aldrich, H</w:t>
        </w:r>
      </w:ins>
      <w:ins w:id="29" w:author="Keene-Snickers,Lexi" w:date="2025-04-11T11:57:00Z" w16du:dateUtc="2025-04-11T17:57:00Z">
        <w:r w:rsidR="00AF20C5">
          <w:rPr>
            <w:rFonts w:ascii="Arial" w:hAnsi="Arial" w:cs="Arial"/>
            <w:sz w:val="22"/>
            <w:szCs w:val="22"/>
          </w:rPr>
          <w:t xml:space="preserve">3647) </w:t>
        </w:r>
      </w:ins>
      <w:r w:rsidR="00951167" w:rsidRPr="0005051A">
        <w:rPr>
          <w:rFonts w:ascii="Arial" w:hAnsi="Arial" w:cs="Arial"/>
          <w:sz w:val="22"/>
          <w:szCs w:val="22"/>
        </w:rPr>
        <w:t>to 1</w:t>
      </w:r>
      <w:r w:rsidR="008D479F">
        <w:rPr>
          <w:rFonts w:ascii="Arial" w:hAnsi="Arial" w:cs="Arial"/>
          <w:sz w:val="22"/>
          <w:szCs w:val="22"/>
        </w:rPr>
        <w:t xml:space="preserve"> </w:t>
      </w:r>
      <w:r w:rsidR="00951167" w:rsidRPr="0005051A">
        <w:rPr>
          <w:rFonts w:ascii="Arial" w:hAnsi="Arial" w:cs="Arial"/>
          <w:sz w:val="22"/>
          <w:szCs w:val="22"/>
        </w:rPr>
        <w:t xml:space="preserve">L </w:t>
      </w:r>
      <w:r w:rsidR="00F33A49">
        <w:rPr>
          <w:rFonts w:ascii="Arial" w:hAnsi="Arial" w:cs="Arial"/>
          <w:sz w:val="22"/>
          <w:szCs w:val="22"/>
        </w:rPr>
        <w:t xml:space="preserve">of </w:t>
      </w:r>
      <w:r w:rsidR="00951167" w:rsidRPr="0005051A">
        <w:rPr>
          <w:rFonts w:ascii="Arial" w:hAnsi="Arial" w:cs="Arial"/>
          <w:sz w:val="22"/>
          <w:szCs w:val="22"/>
        </w:rPr>
        <w:t>boiling water.</w:t>
      </w:r>
      <w:r w:rsidR="00F33A49">
        <w:rPr>
          <w:rFonts w:ascii="Arial" w:hAnsi="Arial" w:cs="Arial"/>
          <w:sz w:val="22"/>
          <w:szCs w:val="22"/>
        </w:rPr>
        <w:t xml:space="preserve"> </w:t>
      </w:r>
      <w:del w:id="30" w:author="Keene-Snickers,Lexi" w:date="2025-04-11T11:54:00Z" w16du:dateUtc="2025-04-11T17:54:00Z">
        <w:r w:rsidR="00F33A49" w:rsidDel="00AF20C5">
          <w:rPr>
            <w:rFonts w:ascii="Arial" w:hAnsi="Arial" w:cs="Arial"/>
            <w:sz w:val="22"/>
            <w:szCs w:val="22"/>
          </w:rPr>
          <w:delText xml:space="preserve">Mold </w:delText>
        </w:r>
        <w:r w:rsidR="00951167" w:rsidRPr="0005051A" w:rsidDel="00AF20C5">
          <w:rPr>
            <w:rFonts w:ascii="Arial" w:hAnsi="Arial" w:cs="Arial"/>
            <w:sz w:val="22"/>
            <w:szCs w:val="22"/>
          </w:rPr>
          <w:delText>inhibitor</w:delText>
        </w:r>
      </w:del>
      <w:ins w:id="31" w:author="Keene-Snickers,Lexi" w:date="2025-04-11T11:55:00Z" w16du:dateUtc="2025-04-11T17:55:00Z">
        <w:r w:rsidR="00AF20C5">
          <w:rPr>
            <w:rFonts w:ascii="Arial" w:hAnsi="Arial" w:cs="Arial"/>
            <w:sz w:val="22"/>
            <w:szCs w:val="22"/>
          </w:rPr>
          <w:t xml:space="preserve">The diluted </w:t>
        </w:r>
        <w:proofErr w:type="spellStart"/>
        <w:r w:rsidR="00AF20C5">
          <w:rPr>
            <w:rFonts w:ascii="Arial" w:hAnsi="Arial" w:cs="Arial"/>
            <w:sz w:val="22"/>
            <w:szCs w:val="22"/>
          </w:rPr>
          <w:t>T</w:t>
        </w:r>
      </w:ins>
      <w:ins w:id="32" w:author="Keene-Snickers,Lexi" w:date="2025-04-11T11:54:00Z" w16du:dateUtc="2025-04-11T17:54:00Z">
        <w:r w:rsidR="00AF20C5">
          <w:rPr>
            <w:rFonts w:ascii="Arial" w:hAnsi="Arial" w:cs="Arial"/>
            <w:sz w:val="22"/>
            <w:szCs w:val="22"/>
          </w:rPr>
          <w:t>egosept</w:t>
        </w:r>
      </w:ins>
      <w:proofErr w:type="spellEnd"/>
      <w:r w:rsidR="00951167" w:rsidRPr="0005051A">
        <w:rPr>
          <w:rFonts w:ascii="Arial" w:hAnsi="Arial" w:cs="Arial"/>
          <w:sz w:val="22"/>
          <w:szCs w:val="22"/>
        </w:rPr>
        <w:t xml:space="preserve"> was </w:t>
      </w:r>
      <w:ins w:id="33" w:author="Keene-Snickers,Lexi" w:date="2025-04-11T11:55:00Z" w16du:dateUtc="2025-04-11T17:55:00Z">
        <w:r w:rsidR="00AF20C5">
          <w:rPr>
            <w:rFonts w:ascii="Arial" w:hAnsi="Arial" w:cs="Arial"/>
            <w:sz w:val="22"/>
            <w:szCs w:val="22"/>
          </w:rPr>
          <w:t xml:space="preserve">then </w:t>
        </w:r>
      </w:ins>
      <w:r w:rsidR="00951167" w:rsidRPr="0005051A">
        <w:rPr>
          <w:rFonts w:ascii="Arial" w:hAnsi="Arial" w:cs="Arial"/>
          <w:sz w:val="22"/>
          <w:szCs w:val="22"/>
        </w:rPr>
        <w:t>added to the potato/yeast mixture to rehydrate the potatoes</w:t>
      </w:r>
      <w:r w:rsidR="00F33A49">
        <w:rPr>
          <w:rFonts w:ascii="Arial" w:hAnsi="Arial" w:cs="Arial"/>
          <w:sz w:val="22"/>
          <w:szCs w:val="22"/>
        </w:rPr>
        <w:t>. The volume of mold inhibitor varied from batch to batch based on how much liquid was needed to full</w:t>
      </w:r>
      <w:r w:rsidR="005A5E3C">
        <w:rPr>
          <w:rFonts w:ascii="Arial" w:hAnsi="Arial" w:cs="Arial"/>
          <w:sz w:val="22"/>
          <w:szCs w:val="22"/>
        </w:rPr>
        <w:t>y</w:t>
      </w:r>
      <w:r w:rsidR="00F33A49">
        <w:rPr>
          <w:rFonts w:ascii="Arial" w:hAnsi="Arial" w:cs="Arial"/>
          <w:sz w:val="22"/>
          <w:szCs w:val="22"/>
        </w:rPr>
        <w:t xml:space="preserve"> rehydrate the potato/yeast mixture</w:t>
      </w:r>
      <w:r w:rsidR="00951167" w:rsidRPr="0005051A">
        <w:rPr>
          <w:rFonts w:ascii="Arial" w:hAnsi="Arial" w:cs="Arial"/>
          <w:sz w:val="22"/>
          <w:szCs w:val="22"/>
        </w:rPr>
        <w:t xml:space="preserve">. </w:t>
      </w:r>
      <w:r w:rsidR="000203E1">
        <w:rPr>
          <w:rFonts w:ascii="Arial" w:hAnsi="Arial" w:cs="Arial"/>
          <w:sz w:val="22"/>
          <w:szCs w:val="22"/>
        </w:rPr>
        <w:t>Twenty-five to 50 mL of f</w:t>
      </w:r>
      <w:r w:rsidR="00951167" w:rsidRPr="0005051A">
        <w:rPr>
          <w:rFonts w:ascii="Arial" w:hAnsi="Arial" w:cs="Arial"/>
          <w:sz w:val="22"/>
          <w:szCs w:val="22"/>
        </w:rPr>
        <w:t>ood was then placed in</w:t>
      </w:r>
      <w:r w:rsidR="000203E1">
        <w:rPr>
          <w:rFonts w:ascii="Arial" w:hAnsi="Arial" w:cs="Arial"/>
          <w:sz w:val="22"/>
          <w:szCs w:val="22"/>
        </w:rPr>
        <w:t xml:space="preserve"> </w:t>
      </w:r>
      <w:r w:rsidR="00502ABB">
        <w:rPr>
          <w:rFonts w:ascii="Arial" w:hAnsi="Arial" w:cs="Arial"/>
          <w:sz w:val="22"/>
          <w:szCs w:val="22"/>
        </w:rPr>
        <w:t>fly</w:t>
      </w:r>
      <w:r w:rsidR="00951167" w:rsidRPr="0005051A">
        <w:rPr>
          <w:rFonts w:ascii="Arial" w:hAnsi="Arial" w:cs="Arial"/>
          <w:sz w:val="22"/>
          <w:szCs w:val="22"/>
        </w:rPr>
        <w:t xml:space="preserve"> bottles and sprinkled with baker’s yeast. For attractiveness experiments, 4g of agar dissolved in 200mL water was added to increase </w:t>
      </w:r>
      <w:r w:rsidR="000203E1">
        <w:rPr>
          <w:rFonts w:ascii="Arial" w:hAnsi="Arial" w:cs="Arial"/>
          <w:sz w:val="22"/>
          <w:szCs w:val="22"/>
        </w:rPr>
        <w:t>shelf life.</w:t>
      </w:r>
    </w:p>
    <w:p w14:paraId="29199DAC" w14:textId="77777777" w:rsidR="00F33A49" w:rsidRPr="0005051A" w:rsidRDefault="00F33A49" w:rsidP="00A45DC8">
      <w:pPr>
        <w:spacing w:line="360" w:lineRule="auto"/>
        <w:rPr>
          <w:rFonts w:ascii="Arial" w:hAnsi="Arial" w:cs="Arial"/>
          <w:sz w:val="22"/>
          <w:szCs w:val="22"/>
        </w:rPr>
      </w:pPr>
    </w:p>
    <w:p w14:paraId="69A1ACA9" w14:textId="517789F5" w:rsidR="009D2047" w:rsidRDefault="009D2047" w:rsidP="00A45DC8">
      <w:pPr>
        <w:spacing w:line="360" w:lineRule="auto"/>
        <w:rPr>
          <w:rFonts w:ascii="Arial" w:hAnsi="Arial" w:cs="Arial"/>
          <w:sz w:val="22"/>
          <w:szCs w:val="22"/>
        </w:rPr>
      </w:pPr>
      <w:r w:rsidRPr="0005051A">
        <w:rPr>
          <w:rFonts w:ascii="Arial" w:hAnsi="Arial" w:cs="Arial"/>
          <w:sz w:val="22"/>
          <w:szCs w:val="22"/>
        </w:rPr>
        <w:t xml:space="preserve">Banana-based </w:t>
      </w:r>
      <w:proofErr w:type="gramStart"/>
      <w:r w:rsidRPr="0005051A">
        <w:rPr>
          <w:rFonts w:ascii="Arial" w:hAnsi="Arial" w:cs="Arial"/>
          <w:sz w:val="22"/>
          <w:szCs w:val="22"/>
        </w:rPr>
        <w:t>food:</w:t>
      </w:r>
      <w:proofErr w:type="gramEnd"/>
      <w:r w:rsidR="00951167" w:rsidRPr="0005051A">
        <w:rPr>
          <w:rFonts w:ascii="Arial" w:hAnsi="Arial" w:cs="Arial"/>
          <w:sz w:val="22"/>
          <w:szCs w:val="22"/>
        </w:rPr>
        <w:t xml:space="preserve"> </w:t>
      </w:r>
      <w:r w:rsidR="00D91B9D">
        <w:rPr>
          <w:rFonts w:ascii="Arial" w:hAnsi="Arial" w:cs="Arial"/>
          <w:sz w:val="22"/>
          <w:szCs w:val="22"/>
        </w:rPr>
        <w:t>was prepared</w:t>
      </w:r>
      <w:r w:rsidR="00951167" w:rsidRPr="0005051A">
        <w:rPr>
          <w:rFonts w:ascii="Arial" w:hAnsi="Arial" w:cs="Arial"/>
          <w:sz w:val="22"/>
          <w:szCs w:val="22"/>
        </w:rPr>
        <w:t xml:space="preserve"> as described by Hundt</w:t>
      </w:r>
      <w:r w:rsidR="00313A92">
        <w:rPr>
          <w:rFonts w:ascii="Arial" w:hAnsi="Arial" w:cs="Arial"/>
          <w:sz w:val="22"/>
          <w:szCs w:val="22"/>
        </w:rPr>
        <w:t>, 1996</w:t>
      </w:r>
      <w:r w:rsidR="00951167" w:rsidRPr="0005051A">
        <w:rPr>
          <w:rFonts w:ascii="Arial" w:hAnsi="Arial" w:cs="Arial"/>
          <w:sz w:val="22"/>
          <w:szCs w:val="22"/>
        </w:rPr>
        <w:t xml:space="preserve"> (</w:t>
      </w:r>
      <w:hyperlink r:id="rId10" w:history="1">
        <w:r w:rsidR="00951167" w:rsidRPr="0005051A">
          <w:rPr>
            <w:rStyle w:val="Hyperlink"/>
            <w:rFonts w:ascii="Arial" w:hAnsi="Arial" w:cs="Arial"/>
            <w:sz w:val="22"/>
            <w:szCs w:val="22"/>
          </w:rPr>
          <w:t>www.anapsid.org/fruitfly.html</w:t>
        </w:r>
      </w:hyperlink>
      <w:r w:rsidR="00951167" w:rsidRPr="0005051A">
        <w:rPr>
          <w:rFonts w:ascii="Arial" w:hAnsi="Arial" w:cs="Arial"/>
          <w:sz w:val="22"/>
          <w:szCs w:val="22"/>
        </w:rPr>
        <w:t>)</w:t>
      </w:r>
      <w:sdt>
        <w:sdtPr>
          <w:rPr>
            <w:rFonts w:ascii="Arial" w:hAnsi="Arial" w:cs="Arial"/>
            <w:color w:val="000000"/>
            <w:sz w:val="22"/>
            <w:szCs w:val="22"/>
            <w:vertAlign w:val="superscript"/>
          </w:rPr>
          <w:tag w:val="MENDELEY_CITATION_v3_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"/>
          <w:id w:val="1406029960"/>
          <w:placeholder>
            <w:docPart w:val="DefaultPlaceholder_-1854013440"/>
          </w:placeholder>
        </w:sdtPr>
        <w:sdtContent>
          <w:ins w:id="34" w:author="Keene-Snickers,Lexi" w:date="2025-04-14T10:28:00Z" w16du:dateUtc="2025-04-14T16:28:00Z">
            <w:r w:rsidR="001A08EC" w:rsidRPr="001A08EC">
              <w:rPr>
                <w:rFonts w:ascii="Arial" w:hAnsi="Arial" w:cs="Arial"/>
                <w:color w:val="000000"/>
                <w:sz w:val="22"/>
                <w:szCs w:val="22"/>
                <w:vertAlign w:val="superscript"/>
              </w:rPr>
              <w:t>25</w:t>
            </w:r>
          </w:ins>
          <w:del w:id="35" w:author="Keene-Snickers,Lexi" w:date="2025-04-14T10:28:00Z" w16du:dateUtc="2025-04-14T16:28:00Z">
            <w:r w:rsidR="001A08EC" w:rsidRPr="001A08EC" w:rsidDel="001A08EC">
              <w:rPr>
                <w:rFonts w:ascii="Arial" w:hAnsi="Arial" w:cs="Arial"/>
                <w:color w:val="000000"/>
                <w:sz w:val="22"/>
                <w:szCs w:val="22"/>
                <w:vertAlign w:val="superscript"/>
              </w:rPr>
              <w:delText>25</w:delText>
            </w:r>
          </w:del>
        </w:sdtContent>
      </w:sdt>
      <w:r w:rsidR="00951167" w:rsidRPr="0005051A">
        <w:rPr>
          <w:rFonts w:ascii="Arial" w:hAnsi="Arial" w:cs="Arial"/>
          <w:sz w:val="22"/>
          <w:szCs w:val="22"/>
        </w:rPr>
        <w:t xml:space="preserve">. Briefly, 4 bananas were mashed together with 1/8 cup </w:t>
      </w:r>
      <w:r w:rsidR="000203E1">
        <w:rPr>
          <w:rFonts w:ascii="Arial" w:hAnsi="Arial" w:cs="Arial"/>
          <w:sz w:val="22"/>
          <w:szCs w:val="22"/>
        </w:rPr>
        <w:t xml:space="preserve">cane </w:t>
      </w:r>
      <w:r w:rsidR="00951167" w:rsidRPr="0005051A">
        <w:rPr>
          <w:rFonts w:ascii="Arial" w:hAnsi="Arial" w:cs="Arial"/>
          <w:sz w:val="22"/>
          <w:szCs w:val="22"/>
        </w:rPr>
        <w:t>sugar until liqui</w:t>
      </w:r>
      <w:r w:rsidR="00313A92">
        <w:rPr>
          <w:rFonts w:ascii="Arial" w:hAnsi="Arial" w:cs="Arial"/>
          <w:sz w:val="22"/>
          <w:szCs w:val="22"/>
        </w:rPr>
        <w:t>fied</w:t>
      </w:r>
      <w:r w:rsidR="00951167" w:rsidRPr="0005051A">
        <w:rPr>
          <w:rFonts w:ascii="Arial" w:hAnsi="Arial" w:cs="Arial"/>
          <w:sz w:val="22"/>
          <w:szCs w:val="22"/>
        </w:rPr>
        <w:t>. Rolled oats were added until the mixture became firm</w:t>
      </w:r>
      <w:r w:rsidR="00313A92">
        <w:rPr>
          <w:rFonts w:ascii="Arial" w:hAnsi="Arial" w:cs="Arial"/>
          <w:sz w:val="22"/>
          <w:szCs w:val="22"/>
        </w:rPr>
        <w:t xml:space="preserve">. </w:t>
      </w:r>
      <w:r w:rsidR="000203E1">
        <w:rPr>
          <w:rFonts w:ascii="Arial" w:hAnsi="Arial" w:cs="Arial"/>
          <w:sz w:val="22"/>
          <w:szCs w:val="22"/>
        </w:rPr>
        <w:t>Twenty-five to 50 mL of f</w:t>
      </w:r>
      <w:r w:rsidR="00313A92">
        <w:rPr>
          <w:rFonts w:ascii="Arial" w:hAnsi="Arial" w:cs="Arial"/>
          <w:sz w:val="22"/>
          <w:szCs w:val="22"/>
        </w:rPr>
        <w:t>ood</w:t>
      </w:r>
      <w:r w:rsidR="00951167" w:rsidRPr="0005051A">
        <w:rPr>
          <w:rFonts w:ascii="Arial" w:hAnsi="Arial" w:cs="Arial"/>
          <w:sz w:val="22"/>
          <w:szCs w:val="22"/>
        </w:rPr>
        <w:t xml:space="preserve"> was transferred to fly bottles and sprinkled with baker’s yeast.</w:t>
      </w:r>
    </w:p>
    <w:p w14:paraId="1FDE61BD" w14:textId="77777777" w:rsidR="00F33A49" w:rsidRDefault="00F33A49" w:rsidP="00A45DC8">
      <w:pPr>
        <w:spacing w:line="360" w:lineRule="auto"/>
        <w:rPr>
          <w:rFonts w:ascii="Arial" w:hAnsi="Arial" w:cs="Arial"/>
          <w:sz w:val="22"/>
          <w:szCs w:val="22"/>
        </w:rPr>
      </w:pPr>
    </w:p>
    <w:p w14:paraId="5D098D7C" w14:textId="6575954B" w:rsidR="00FE1E6C" w:rsidRDefault="00FE1E6C" w:rsidP="00A45DC8">
      <w:pPr>
        <w:spacing w:line="360" w:lineRule="auto"/>
        <w:rPr>
          <w:rFonts w:ascii="Arial" w:hAnsi="Arial" w:cs="Arial"/>
          <w:i/>
          <w:iCs/>
          <w:sz w:val="22"/>
          <w:szCs w:val="22"/>
        </w:rPr>
      </w:pPr>
      <w:r w:rsidRPr="009074C4">
        <w:rPr>
          <w:rFonts w:ascii="Arial" w:hAnsi="Arial" w:cs="Arial"/>
          <w:i/>
          <w:iCs/>
          <w:sz w:val="22"/>
          <w:szCs w:val="22"/>
        </w:rPr>
        <w:t>Fly food attractants</w:t>
      </w:r>
    </w:p>
    <w:p w14:paraId="42B74824" w14:textId="0BDB0F93" w:rsidR="009170B4" w:rsidRDefault="00FE1E6C" w:rsidP="00A45DC8">
      <w:pPr>
        <w:spacing w:line="360" w:lineRule="auto"/>
        <w:rPr>
          <w:rFonts w:ascii="Arial" w:hAnsi="Arial" w:cs="Arial"/>
          <w:sz w:val="22"/>
          <w:szCs w:val="22"/>
        </w:rPr>
      </w:pPr>
      <w:r>
        <w:rPr>
          <w:rFonts w:ascii="Arial" w:hAnsi="Arial" w:cs="Arial"/>
          <w:sz w:val="22"/>
          <w:szCs w:val="22"/>
        </w:rPr>
        <w:lastRenderedPageBreak/>
        <w:t xml:space="preserve">All potential attractants except the homemade banana extract were obtained through commercial vendors: isoamyl acetate </w:t>
      </w:r>
      <w:r w:rsidRPr="00906CFE">
        <w:rPr>
          <w:rFonts w:ascii="Arial" w:hAnsi="Arial" w:cs="Arial"/>
          <w:sz w:val="22"/>
          <w:szCs w:val="22"/>
        </w:rPr>
        <w:t>(</w:t>
      </w:r>
      <w:r w:rsidR="00906CFE" w:rsidRPr="00F23362">
        <w:rPr>
          <w:rFonts w:ascii="Arial" w:hAnsi="Arial" w:cs="Arial"/>
          <w:sz w:val="22"/>
          <w:szCs w:val="22"/>
        </w:rPr>
        <w:t>Kroger Brand Imitation Banana, 87-9110</w:t>
      </w:r>
      <w:r w:rsidRPr="00906CFE">
        <w:rPr>
          <w:rFonts w:ascii="Arial" w:hAnsi="Arial" w:cs="Arial"/>
          <w:sz w:val="22"/>
          <w:szCs w:val="22"/>
        </w:rPr>
        <w:t>),</w:t>
      </w:r>
      <w:r>
        <w:rPr>
          <w:rFonts w:ascii="Arial" w:hAnsi="Arial" w:cs="Arial"/>
          <w:sz w:val="22"/>
          <w:szCs w:val="22"/>
        </w:rPr>
        <w:t xml:space="preserve"> ethyl isovalerate (Sigma-Aldrich, 112283) and </w:t>
      </w:r>
      <w:r w:rsidR="00A16FE2">
        <w:rPr>
          <w:rFonts w:ascii="Arial" w:hAnsi="Arial" w:cs="Arial"/>
          <w:sz w:val="22"/>
          <w:szCs w:val="22"/>
        </w:rPr>
        <w:t>m</w:t>
      </w:r>
      <w:r>
        <w:rPr>
          <w:rFonts w:ascii="Arial" w:hAnsi="Arial" w:cs="Arial"/>
          <w:sz w:val="22"/>
          <w:szCs w:val="22"/>
        </w:rPr>
        <w:t xml:space="preserve">arula oil </w:t>
      </w:r>
      <w:r w:rsidRPr="00906CFE">
        <w:rPr>
          <w:rFonts w:ascii="Arial" w:hAnsi="Arial" w:cs="Arial"/>
          <w:sz w:val="22"/>
          <w:szCs w:val="22"/>
        </w:rPr>
        <w:t>(</w:t>
      </w:r>
      <w:r w:rsidR="00906CFE" w:rsidRPr="00F23362">
        <w:rPr>
          <w:rFonts w:ascii="Arial" w:hAnsi="Arial" w:cs="Arial"/>
          <w:sz w:val="22"/>
          <w:szCs w:val="22"/>
        </w:rPr>
        <w:t xml:space="preserve">Rocky Mountain Oil Company, All Organic </w:t>
      </w:r>
      <w:r w:rsidR="00A16FE2">
        <w:rPr>
          <w:rFonts w:ascii="Arial" w:hAnsi="Arial" w:cs="Arial"/>
          <w:sz w:val="22"/>
          <w:szCs w:val="22"/>
        </w:rPr>
        <w:t>m</w:t>
      </w:r>
      <w:r w:rsidR="00906CFE" w:rsidRPr="00F23362">
        <w:rPr>
          <w:rFonts w:ascii="Arial" w:hAnsi="Arial" w:cs="Arial"/>
          <w:sz w:val="22"/>
          <w:szCs w:val="22"/>
        </w:rPr>
        <w:t>arula Oil</w:t>
      </w:r>
      <w:r w:rsidRPr="00906CFE">
        <w:rPr>
          <w:rFonts w:ascii="Arial" w:hAnsi="Arial" w:cs="Arial"/>
          <w:sz w:val="22"/>
          <w:szCs w:val="22"/>
        </w:rPr>
        <w:t>)</w:t>
      </w:r>
      <w:r>
        <w:rPr>
          <w:rFonts w:ascii="Arial" w:hAnsi="Arial" w:cs="Arial"/>
          <w:sz w:val="22"/>
          <w:szCs w:val="22"/>
        </w:rPr>
        <w:t xml:space="preserve">. </w:t>
      </w:r>
      <w:r w:rsidR="000203E1">
        <w:rPr>
          <w:rFonts w:ascii="Arial" w:hAnsi="Arial" w:cs="Arial"/>
          <w:sz w:val="22"/>
          <w:szCs w:val="22"/>
        </w:rPr>
        <w:t>H</w:t>
      </w:r>
      <w:r w:rsidR="00F33A49">
        <w:rPr>
          <w:rFonts w:ascii="Arial" w:hAnsi="Arial" w:cs="Arial"/>
          <w:sz w:val="22"/>
          <w:szCs w:val="22"/>
        </w:rPr>
        <w:t>omemade banana extract</w:t>
      </w:r>
      <w:r w:rsidR="000203E1">
        <w:rPr>
          <w:rFonts w:ascii="Arial" w:hAnsi="Arial" w:cs="Arial"/>
          <w:sz w:val="22"/>
          <w:szCs w:val="22"/>
        </w:rPr>
        <w:t xml:space="preserve"> was made by manually mashing </w:t>
      </w:r>
      <w:r w:rsidR="00F33A49">
        <w:rPr>
          <w:rFonts w:ascii="Arial" w:hAnsi="Arial" w:cs="Arial"/>
          <w:sz w:val="22"/>
          <w:szCs w:val="22"/>
        </w:rPr>
        <w:t>bananas until mostly liquid. T</w:t>
      </w:r>
      <w:r>
        <w:rPr>
          <w:rFonts w:ascii="Arial" w:hAnsi="Arial" w:cs="Arial"/>
          <w:sz w:val="22"/>
          <w:szCs w:val="22"/>
        </w:rPr>
        <w:t>he pulp and liquid was then separated using</w:t>
      </w:r>
      <w:r w:rsidR="00F33A49">
        <w:rPr>
          <w:rFonts w:ascii="Arial" w:hAnsi="Arial" w:cs="Arial"/>
          <w:sz w:val="22"/>
          <w:szCs w:val="22"/>
        </w:rPr>
        <w:t xml:space="preserve"> a mesh strainer</w:t>
      </w:r>
      <w:r>
        <w:rPr>
          <w:rFonts w:ascii="Arial" w:hAnsi="Arial" w:cs="Arial"/>
          <w:sz w:val="22"/>
          <w:szCs w:val="22"/>
        </w:rPr>
        <w:t xml:space="preserve">. </w:t>
      </w:r>
      <w:r w:rsidR="00F33A49">
        <w:rPr>
          <w:rFonts w:ascii="Arial" w:hAnsi="Arial" w:cs="Arial"/>
          <w:sz w:val="22"/>
          <w:szCs w:val="22"/>
        </w:rPr>
        <w:t>The liquid was retained and stored in a -20</w:t>
      </w:r>
      <w:r w:rsidR="00F33A49">
        <w:rPr>
          <w:rFonts w:ascii="Arial" w:hAnsi="Arial" w:cs="Arial"/>
          <w:sz w:val="22"/>
          <w:szCs w:val="22"/>
        </w:rPr>
        <w:sym w:font="Symbol" w:char="F0B0"/>
      </w:r>
      <w:r w:rsidR="00F33A49">
        <w:rPr>
          <w:rFonts w:ascii="Arial" w:hAnsi="Arial" w:cs="Arial"/>
          <w:sz w:val="22"/>
          <w:szCs w:val="22"/>
        </w:rPr>
        <w:t xml:space="preserve">C freezer until </w:t>
      </w:r>
      <w:r w:rsidR="005A5E3C">
        <w:rPr>
          <w:rFonts w:ascii="Arial" w:hAnsi="Arial" w:cs="Arial"/>
          <w:sz w:val="22"/>
          <w:szCs w:val="22"/>
        </w:rPr>
        <w:t>use</w:t>
      </w:r>
      <w:r w:rsidR="00F33A49">
        <w:rPr>
          <w:rFonts w:ascii="Arial" w:hAnsi="Arial" w:cs="Arial"/>
          <w:sz w:val="22"/>
          <w:szCs w:val="22"/>
        </w:rPr>
        <w:t xml:space="preserve">. </w:t>
      </w:r>
    </w:p>
    <w:p w14:paraId="2041FAEE" w14:textId="77777777" w:rsidR="00FE1E6C" w:rsidRPr="0005051A" w:rsidRDefault="00FE1E6C" w:rsidP="00A45DC8">
      <w:pPr>
        <w:spacing w:line="360" w:lineRule="auto"/>
        <w:rPr>
          <w:rFonts w:ascii="Arial" w:hAnsi="Arial" w:cs="Arial"/>
          <w:sz w:val="22"/>
          <w:szCs w:val="22"/>
        </w:rPr>
      </w:pPr>
    </w:p>
    <w:p w14:paraId="7A69CF25" w14:textId="77777777" w:rsidR="00682254" w:rsidRPr="00313A92" w:rsidRDefault="007874CE" w:rsidP="00A45DC8">
      <w:pPr>
        <w:spacing w:line="360" w:lineRule="auto"/>
        <w:rPr>
          <w:rFonts w:ascii="Arial" w:hAnsi="Arial" w:cs="Arial"/>
          <w:i/>
          <w:iCs/>
          <w:sz w:val="22"/>
          <w:szCs w:val="22"/>
        </w:rPr>
      </w:pPr>
      <w:r w:rsidRPr="00313A92">
        <w:rPr>
          <w:rFonts w:ascii="Arial" w:hAnsi="Arial" w:cs="Arial"/>
          <w:i/>
          <w:iCs/>
          <w:sz w:val="22"/>
          <w:szCs w:val="22"/>
        </w:rPr>
        <w:t>Outdoor experiments</w:t>
      </w:r>
    </w:p>
    <w:p w14:paraId="2F385BC5" w14:textId="048832CE" w:rsidR="009E6260" w:rsidRPr="0005051A" w:rsidRDefault="009E6260" w:rsidP="00A45DC8">
      <w:pPr>
        <w:spacing w:line="360" w:lineRule="auto"/>
        <w:rPr>
          <w:rFonts w:ascii="Arial" w:hAnsi="Arial" w:cs="Arial"/>
          <w:color w:val="000000"/>
          <w:sz w:val="22"/>
          <w:szCs w:val="22"/>
        </w:rPr>
      </w:pPr>
      <w:r w:rsidRPr="0005051A">
        <w:rPr>
          <w:rFonts w:ascii="Arial" w:hAnsi="Arial" w:cs="Arial"/>
          <w:sz w:val="22"/>
          <w:szCs w:val="22"/>
        </w:rPr>
        <w:t xml:space="preserve">For </w:t>
      </w:r>
      <w:r w:rsidR="00F33A49">
        <w:rPr>
          <w:rFonts w:ascii="Arial" w:hAnsi="Arial" w:cs="Arial"/>
          <w:sz w:val="22"/>
          <w:szCs w:val="22"/>
        </w:rPr>
        <w:t>attractiveness e</w:t>
      </w:r>
      <w:r w:rsidRPr="0005051A">
        <w:rPr>
          <w:rFonts w:ascii="Arial" w:hAnsi="Arial" w:cs="Arial"/>
          <w:sz w:val="22"/>
          <w:szCs w:val="22"/>
        </w:rPr>
        <w:t>xperiments, wild-derived flies from our lab</w:t>
      </w:r>
      <w:r w:rsidR="00F33A49">
        <w:rPr>
          <w:rFonts w:ascii="Arial" w:hAnsi="Arial" w:cs="Arial"/>
          <w:sz w:val="22"/>
          <w:szCs w:val="22"/>
        </w:rPr>
        <w:t>’</w:t>
      </w:r>
      <w:r w:rsidRPr="0005051A">
        <w:rPr>
          <w:rFonts w:ascii="Arial" w:hAnsi="Arial" w:cs="Arial"/>
          <w:sz w:val="22"/>
          <w:szCs w:val="22"/>
        </w:rPr>
        <w:t>s FoCo17 colony were used</w:t>
      </w:r>
      <w:sdt>
        <w:sdtPr>
          <w:rPr>
            <w:rFonts w:ascii="Arial" w:hAnsi="Arial" w:cs="Arial"/>
            <w:color w:val="000000"/>
            <w:sz w:val="22"/>
            <w:szCs w:val="22"/>
            <w:vertAlign w:val="superscript"/>
          </w:rPr>
          <w:tag w:val="MENDELEY_CITATION_v3_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"/>
          <w:id w:val="1021506014"/>
          <w:placeholder>
            <w:docPart w:val="DefaultPlaceholder_-1854013440"/>
          </w:placeholder>
        </w:sdtPr>
        <w:sdtContent>
          <w:ins w:id="36" w:author="Keene-Snickers,Lexi" w:date="2025-04-14T10:28:00Z" w16du:dateUtc="2025-04-14T16:28:00Z">
            <w:r w:rsidR="001A08EC" w:rsidRPr="001A08EC">
              <w:rPr>
                <w:rFonts w:ascii="Arial" w:hAnsi="Arial" w:cs="Arial"/>
                <w:color w:val="000000"/>
                <w:sz w:val="22"/>
                <w:szCs w:val="22"/>
                <w:vertAlign w:val="superscript"/>
              </w:rPr>
              <w:t>26</w:t>
            </w:r>
          </w:ins>
          <w:del w:id="37" w:author="Keene-Snickers,Lexi" w:date="2025-04-14T10:28:00Z" w16du:dateUtc="2025-04-14T16:28:00Z">
            <w:r w:rsidR="001A08EC" w:rsidRPr="001A08EC" w:rsidDel="001A08EC">
              <w:rPr>
                <w:rFonts w:ascii="Arial" w:hAnsi="Arial" w:cs="Arial"/>
                <w:color w:val="000000"/>
                <w:sz w:val="22"/>
                <w:szCs w:val="22"/>
                <w:vertAlign w:val="superscript"/>
              </w:rPr>
              <w:delText>26</w:delText>
            </w:r>
          </w:del>
        </w:sdtContent>
      </w:sdt>
      <w:r w:rsidRPr="0005051A">
        <w:rPr>
          <w:rFonts w:ascii="Arial" w:hAnsi="Arial" w:cs="Arial"/>
          <w:color w:val="000000"/>
          <w:sz w:val="22"/>
          <w:szCs w:val="22"/>
        </w:rPr>
        <w:t>. Microcosms were constructed using bug dorms</w:t>
      </w:r>
      <w:r w:rsidR="00313A92">
        <w:rPr>
          <w:rFonts w:ascii="Arial" w:hAnsi="Arial" w:cs="Arial"/>
          <w:color w:val="000000"/>
          <w:sz w:val="22"/>
          <w:szCs w:val="22"/>
        </w:rPr>
        <w:t xml:space="preserve"> (</w:t>
      </w:r>
      <w:r w:rsidR="00F33A49">
        <w:rPr>
          <w:rFonts w:ascii="Arial" w:hAnsi="Arial" w:cs="Arial"/>
          <w:color w:val="000000"/>
          <w:sz w:val="22"/>
          <w:szCs w:val="22"/>
        </w:rPr>
        <w:t>dimensions: W32.5 x D32.5 x H77.0 cm; s</w:t>
      </w:r>
      <w:r w:rsidR="00313A92">
        <w:rPr>
          <w:rFonts w:ascii="Arial" w:hAnsi="Arial" w:cs="Arial"/>
          <w:color w:val="000000"/>
          <w:sz w:val="22"/>
          <w:szCs w:val="22"/>
        </w:rPr>
        <w:t xml:space="preserve">imilar to: </w:t>
      </w:r>
      <w:proofErr w:type="spellStart"/>
      <w:r w:rsidR="00313A92">
        <w:rPr>
          <w:rFonts w:ascii="Arial" w:hAnsi="Arial" w:cs="Arial"/>
          <w:color w:val="000000"/>
          <w:sz w:val="22"/>
          <w:szCs w:val="22"/>
        </w:rPr>
        <w:t>bugdorm</w:t>
      </w:r>
      <w:proofErr w:type="spellEnd"/>
      <w:r w:rsidR="00313A92">
        <w:rPr>
          <w:rFonts w:ascii="Arial" w:hAnsi="Arial" w:cs="Arial"/>
          <w:color w:val="000000"/>
          <w:sz w:val="22"/>
          <w:szCs w:val="22"/>
        </w:rPr>
        <w:t xml:space="preserve">, </w:t>
      </w:r>
      <w:r w:rsidR="00313A92" w:rsidRPr="00313A92">
        <w:rPr>
          <w:rFonts w:ascii="Arial" w:hAnsi="Arial" w:cs="Arial"/>
          <w:color w:val="000000"/>
          <w:sz w:val="22"/>
          <w:szCs w:val="22"/>
        </w:rPr>
        <w:t>BD4F3074</w:t>
      </w:r>
      <w:r w:rsidR="00313A92">
        <w:rPr>
          <w:rFonts w:ascii="Arial" w:hAnsi="Arial" w:cs="Arial"/>
          <w:color w:val="000000"/>
          <w:sz w:val="22"/>
          <w:szCs w:val="22"/>
        </w:rPr>
        <w:t xml:space="preserve">). </w:t>
      </w:r>
      <w:r w:rsidR="00313A92">
        <w:rPr>
          <w:rFonts w:ascii="Arial" w:hAnsi="Arial" w:cs="Arial"/>
          <w:sz w:val="22"/>
          <w:szCs w:val="22"/>
        </w:rPr>
        <w:t>Microcosms</w:t>
      </w:r>
      <w:r w:rsidRPr="0005051A">
        <w:rPr>
          <w:rFonts w:ascii="Arial" w:hAnsi="Arial" w:cs="Arial"/>
          <w:color w:val="FF0000"/>
          <w:sz w:val="22"/>
          <w:szCs w:val="22"/>
        </w:rPr>
        <w:t xml:space="preserve"> </w:t>
      </w:r>
      <w:r w:rsidRPr="0005051A">
        <w:rPr>
          <w:rFonts w:ascii="Arial" w:hAnsi="Arial" w:cs="Arial"/>
          <w:color w:val="000000"/>
          <w:sz w:val="22"/>
          <w:szCs w:val="22"/>
        </w:rPr>
        <w:t xml:space="preserve">were </w:t>
      </w:r>
      <w:r w:rsidR="00F33A49">
        <w:rPr>
          <w:rFonts w:ascii="Arial" w:hAnsi="Arial" w:cs="Arial"/>
          <w:color w:val="000000"/>
          <w:sz w:val="22"/>
          <w:szCs w:val="22"/>
        </w:rPr>
        <w:t>placed</w:t>
      </w:r>
      <w:r w:rsidRPr="0005051A">
        <w:rPr>
          <w:rFonts w:ascii="Arial" w:hAnsi="Arial" w:cs="Arial"/>
          <w:color w:val="000000"/>
          <w:sz w:val="22"/>
          <w:szCs w:val="22"/>
        </w:rPr>
        <w:t xml:space="preserve"> in </w:t>
      </w:r>
      <w:r w:rsidR="00313A92">
        <w:rPr>
          <w:rFonts w:ascii="Arial" w:hAnsi="Arial" w:cs="Arial"/>
          <w:color w:val="000000"/>
          <w:sz w:val="22"/>
          <w:szCs w:val="22"/>
        </w:rPr>
        <w:t>an outdoor</w:t>
      </w:r>
      <w:r w:rsidRPr="0005051A">
        <w:rPr>
          <w:rFonts w:ascii="Arial" w:hAnsi="Arial" w:cs="Arial"/>
          <w:color w:val="000000"/>
          <w:sz w:val="22"/>
          <w:szCs w:val="22"/>
        </w:rPr>
        <w:t xml:space="preserve"> environment </w:t>
      </w:r>
      <w:ins w:id="38" w:author="Keene-Snickers,Lexi" w:date="2025-04-11T12:23:00Z" w16du:dateUtc="2025-04-11T18:23:00Z">
        <w:r w:rsidR="00974BD4">
          <w:rPr>
            <w:rFonts w:ascii="Arial" w:hAnsi="Arial" w:cs="Arial"/>
            <w:color w:val="000000"/>
            <w:sz w:val="22"/>
            <w:szCs w:val="22"/>
          </w:rPr>
          <w:t xml:space="preserve">in northern Colorado </w:t>
        </w:r>
      </w:ins>
      <w:r w:rsidRPr="0005051A">
        <w:rPr>
          <w:rFonts w:ascii="Arial" w:hAnsi="Arial" w:cs="Arial"/>
          <w:color w:val="000000"/>
          <w:sz w:val="22"/>
          <w:szCs w:val="22"/>
        </w:rPr>
        <w:t xml:space="preserve">that experienced mixed sun and shade </w:t>
      </w:r>
      <w:r w:rsidR="00F33A49">
        <w:rPr>
          <w:rFonts w:ascii="Arial" w:hAnsi="Arial" w:cs="Arial"/>
          <w:color w:val="000000"/>
          <w:sz w:val="22"/>
          <w:szCs w:val="22"/>
        </w:rPr>
        <w:t>with</w:t>
      </w:r>
      <w:r w:rsidRPr="0005051A">
        <w:rPr>
          <w:rFonts w:ascii="Arial" w:hAnsi="Arial" w:cs="Arial"/>
          <w:color w:val="000000"/>
          <w:sz w:val="22"/>
          <w:szCs w:val="22"/>
        </w:rPr>
        <w:t xml:space="preserve"> temperatures ranging from </w:t>
      </w:r>
      <w:r w:rsidR="00F33A49">
        <w:rPr>
          <w:rFonts w:ascii="Arial" w:hAnsi="Arial" w:cs="Arial"/>
          <w:color w:val="000000"/>
          <w:sz w:val="22"/>
          <w:szCs w:val="22"/>
        </w:rPr>
        <w:t>13</w:t>
      </w:r>
      <w:r w:rsidRPr="0005051A">
        <w:rPr>
          <w:rFonts w:ascii="Arial" w:hAnsi="Arial" w:cs="Arial"/>
          <w:color w:val="000000"/>
          <w:sz w:val="22"/>
          <w:szCs w:val="22"/>
        </w:rPr>
        <w:sym w:font="Symbol" w:char="F0B0"/>
      </w:r>
      <w:r w:rsidRPr="0005051A">
        <w:rPr>
          <w:rFonts w:ascii="Arial" w:hAnsi="Arial" w:cs="Arial"/>
          <w:color w:val="000000"/>
          <w:sz w:val="22"/>
          <w:szCs w:val="22"/>
        </w:rPr>
        <w:t>C to 3</w:t>
      </w:r>
      <w:r w:rsidR="00F33A49">
        <w:rPr>
          <w:rFonts w:ascii="Arial" w:hAnsi="Arial" w:cs="Arial"/>
          <w:color w:val="000000"/>
          <w:sz w:val="22"/>
          <w:szCs w:val="22"/>
        </w:rPr>
        <w:t>8</w:t>
      </w:r>
      <w:r w:rsidRPr="0005051A">
        <w:rPr>
          <w:rFonts w:ascii="Arial" w:hAnsi="Arial" w:cs="Arial"/>
          <w:color w:val="000000"/>
          <w:sz w:val="22"/>
          <w:szCs w:val="22"/>
        </w:rPr>
        <w:sym w:font="Symbol" w:char="F0B0"/>
      </w:r>
      <w:r w:rsidRPr="0005051A">
        <w:rPr>
          <w:rFonts w:ascii="Arial" w:hAnsi="Arial" w:cs="Arial"/>
          <w:color w:val="000000"/>
          <w:sz w:val="22"/>
          <w:szCs w:val="22"/>
        </w:rPr>
        <w:t>C</w:t>
      </w:r>
      <w:r w:rsidR="00313A92">
        <w:rPr>
          <w:rFonts w:ascii="Arial" w:hAnsi="Arial" w:cs="Arial"/>
          <w:color w:val="000000"/>
          <w:sz w:val="22"/>
          <w:szCs w:val="22"/>
        </w:rPr>
        <w:t>. Microcosms</w:t>
      </w:r>
      <w:r w:rsidRPr="0005051A">
        <w:rPr>
          <w:rFonts w:ascii="Arial" w:hAnsi="Arial" w:cs="Arial"/>
          <w:color w:val="000000"/>
          <w:sz w:val="22"/>
          <w:szCs w:val="22"/>
        </w:rPr>
        <w:t xml:space="preserve"> were protected from rain</w:t>
      </w:r>
      <w:r w:rsidR="00313A92">
        <w:rPr>
          <w:rFonts w:ascii="Arial" w:hAnsi="Arial" w:cs="Arial"/>
          <w:color w:val="000000"/>
          <w:sz w:val="22"/>
          <w:szCs w:val="22"/>
        </w:rPr>
        <w:t xml:space="preserve"> by a tarp</w:t>
      </w:r>
      <w:r w:rsidRPr="0005051A">
        <w:rPr>
          <w:rFonts w:ascii="Arial" w:hAnsi="Arial" w:cs="Arial"/>
          <w:color w:val="000000"/>
          <w:sz w:val="22"/>
          <w:szCs w:val="22"/>
        </w:rPr>
        <w:t xml:space="preserve">. Flies released into </w:t>
      </w:r>
      <w:r w:rsidR="00F33A49">
        <w:rPr>
          <w:rFonts w:ascii="Arial" w:hAnsi="Arial" w:cs="Arial"/>
          <w:color w:val="000000"/>
          <w:sz w:val="22"/>
          <w:szCs w:val="22"/>
        </w:rPr>
        <w:t>microcosms</w:t>
      </w:r>
      <w:r w:rsidRPr="0005051A">
        <w:rPr>
          <w:rFonts w:ascii="Arial" w:hAnsi="Arial" w:cs="Arial"/>
          <w:color w:val="000000"/>
          <w:sz w:val="22"/>
          <w:szCs w:val="22"/>
        </w:rPr>
        <w:t xml:space="preserve"> </w:t>
      </w:r>
      <w:r w:rsidR="00F33A49">
        <w:rPr>
          <w:rFonts w:ascii="Arial" w:hAnsi="Arial" w:cs="Arial"/>
          <w:color w:val="000000"/>
          <w:sz w:val="22"/>
          <w:szCs w:val="22"/>
        </w:rPr>
        <w:t>were given</w:t>
      </w:r>
      <w:r w:rsidR="00F33A49" w:rsidRPr="0005051A">
        <w:rPr>
          <w:rFonts w:ascii="Arial" w:hAnsi="Arial" w:cs="Arial"/>
          <w:color w:val="000000"/>
          <w:sz w:val="22"/>
          <w:szCs w:val="22"/>
        </w:rPr>
        <w:t xml:space="preserve"> </w:t>
      </w:r>
      <w:r w:rsidRPr="0005051A">
        <w:rPr>
          <w:rFonts w:ascii="Arial" w:hAnsi="Arial" w:cs="Arial"/>
          <w:color w:val="000000"/>
          <w:sz w:val="22"/>
          <w:szCs w:val="22"/>
        </w:rPr>
        <w:t>24-48 hours</w:t>
      </w:r>
      <w:r w:rsidR="00313A92">
        <w:rPr>
          <w:rFonts w:ascii="Arial" w:hAnsi="Arial" w:cs="Arial"/>
          <w:color w:val="000000"/>
          <w:sz w:val="22"/>
          <w:szCs w:val="22"/>
        </w:rPr>
        <w:t xml:space="preserve"> to </w:t>
      </w:r>
      <w:r w:rsidR="00B91856">
        <w:rPr>
          <w:rFonts w:ascii="Arial" w:hAnsi="Arial" w:cs="Arial"/>
          <w:color w:val="000000"/>
          <w:sz w:val="22"/>
          <w:szCs w:val="22"/>
        </w:rPr>
        <w:t>select</w:t>
      </w:r>
      <w:r w:rsidR="00F33A49">
        <w:rPr>
          <w:rFonts w:ascii="Arial" w:hAnsi="Arial" w:cs="Arial"/>
          <w:color w:val="000000"/>
          <w:sz w:val="22"/>
          <w:szCs w:val="22"/>
        </w:rPr>
        <w:t xml:space="preserve"> one of the food</w:t>
      </w:r>
      <w:r w:rsidR="001337D9">
        <w:rPr>
          <w:rFonts w:ascii="Arial" w:hAnsi="Arial" w:cs="Arial"/>
          <w:color w:val="000000"/>
          <w:sz w:val="22"/>
          <w:szCs w:val="22"/>
        </w:rPr>
        <w:t xml:space="preserve">s, either plain or supplemented with one of the </w:t>
      </w:r>
      <w:r w:rsidR="00A16FE2">
        <w:rPr>
          <w:rFonts w:ascii="Arial" w:hAnsi="Arial" w:cs="Arial"/>
          <w:color w:val="000000"/>
          <w:sz w:val="22"/>
          <w:szCs w:val="22"/>
        </w:rPr>
        <w:t>m</w:t>
      </w:r>
      <w:r w:rsidR="001337D9">
        <w:rPr>
          <w:rFonts w:ascii="Arial" w:hAnsi="Arial" w:cs="Arial"/>
          <w:color w:val="000000"/>
          <w:sz w:val="22"/>
          <w:szCs w:val="22"/>
        </w:rPr>
        <w:t>arula fruit or banana additives</w:t>
      </w:r>
      <w:r w:rsidR="00F33A49">
        <w:rPr>
          <w:rFonts w:ascii="Arial" w:hAnsi="Arial" w:cs="Arial"/>
          <w:color w:val="000000"/>
          <w:sz w:val="22"/>
          <w:szCs w:val="22"/>
        </w:rPr>
        <w:t xml:space="preserve">. </w:t>
      </w:r>
      <w:r w:rsidR="00CD3F17">
        <w:rPr>
          <w:rFonts w:ascii="Arial" w:hAnsi="Arial" w:cs="Arial"/>
          <w:color w:val="000000"/>
          <w:sz w:val="22"/>
          <w:szCs w:val="22"/>
        </w:rPr>
        <w:t>To trap the flies</w:t>
      </w:r>
      <w:r w:rsidR="00472F1E">
        <w:rPr>
          <w:rFonts w:ascii="Arial" w:hAnsi="Arial" w:cs="Arial"/>
          <w:color w:val="000000"/>
          <w:sz w:val="22"/>
          <w:szCs w:val="22"/>
        </w:rPr>
        <w:t>,</w:t>
      </w:r>
      <w:r w:rsidR="00CD3F17">
        <w:rPr>
          <w:rFonts w:ascii="Arial" w:hAnsi="Arial" w:cs="Arial"/>
          <w:color w:val="000000"/>
          <w:sz w:val="22"/>
          <w:szCs w:val="22"/>
        </w:rPr>
        <w:t xml:space="preserve"> w</w:t>
      </w:r>
      <w:r w:rsidR="00F33A49">
        <w:rPr>
          <w:rFonts w:ascii="Arial" w:hAnsi="Arial" w:cs="Arial"/>
          <w:color w:val="000000"/>
          <w:sz w:val="22"/>
          <w:szCs w:val="22"/>
        </w:rPr>
        <w:t xml:space="preserve">e used food bottles capped with </w:t>
      </w:r>
      <w:r w:rsidR="00B91856">
        <w:rPr>
          <w:rFonts w:ascii="Arial" w:hAnsi="Arial" w:cs="Arial"/>
          <w:color w:val="000000"/>
          <w:sz w:val="22"/>
          <w:szCs w:val="22"/>
        </w:rPr>
        <w:t xml:space="preserve">3D printed </w:t>
      </w:r>
      <w:r w:rsidR="00F33A49">
        <w:rPr>
          <w:rFonts w:ascii="Arial" w:hAnsi="Arial" w:cs="Arial"/>
          <w:color w:val="000000"/>
          <w:sz w:val="22"/>
          <w:szCs w:val="22"/>
        </w:rPr>
        <w:t>trap lids</w:t>
      </w:r>
      <w:r w:rsidR="00CD3F17">
        <w:rPr>
          <w:rFonts w:ascii="Arial" w:hAnsi="Arial" w:cs="Arial"/>
          <w:color w:val="000000"/>
          <w:sz w:val="22"/>
          <w:szCs w:val="22"/>
        </w:rPr>
        <w:t>. These lids</w:t>
      </w:r>
      <w:r w:rsidR="00F33A49">
        <w:rPr>
          <w:rFonts w:ascii="Arial" w:hAnsi="Arial" w:cs="Arial"/>
          <w:color w:val="000000"/>
          <w:sz w:val="22"/>
          <w:szCs w:val="22"/>
        </w:rPr>
        <w:t xml:space="preserve"> allowed flies to easily enter the bottle but not </w:t>
      </w:r>
      <w:r w:rsidR="00D91B9D">
        <w:rPr>
          <w:rFonts w:ascii="Arial" w:hAnsi="Arial" w:cs="Arial"/>
          <w:color w:val="000000"/>
          <w:sz w:val="22"/>
          <w:szCs w:val="22"/>
        </w:rPr>
        <w:t xml:space="preserve">as easily </w:t>
      </w:r>
      <w:r w:rsidR="00F33A49">
        <w:rPr>
          <w:rFonts w:ascii="Arial" w:hAnsi="Arial" w:cs="Arial"/>
          <w:color w:val="000000"/>
          <w:sz w:val="22"/>
          <w:szCs w:val="22"/>
        </w:rPr>
        <w:t xml:space="preserve">get out. </w:t>
      </w:r>
      <w:r w:rsidRPr="0005051A">
        <w:rPr>
          <w:rFonts w:ascii="Arial" w:hAnsi="Arial" w:cs="Arial"/>
          <w:color w:val="000000"/>
          <w:sz w:val="22"/>
          <w:szCs w:val="22"/>
        </w:rPr>
        <w:t xml:space="preserve">Bottles were collected and frozen </w:t>
      </w:r>
      <w:r w:rsidR="009170B4">
        <w:rPr>
          <w:rFonts w:ascii="Arial" w:hAnsi="Arial" w:cs="Arial"/>
          <w:color w:val="000000"/>
          <w:sz w:val="22"/>
          <w:szCs w:val="22"/>
        </w:rPr>
        <w:t>before</w:t>
      </w:r>
      <w:r w:rsidR="00313A92">
        <w:rPr>
          <w:rFonts w:ascii="Arial" w:hAnsi="Arial" w:cs="Arial"/>
          <w:color w:val="000000"/>
          <w:sz w:val="22"/>
          <w:szCs w:val="22"/>
        </w:rPr>
        <w:t xml:space="preserve"> the number of flies </w:t>
      </w:r>
      <w:r w:rsidR="00F33A49">
        <w:rPr>
          <w:rFonts w:ascii="Arial" w:hAnsi="Arial" w:cs="Arial"/>
          <w:color w:val="000000"/>
          <w:sz w:val="22"/>
          <w:szCs w:val="22"/>
        </w:rPr>
        <w:t xml:space="preserve">in each bottle </w:t>
      </w:r>
      <w:r w:rsidR="00313A92">
        <w:rPr>
          <w:rFonts w:ascii="Arial" w:hAnsi="Arial" w:cs="Arial"/>
          <w:color w:val="000000"/>
          <w:sz w:val="22"/>
          <w:szCs w:val="22"/>
        </w:rPr>
        <w:t>were counted.</w:t>
      </w:r>
    </w:p>
    <w:p w14:paraId="4549C102" w14:textId="77777777" w:rsidR="009E6260" w:rsidRPr="0005051A" w:rsidRDefault="009E6260" w:rsidP="00A45DC8">
      <w:pPr>
        <w:spacing w:line="360" w:lineRule="auto"/>
        <w:rPr>
          <w:rFonts w:ascii="Arial" w:hAnsi="Arial" w:cs="Arial"/>
          <w:sz w:val="22"/>
          <w:szCs w:val="22"/>
        </w:rPr>
      </w:pPr>
    </w:p>
    <w:p w14:paraId="483CB308" w14:textId="77777777" w:rsidR="007874CE" w:rsidRPr="00313A92" w:rsidRDefault="007874CE" w:rsidP="00A45DC8">
      <w:pPr>
        <w:spacing w:line="360" w:lineRule="auto"/>
        <w:rPr>
          <w:rFonts w:ascii="Arial" w:hAnsi="Arial" w:cs="Arial"/>
          <w:i/>
          <w:iCs/>
          <w:sz w:val="22"/>
          <w:szCs w:val="22"/>
        </w:rPr>
      </w:pPr>
      <w:r w:rsidRPr="00313A92">
        <w:rPr>
          <w:rFonts w:ascii="Arial" w:hAnsi="Arial" w:cs="Arial"/>
          <w:i/>
          <w:iCs/>
          <w:sz w:val="22"/>
          <w:szCs w:val="22"/>
        </w:rPr>
        <w:t>Indoor experiments</w:t>
      </w:r>
    </w:p>
    <w:p w14:paraId="7E960DC9" w14:textId="43F8166A" w:rsidR="00B91856" w:rsidRPr="0005051A" w:rsidRDefault="00E10768" w:rsidP="00A45DC8">
      <w:pPr>
        <w:spacing w:line="360" w:lineRule="auto"/>
        <w:rPr>
          <w:rFonts w:ascii="Arial" w:hAnsi="Arial" w:cs="Arial"/>
          <w:sz w:val="22"/>
          <w:szCs w:val="22"/>
        </w:rPr>
      </w:pPr>
      <w:r>
        <w:rPr>
          <w:rFonts w:ascii="Arial" w:hAnsi="Arial" w:cs="Arial"/>
          <w:sz w:val="22"/>
          <w:szCs w:val="22"/>
        </w:rPr>
        <w:t xml:space="preserve">Population </w:t>
      </w:r>
      <w:r w:rsidR="009E6260" w:rsidRPr="0005051A">
        <w:rPr>
          <w:rFonts w:ascii="Arial" w:hAnsi="Arial" w:cs="Arial"/>
          <w:sz w:val="22"/>
          <w:szCs w:val="22"/>
        </w:rPr>
        <w:t xml:space="preserve">cages </w:t>
      </w:r>
      <w:r w:rsidR="00313A92">
        <w:rPr>
          <w:rFonts w:ascii="Arial" w:hAnsi="Arial" w:cs="Arial"/>
          <w:sz w:val="22"/>
          <w:szCs w:val="22"/>
        </w:rPr>
        <w:t xml:space="preserve">in </w:t>
      </w:r>
      <w:r>
        <w:rPr>
          <w:rFonts w:ascii="Arial" w:hAnsi="Arial" w:cs="Arial"/>
          <w:sz w:val="22"/>
          <w:szCs w:val="22"/>
        </w:rPr>
        <w:t xml:space="preserve">our insectary </w:t>
      </w:r>
      <w:r w:rsidR="009E6260" w:rsidRPr="0005051A">
        <w:rPr>
          <w:rFonts w:ascii="Arial" w:hAnsi="Arial" w:cs="Arial"/>
          <w:sz w:val="22"/>
          <w:szCs w:val="22"/>
        </w:rPr>
        <w:t>were used for the</w:t>
      </w:r>
      <w:r w:rsidR="00313A92">
        <w:rPr>
          <w:rFonts w:ascii="Arial" w:hAnsi="Arial" w:cs="Arial"/>
          <w:sz w:val="22"/>
          <w:szCs w:val="22"/>
        </w:rPr>
        <w:t>se</w:t>
      </w:r>
      <w:r w:rsidR="009E6260" w:rsidRPr="0005051A">
        <w:rPr>
          <w:rFonts w:ascii="Arial" w:hAnsi="Arial" w:cs="Arial"/>
          <w:sz w:val="22"/>
          <w:szCs w:val="22"/>
        </w:rPr>
        <w:t xml:space="preserve"> experiments.</w:t>
      </w:r>
      <w:r w:rsidR="00313A92">
        <w:rPr>
          <w:rFonts w:ascii="Arial" w:hAnsi="Arial" w:cs="Arial"/>
          <w:sz w:val="22"/>
          <w:szCs w:val="22"/>
        </w:rPr>
        <w:t xml:space="preserve"> </w:t>
      </w:r>
      <w:r w:rsidR="00F33A49">
        <w:rPr>
          <w:rFonts w:ascii="Arial" w:hAnsi="Arial" w:cs="Arial"/>
          <w:sz w:val="22"/>
          <w:szCs w:val="22"/>
        </w:rPr>
        <w:t xml:space="preserve">These cages were </w:t>
      </w:r>
      <w:r>
        <w:rPr>
          <w:rFonts w:ascii="Arial" w:hAnsi="Arial" w:cs="Arial"/>
          <w:sz w:val="22"/>
          <w:szCs w:val="22"/>
        </w:rPr>
        <w:t xml:space="preserve">approximately </w:t>
      </w:r>
      <w:r w:rsidR="00CD3F17">
        <w:rPr>
          <w:rFonts w:ascii="Arial" w:hAnsi="Arial" w:cs="Arial"/>
          <w:sz w:val="22"/>
          <w:szCs w:val="22"/>
        </w:rPr>
        <w:t>D</w:t>
      </w:r>
      <w:r w:rsidR="00FE1E6C">
        <w:rPr>
          <w:rFonts w:ascii="Arial" w:hAnsi="Arial" w:cs="Arial"/>
          <w:sz w:val="22"/>
          <w:szCs w:val="22"/>
        </w:rPr>
        <w:t>1.8 x W1.2 x H2.4 m</w:t>
      </w:r>
      <w:r>
        <w:rPr>
          <w:rFonts w:ascii="Arial" w:hAnsi="Arial" w:cs="Arial"/>
          <w:sz w:val="22"/>
          <w:szCs w:val="22"/>
        </w:rPr>
        <w:t xml:space="preserve"> in size</w:t>
      </w:r>
      <w:r w:rsidR="00FE1E6C">
        <w:rPr>
          <w:rFonts w:ascii="Arial" w:hAnsi="Arial" w:cs="Arial"/>
          <w:sz w:val="22"/>
          <w:szCs w:val="22"/>
        </w:rPr>
        <w:t xml:space="preserve">. </w:t>
      </w:r>
      <w:r w:rsidR="009E6260" w:rsidRPr="0005051A">
        <w:rPr>
          <w:rFonts w:ascii="Arial" w:hAnsi="Arial" w:cs="Arial"/>
          <w:sz w:val="22"/>
          <w:szCs w:val="22"/>
        </w:rPr>
        <w:t>Procedures were the same as for the outdoor experiments</w:t>
      </w:r>
      <w:r w:rsidR="00FE1E6C">
        <w:rPr>
          <w:rFonts w:ascii="Arial" w:hAnsi="Arial" w:cs="Arial"/>
          <w:sz w:val="22"/>
          <w:szCs w:val="22"/>
        </w:rPr>
        <w:t>: food was placed in bottles with the trap lid, flies were released for 24-48 hours before food bottles were collected, frozen and the number of flies in each bottle was determined</w:t>
      </w:r>
      <w:r w:rsidR="009E6260" w:rsidRPr="0005051A">
        <w:rPr>
          <w:rFonts w:ascii="Arial" w:hAnsi="Arial" w:cs="Arial"/>
          <w:sz w:val="22"/>
          <w:szCs w:val="22"/>
        </w:rPr>
        <w:t xml:space="preserve">. Indoor </w:t>
      </w:r>
      <w:r w:rsidR="00313A92">
        <w:rPr>
          <w:rFonts w:ascii="Arial" w:hAnsi="Arial" w:cs="Arial"/>
          <w:sz w:val="22"/>
          <w:szCs w:val="22"/>
        </w:rPr>
        <w:t>microcosms</w:t>
      </w:r>
      <w:r w:rsidR="009E6260" w:rsidRPr="0005051A">
        <w:rPr>
          <w:rFonts w:ascii="Arial" w:hAnsi="Arial" w:cs="Arial"/>
          <w:sz w:val="22"/>
          <w:szCs w:val="22"/>
        </w:rPr>
        <w:t xml:space="preserve"> were on a </w:t>
      </w:r>
      <w:r w:rsidR="00313A92">
        <w:rPr>
          <w:rFonts w:ascii="Arial" w:hAnsi="Arial" w:cs="Arial"/>
          <w:sz w:val="22"/>
          <w:szCs w:val="22"/>
        </w:rPr>
        <w:t xml:space="preserve">12-hour </w:t>
      </w:r>
      <w:r w:rsidR="009E6260" w:rsidRPr="0005051A">
        <w:rPr>
          <w:rFonts w:ascii="Arial" w:hAnsi="Arial" w:cs="Arial"/>
          <w:sz w:val="22"/>
          <w:szCs w:val="22"/>
        </w:rPr>
        <w:t xml:space="preserve">light-dark cycle and temperature was kept at </w:t>
      </w:r>
      <w:ins w:id="39" w:author="Keene-Snickers,Lexi" w:date="2025-04-11T12:23:00Z" w16du:dateUtc="2025-04-11T18:23:00Z">
        <w:r w:rsidR="00974BD4">
          <w:rPr>
            <w:rFonts w:ascii="Arial" w:hAnsi="Arial" w:cs="Arial"/>
            <w:sz w:val="22"/>
            <w:szCs w:val="22"/>
          </w:rPr>
          <w:t xml:space="preserve">roughly </w:t>
        </w:r>
      </w:ins>
      <w:del w:id="40" w:author="Keene-Snickers,Lexi" w:date="2025-04-11T12:23:00Z" w16du:dateUtc="2025-04-11T18:23:00Z">
        <w:r w:rsidR="00313A92" w:rsidDel="00974BD4">
          <w:rPr>
            <w:rFonts w:ascii="Arial" w:hAnsi="Arial" w:cs="Arial"/>
            <w:sz w:val="22"/>
            <w:szCs w:val="22"/>
          </w:rPr>
          <w:delText>~</w:delText>
        </w:r>
      </w:del>
      <w:r w:rsidR="009E6260" w:rsidRPr="0005051A">
        <w:rPr>
          <w:rFonts w:ascii="Arial" w:hAnsi="Arial" w:cs="Arial"/>
          <w:sz w:val="22"/>
          <w:szCs w:val="22"/>
        </w:rPr>
        <w:t>21</w:t>
      </w:r>
      <w:r w:rsidR="009E6260" w:rsidRPr="0005051A">
        <w:rPr>
          <w:rFonts w:ascii="Arial" w:hAnsi="Arial" w:cs="Arial"/>
          <w:sz w:val="22"/>
          <w:szCs w:val="22"/>
        </w:rPr>
        <w:sym w:font="Symbol" w:char="F0B0"/>
      </w:r>
      <w:r w:rsidR="009E6260" w:rsidRPr="0005051A">
        <w:rPr>
          <w:rFonts w:ascii="Arial" w:hAnsi="Arial" w:cs="Arial"/>
          <w:sz w:val="22"/>
          <w:szCs w:val="22"/>
        </w:rPr>
        <w:t>C.</w:t>
      </w:r>
    </w:p>
    <w:p w14:paraId="6A64C1CC" w14:textId="77777777" w:rsidR="00F33A49" w:rsidRPr="0005051A" w:rsidRDefault="00F33A49" w:rsidP="00A45DC8">
      <w:pPr>
        <w:spacing w:line="360" w:lineRule="auto"/>
        <w:rPr>
          <w:rFonts w:ascii="Arial" w:hAnsi="Arial" w:cs="Arial"/>
          <w:sz w:val="22"/>
          <w:szCs w:val="22"/>
        </w:rPr>
      </w:pPr>
    </w:p>
    <w:p w14:paraId="43E9E856" w14:textId="36CFA879" w:rsidR="009E6260" w:rsidRPr="00313A92" w:rsidRDefault="009E6260" w:rsidP="00A45DC8">
      <w:pPr>
        <w:spacing w:line="360" w:lineRule="auto"/>
        <w:rPr>
          <w:rFonts w:ascii="Arial" w:hAnsi="Arial" w:cs="Arial"/>
          <w:i/>
          <w:iCs/>
          <w:sz w:val="22"/>
          <w:szCs w:val="22"/>
        </w:rPr>
      </w:pPr>
      <w:r w:rsidRPr="00313A92">
        <w:rPr>
          <w:rFonts w:ascii="Arial" w:hAnsi="Arial" w:cs="Arial"/>
          <w:i/>
          <w:iCs/>
          <w:sz w:val="22"/>
          <w:szCs w:val="22"/>
        </w:rPr>
        <w:t>Live collection trap</w:t>
      </w:r>
    </w:p>
    <w:p w14:paraId="3EFAF832" w14:textId="262500AA" w:rsidR="009E6260" w:rsidRPr="0005051A" w:rsidRDefault="00A41E74" w:rsidP="00A45DC8">
      <w:pPr>
        <w:spacing w:line="360" w:lineRule="auto"/>
        <w:rPr>
          <w:rFonts w:ascii="Arial" w:hAnsi="Arial" w:cs="Arial"/>
          <w:sz w:val="22"/>
          <w:szCs w:val="22"/>
        </w:rPr>
      </w:pPr>
      <w:r>
        <w:rPr>
          <w:rFonts w:ascii="Arial" w:hAnsi="Arial" w:cs="Arial"/>
          <w:sz w:val="22"/>
          <w:szCs w:val="22"/>
        </w:rPr>
        <w:t xml:space="preserve">3D-printed trap components were designed in the </w:t>
      </w:r>
      <w:proofErr w:type="spellStart"/>
      <w:r>
        <w:rPr>
          <w:rFonts w:ascii="Arial" w:hAnsi="Arial" w:cs="Arial"/>
          <w:sz w:val="22"/>
          <w:szCs w:val="22"/>
        </w:rPr>
        <w:t>OpenSCAD</w:t>
      </w:r>
      <w:proofErr w:type="spellEnd"/>
      <w:r>
        <w:rPr>
          <w:rFonts w:ascii="Arial" w:hAnsi="Arial" w:cs="Arial"/>
          <w:sz w:val="22"/>
          <w:szCs w:val="22"/>
        </w:rPr>
        <w:t xml:space="preserve"> scripting design language and printed in polylactic acid on a LulzBot Taz6 printer (</w:t>
      </w:r>
      <w:r w:rsidRPr="00A41E74">
        <w:rPr>
          <w:rFonts w:ascii="Arial" w:hAnsi="Arial" w:cs="Arial"/>
          <w:sz w:val="22"/>
          <w:szCs w:val="22"/>
        </w:rPr>
        <w:t>Fargo Additive Manufacturing Equipment</w:t>
      </w:r>
      <w:r>
        <w:rPr>
          <w:rFonts w:ascii="Arial" w:hAnsi="Arial" w:cs="Arial"/>
          <w:sz w:val="22"/>
          <w:szCs w:val="22"/>
        </w:rPr>
        <w:t xml:space="preserve">).  </w:t>
      </w:r>
      <w:r w:rsidR="00950B6E">
        <w:rPr>
          <w:rFonts w:ascii="Arial" w:hAnsi="Arial" w:cs="Arial"/>
          <w:sz w:val="22"/>
          <w:szCs w:val="22"/>
        </w:rPr>
        <w:t xml:space="preserve">Designs </w:t>
      </w:r>
      <w:r>
        <w:rPr>
          <w:rFonts w:ascii="Arial" w:hAnsi="Arial" w:cs="Arial"/>
          <w:sz w:val="22"/>
          <w:szCs w:val="22"/>
        </w:rPr>
        <w:t xml:space="preserve">are available at </w:t>
      </w:r>
      <w:hyperlink r:id="rId11" w:history="1">
        <w:r w:rsidR="00A16FE2" w:rsidRPr="002A5999">
          <w:rPr>
            <w:rStyle w:val="Hyperlink"/>
            <w:rFonts w:ascii="Arial" w:hAnsi="Arial" w:cs="Arial"/>
            <w:sz w:val="22"/>
            <w:szCs w:val="22"/>
          </w:rPr>
          <w:t>https://github.com/stenglein-lab/3D_parts/tree/master/fly_trap</w:t>
        </w:r>
      </w:hyperlink>
      <w:r w:rsidR="009E6260" w:rsidRPr="0005051A">
        <w:rPr>
          <w:rFonts w:ascii="Arial" w:hAnsi="Arial" w:cs="Arial"/>
          <w:sz w:val="22"/>
          <w:szCs w:val="22"/>
        </w:rPr>
        <w:t>.</w:t>
      </w:r>
      <w:r w:rsidR="00A16FE2">
        <w:rPr>
          <w:rFonts w:ascii="Arial" w:hAnsi="Arial" w:cs="Arial"/>
          <w:sz w:val="22"/>
          <w:szCs w:val="22"/>
        </w:rPr>
        <w:t xml:space="preserve"> For our initial trap testing, we used threadless </w:t>
      </w:r>
      <w:r w:rsidR="00502ABB">
        <w:rPr>
          <w:rFonts w:ascii="Arial" w:hAnsi="Arial" w:cs="Arial"/>
          <w:sz w:val="22"/>
          <w:szCs w:val="22"/>
        </w:rPr>
        <w:t>fly</w:t>
      </w:r>
      <w:r w:rsidR="00A16FE2">
        <w:rPr>
          <w:rFonts w:ascii="Arial" w:hAnsi="Arial" w:cs="Arial"/>
          <w:sz w:val="22"/>
          <w:szCs w:val="22"/>
        </w:rPr>
        <w:t xml:space="preserve"> bottles </w:t>
      </w:r>
      <w:r w:rsidR="00A16FE2" w:rsidRPr="0005051A">
        <w:rPr>
          <w:rFonts w:ascii="Arial" w:hAnsi="Arial" w:cs="Arial"/>
          <w:sz w:val="22"/>
          <w:szCs w:val="22"/>
        </w:rPr>
        <w:t xml:space="preserve">(VWR, 75813-140) </w:t>
      </w:r>
      <w:r w:rsidR="00A16FE2">
        <w:rPr>
          <w:rFonts w:ascii="Arial" w:hAnsi="Arial" w:cs="Arial"/>
          <w:sz w:val="22"/>
          <w:szCs w:val="22"/>
        </w:rPr>
        <w:t xml:space="preserve">and attached the trap lid to the </w:t>
      </w:r>
      <w:r w:rsidR="00502ABB">
        <w:rPr>
          <w:rFonts w:ascii="Arial" w:hAnsi="Arial" w:cs="Arial"/>
          <w:sz w:val="22"/>
          <w:szCs w:val="22"/>
        </w:rPr>
        <w:t>bottle</w:t>
      </w:r>
      <w:r w:rsidR="00A16FE2">
        <w:rPr>
          <w:rFonts w:ascii="Arial" w:hAnsi="Arial" w:cs="Arial"/>
          <w:sz w:val="22"/>
          <w:szCs w:val="22"/>
        </w:rPr>
        <w:t xml:space="preserve"> using parafilm. </w:t>
      </w:r>
      <w:r w:rsidR="00B754DF">
        <w:rPr>
          <w:rFonts w:ascii="Arial" w:hAnsi="Arial" w:cs="Arial"/>
          <w:sz w:val="22"/>
          <w:szCs w:val="22"/>
        </w:rPr>
        <w:t xml:space="preserve">Subsequent experiments involving volunteer collectors </w:t>
      </w:r>
      <w:r w:rsidR="00A16FE2">
        <w:rPr>
          <w:rFonts w:ascii="Arial" w:hAnsi="Arial" w:cs="Arial"/>
          <w:sz w:val="22"/>
          <w:szCs w:val="22"/>
        </w:rPr>
        <w:t>use</w:t>
      </w:r>
      <w:r w:rsidR="00B754DF">
        <w:rPr>
          <w:rFonts w:ascii="Arial" w:hAnsi="Arial" w:cs="Arial"/>
          <w:sz w:val="22"/>
          <w:szCs w:val="22"/>
        </w:rPr>
        <w:t>d</w:t>
      </w:r>
      <w:r w:rsidR="00A16FE2">
        <w:rPr>
          <w:rFonts w:ascii="Arial" w:hAnsi="Arial" w:cs="Arial"/>
          <w:sz w:val="22"/>
          <w:szCs w:val="22"/>
        </w:rPr>
        <w:t xml:space="preserve"> </w:t>
      </w:r>
      <w:r w:rsidR="0017035E">
        <w:rPr>
          <w:rFonts w:ascii="Arial" w:hAnsi="Arial" w:cs="Arial"/>
          <w:sz w:val="22"/>
          <w:szCs w:val="22"/>
        </w:rPr>
        <w:t>4</w:t>
      </w:r>
      <w:r w:rsidR="00A16FE2">
        <w:rPr>
          <w:rFonts w:ascii="Arial" w:hAnsi="Arial" w:cs="Arial"/>
          <w:sz w:val="22"/>
          <w:szCs w:val="22"/>
        </w:rPr>
        <w:t xml:space="preserve"> oz jars </w:t>
      </w:r>
      <w:r w:rsidR="00A16FE2" w:rsidRPr="0005051A">
        <w:rPr>
          <w:rFonts w:ascii="Arial" w:hAnsi="Arial" w:cs="Arial"/>
          <w:sz w:val="22"/>
          <w:szCs w:val="22"/>
        </w:rPr>
        <w:t>(</w:t>
      </w:r>
      <w:r w:rsidR="00A16FE2">
        <w:rPr>
          <w:rFonts w:ascii="Arial" w:hAnsi="Arial" w:cs="Arial"/>
          <w:sz w:val="22"/>
          <w:szCs w:val="22"/>
        </w:rPr>
        <w:t>Uline, S-9934</w:t>
      </w:r>
      <w:r w:rsidR="00A16FE2" w:rsidRPr="0005051A">
        <w:rPr>
          <w:rFonts w:ascii="Arial" w:hAnsi="Arial" w:cs="Arial"/>
          <w:sz w:val="22"/>
          <w:szCs w:val="22"/>
        </w:rPr>
        <w:t>)</w:t>
      </w:r>
      <w:r w:rsidR="00A16FE2">
        <w:rPr>
          <w:rFonts w:ascii="Arial" w:hAnsi="Arial" w:cs="Arial"/>
          <w:sz w:val="22"/>
          <w:szCs w:val="22"/>
        </w:rPr>
        <w:t xml:space="preserve"> and the 3D printed </w:t>
      </w:r>
      <w:r w:rsidR="00B754DF">
        <w:rPr>
          <w:rFonts w:ascii="Arial" w:hAnsi="Arial" w:cs="Arial"/>
          <w:sz w:val="22"/>
          <w:szCs w:val="22"/>
        </w:rPr>
        <w:t xml:space="preserve">trap containing </w:t>
      </w:r>
      <w:r w:rsidR="009E6260" w:rsidRPr="0005051A">
        <w:rPr>
          <w:rFonts w:ascii="Arial" w:hAnsi="Arial" w:cs="Arial"/>
          <w:sz w:val="22"/>
          <w:szCs w:val="22"/>
        </w:rPr>
        <w:t xml:space="preserve">cornmeal-based food as described above. Before pouring </w:t>
      </w:r>
      <w:r w:rsidR="00313A92">
        <w:rPr>
          <w:rFonts w:ascii="Arial" w:hAnsi="Arial" w:cs="Arial"/>
          <w:sz w:val="22"/>
          <w:szCs w:val="22"/>
        </w:rPr>
        <w:t xml:space="preserve">the food </w:t>
      </w:r>
      <w:r w:rsidR="009E6260" w:rsidRPr="0005051A">
        <w:rPr>
          <w:rFonts w:ascii="Arial" w:hAnsi="Arial" w:cs="Arial"/>
          <w:sz w:val="22"/>
          <w:szCs w:val="22"/>
        </w:rPr>
        <w:t>into bottles</w:t>
      </w:r>
      <w:r w:rsidR="00313A92">
        <w:rPr>
          <w:rFonts w:ascii="Arial" w:hAnsi="Arial" w:cs="Arial"/>
          <w:sz w:val="22"/>
          <w:szCs w:val="22"/>
        </w:rPr>
        <w:t>,</w:t>
      </w:r>
      <w:r w:rsidR="009E6260" w:rsidRPr="0005051A">
        <w:rPr>
          <w:rFonts w:ascii="Arial" w:hAnsi="Arial" w:cs="Arial"/>
          <w:sz w:val="22"/>
          <w:szCs w:val="22"/>
        </w:rPr>
        <w:t xml:space="preserve"> </w:t>
      </w:r>
      <w:r w:rsidR="00313A92">
        <w:rPr>
          <w:rFonts w:ascii="Arial" w:hAnsi="Arial" w:cs="Arial"/>
          <w:sz w:val="22"/>
          <w:szCs w:val="22"/>
        </w:rPr>
        <w:t xml:space="preserve">we </w:t>
      </w:r>
      <w:r w:rsidR="009E6260" w:rsidRPr="0005051A">
        <w:rPr>
          <w:rFonts w:ascii="Arial" w:hAnsi="Arial" w:cs="Arial"/>
          <w:sz w:val="22"/>
          <w:szCs w:val="22"/>
        </w:rPr>
        <w:t>add</w:t>
      </w:r>
      <w:r w:rsidR="00313A92">
        <w:rPr>
          <w:rFonts w:ascii="Arial" w:hAnsi="Arial" w:cs="Arial"/>
          <w:sz w:val="22"/>
          <w:szCs w:val="22"/>
        </w:rPr>
        <w:t>ed</w:t>
      </w:r>
      <w:r w:rsidR="009E6260" w:rsidRPr="0005051A">
        <w:rPr>
          <w:rFonts w:ascii="Arial" w:hAnsi="Arial" w:cs="Arial"/>
          <w:sz w:val="22"/>
          <w:szCs w:val="22"/>
        </w:rPr>
        <w:t xml:space="preserve"> isoamyl acetate </w:t>
      </w:r>
      <w:r w:rsidR="00D91B9D">
        <w:rPr>
          <w:rFonts w:ascii="Arial" w:hAnsi="Arial" w:cs="Arial"/>
          <w:sz w:val="22"/>
          <w:szCs w:val="22"/>
        </w:rPr>
        <w:t xml:space="preserve">at </w:t>
      </w:r>
      <w:r w:rsidR="00313A92">
        <w:rPr>
          <w:rFonts w:ascii="Arial" w:hAnsi="Arial" w:cs="Arial"/>
          <w:sz w:val="22"/>
          <w:szCs w:val="22"/>
        </w:rPr>
        <w:t xml:space="preserve">a 1:100 </w:t>
      </w:r>
      <w:r w:rsidR="00D91B9D">
        <w:rPr>
          <w:rFonts w:ascii="Arial" w:hAnsi="Arial" w:cs="Arial"/>
          <w:sz w:val="22"/>
          <w:szCs w:val="22"/>
        </w:rPr>
        <w:t xml:space="preserve">ratio </w:t>
      </w:r>
      <w:r w:rsidR="00313A92">
        <w:rPr>
          <w:rFonts w:ascii="Arial" w:hAnsi="Arial" w:cs="Arial"/>
          <w:sz w:val="22"/>
          <w:szCs w:val="22"/>
        </w:rPr>
        <w:t>to food</w:t>
      </w:r>
      <w:r w:rsidR="009E6260" w:rsidRPr="0005051A">
        <w:rPr>
          <w:rFonts w:ascii="Arial" w:hAnsi="Arial" w:cs="Arial"/>
          <w:sz w:val="22"/>
          <w:szCs w:val="22"/>
        </w:rPr>
        <w:t xml:space="preserve">. </w:t>
      </w:r>
      <w:r w:rsidR="00313A92">
        <w:rPr>
          <w:rFonts w:ascii="Arial" w:hAnsi="Arial" w:cs="Arial"/>
          <w:sz w:val="22"/>
          <w:szCs w:val="22"/>
        </w:rPr>
        <w:t>Fifty</w:t>
      </w:r>
      <w:r w:rsidR="009E6260" w:rsidRPr="0005051A">
        <w:rPr>
          <w:rFonts w:ascii="Arial" w:hAnsi="Arial" w:cs="Arial"/>
          <w:sz w:val="22"/>
          <w:szCs w:val="22"/>
        </w:rPr>
        <w:t xml:space="preserve"> </w:t>
      </w:r>
      <w:r w:rsidR="00D91B9D">
        <w:rPr>
          <w:rFonts w:ascii="Arial" w:hAnsi="Arial" w:cs="Arial"/>
          <w:sz w:val="22"/>
          <w:szCs w:val="22"/>
        </w:rPr>
        <w:t>mL</w:t>
      </w:r>
      <w:r w:rsidR="00D91B9D" w:rsidRPr="0005051A">
        <w:rPr>
          <w:rFonts w:ascii="Arial" w:hAnsi="Arial" w:cs="Arial"/>
          <w:sz w:val="22"/>
          <w:szCs w:val="22"/>
        </w:rPr>
        <w:t xml:space="preserve"> </w:t>
      </w:r>
      <w:r w:rsidR="009E6260" w:rsidRPr="0005051A">
        <w:rPr>
          <w:rFonts w:ascii="Arial" w:hAnsi="Arial" w:cs="Arial"/>
          <w:sz w:val="22"/>
          <w:szCs w:val="22"/>
        </w:rPr>
        <w:lastRenderedPageBreak/>
        <w:t>of food</w:t>
      </w:r>
      <w:r w:rsidR="00313A92">
        <w:rPr>
          <w:rFonts w:ascii="Arial" w:hAnsi="Arial" w:cs="Arial"/>
          <w:sz w:val="22"/>
          <w:szCs w:val="22"/>
        </w:rPr>
        <w:t xml:space="preserve"> was poured</w:t>
      </w:r>
      <w:r w:rsidR="009E6260" w:rsidRPr="0005051A">
        <w:rPr>
          <w:rFonts w:ascii="Arial" w:hAnsi="Arial" w:cs="Arial"/>
          <w:sz w:val="22"/>
          <w:szCs w:val="22"/>
        </w:rPr>
        <w:t xml:space="preserve"> into bottles and le</w:t>
      </w:r>
      <w:r w:rsidR="00313A92">
        <w:rPr>
          <w:rFonts w:ascii="Arial" w:hAnsi="Arial" w:cs="Arial"/>
          <w:sz w:val="22"/>
          <w:szCs w:val="22"/>
        </w:rPr>
        <w:t>f</w:t>
      </w:r>
      <w:r w:rsidR="009E6260" w:rsidRPr="0005051A">
        <w:rPr>
          <w:rFonts w:ascii="Arial" w:hAnsi="Arial" w:cs="Arial"/>
          <w:sz w:val="22"/>
          <w:szCs w:val="22"/>
        </w:rPr>
        <w:t>t</w:t>
      </w:r>
      <w:r w:rsidR="00313A92">
        <w:rPr>
          <w:rFonts w:ascii="Arial" w:hAnsi="Arial" w:cs="Arial"/>
          <w:sz w:val="22"/>
          <w:szCs w:val="22"/>
        </w:rPr>
        <w:t xml:space="preserve"> to</w:t>
      </w:r>
      <w:r w:rsidR="009E6260" w:rsidRPr="0005051A">
        <w:rPr>
          <w:rFonts w:ascii="Arial" w:hAnsi="Arial" w:cs="Arial"/>
          <w:sz w:val="22"/>
          <w:szCs w:val="22"/>
        </w:rPr>
        <w:t xml:space="preserve"> </w:t>
      </w:r>
      <w:r w:rsidR="00313A92">
        <w:rPr>
          <w:rFonts w:ascii="Arial" w:hAnsi="Arial" w:cs="Arial"/>
          <w:sz w:val="22"/>
          <w:szCs w:val="22"/>
        </w:rPr>
        <w:t>cool</w:t>
      </w:r>
      <w:r w:rsidR="009E6260" w:rsidRPr="0005051A">
        <w:rPr>
          <w:rFonts w:ascii="Arial" w:hAnsi="Arial" w:cs="Arial"/>
          <w:sz w:val="22"/>
          <w:szCs w:val="22"/>
        </w:rPr>
        <w:t xml:space="preserve"> overnigh</w:t>
      </w:r>
      <w:r w:rsidR="009170B4">
        <w:rPr>
          <w:rFonts w:ascii="Arial" w:hAnsi="Arial" w:cs="Arial"/>
          <w:sz w:val="22"/>
          <w:szCs w:val="22"/>
        </w:rPr>
        <w:t xml:space="preserve">t. Bottles were </w:t>
      </w:r>
      <w:r w:rsidR="009E6260" w:rsidRPr="0005051A">
        <w:rPr>
          <w:rFonts w:ascii="Arial" w:hAnsi="Arial" w:cs="Arial"/>
          <w:sz w:val="22"/>
          <w:szCs w:val="22"/>
        </w:rPr>
        <w:t>store</w:t>
      </w:r>
      <w:r w:rsidR="00313A92">
        <w:rPr>
          <w:rFonts w:ascii="Arial" w:hAnsi="Arial" w:cs="Arial"/>
          <w:sz w:val="22"/>
          <w:szCs w:val="22"/>
        </w:rPr>
        <w:t>d</w:t>
      </w:r>
      <w:r w:rsidR="009E6260" w:rsidRPr="0005051A">
        <w:rPr>
          <w:rFonts w:ascii="Arial" w:hAnsi="Arial" w:cs="Arial"/>
          <w:sz w:val="22"/>
          <w:szCs w:val="22"/>
        </w:rPr>
        <w:t xml:space="preserve"> </w:t>
      </w:r>
      <w:r w:rsidR="00270A5C">
        <w:rPr>
          <w:rFonts w:ascii="Arial" w:hAnsi="Arial" w:cs="Arial"/>
          <w:sz w:val="22"/>
          <w:szCs w:val="22"/>
        </w:rPr>
        <w:t xml:space="preserve">at </w:t>
      </w:r>
      <w:r w:rsidR="00313A92">
        <w:rPr>
          <w:rFonts w:ascii="Arial" w:hAnsi="Arial" w:cs="Arial"/>
          <w:sz w:val="22"/>
          <w:szCs w:val="22"/>
        </w:rPr>
        <w:t>4</w:t>
      </w:r>
      <w:r w:rsidR="00313A92">
        <w:rPr>
          <w:rFonts w:ascii="Arial" w:hAnsi="Arial" w:cs="Arial"/>
          <w:sz w:val="22"/>
          <w:szCs w:val="22"/>
        </w:rPr>
        <w:sym w:font="Symbol" w:char="F0B0"/>
      </w:r>
      <w:r w:rsidR="00313A92">
        <w:rPr>
          <w:rFonts w:ascii="Arial" w:hAnsi="Arial" w:cs="Arial"/>
          <w:sz w:val="22"/>
          <w:szCs w:val="22"/>
        </w:rPr>
        <w:t>C</w:t>
      </w:r>
      <w:r w:rsidR="009E6260" w:rsidRPr="0005051A">
        <w:rPr>
          <w:rFonts w:ascii="Arial" w:hAnsi="Arial" w:cs="Arial"/>
          <w:sz w:val="22"/>
          <w:szCs w:val="22"/>
        </w:rPr>
        <w:t xml:space="preserve"> until </w:t>
      </w:r>
      <w:r w:rsidR="009170B4">
        <w:rPr>
          <w:rFonts w:ascii="Arial" w:hAnsi="Arial" w:cs="Arial"/>
          <w:sz w:val="22"/>
          <w:szCs w:val="22"/>
        </w:rPr>
        <w:t>use</w:t>
      </w:r>
      <w:r w:rsidR="009E6260" w:rsidRPr="0005051A">
        <w:rPr>
          <w:rFonts w:ascii="Arial" w:hAnsi="Arial" w:cs="Arial"/>
          <w:sz w:val="22"/>
          <w:szCs w:val="22"/>
        </w:rPr>
        <w:t xml:space="preserve">. </w:t>
      </w:r>
      <w:r w:rsidR="00313A92">
        <w:rPr>
          <w:rFonts w:ascii="Arial" w:hAnsi="Arial" w:cs="Arial"/>
          <w:sz w:val="22"/>
          <w:szCs w:val="22"/>
        </w:rPr>
        <w:t>Each bottle was s</w:t>
      </w:r>
      <w:r w:rsidR="009E6260" w:rsidRPr="0005051A">
        <w:rPr>
          <w:rFonts w:ascii="Arial" w:hAnsi="Arial" w:cs="Arial"/>
          <w:sz w:val="22"/>
          <w:szCs w:val="22"/>
        </w:rPr>
        <w:t>eal</w:t>
      </w:r>
      <w:r w:rsidR="00313A92">
        <w:rPr>
          <w:rFonts w:ascii="Arial" w:hAnsi="Arial" w:cs="Arial"/>
          <w:sz w:val="22"/>
          <w:szCs w:val="22"/>
        </w:rPr>
        <w:t>ed</w:t>
      </w:r>
      <w:r w:rsidR="009E6260" w:rsidRPr="0005051A">
        <w:rPr>
          <w:rFonts w:ascii="Arial" w:hAnsi="Arial" w:cs="Arial"/>
          <w:sz w:val="22"/>
          <w:szCs w:val="22"/>
        </w:rPr>
        <w:t xml:space="preserve"> with a cotton plug and parafilm. </w:t>
      </w:r>
      <w:r w:rsidR="00313A92">
        <w:rPr>
          <w:rFonts w:ascii="Arial" w:hAnsi="Arial" w:cs="Arial"/>
          <w:sz w:val="22"/>
          <w:szCs w:val="22"/>
        </w:rPr>
        <w:t>Traps were s</w:t>
      </w:r>
      <w:r w:rsidR="009E6260" w:rsidRPr="0005051A">
        <w:rPr>
          <w:rFonts w:ascii="Arial" w:hAnsi="Arial" w:cs="Arial"/>
          <w:sz w:val="22"/>
          <w:szCs w:val="22"/>
        </w:rPr>
        <w:t>hip</w:t>
      </w:r>
      <w:r w:rsidR="00313A92">
        <w:rPr>
          <w:rFonts w:ascii="Arial" w:hAnsi="Arial" w:cs="Arial"/>
          <w:sz w:val="22"/>
          <w:szCs w:val="22"/>
        </w:rPr>
        <w:t>ped</w:t>
      </w:r>
      <w:r w:rsidR="009E6260" w:rsidRPr="0005051A">
        <w:rPr>
          <w:rFonts w:ascii="Arial" w:hAnsi="Arial" w:cs="Arial"/>
          <w:sz w:val="22"/>
          <w:szCs w:val="22"/>
        </w:rPr>
        <w:t xml:space="preserve"> to volunteer</w:t>
      </w:r>
      <w:r w:rsidR="00313A92">
        <w:rPr>
          <w:rFonts w:ascii="Arial" w:hAnsi="Arial" w:cs="Arial"/>
          <w:sz w:val="22"/>
          <w:szCs w:val="22"/>
        </w:rPr>
        <w:t>s along</w:t>
      </w:r>
      <w:r w:rsidR="009E6260" w:rsidRPr="0005051A">
        <w:rPr>
          <w:rFonts w:ascii="Arial" w:hAnsi="Arial" w:cs="Arial"/>
          <w:sz w:val="22"/>
          <w:szCs w:val="22"/>
        </w:rPr>
        <w:t xml:space="preserve"> with the</w:t>
      </w:r>
      <w:r w:rsidR="00313A92">
        <w:rPr>
          <w:rFonts w:ascii="Arial" w:hAnsi="Arial" w:cs="Arial"/>
          <w:sz w:val="22"/>
          <w:szCs w:val="22"/>
        </w:rPr>
        <w:t xml:space="preserve"> 3D printed</w:t>
      </w:r>
      <w:r w:rsidR="009E6260" w:rsidRPr="0005051A">
        <w:rPr>
          <w:rFonts w:ascii="Arial" w:hAnsi="Arial" w:cs="Arial"/>
          <w:sz w:val="22"/>
          <w:szCs w:val="22"/>
        </w:rPr>
        <w:t xml:space="preserve"> trap lid and parafilm</w:t>
      </w:r>
      <w:r w:rsidR="00313A92">
        <w:rPr>
          <w:rFonts w:ascii="Arial" w:hAnsi="Arial" w:cs="Arial"/>
          <w:sz w:val="22"/>
          <w:szCs w:val="22"/>
        </w:rPr>
        <w:t xml:space="preserve">. Volunteers were instructed to place the trap lid on the bottle and </w:t>
      </w:r>
      <w:r w:rsidR="009E6260" w:rsidRPr="0005051A">
        <w:rPr>
          <w:rFonts w:ascii="Arial" w:hAnsi="Arial" w:cs="Arial"/>
          <w:sz w:val="22"/>
          <w:szCs w:val="22"/>
        </w:rPr>
        <w:t xml:space="preserve">place </w:t>
      </w:r>
      <w:r w:rsidR="00313A92">
        <w:rPr>
          <w:rFonts w:ascii="Arial" w:hAnsi="Arial" w:cs="Arial"/>
          <w:sz w:val="22"/>
          <w:szCs w:val="22"/>
        </w:rPr>
        <w:t>the trap in</w:t>
      </w:r>
      <w:r w:rsidR="009E6260" w:rsidRPr="0005051A">
        <w:rPr>
          <w:rFonts w:ascii="Arial" w:hAnsi="Arial" w:cs="Arial"/>
          <w:sz w:val="22"/>
          <w:szCs w:val="22"/>
        </w:rPr>
        <w:t xml:space="preserve"> a location with fruit fly activity</w:t>
      </w:r>
      <w:r w:rsidR="00313A92">
        <w:rPr>
          <w:rFonts w:ascii="Arial" w:hAnsi="Arial" w:cs="Arial"/>
          <w:sz w:val="22"/>
          <w:szCs w:val="22"/>
        </w:rPr>
        <w:t xml:space="preserve"> (</w:t>
      </w:r>
      <w:r w:rsidR="009170B4">
        <w:rPr>
          <w:rFonts w:ascii="Arial" w:hAnsi="Arial" w:cs="Arial"/>
          <w:sz w:val="22"/>
          <w:szCs w:val="22"/>
        </w:rPr>
        <w:t xml:space="preserve">one </w:t>
      </w:r>
      <w:r w:rsidR="00270A5C">
        <w:rPr>
          <w:rFonts w:ascii="Arial" w:hAnsi="Arial" w:cs="Arial"/>
          <w:sz w:val="22"/>
          <w:szCs w:val="22"/>
        </w:rPr>
        <w:t>outdoor location</w:t>
      </w:r>
      <w:r w:rsidR="00313A92">
        <w:rPr>
          <w:rFonts w:ascii="Arial" w:hAnsi="Arial" w:cs="Arial"/>
          <w:sz w:val="22"/>
          <w:szCs w:val="22"/>
        </w:rPr>
        <w:t xml:space="preserve"> </w:t>
      </w:r>
      <w:r w:rsidR="009170B4">
        <w:rPr>
          <w:rFonts w:ascii="Arial" w:hAnsi="Arial" w:cs="Arial"/>
          <w:sz w:val="22"/>
          <w:szCs w:val="22"/>
        </w:rPr>
        <w:t>and one</w:t>
      </w:r>
      <w:r w:rsidR="00313A92">
        <w:rPr>
          <w:rFonts w:ascii="Arial" w:hAnsi="Arial" w:cs="Arial"/>
          <w:sz w:val="22"/>
          <w:szCs w:val="22"/>
        </w:rPr>
        <w:t xml:space="preserve"> </w:t>
      </w:r>
      <w:r w:rsidR="00270A5C">
        <w:rPr>
          <w:rFonts w:ascii="Arial" w:hAnsi="Arial" w:cs="Arial"/>
          <w:sz w:val="22"/>
          <w:szCs w:val="22"/>
        </w:rPr>
        <w:t>indoor location</w:t>
      </w:r>
      <w:r w:rsidR="00313A92">
        <w:rPr>
          <w:rFonts w:ascii="Arial" w:hAnsi="Arial" w:cs="Arial"/>
          <w:sz w:val="22"/>
          <w:szCs w:val="22"/>
        </w:rPr>
        <w:t>)</w:t>
      </w:r>
      <w:r w:rsidR="009E6260" w:rsidRPr="0005051A">
        <w:rPr>
          <w:rFonts w:ascii="Arial" w:hAnsi="Arial" w:cs="Arial"/>
          <w:sz w:val="22"/>
          <w:szCs w:val="22"/>
        </w:rPr>
        <w:t>. After ~</w:t>
      </w:r>
      <w:proofErr w:type="gramStart"/>
      <w:r w:rsidR="009E6260" w:rsidRPr="0005051A">
        <w:rPr>
          <w:rFonts w:ascii="Arial" w:hAnsi="Arial" w:cs="Arial"/>
          <w:sz w:val="22"/>
          <w:szCs w:val="22"/>
        </w:rPr>
        <w:t>1 week</w:t>
      </w:r>
      <w:proofErr w:type="gramEnd"/>
      <w:r w:rsidR="009E6260" w:rsidRPr="0005051A">
        <w:rPr>
          <w:rFonts w:ascii="Arial" w:hAnsi="Arial" w:cs="Arial"/>
          <w:sz w:val="22"/>
          <w:szCs w:val="22"/>
        </w:rPr>
        <w:t xml:space="preserve"> volunteer</w:t>
      </w:r>
      <w:r w:rsidR="00EB6E22">
        <w:rPr>
          <w:rFonts w:ascii="Arial" w:hAnsi="Arial" w:cs="Arial"/>
          <w:sz w:val="22"/>
          <w:szCs w:val="22"/>
        </w:rPr>
        <w:t xml:space="preserve">s </w:t>
      </w:r>
      <w:r w:rsidR="00950B6E">
        <w:rPr>
          <w:rFonts w:ascii="Arial" w:hAnsi="Arial" w:cs="Arial"/>
          <w:sz w:val="22"/>
          <w:szCs w:val="22"/>
        </w:rPr>
        <w:t xml:space="preserve">were instructed to </w:t>
      </w:r>
      <w:r w:rsidR="009E6260" w:rsidRPr="0005051A">
        <w:rPr>
          <w:rFonts w:ascii="Arial" w:hAnsi="Arial" w:cs="Arial"/>
          <w:sz w:val="22"/>
          <w:szCs w:val="22"/>
        </w:rPr>
        <w:t xml:space="preserve">seal the bottle with </w:t>
      </w:r>
      <w:r w:rsidR="00950B6E">
        <w:rPr>
          <w:rFonts w:ascii="Arial" w:hAnsi="Arial" w:cs="Arial"/>
          <w:sz w:val="22"/>
          <w:szCs w:val="22"/>
        </w:rPr>
        <w:t xml:space="preserve">the </w:t>
      </w:r>
      <w:r w:rsidR="009E6260" w:rsidRPr="0005051A">
        <w:rPr>
          <w:rFonts w:ascii="Arial" w:hAnsi="Arial" w:cs="Arial"/>
          <w:sz w:val="22"/>
          <w:szCs w:val="22"/>
        </w:rPr>
        <w:t xml:space="preserve">provided parafilm and </w:t>
      </w:r>
      <w:r w:rsidR="00950B6E">
        <w:rPr>
          <w:rFonts w:ascii="Arial" w:hAnsi="Arial" w:cs="Arial"/>
          <w:sz w:val="22"/>
          <w:szCs w:val="22"/>
        </w:rPr>
        <w:t xml:space="preserve">to ship </w:t>
      </w:r>
      <w:r w:rsidR="00313A92">
        <w:rPr>
          <w:rFonts w:ascii="Arial" w:hAnsi="Arial" w:cs="Arial"/>
          <w:sz w:val="22"/>
          <w:szCs w:val="22"/>
        </w:rPr>
        <w:t>it</w:t>
      </w:r>
      <w:r w:rsidR="009E6260" w:rsidRPr="0005051A">
        <w:rPr>
          <w:rFonts w:ascii="Arial" w:hAnsi="Arial" w:cs="Arial"/>
          <w:sz w:val="22"/>
          <w:szCs w:val="22"/>
        </w:rPr>
        <w:t xml:space="preserve"> back to </w:t>
      </w:r>
      <w:r w:rsidR="009170B4">
        <w:rPr>
          <w:rFonts w:ascii="Arial" w:hAnsi="Arial" w:cs="Arial"/>
          <w:sz w:val="22"/>
          <w:szCs w:val="22"/>
        </w:rPr>
        <w:t>our lab</w:t>
      </w:r>
      <w:r w:rsidR="002C0B3B">
        <w:rPr>
          <w:rFonts w:ascii="Arial" w:hAnsi="Arial" w:cs="Arial"/>
          <w:sz w:val="22"/>
          <w:szCs w:val="22"/>
        </w:rPr>
        <w:t xml:space="preserve"> (</w:t>
      </w:r>
      <w:r w:rsidR="002C0B3B" w:rsidRPr="00F23362">
        <w:rPr>
          <w:rFonts w:ascii="Arial" w:hAnsi="Arial" w:cs="Arial"/>
          <w:b/>
          <w:bCs/>
          <w:sz w:val="22"/>
          <w:szCs w:val="22"/>
        </w:rPr>
        <w:t xml:space="preserve">Fig. </w:t>
      </w:r>
      <w:r w:rsidR="001009F0">
        <w:rPr>
          <w:rFonts w:ascii="Arial" w:hAnsi="Arial" w:cs="Arial"/>
          <w:b/>
          <w:bCs/>
          <w:sz w:val="22"/>
          <w:szCs w:val="22"/>
        </w:rPr>
        <w:t>4</w:t>
      </w:r>
      <w:r w:rsidR="002C0B3B" w:rsidRPr="00F23362">
        <w:rPr>
          <w:rFonts w:ascii="Arial" w:hAnsi="Arial" w:cs="Arial"/>
          <w:b/>
          <w:bCs/>
          <w:sz w:val="22"/>
          <w:szCs w:val="22"/>
        </w:rPr>
        <w:t>A</w:t>
      </w:r>
      <w:r w:rsidR="002C0B3B">
        <w:rPr>
          <w:rFonts w:ascii="Arial" w:hAnsi="Arial" w:cs="Arial"/>
          <w:sz w:val="22"/>
          <w:szCs w:val="22"/>
        </w:rPr>
        <w:t>)</w:t>
      </w:r>
      <w:r w:rsidR="009E6260" w:rsidRPr="0005051A">
        <w:rPr>
          <w:rFonts w:ascii="Arial" w:hAnsi="Arial" w:cs="Arial"/>
          <w:sz w:val="22"/>
          <w:szCs w:val="22"/>
        </w:rPr>
        <w:t>.</w:t>
      </w:r>
    </w:p>
    <w:p w14:paraId="3A348814" w14:textId="77777777" w:rsidR="009E6260" w:rsidRPr="0005051A" w:rsidRDefault="009E6260" w:rsidP="00A45DC8">
      <w:pPr>
        <w:spacing w:line="360" w:lineRule="auto"/>
        <w:rPr>
          <w:rFonts w:ascii="Arial" w:hAnsi="Arial" w:cs="Arial"/>
          <w:sz w:val="22"/>
          <w:szCs w:val="22"/>
        </w:rPr>
      </w:pPr>
    </w:p>
    <w:p w14:paraId="5BAD05A8" w14:textId="30D551AD" w:rsidR="00682254" w:rsidRPr="00313A92" w:rsidRDefault="00B91856" w:rsidP="00A45DC8">
      <w:pPr>
        <w:spacing w:line="360" w:lineRule="auto"/>
        <w:rPr>
          <w:rFonts w:ascii="Arial" w:hAnsi="Arial" w:cs="Arial"/>
          <w:i/>
          <w:iCs/>
          <w:sz w:val="22"/>
          <w:szCs w:val="22"/>
        </w:rPr>
      </w:pPr>
      <w:r>
        <w:rPr>
          <w:rFonts w:ascii="Arial" w:hAnsi="Arial" w:cs="Arial"/>
          <w:i/>
          <w:iCs/>
          <w:sz w:val="22"/>
          <w:szCs w:val="22"/>
        </w:rPr>
        <w:t>Reusable trap</w:t>
      </w:r>
    </w:p>
    <w:p w14:paraId="17BEF060" w14:textId="6677A3AE" w:rsidR="009C4006" w:rsidRDefault="00A41E74" w:rsidP="00A45DC8">
      <w:pPr>
        <w:spacing w:line="360" w:lineRule="auto"/>
        <w:rPr>
          <w:rFonts w:ascii="Arial" w:hAnsi="Arial" w:cs="Arial"/>
          <w:sz w:val="22"/>
          <w:szCs w:val="22"/>
        </w:rPr>
      </w:pPr>
      <w:r>
        <w:rPr>
          <w:rFonts w:ascii="Arial" w:hAnsi="Arial" w:cs="Arial"/>
          <w:sz w:val="22"/>
          <w:szCs w:val="22"/>
        </w:rPr>
        <w:t>We created kits containing materials for trapping and returning flies.</w:t>
      </w:r>
      <w:r w:rsidR="009E6260" w:rsidRPr="00A41E74">
        <w:rPr>
          <w:rFonts w:ascii="Arial" w:hAnsi="Arial" w:cs="Arial"/>
          <w:sz w:val="22"/>
          <w:szCs w:val="22"/>
        </w:rPr>
        <w:t xml:space="preserve"> </w:t>
      </w:r>
      <w:r>
        <w:rPr>
          <w:rFonts w:ascii="Arial" w:hAnsi="Arial" w:cs="Arial"/>
          <w:sz w:val="22"/>
          <w:szCs w:val="22"/>
        </w:rPr>
        <w:t>Kits included a</w:t>
      </w:r>
      <w:r w:rsidR="009E6260" w:rsidRPr="0005051A">
        <w:rPr>
          <w:rFonts w:ascii="Arial" w:hAnsi="Arial" w:cs="Arial"/>
          <w:sz w:val="22"/>
          <w:szCs w:val="22"/>
        </w:rPr>
        <w:t xml:space="preserve"> clear plastic jar (</w:t>
      </w:r>
      <w:r w:rsidR="00313A92">
        <w:rPr>
          <w:rFonts w:ascii="Arial" w:hAnsi="Arial" w:cs="Arial"/>
          <w:sz w:val="22"/>
          <w:szCs w:val="22"/>
        </w:rPr>
        <w:t>Uline, S-9934</w:t>
      </w:r>
      <w:r w:rsidR="009E6260" w:rsidRPr="0005051A">
        <w:rPr>
          <w:rFonts w:ascii="Arial" w:hAnsi="Arial" w:cs="Arial"/>
          <w:sz w:val="22"/>
          <w:szCs w:val="22"/>
        </w:rPr>
        <w:t xml:space="preserve">), </w:t>
      </w:r>
      <w:r>
        <w:rPr>
          <w:rFonts w:ascii="Arial" w:hAnsi="Arial" w:cs="Arial"/>
          <w:sz w:val="22"/>
          <w:szCs w:val="22"/>
        </w:rPr>
        <w:t xml:space="preserve">a </w:t>
      </w:r>
      <w:r w:rsidR="00313A92">
        <w:rPr>
          <w:rFonts w:ascii="Arial" w:hAnsi="Arial" w:cs="Arial"/>
          <w:sz w:val="22"/>
          <w:szCs w:val="22"/>
        </w:rPr>
        <w:t xml:space="preserve">3D printed </w:t>
      </w:r>
      <w:r w:rsidR="009E6260" w:rsidRPr="0005051A">
        <w:rPr>
          <w:rFonts w:ascii="Arial" w:hAnsi="Arial" w:cs="Arial"/>
          <w:sz w:val="22"/>
          <w:szCs w:val="22"/>
        </w:rPr>
        <w:t xml:space="preserve">trap lid, </w:t>
      </w:r>
      <w:r>
        <w:rPr>
          <w:rFonts w:ascii="Arial" w:hAnsi="Arial" w:cs="Arial"/>
          <w:sz w:val="22"/>
          <w:szCs w:val="22"/>
        </w:rPr>
        <w:t xml:space="preserve">a </w:t>
      </w:r>
      <w:r w:rsidR="00313A92">
        <w:rPr>
          <w:rFonts w:ascii="Arial" w:hAnsi="Arial" w:cs="Arial"/>
          <w:sz w:val="22"/>
          <w:szCs w:val="22"/>
        </w:rPr>
        <w:t xml:space="preserve">3D printed </w:t>
      </w:r>
      <w:r w:rsidR="009E6260" w:rsidRPr="0005051A">
        <w:rPr>
          <w:rFonts w:ascii="Arial" w:hAnsi="Arial" w:cs="Arial"/>
          <w:sz w:val="22"/>
          <w:szCs w:val="22"/>
        </w:rPr>
        <w:t xml:space="preserve">barrier with </w:t>
      </w:r>
      <w:r>
        <w:rPr>
          <w:rFonts w:ascii="Arial" w:hAnsi="Arial" w:cs="Arial"/>
          <w:sz w:val="22"/>
          <w:szCs w:val="22"/>
        </w:rPr>
        <w:t xml:space="preserve">organdy </w:t>
      </w:r>
      <w:r w:rsidR="009E6260" w:rsidRPr="0005051A">
        <w:rPr>
          <w:rFonts w:ascii="Arial" w:hAnsi="Arial" w:cs="Arial"/>
          <w:sz w:val="22"/>
          <w:szCs w:val="22"/>
        </w:rPr>
        <w:t>mesh</w:t>
      </w:r>
      <w:r>
        <w:rPr>
          <w:rFonts w:ascii="Arial" w:hAnsi="Arial" w:cs="Arial"/>
          <w:sz w:val="22"/>
          <w:szCs w:val="22"/>
        </w:rPr>
        <w:t xml:space="preserve"> </w:t>
      </w:r>
      <w:r w:rsidRPr="00011CC3">
        <w:rPr>
          <w:rFonts w:ascii="Arial" w:hAnsi="Arial" w:cs="Arial"/>
          <w:sz w:val="22"/>
          <w:szCs w:val="22"/>
        </w:rPr>
        <w:t>(Oriole Textile, 2060</w:t>
      </w:r>
      <w:r w:rsidRPr="00A41E74">
        <w:rPr>
          <w:rFonts w:ascii="Arial" w:hAnsi="Arial" w:cs="Arial"/>
          <w:sz w:val="22"/>
          <w:szCs w:val="22"/>
        </w:rPr>
        <w:t>)</w:t>
      </w:r>
      <w:r w:rsidR="009E6260" w:rsidRPr="0005051A">
        <w:rPr>
          <w:rFonts w:ascii="Arial" w:hAnsi="Arial" w:cs="Arial"/>
          <w:sz w:val="22"/>
          <w:szCs w:val="22"/>
        </w:rPr>
        <w:t xml:space="preserve">, </w:t>
      </w:r>
      <w:r w:rsidR="00313A92">
        <w:rPr>
          <w:rFonts w:ascii="Arial" w:hAnsi="Arial" w:cs="Arial"/>
          <w:sz w:val="22"/>
          <w:szCs w:val="22"/>
        </w:rPr>
        <w:t>Fleischmann’s Instant Dry Y</w:t>
      </w:r>
      <w:r w:rsidR="009E6260" w:rsidRPr="0005051A">
        <w:rPr>
          <w:rFonts w:ascii="Arial" w:hAnsi="Arial" w:cs="Arial"/>
          <w:sz w:val="22"/>
          <w:szCs w:val="22"/>
        </w:rPr>
        <w:t xml:space="preserve">east, a </w:t>
      </w:r>
      <w:r w:rsidR="00313A92">
        <w:rPr>
          <w:rFonts w:ascii="Arial" w:hAnsi="Arial" w:cs="Arial"/>
          <w:sz w:val="22"/>
          <w:szCs w:val="22"/>
        </w:rPr>
        <w:t xml:space="preserve">screw top </w:t>
      </w:r>
      <w:r w:rsidR="009E6260" w:rsidRPr="0005051A">
        <w:rPr>
          <w:rFonts w:ascii="Arial" w:hAnsi="Arial" w:cs="Arial"/>
          <w:sz w:val="22"/>
          <w:szCs w:val="22"/>
        </w:rPr>
        <w:t>2</w:t>
      </w:r>
      <w:r w:rsidR="00472F1E">
        <w:rPr>
          <w:rFonts w:ascii="Arial" w:hAnsi="Arial" w:cs="Arial"/>
          <w:sz w:val="22"/>
          <w:szCs w:val="22"/>
        </w:rPr>
        <w:t>.0</w:t>
      </w:r>
      <w:r w:rsidR="009E6260" w:rsidRPr="0005051A">
        <w:rPr>
          <w:rFonts w:ascii="Arial" w:hAnsi="Arial" w:cs="Arial"/>
          <w:sz w:val="22"/>
          <w:szCs w:val="22"/>
        </w:rPr>
        <w:t xml:space="preserve"> mL tube and a pre-paid shipping </w:t>
      </w:r>
      <w:r w:rsidR="00270A5C">
        <w:rPr>
          <w:rFonts w:ascii="Arial" w:hAnsi="Arial" w:cs="Arial"/>
          <w:sz w:val="22"/>
          <w:szCs w:val="22"/>
        </w:rPr>
        <w:t xml:space="preserve">return </w:t>
      </w:r>
      <w:r w:rsidR="00313A92">
        <w:rPr>
          <w:rFonts w:ascii="Arial" w:hAnsi="Arial" w:cs="Arial"/>
          <w:sz w:val="22"/>
          <w:szCs w:val="22"/>
        </w:rPr>
        <w:t>envelope</w:t>
      </w:r>
      <w:r w:rsidR="009E6260" w:rsidRPr="0005051A">
        <w:rPr>
          <w:rFonts w:ascii="Arial" w:hAnsi="Arial" w:cs="Arial"/>
          <w:sz w:val="22"/>
          <w:szCs w:val="22"/>
        </w:rPr>
        <w:t xml:space="preserve">. </w:t>
      </w:r>
      <w:r w:rsidR="002C1A66">
        <w:rPr>
          <w:rFonts w:ascii="Arial" w:hAnsi="Arial" w:cs="Arial"/>
          <w:sz w:val="22"/>
          <w:szCs w:val="22"/>
        </w:rPr>
        <w:t xml:space="preserve">Volunteers </w:t>
      </w:r>
      <w:r w:rsidR="00313A92">
        <w:rPr>
          <w:rFonts w:ascii="Arial" w:hAnsi="Arial" w:cs="Arial"/>
          <w:sz w:val="22"/>
          <w:szCs w:val="22"/>
        </w:rPr>
        <w:t xml:space="preserve">were instructed to </w:t>
      </w:r>
      <w:r w:rsidR="009E6260" w:rsidRPr="0005051A">
        <w:rPr>
          <w:rFonts w:ascii="Arial" w:hAnsi="Arial" w:cs="Arial"/>
          <w:sz w:val="22"/>
          <w:szCs w:val="22"/>
        </w:rPr>
        <w:t>place 1-2 slices of banana in the bottom of the jar with a</w:t>
      </w:r>
      <w:r w:rsidR="00EE3BF7">
        <w:rPr>
          <w:rFonts w:ascii="Arial" w:hAnsi="Arial" w:cs="Arial"/>
          <w:sz w:val="22"/>
          <w:szCs w:val="22"/>
        </w:rPr>
        <w:t xml:space="preserve"> small</w:t>
      </w:r>
      <w:r w:rsidR="009E6260" w:rsidRPr="0005051A">
        <w:rPr>
          <w:rFonts w:ascii="Arial" w:hAnsi="Arial" w:cs="Arial"/>
          <w:sz w:val="22"/>
          <w:szCs w:val="22"/>
        </w:rPr>
        <w:t xml:space="preserve"> </w:t>
      </w:r>
      <w:r w:rsidR="003C1B5C">
        <w:rPr>
          <w:rFonts w:ascii="Arial" w:hAnsi="Arial" w:cs="Arial"/>
          <w:sz w:val="22"/>
          <w:szCs w:val="22"/>
        </w:rPr>
        <w:t>pinch</w:t>
      </w:r>
      <w:r w:rsidR="003C1B5C" w:rsidRPr="0005051A">
        <w:rPr>
          <w:rFonts w:ascii="Arial" w:hAnsi="Arial" w:cs="Arial"/>
          <w:sz w:val="22"/>
          <w:szCs w:val="22"/>
        </w:rPr>
        <w:t xml:space="preserve"> </w:t>
      </w:r>
      <w:r w:rsidR="009E6260" w:rsidRPr="0005051A">
        <w:rPr>
          <w:rFonts w:ascii="Arial" w:hAnsi="Arial" w:cs="Arial"/>
          <w:sz w:val="22"/>
          <w:szCs w:val="22"/>
        </w:rPr>
        <w:t xml:space="preserve">of yeast. The barrier </w:t>
      </w:r>
      <w:r w:rsidR="00313A92">
        <w:rPr>
          <w:rFonts w:ascii="Arial" w:hAnsi="Arial" w:cs="Arial"/>
          <w:sz w:val="22"/>
          <w:szCs w:val="22"/>
        </w:rPr>
        <w:t>was</w:t>
      </w:r>
      <w:r w:rsidR="009E6260" w:rsidRPr="0005051A">
        <w:rPr>
          <w:rFonts w:ascii="Arial" w:hAnsi="Arial" w:cs="Arial"/>
          <w:sz w:val="22"/>
          <w:szCs w:val="22"/>
        </w:rPr>
        <w:t xml:space="preserve"> placed over the banana/yeast </w:t>
      </w:r>
      <w:r w:rsidR="00313A92">
        <w:rPr>
          <w:rFonts w:ascii="Arial" w:hAnsi="Arial" w:cs="Arial"/>
          <w:sz w:val="22"/>
          <w:szCs w:val="22"/>
        </w:rPr>
        <w:t>ensuring</w:t>
      </w:r>
      <w:r w:rsidR="009E6260" w:rsidRPr="0005051A">
        <w:rPr>
          <w:rFonts w:ascii="Arial" w:hAnsi="Arial" w:cs="Arial"/>
          <w:sz w:val="22"/>
          <w:szCs w:val="22"/>
        </w:rPr>
        <w:t xml:space="preserve"> that </w:t>
      </w:r>
      <w:r w:rsidR="002C1A66">
        <w:rPr>
          <w:rFonts w:ascii="Arial" w:hAnsi="Arial" w:cs="Arial"/>
          <w:sz w:val="22"/>
          <w:szCs w:val="22"/>
        </w:rPr>
        <w:t>flies</w:t>
      </w:r>
      <w:r w:rsidR="002C1A66" w:rsidRPr="0005051A">
        <w:rPr>
          <w:rFonts w:ascii="Arial" w:hAnsi="Arial" w:cs="Arial"/>
          <w:sz w:val="22"/>
          <w:szCs w:val="22"/>
        </w:rPr>
        <w:t xml:space="preserve"> </w:t>
      </w:r>
      <w:r w:rsidR="002C1A66">
        <w:rPr>
          <w:rFonts w:ascii="Arial" w:hAnsi="Arial" w:cs="Arial"/>
          <w:sz w:val="22"/>
          <w:szCs w:val="22"/>
        </w:rPr>
        <w:t>remained separated from bait</w:t>
      </w:r>
      <w:r w:rsidR="009E6260" w:rsidRPr="0005051A">
        <w:rPr>
          <w:rFonts w:ascii="Arial" w:hAnsi="Arial" w:cs="Arial"/>
          <w:sz w:val="22"/>
          <w:szCs w:val="22"/>
        </w:rPr>
        <w:t xml:space="preserve">. </w:t>
      </w:r>
      <w:r w:rsidR="00313A92">
        <w:rPr>
          <w:rFonts w:ascii="Arial" w:hAnsi="Arial" w:cs="Arial"/>
          <w:sz w:val="22"/>
          <w:szCs w:val="22"/>
        </w:rPr>
        <w:t>Volunteers were instructed to replace the banana/yeast e</w:t>
      </w:r>
      <w:r w:rsidR="009E6260" w:rsidRPr="0005051A">
        <w:rPr>
          <w:rFonts w:ascii="Arial" w:hAnsi="Arial" w:cs="Arial"/>
          <w:sz w:val="22"/>
          <w:szCs w:val="22"/>
        </w:rPr>
        <w:t xml:space="preserve">very 3-5 days depending on the environmental conditions (hot/humid environments </w:t>
      </w:r>
      <w:r w:rsidR="00313A92">
        <w:rPr>
          <w:rFonts w:ascii="Arial" w:hAnsi="Arial" w:cs="Arial"/>
          <w:sz w:val="22"/>
          <w:szCs w:val="22"/>
        </w:rPr>
        <w:t>were told to replace the banana/yeast more often</w:t>
      </w:r>
      <w:r w:rsidR="009E6260" w:rsidRPr="0005051A">
        <w:rPr>
          <w:rFonts w:ascii="Arial" w:hAnsi="Arial" w:cs="Arial"/>
          <w:sz w:val="22"/>
          <w:szCs w:val="22"/>
        </w:rPr>
        <w:t>)</w:t>
      </w:r>
      <w:r w:rsidR="002C0B3B">
        <w:rPr>
          <w:rFonts w:ascii="Arial" w:hAnsi="Arial" w:cs="Arial"/>
          <w:sz w:val="22"/>
          <w:szCs w:val="22"/>
        </w:rPr>
        <w:t xml:space="preserve"> (</w:t>
      </w:r>
      <w:r w:rsidR="002C0B3B" w:rsidRPr="00F23362">
        <w:rPr>
          <w:rFonts w:ascii="Arial" w:hAnsi="Arial" w:cs="Arial"/>
          <w:b/>
          <w:bCs/>
          <w:sz w:val="22"/>
          <w:szCs w:val="22"/>
        </w:rPr>
        <w:t xml:space="preserve">Fig. </w:t>
      </w:r>
      <w:r w:rsidR="001009F0">
        <w:rPr>
          <w:rFonts w:ascii="Arial" w:hAnsi="Arial" w:cs="Arial"/>
          <w:b/>
          <w:bCs/>
          <w:sz w:val="22"/>
          <w:szCs w:val="22"/>
        </w:rPr>
        <w:t>4</w:t>
      </w:r>
      <w:r w:rsidR="002C0B3B" w:rsidRPr="00F23362">
        <w:rPr>
          <w:rFonts w:ascii="Arial" w:hAnsi="Arial" w:cs="Arial"/>
          <w:b/>
          <w:bCs/>
          <w:sz w:val="22"/>
          <w:szCs w:val="22"/>
        </w:rPr>
        <w:t>B</w:t>
      </w:r>
      <w:r w:rsidR="002C0B3B">
        <w:rPr>
          <w:rFonts w:ascii="Arial" w:hAnsi="Arial" w:cs="Arial"/>
          <w:sz w:val="22"/>
          <w:szCs w:val="22"/>
        </w:rPr>
        <w:t>)</w:t>
      </w:r>
      <w:r w:rsidR="009E6260" w:rsidRPr="0005051A">
        <w:rPr>
          <w:rFonts w:ascii="Arial" w:hAnsi="Arial" w:cs="Arial"/>
          <w:sz w:val="22"/>
          <w:szCs w:val="22"/>
        </w:rPr>
        <w:t xml:space="preserve">. </w:t>
      </w:r>
      <w:r w:rsidR="00313A92">
        <w:rPr>
          <w:rFonts w:ascii="Arial" w:hAnsi="Arial" w:cs="Arial"/>
          <w:sz w:val="22"/>
          <w:szCs w:val="22"/>
        </w:rPr>
        <w:t xml:space="preserve">Flies were </w:t>
      </w:r>
      <w:r w:rsidR="00FE1E6C">
        <w:rPr>
          <w:rFonts w:ascii="Arial" w:hAnsi="Arial" w:cs="Arial"/>
          <w:sz w:val="22"/>
          <w:szCs w:val="22"/>
        </w:rPr>
        <w:t>collected</w:t>
      </w:r>
      <w:r w:rsidR="00270A5C">
        <w:rPr>
          <w:rFonts w:ascii="Arial" w:hAnsi="Arial" w:cs="Arial"/>
          <w:sz w:val="22"/>
          <w:szCs w:val="22"/>
        </w:rPr>
        <w:t xml:space="preserve"> from traps that had been placed </w:t>
      </w:r>
      <w:r w:rsidR="00313A92">
        <w:rPr>
          <w:rFonts w:ascii="Arial" w:hAnsi="Arial" w:cs="Arial"/>
          <w:sz w:val="22"/>
          <w:szCs w:val="22"/>
        </w:rPr>
        <w:t xml:space="preserve">in a </w:t>
      </w:r>
      <w:r w:rsidR="00270A5C">
        <w:rPr>
          <w:rFonts w:ascii="Arial" w:hAnsi="Arial" w:cs="Arial"/>
          <w:sz w:val="22"/>
          <w:szCs w:val="22"/>
        </w:rPr>
        <w:t xml:space="preserve">-20˚C </w:t>
      </w:r>
      <w:r w:rsidR="00313A92">
        <w:rPr>
          <w:rFonts w:ascii="Arial" w:hAnsi="Arial" w:cs="Arial"/>
          <w:sz w:val="22"/>
          <w:szCs w:val="22"/>
        </w:rPr>
        <w:t xml:space="preserve">freezer for </w:t>
      </w:r>
      <w:r w:rsidR="0014528C" w:rsidRPr="0014528C">
        <w:rPr>
          <w:rFonts w:ascii="Arial" w:hAnsi="Arial" w:cs="Arial"/>
          <w:sz w:val="22"/>
          <w:szCs w:val="22"/>
        </w:rPr>
        <w:t>≥</w:t>
      </w:r>
      <w:r w:rsidR="00270A5C">
        <w:rPr>
          <w:rFonts w:ascii="Arial" w:hAnsi="Arial" w:cs="Arial"/>
          <w:sz w:val="22"/>
          <w:szCs w:val="22"/>
        </w:rPr>
        <w:t xml:space="preserve"> </w:t>
      </w:r>
      <w:r w:rsidR="00313A92">
        <w:rPr>
          <w:rFonts w:ascii="Arial" w:hAnsi="Arial" w:cs="Arial"/>
          <w:sz w:val="22"/>
          <w:szCs w:val="22"/>
        </w:rPr>
        <w:t xml:space="preserve">30 minutes. </w:t>
      </w:r>
      <w:r w:rsidR="009E6260" w:rsidRPr="0005051A">
        <w:rPr>
          <w:rFonts w:ascii="Arial" w:hAnsi="Arial" w:cs="Arial"/>
          <w:sz w:val="22"/>
          <w:szCs w:val="22"/>
        </w:rPr>
        <w:t xml:space="preserve">Once dead, </w:t>
      </w:r>
      <w:r w:rsidR="00313A92">
        <w:rPr>
          <w:rFonts w:ascii="Arial" w:hAnsi="Arial" w:cs="Arial"/>
          <w:sz w:val="22"/>
          <w:szCs w:val="22"/>
        </w:rPr>
        <w:t xml:space="preserve">flies could be removed by tapping the jar upside down or </w:t>
      </w:r>
      <w:r w:rsidR="00B91856">
        <w:rPr>
          <w:rFonts w:ascii="Arial" w:hAnsi="Arial" w:cs="Arial"/>
          <w:sz w:val="22"/>
          <w:szCs w:val="22"/>
        </w:rPr>
        <w:t xml:space="preserve">with </w:t>
      </w:r>
      <w:r w:rsidR="003C1B5C">
        <w:rPr>
          <w:rFonts w:ascii="Arial" w:hAnsi="Arial" w:cs="Arial"/>
          <w:sz w:val="22"/>
          <w:szCs w:val="22"/>
        </w:rPr>
        <w:t>forceps</w:t>
      </w:r>
      <w:r w:rsidR="00EE3BF7">
        <w:rPr>
          <w:rFonts w:ascii="Arial" w:hAnsi="Arial" w:cs="Arial"/>
          <w:sz w:val="22"/>
          <w:szCs w:val="22"/>
        </w:rPr>
        <w:t xml:space="preserve"> and stored frozen at -20˚C in 2</w:t>
      </w:r>
      <w:r w:rsidR="00B378E2">
        <w:rPr>
          <w:rFonts w:ascii="Arial" w:hAnsi="Arial" w:cs="Arial"/>
          <w:sz w:val="22"/>
          <w:szCs w:val="22"/>
        </w:rPr>
        <w:t>.0</w:t>
      </w:r>
      <w:r w:rsidR="00EE3BF7">
        <w:rPr>
          <w:rFonts w:ascii="Arial" w:hAnsi="Arial" w:cs="Arial"/>
          <w:sz w:val="22"/>
          <w:szCs w:val="22"/>
        </w:rPr>
        <w:t xml:space="preserve"> mL tubes</w:t>
      </w:r>
      <w:r w:rsidR="00313A92">
        <w:rPr>
          <w:rFonts w:ascii="Arial" w:hAnsi="Arial" w:cs="Arial"/>
          <w:sz w:val="22"/>
          <w:szCs w:val="22"/>
        </w:rPr>
        <w:t xml:space="preserve">. </w:t>
      </w:r>
      <w:r w:rsidR="00EE3BF7">
        <w:rPr>
          <w:rFonts w:ascii="Arial" w:hAnsi="Arial" w:cs="Arial"/>
          <w:sz w:val="22"/>
          <w:szCs w:val="22"/>
        </w:rPr>
        <w:t xml:space="preserve">Tubes </w:t>
      </w:r>
      <w:r w:rsidR="00313A92">
        <w:rPr>
          <w:rFonts w:ascii="Arial" w:hAnsi="Arial" w:cs="Arial"/>
          <w:sz w:val="22"/>
          <w:szCs w:val="22"/>
        </w:rPr>
        <w:t xml:space="preserve">were </w:t>
      </w:r>
      <w:r w:rsidR="00EE3BF7">
        <w:rPr>
          <w:rFonts w:ascii="Arial" w:hAnsi="Arial" w:cs="Arial"/>
          <w:sz w:val="22"/>
          <w:szCs w:val="22"/>
        </w:rPr>
        <w:t xml:space="preserve">returned in </w:t>
      </w:r>
      <w:r w:rsidR="009E6260" w:rsidRPr="0005051A">
        <w:rPr>
          <w:rFonts w:ascii="Arial" w:hAnsi="Arial" w:cs="Arial"/>
          <w:sz w:val="22"/>
          <w:szCs w:val="22"/>
        </w:rPr>
        <w:t xml:space="preserve">the provided </w:t>
      </w:r>
      <w:r w:rsidR="00EE3BF7">
        <w:rPr>
          <w:rFonts w:ascii="Arial" w:hAnsi="Arial" w:cs="Arial"/>
          <w:sz w:val="22"/>
          <w:szCs w:val="22"/>
        </w:rPr>
        <w:t xml:space="preserve">prepaid shipping </w:t>
      </w:r>
      <w:r w:rsidR="00313A92">
        <w:rPr>
          <w:rFonts w:ascii="Arial" w:hAnsi="Arial" w:cs="Arial"/>
          <w:sz w:val="22"/>
          <w:szCs w:val="22"/>
        </w:rPr>
        <w:t>envelope</w:t>
      </w:r>
      <w:r w:rsidR="009E6260" w:rsidRPr="0005051A">
        <w:rPr>
          <w:rFonts w:ascii="Arial" w:hAnsi="Arial" w:cs="Arial"/>
          <w:sz w:val="22"/>
          <w:szCs w:val="22"/>
        </w:rPr>
        <w:t>.</w:t>
      </w:r>
    </w:p>
    <w:p w14:paraId="47208C18" w14:textId="77777777" w:rsidR="00B91856" w:rsidRDefault="00B91856" w:rsidP="00A45DC8">
      <w:pPr>
        <w:spacing w:line="360" w:lineRule="auto"/>
        <w:rPr>
          <w:rFonts w:ascii="Arial" w:hAnsi="Arial" w:cs="Arial"/>
          <w:sz w:val="22"/>
          <w:szCs w:val="22"/>
        </w:rPr>
      </w:pPr>
    </w:p>
    <w:p w14:paraId="543A9988" w14:textId="20B1D00D" w:rsidR="00B91856" w:rsidRPr="009074C4" w:rsidRDefault="00340CBB" w:rsidP="00A45DC8">
      <w:pPr>
        <w:spacing w:line="360" w:lineRule="auto"/>
        <w:rPr>
          <w:rFonts w:ascii="Arial" w:hAnsi="Arial" w:cs="Arial"/>
          <w:i/>
          <w:iCs/>
          <w:sz w:val="22"/>
          <w:szCs w:val="22"/>
        </w:rPr>
      </w:pPr>
      <w:r>
        <w:rPr>
          <w:rFonts w:ascii="Arial" w:hAnsi="Arial" w:cs="Arial"/>
          <w:i/>
          <w:iCs/>
          <w:sz w:val="22"/>
          <w:szCs w:val="22"/>
        </w:rPr>
        <w:t>Data</w:t>
      </w:r>
      <w:r w:rsidR="00B91856" w:rsidRPr="009074C4">
        <w:rPr>
          <w:rFonts w:ascii="Arial" w:hAnsi="Arial" w:cs="Arial"/>
          <w:i/>
          <w:iCs/>
          <w:sz w:val="22"/>
          <w:szCs w:val="22"/>
        </w:rPr>
        <w:t xml:space="preserve"> analyses</w:t>
      </w:r>
    </w:p>
    <w:p w14:paraId="5A67EAE8" w14:textId="7D6F6509" w:rsidR="009E6260" w:rsidRPr="0005051A" w:rsidRDefault="005B2ED4" w:rsidP="00A45DC8">
      <w:pPr>
        <w:spacing w:line="360" w:lineRule="auto"/>
        <w:rPr>
          <w:rFonts w:ascii="Arial" w:hAnsi="Arial" w:cs="Arial"/>
          <w:sz w:val="22"/>
          <w:szCs w:val="22"/>
        </w:rPr>
      </w:pPr>
      <w:r>
        <w:rPr>
          <w:rFonts w:ascii="Arial" w:hAnsi="Arial" w:cs="Arial"/>
          <w:sz w:val="22"/>
          <w:szCs w:val="22"/>
        </w:rPr>
        <w:t>Da</w:t>
      </w:r>
      <w:r w:rsidR="00340CBB">
        <w:rPr>
          <w:rFonts w:ascii="Arial" w:hAnsi="Arial" w:cs="Arial"/>
          <w:sz w:val="22"/>
          <w:szCs w:val="22"/>
        </w:rPr>
        <w:t>ta visualization and statistical analyses were performed in RStudio</w:t>
      </w:r>
      <w:r>
        <w:rPr>
          <w:rFonts w:ascii="Arial" w:hAnsi="Arial" w:cs="Arial"/>
          <w:sz w:val="22"/>
          <w:szCs w:val="22"/>
        </w:rPr>
        <w:t xml:space="preserve"> (v</w:t>
      </w:r>
      <w:r w:rsidRPr="00340CBB">
        <w:t xml:space="preserve"> </w:t>
      </w:r>
      <w:r w:rsidRPr="00340CBB">
        <w:rPr>
          <w:rFonts w:ascii="Arial" w:hAnsi="Arial" w:cs="Arial"/>
          <w:sz w:val="22"/>
          <w:szCs w:val="22"/>
        </w:rPr>
        <w:t>2024.09.0+375</w:t>
      </w:r>
      <w:r>
        <w:rPr>
          <w:rFonts w:ascii="Arial" w:hAnsi="Arial" w:cs="Arial"/>
          <w:sz w:val="22"/>
          <w:szCs w:val="22"/>
        </w:rPr>
        <w:t xml:space="preserve">) using the </w:t>
      </w:r>
      <w:proofErr w:type="spellStart"/>
      <w:r>
        <w:rPr>
          <w:rFonts w:ascii="Arial" w:hAnsi="Arial" w:cs="Arial"/>
          <w:sz w:val="22"/>
          <w:szCs w:val="22"/>
        </w:rPr>
        <w:t>tidyverse</w:t>
      </w:r>
      <w:proofErr w:type="spellEnd"/>
      <w:r>
        <w:rPr>
          <w:rFonts w:ascii="Arial" w:hAnsi="Arial" w:cs="Arial"/>
          <w:sz w:val="22"/>
          <w:szCs w:val="22"/>
        </w:rPr>
        <w:t xml:space="preserve"> package</w:t>
      </w:r>
      <w:sdt>
        <w:sdtPr>
          <w:rPr>
            <w:rFonts w:ascii="Arial" w:hAnsi="Arial" w:cs="Arial"/>
            <w:color w:val="000000"/>
            <w:sz w:val="22"/>
            <w:szCs w:val="22"/>
            <w:vertAlign w:val="superscript"/>
          </w:rPr>
          <w:tag w:val="MENDELEY_CITATION_v3_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"/>
          <w:id w:val="-208338004"/>
          <w:placeholder>
            <w:docPart w:val="FD99377DAF15C245A7412CED70A8226E"/>
          </w:placeholder>
        </w:sdtPr>
        <w:sdtContent>
          <w:ins w:id="41" w:author="Keene-Snickers,Lexi" w:date="2025-04-14T10:28:00Z" w16du:dateUtc="2025-04-14T16:28:00Z">
            <w:r w:rsidR="001A08EC" w:rsidRPr="001A08EC">
              <w:rPr>
                <w:rFonts w:ascii="Arial" w:hAnsi="Arial" w:cs="Arial"/>
                <w:color w:val="000000"/>
                <w:sz w:val="22"/>
                <w:szCs w:val="22"/>
                <w:vertAlign w:val="superscript"/>
              </w:rPr>
              <w:t>27</w:t>
            </w:r>
          </w:ins>
          <w:del w:id="42" w:author="Keene-Snickers,Lexi" w:date="2025-04-14T10:28:00Z" w16du:dateUtc="2025-04-14T16:28:00Z">
            <w:r w:rsidR="001A08EC" w:rsidRPr="001A08EC" w:rsidDel="001A08EC">
              <w:rPr>
                <w:rFonts w:ascii="Arial" w:hAnsi="Arial" w:cs="Arial"/>
                <w:color w:val="000000"/>
                <w:sz w:val="22"/>
                <w:szCs w:val="22"/>
                <w:vertAlign w:val="superscript"/>
              </w:rPr>
              <w:delText>27</w:delText>
            </w:r>
          </w:del>
        </w:sdtContent>
      </w:sdt>
      <w:r w:rsidR="00340CBB">
        <w:rPr>
          <w:rFonts w:ascii="Arial" w:hAnsi="Arial" w:cs="Arial"/>
          <w:sz w:val="22"/>
          <w:szCs w:val="22"/>
        </w:rPr>
        <w:t xml:space="preserve">. </w:t>
      </w:r>
      <w:r>
        <w:rPr>
          <w:rFonts w:ascii="Arial" w:hAnsi="Arial" w:cs="Arial"/>
          <w:sz w:val="22"/>
          <w:szCs w:val="22"/>
        </w:rPr>
        <w:t>Analysis code is available</w:t>
      </w:r>
      <w:r w:rsidR="00340CBB">
        <w:rPr>
          <w:rFonts w:ascii="Arial" w:hAnsi="Arial" w:cs="Arial"/>
          <w:sz w:val="22"/>
          <w:szCs w:val="22"/>
        </w:rPr>
        <w:t xml:space="preserve"> </w:t>
      </w:r>
      <w:r>
        <w:rPr>
          <w:rFonts w:ascii="Arial" w:hAnsi="Arial" w:cs="Arial"/>
          <w:sz w:val="22"/>
          <w:szCs w:val="22"/>
        </w:rPr>
        <w:t>at</w:t>
      </w:r>
      <w:r w:rsidR="0023756D">
        <w:t xml:space="preserve"> </w:t>
      </w:r>
      <w:hyperlink r:id="rId12" w:history="1">
        <w:r w:rsidR="0023756D" w:rsidRPr="006F7787">
          <w:rPr>
            <w:rStyle w:val="Hyperlink"/>
          </w:rPr>
          <w:t>https://github.com/LKeene/fly_trap_design</w:t>
        </w:r>
      </w:hyperlink>
      <w:r w:rsidR="0023756D">
        <w:t xml:space="preserve"> </w:t>
      </w:r>
      <w:r w:rsidR="00340CBB">
        <w:rPr>
          <w:rFonts w:ascii="Arial" w:hAnsi="Arial" w:cs="Arial"/>
          <w:sz w:val="22"/>
          <w:szCs w:val="22"/>
        </w:rPr>
        <w:t>.</w:t>
      </w:r>
      <w:r w:rsidR="003E0FB6">
        <w:rPr>
          <w:rFonts w:ascii="Arial" w:hAnsi="Arial" w:cs="Arial"/>
          <w:sz w:val="22"/>
          <w:szCs w:val="22"/>
        </w:rPr>
        <w:t xml:space="preserve"> </w:t>
      </w:r>
      <w:r w:rsidR="00340CBB">
        <w:rPr>
          <w:rFonts w:ascii="Arial" w:hAnsi="Arial" w:cs="Arial"/>
          <w:sz w:val="22"/>
          <w:szCs w:val="22"/>
        </w:rPr>
        <w:t>A p-</w:t>
      </w:r>
      <w:r w:rsidR="003E0FB6">
        <w:rPr>
          <w:rFonts w:ascii="Arial" w:hAnsi="Arial" w:cs="Arial"/>
          <w:sz w:val="22"/>
          <w:szCs w:val="22"/>
        </w:rPr>
        <w:t xml:space="preserve">value </w:t>
      </w:r>
      <w:r w:rsidR="00340CBB">
        <w:rPr>
          <w:rFonts w:ascii="Arial" w:hAnsi="Arial" w:cs="Arial"/>
          <w:sz w:val="22"/>
          <w:szCs w:val="22"/>
        </w:rPr>
        <w:t xml:space="preserve">of </w:t>
      </w:r>
      <w:r w:rsidR="00340CBB">
        <w:rPr>
          <w:rFonts w:ascii="Arial" w:hAnsi="Arial" w:cs="Arial"/>
          <w:sz w:val="22"/>
          <w:szCs w:val="22"/>
        </w:rPr>
        <w:sym w:font="Symbol" w:char="F061"/>
      </w:r>
      <w:r w:rsidR="00340CBB">
        <w:rPr>
          <w:rFonts w:ascii="Arial" w:hAnsi="Arial" w:cs="Arial"/>
          <w:sz w:val="22"/>
          <w:szCs w:val="22"/>
        </w:rPr>
        <w:t xml:space="preserve"> = 0.05 or </w:t>
      </w:r>
      <w:r w:rsidR="003E0FB6">
        <w:rPr>
          <w:rFonts w:ascii="Arial" w:hAnsi="Arial" w:cs="Arial"/>
          <w:sz w:val="22"/>
          <w:szCs w:val="22"/>
        </w:rPr>
        <w:t xml:space="preserve">lower </w:t>
      </w:r>
      <w:r w:rsidR="00340CBB">
        <w:rPr>
          <w:rFonts w:ascii="Arial" w:hAnsi="Arial" w:cs="Arial"/>
          <w:sz w:val="22"/>
          <w:szCs w:val="22"/>
        </w:rPr>
        <w:t>was used as our significance threshold. For attractiveness experiment</w:t>
      </w:r>
      <w:r w:rsidR="003C1B5C">
        <w:rPr>
          <w:rFonts w:ascii="Arial" w:hAnsi="Arial" w:cs="Arial"/>
          <w:sz w:val="22"/>
          <w:szCs w:val="22"/>
        </w:rPr>
        <w:t>,</w:t>
      </w:r>
      <w:r w:rsidR="00340CBB">
        <w:rPr>
          <w:rFonts w:ascii="Arial" w:hAnsi="Arial" w:cs="Arial"/>
          <w:sz w:val="22"/>
          <w:szCs w:val="22"/>
        </w:rPr>
        <w:t xml:space="preserve"> negative binomial models were generated using the MASS package and comparisons were made using the </w:t>
      </w:r>
      <w:proofErr w:type="spellStart"/>
      <w:r w:rsidR="00340CBB">
        <w:rPr>
          <w:rFonts w:ascii="Arial" w:hAnsi="Arial" w:cs="Arial"/>
          <w:sz w:val="22"/>
          <w:szCs w:val="22"/>
        </w:rPr>
        <w:t>emmeans</w:t>
      </w:r>
      <w:proofErr w:type="spellEnd"/>
      <w:r w:rsidR="00340CBB">
        <w:rPr>
          <w:rFonts w:ascii="Arial" w:hAnsi="Arial" w:cs="Arial"/>
          <w:sz w:val="22"/>
          <w:szCs w:val="22"/>
        </w:rPr>
        <w:t xml:space="preserve"> package</w:t>
      </w:r>
      <w:sdt>
        <w:sdtPr>
          <w:rPr>
            <w:rFonts w:ascii="Arial" w:hAnsi="Arial" w:cs="Arial"/>
            <w:color w:val="000000"/>
            <w:sz w:val="22"/>
            <w:szCs w:val="22"/>
            <w:vertAlign w:val="superscript"/>
          </w:rPr>
          <w:tag w:val="MENDELEY_CITATION_v3_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"/>
          <w:id w:val="-472680168"/>
          <w:placeholder>
            <w:docPart w:val="DefaultPlaceholder_-1854013440"/>
          </w:placeholder>
        </w:sdtPr>
        <w:sdtContent>
          <w:ins w:id="43" w:author="Keene-Snickers,Lexi" w:date="2025-04-14T10:28:00Z" w16du:dateUtc="2025-04-14T16:28:00Z">
            <w:r w:rsidR="001A08EC" w:rsidRPr="001A08EC">
              <w:rPr>
                <w:rFonts w:ascii="Arial" w:hAnsi="Arial" w:cs="Arial"/>
                <w:color w:val="000000"/>
                <w:sz w:val="22"/>
                <w:szCs w:val="22"/>
                <w:vertAlign w:val="superscript"/>
              </w:rPr>
              <w:t>28,29</w:t>
            </w:r>
          </w:ins>
          <w:del w:id="44" w:author="Keene-Snickers,Lexi" w:date="2025-04-14T10:28:00Z" w16du:dateUtc="2025-04-14T16:28:00Z">
            <w:r w:rsidR="001A08EC" w:rsidRPr="001A08EC" w:rsidDel="001A08EC">
              <w:rPr>
                <w:rFonts w:ascii="Arial" w:hAnsi="Arial" w:cs="Arial"/>
                <w:color w:val="000000"/>
                <w:sz w:val="22"/>
                <w:szCs w:val="22"/>
                <w:vertAlign w:val="superscript"/>
              </w:rPr>
              <w:delText>28,29</w:delText>
            </w:r>
          </w:del>
        </w:sdtContent>
      </w:sdt>
      <w:r w:rsidR="001A4575">
        <w:rPr>
          <w:rFonts w:ascii="Arial" w:hAnsi="Arial" w:cs="Arial"/>
          <w:sz w:val="22"/>
          <w:szCs w:val="22"/>
        </w:rPr>
        <w:t>.</w:t>
      </w:r>
      <w:r w:rsidR="00B005BC">
        <w:rPr>
          <w:rFonts w:ascii="Arial" w:hAnsi="Arial" w:cs="Arial"/>
          <w:sz w:val="22"/>
          <w:szCs w:val="22"/>
        </w:rPr>
        <w:t xml:space="preserve"> Pairwise comparisons were adjusted for multiple hypothesis testing using Tukey’s method.</w:t>
      </w:r>
      <w:r w:rsidR="002C0B3B">
        <w:rPr>
          <w:rFonts w:ascii="Arial" w:hAnsi="Arial" w:cs="Arial"/>
          <w:sz w:val="22"/>
          <w:szCs w:val="22"/>
        </w:rPr>
        <w:t xml:space="preserve"> For Figure 3C, a </w:t>
      </w:r>
      <w:proofErr w:type="spellStart"/>
      <w:r w:rsidR="002C0B3B">
        <w:rPr>
          <w:rFonts w:ascii="Arial" w:hAnsi="Arial" w:cs="Arial"/>
          <w:sz w:val="22"/>
          <w:szCs w:val="22"/>
        </w:rPr>
        <w:t>pseudocount</w:t>
      </w:r>
      <w:proofErr w:type="spellEnd"/>
      <w:r w:rsidR="002C0B3B">
        <w:rPr>
          <w:rFonts w:ascii="Arial" w:hAnsi="Arial" w:cs="Arial"/>
          <w:sz w:val="22"/>
          <w:szCs w:val="22"/>
        </w:rPr>
        <w:t xml:space="preserve"> of one was added to all values to </w:t>
      </w:r>
      <w:r w:rsidR="003E0FB6">
        <w:rPr>
          <w:rFonts w:ascii="Arial" w:hAnsi="Arial" w:cs="Arial"/>
          <w:sz w:val="22"/>
          <w:szCs w:val="22"/>
        </w:rPr>
        <w:t>accommodate zero counts</w:t>
      </w:r>
      <w:r w:rsidR="002C0B3B">
        <w:rPr>
          <w:rFonts w:ascii="Arial" w:hAnsi="Arial" w:cs="Arial"/>
          <w:sz w:val="22"/>
          <w:szCs w:val="22"/>
        </w:rPr>
        <w:t>.</w:t>
      </w:r>
    </w:p>
    <w:p w14:paraId="5803DE3C" w14:textId="77777777" w:rsidR="00EE4279" w:rsidRDefault="00EE4279" w:rsidP="00A45DC8">
      <w:pPr>
        <w:spacing w:line="360" w:lineRule="auto"/>
        <w:rPr>
          <w:rFonts w:ascii="Arial" w:hAnsi="Arial" w:cs="Arial"/>
          <w:b/>
          <w:bCs/>
          <w:sz w:val="22"/>
          <w:szCs w:val="22"/>
        </w:rPr>
      </w:pPr>
    </w:p>
    <w:p w14:paraId="1F3D7F46" w14:textId="2A7D4A78" w:rsidR="009C4006" w:rsidRDefault="00313A92" w:rsidP="00A45DC8">
      <w:pPr>
        <w:spacing w:line="360" w:lineRule="auto"/>
        <w:rPr>
          <w:rFonts w:ascii="Arial" w:hAnsi="Arial" w:cs="Arial"/>
          <w:b/>
          <w:bCs/>
          <w:sz w:val="22"/>
          <w:szCs w:val="22"/>
        </w:rPr>
      </w:pPr>
      <w:r>
        <w:rPr>
          <w:rFonts w:ascii="Arial" w:hAnsi="Arial" w:cs="Arial"/>
          <w:b/>
          <w:bCs/>
          <w:sz w:val="22"/>
          <w:szCs w:val="22"/>
        </w:rPr>
        <w:t>RESULTS</w:t>
      </w:r>
    </w:p>
    <w:p w14:paraId="6C84A0A6" w14:textId="77777777" w:rsidR="00FE717B" w:rsidRDefault="00FE717B" w:rsidP="00A45DC8">
      <w:pPr>
        <w:spacing w:line="360" w:lineRule="auto"/>
        <w:rPr>
          <w:rFonts w:ascii="Arial" w:hAnsi="Arial" w:cs="Arial"/>
          <w:b/>
          <w:bCs/>
          <w:sz w:val="22"/>
          <w:szCs w:val="22"/>
        </w:rPr>
      </w:pPr>
    </w:p>
    <w:p w14:paraId="1305C830" w14:textId="411583EE" w:rsidR="00FE717B" w:rsidRDefault="00FE717B" w:rsidP="00A45DC8">
      <w:pPr>
        <w:spacing w:line="360" w:lineRule="auto"/>
        <w:rPr>
          <w:rFonts w:ascii="Arial" w:hAnsi="Arial" w:cs="Arial"/>
          <w:b/>
          <w:bCs/>
          <w:sz w:val="22"/>
          <w:szCs w:val="22"/>
        </w:rPr>
      </w:pPr>
      <w:r>
        <w:rPr>
          <w:rFonts w:ascii="Arial" w:hAnsi="Arial" w:cs="Arial"/>
          <w:b/>
          <w:bCs/>
          <w:sz w:val="22"/>
          <w:szCs w:val="22"/>
        </w:rPr>
        <w:t xml:space="preserve">Cornmeal-based fly food </w:t>
      </w:r>
      <w:r w:rsidR="00792F68">
        <w:rPr>
          <w:rFonts w:ascii="Arial" w:hAnsi="Arial" w:cs="Arial"/>
          <w:b/>
          <w:bCs/>
          <w:sz w:val="22"/>
          <w:szCs w:val="22"/>
        </w:rPr>
        <w:t>was</w:t>
      </w:r>
      <w:r w:rsidR="003C1B5C">
        <w:rPr>
          <w:rFonts w:ascii="Arial" w:hAnsi="Arial" w:cs="Arial"/>
          <w:b/>
          <w:bCs/>
          <w:sz w:val="22"/>
          <w:szCs w:val="22"/>
        </w:rPr>
        <w:t xml:space="preserve"> </w:t>
      </w:r>
      <w:r w:rsidR="00792F68">
        <w:rPr>
          <w:rFonts w:ascii="Arial" w:hAnsi="Arial" w:cs="Arial"/>
          <w:b/>
          <w:bCs/>
          <w:sz w:val="22"/>
          <w:szCs w:val="22"/>
        </w:rPr>
        <w:t xml:space="preserve">most </w:t>
      </w:r>
      <w:r>
        <w:rPr>
          <w:rFonts w:ascii="Arial" w:hAnsi="Arial" w:cs="Arial"/>
          <w:b/>
          <w:bCs/>
          <w:sz w:val="22"/>
          <w:szCs w:val="22"/>
        </w:rPr>
        <w:t xml:space="preserve">stable </w:t>
      </w:r>
    </w:p>
    <w:p w14:paraId="78361FB6" w14:textId="77777777" w:rsidR="00313A92" w:rsidRPr="00313A92" w:rsidRDefault="00313A92" w:rsidP="00A45DC8">
      <w:pPr>
        <w:spacing w:line="360" w:lineRule="auto"/>
        <w:rPr>
          <w:rFonts w:ascii="Arial" w:hAnsi="Arial" w:cs="Arial"/>
          <w:b/>
          <w:bCs/>
          <w:sz w:val="22"/>
          <w:szCs w:val="22"/>
        </w:rPr>
      </w:pPr>
    </w:p>
    <w:p w14:paraId="6B1120FD" w14:textId="402E33D0" w:rsidR="00D63B2B" w:rsidRDefault="00EF3484" w:rsidP="00B378E2">
      <w:pPr>
        <w:spacing w:line="360" w:lineRule="auto"/>
        <w:ind w:firstLine="720"/>
        <w:rPr>
          <w:rFonts w:ascii="Arial" w:hAnsi="Arial" w:cs="Arial"/>
          <w:sz w:val="22"/>
          <w:szCs w:val="22"/>
        </w:rPr>
      </w:pPr>
      <w:r>
        <w:rPr>
          <w:rFonts w:ascii="Arial" w:hAnsi="Arial" w:cs="Arial"/>
          <w:sz w:val="22"/>
          <w:szCs w:val="22"/>
        </w:rPr>
        <w:lastRenderedPageBreak/>
        <w:t>W</w:t>
      </w:r>
      <w:r w:rsidR="00D63B2B">
        <w:rPr>
          <w:rFonts w:ascii="Arial" w:hAnsi="Arial" w:cs="Arial"/>
          <w:sz w:val="22"/>
          <w:szCs w:val="22"/>
        </w:rPr>
        <w:t xml:space="preserve">e first </w:t>
      </w:r>
      <w:r>
        <w:rPr>
          <w:rFonts w:ascii="Arial" w:hAnsi="Arial" w:cs="Arial"/>
          <w:sz w:val="22"/>
          <w:szCs w:val="22"/>
        </w:rPr>
        <w:t xml:space="preserve">set out to assess the </w:t>
      </w:r>
      <w:r w:rsidR="00D63B2B">
        <w:rPr>
          <w:rFonts w:ascii="Arial" w:hAnsi="Arial" w:cs="Arial"/>
          <w:sz w:val="22"/>
          <w:szCs w:val="22"/>
        </w:rPr>
        <w:t>stab</w:t>
      </w:r>
      <w:r>
        <w:rPr>
          <w:rFonts w:ascii="Arial" w:hAnsi="Arial" w:cs="Arial"/>
          <w:sz w:val="22"/>
          <w:szCs w:val="22"/>
        </w:rPr>
        <w:t>ility of traps baited with different food substrates</w:t>
      </w:r>
      <w:r w:rsidR="00D63B2B">
        <w:rPr>
          <w:rFonts w:ascii="Arial" w:hAnsi="Arial" w:cs="Arial"/>
          <w:sz w:val="22"/>
          <w:szCs w:val="22"/>
        </w:rPr>
        <w:t xml:space="preserve"> </w:t>
      </w:r>
      <w:r w:rsidR="00D061D5">
        <w:rPr>
          <w:rFonts w:ascii="Arial" w:hAnsi="Arial" w:cs="Arial"/>
          <w:sz w:val="22"/>
          <w:szCs w:val="22"/>
        </w:rPr>
        <w:t xml:space="preserve">over </w:t>
      </w:r>
      <w:r w:rsidR="002E40F5">
        <w:rPr>
          <w:rFonts w:ascii="Arial" w:hAnsi="Arial" w:cs="Arial"/>
          <w:sz w:val="22"/>
          <w:szCs w:val="22"/>
        </w:rPr>
        <w:t>two</w:t>
      </w:r>
      <w:r w:rsidR="00D63B2B">
        <w:rPr>
          <w:rFonts w:ascii="Arial" w:hAnsi="Arial" w:cs="Arial"/>
          <w:sz w:val="22"/>
          <w:szCs w:val="22"/>
        </w:rPr>
        <w:t xml:space="preserve"> weeks. </w:t>
      </w:r>
      <w:r>
        <w:rPr>
          <w:rFonts w:ascii="Arial" w:hAnsi="Arial" w:cs="Arial"/>
          <w:sz w:val="22"/>
          <w:szCs w:val="22"/>
        </w:rPr>
        <w:t>W</w:t>
      </w:r>
      <w:r w:rsidR="00D63B2B">
        <w:rPr>
          <w:rFonts w:ascii="Arial" w:hAnsi="Arial" w:cs="Arial"/>
          <w:sz w:val="22"/>
          <w:szCs w:val="22"/>
        </w:rPr>
        <w:t xml:space="preserve">e tested </w:t>
      </w:r>
      <w:r w:rsidR="009C4006" w:rsidRPr="0005051A">
        <w:rPr>
          <w:rFonts w:ascii="Arial" w:hAnsi="Arial" w:cs="Arial"/>
          <w:sz w:val="22"/>
          <w:szCs w:val="22"/>
        </w:rPr>
        <w:t>cornmeal</w:t>
      </w:r>
      <w:r w:rsidR="00D63B2B">
        <w:rPr>
          <w:rFonts w:ascii="Arial" w:hAnsi="Arial" w:cs="Arial"/>
          <w:sz w:val="22"/>
          <w:szCs w:val="22"/>
        </w:rPr>
        <w:t>-</w:t>
      </w:r>
      <w:r w:rsidR="009C4006" w:rsidRPr="0005051A">
        <w:rPr>
          <w:rFonts w:ascii="Arial" w:hAnsi="Arial" w:cs="Arial"/>
          <w:sz w:val="22"/>
          <w:szCs w:val="22"/>
        </w:rPr>
        <w:t>, potato</w:t>
      </w:r>
      <w:r w:rsidR="00D63B2B">
        <w:rPr>
          <w:rFonts w:ascii="Arial" w:hAnsi="Arial" w:cs="Arial"/>
          <w:sz w:val="22"/>
          <w:szCs w:val="22"/>
        </w:rPr>
        <w:t>-</w:t>
      </w:r>
      <w:r w:rsidR="003C1B5C">
        <w:rPr>
          <w:rFonts w:ascii="Arial" w:hAnsi="Arial" w:cs="Arial"/>
          <w:sz w:val="22"/>
          <w:szCs w:val="22"/>
        </w:rPr>
        <w:t>,</w:t>
      </w:r>
      <w:r w:rsidR="009C4006" w:rsidRPr="0005051A">
        <w:rPr>
          <w:rFonts w:ascii="Arial" w:hAnsi="Arial" w:cs="Arial"/>
          <w:sz w:val="22"/>
          <w:szCs w:val="22"/>
        </w:rPr>
        <w:t xml:space="preserve"> and banana</w:t>
      </w:r>
      <w:r w:rsidR="00D63B2B">
        <w:rPr>
          <w:rFonts w:ascii="Arial" w:hAnsi="Arial" w:cs="Arial"/>
          <w:sz w:val="22"/>
          <w:szCs w:val="22"/>
        </w:rPr>
        <w:t xml:space="preserve">-based foods, all of which are commonly used to rear </w:t>
      </w:r>
      <w:r w:rsidR="00D63B2B" w:rsidRPr="00D63B2B">
        <w:rPr>
          <w:rFonts w:ascii="Arial" w:hAnsi="Arial" w:cs="Arial"/>
          <w:i/>
          <w:iCs/>
          <w:sz w:val="22"/>
          <w:szCs w:val="22"/>
        </w:rPr>
        <w:t>D. melanogaster</w:t>
      </w:r>
      <w:r w:rsidR="00D63B2B">
        <w:rPr>
          <w:rFonts w:ascii="Arial" w:hAnsi="Arial" w:cs="Arial"/>
          <w:sz w:val="22"/>
          <w:szCs w:val="22"/>
        </w:rPr>
        <w:t xml:space="preserve">. </w:t>
      </w:r>
      <w:r w:rsidR="003C1B5C">
        <w:rPr>
          <w:rFonts w:ascii="Arial" w:hAnsi="Arial" w:cs="Arial"/>
          <w:sz w:val="22"/>
          <w:szCs w:val="22"/>
        </w:rPr>
        <w:t>E</w:t>
      </w:r>
      <w:r w:rsidR="00D63B2B">
        <w:rPr>
          <w:rFonts w:ascii="Arial" w:hAnsi="Arial" w:cs="Arial"/>
          <w:sz w:val="22"/>
          <w:szCs w:val="22"/>
        </w:rPr>
        <w:t>ach type was made plain or</w:t>
      </w:r>
      <w:r w:rsidR="009C4006" w:rsidRPr="0005051A">
        <w:rPr>
          <w:rFonts w:ascii="Arial" w:hAnsi="Arial" w:cs="Arial"/>
          <w:sz w:val="22"/>
          <w:szCs w:val="22"/>
        </w:rPr>
        <w:t xml:space="preserve"> </w:t>
      </w:r>
      <w:r w:rsidR="00D63B2B">
        <w:rPr>
          <w:rFonts w:ascii="Arial" w:hAnsi="Arial" w:cs="Arial"/>
          <w:sz w:val="22"/>
          <w:szCs w:val="22"/>
        </w:rPr>
        <w:t>with</w:t>
      </w:r>
      <w:r w:rsidR="009C4006" w:rsidRPr="0005051A">
        <w:rPr>
          <w:rFonts w:ascii="Arial" w:hAnsi="Arial" w:cs="Arial"/>
          <w:sz w:val="22"/>
          <w:szCs w:val="22"/>
        </w:rPr>
        <w:t xml:space="preserve"> synthetic banana </w:t>
      </w:r>
      <w:r w:rsidR="00D63B2B">
        <w:rPr>
          <w:rFonts w:ascii="Arial" w:hAnsi="Arial" w:cs="Arial"/>
          <w:sz w:val="22"/>
          <w:szCs w:val="22"/>
        </w:rPr>
        <w:t>flavoring</w:t>
      </w:r>
      <w:r w:rsidR="00D47A43">
        <w:rPr>
          <w:rFonts w:ascii="Arial" w:hAnsi="Arial" w:cs="Arial"/>
          <w:sz w:val="22"/>
          <w:szCs w:val="22"/>
        </w:rPr>
        <w:t xml:space="preserve"> (isoamyl acetate)</w:t>
      </w:r>
      <w:r w:rsidR="009C4006" w:rsidRPr="0005051A">
        <w:rPr>
          <w:rFonts w:ascii="Arial" w:hAnsi="Arial" w:cs="Arial"/>
          <w:sz w:val="22"/>
          <w:szCs w:val="22"/>
        </w:rPr>
        <w:t xml:space="preserve">. </w:t>
      </w:r>
      <w:r w:rsidR="00D63B2B">
        <w:rPr>
          <w:rFonts w:ascii="Arial" w:hAnsi="Arial" w:cs="Arial"/>
          <w:sz w:val="22"/>
          <w:szCs w:val="22"/>
        </w:rPr>
        <w:t>Food b</w:t>
      </w:r>
      <w:r w:rsidR="009C4006" w:rsidRPr="0005051A">
        <w:rPr>
          <w:rFonts w:ascii="Arial" w:hAnsi="Arial" w:cs="Arial"/>
          <w:sz w:val="22"/>
          <w:szCs w:val="22"/>
        </w:rPr>
        <w:t xml:space="preserve">ottles were placed in </w:t>
      </w:r>
      <w:r w:rsidR="00D63B2B">
        <w:rPr>
          <w:rFonts w:ascii="Arial" w:hAnsi="Arial" w:cs="Arial"/>
          <w:sz w:val="22"/>
          <w:szCs w:val="22"/>
        </w:rPr>
        <w:t>a</w:t>
      </w:r>
      <w:r w:rsidR="009C4006" w:rsidRPr="0005051A">
        <w:rPr>
          <w:rFonts w:ascii="Arial" w:hAnsi="Arial" w:cs="Arial"/>
          <w:sz w:val="22"/>
          <w:szCs w:val="22"/>
        </w:rPr>
        <w:t xml:space="preserve"> controlled indoor environment or outside for </w:t>
      </w:r>
      <w:r w:rsidR="00D63B2B">
        <w:rPr>
          <w:rFonts w:ascii="Arial" w:hAnsi="Arial" w:cs="Arial"/>
          <w:sz w:val="22"/>
          <w:szCs w:val="22"/>
        </w:rPr>
        <w:t>two</w:t>
      </w:r>
      <w:r w:rsidR="009C4006" w:rsidRPr="0005051A">
        <w:rPr>
          <w:rFonts w:ascii="Arial" w:hAnsi="Arial" w:cs="Arial"/>
          <w:sz w:val="22"/>
          <w:szCs w:val="22"/>
        </w:rPr>
        <w:t xml:space="preserve"> weeks</w:t>
      </w:r>
      <w:r w:rsidR="00792F68">
        <w:rPr>
          <w:rFonts w:ascii="Arial" w:hAnsi="Arial" w:cs="Arial"/>
          <w:sz w:val="22"/>
          <w:szCs w:val="22"/>
        </w:rPr>
        <w:t xml:space="preserve">. </w:t>
      </w:r>
      <w:r w:rsidR="00BF3795">
        <w:rPr>
          <w:rFonts w:ascii="Arial" w:hAnsi="Arial" w:cs="Arial"/>
          <w:sz w:val="22"/>
          <w:szCs w:val="22"/>
        </w:rPr>
        <w:t>B</w:t>
      </w:r>
      <w:r w:rsidR="00792F68">
        <w:rPr>
          <w:rFonts w:ascii="Arial" w:hAnsi="Arial" w:cs="Arial"/>
          <w:sz w:val="22"/>
          <w:szCs w:val="22"/>
        </w:rPr>
        <w:t>ottle</w:t>
      </w:r>
      <w:r w:rsidR="00BF3795">
        <w:rPr>
          <w:rFonts w:ascii="Arial" w:hAnsi="Arial" w:cs="Arial"/>
          <w:sz w:val="22"/>
          <w:szCs w:val="22"/>
        </w:rPr>
        <w:t>s</w:t>
      </w:r>
      <w:r w:rsidR="00792F68">
        <w:rPr>
          <w:rFonts w:ascii="Arial" w:hAnsi="Arial" w:cs="Arial"/>
          <w:sz w:val="22"/>
          <w:szCs w:val="22"/>
        </w:rPr>
        <w:t xml:space="preserve"> </w:t>
      </w:r>
      <w:r w:rsidR="00BF3795">
        <w:rPr>
          <w:rFonts w:ascii="Arial" w:hAnsi="Arial" w:cs="Arial"/>
          <w:sz w:val="22"/>
          <w:szCs w:val="22"/>
        </w:rPr>
        <w:t xml:space="preserve">were </w:t>
      </w:r>
      <w:r w:rsidR="009E6260" w:rsidRPr="0005051A">
        <w:rPr>
          <w:rFonts w:ascii="Arial" w:hAnsi="Arial" w:cs="Arial"/>
          <w:sz w:val="22"/>
          <w:szCs w:val="22"/>
        </w:rPr>
        <w:t xml:space="preserve">visually </w:t>
      </w:r>
      <w:r w:rsidR="009C4006" w:rsidRPr="0005051A">
        <w:rPr>
          <w:rFonts w:ascii="Arial" w:hAnsi="Arial" w:cs="Arial"/>
          <w:sz w:val="22"/>
          <w:szCs w:val="22"/>
        </w:rPr>
        <w:t xml:space="preserve">assessed daily to </w:t>
      </w:r>
      <w:r w:rsidR="00D63B2B">
        <w:rPr>
          <w:rFonts w:ascii="Arial" w:hAnsi="Arial" w:cs="Arial"/>
          <w:sz w:val="22"/>
          <w:szCs w:val="22"/>
        </w:rPr>
        <w:t>identify</w:t>
      </w:r>
      <w:r w:rsidR="009C4006" w:rsidRPr="0005051A">
        <w:rPr>
          <w:rFonts w:ascii="Arial" w:hAnsi="Arial" w:cs="Arial"/>
          <w:sz w:val="22"/>
          <w:szCs w:val="22"/>
        </w:rPr>
        <w:t xml:space="preserve"> signs of </w:t>
      </w:r>
      <w:r w:rsidR="007E023E">
        <w:rPr>
          <w:rFonts w:ascii="Arial" w:hAnsi="Arial" w:cs="Arial"/>
          <w:sz w:val="22"/>
          <w:szCs w:val="22"/>
        </w:rPr>
        <w:t xml:space="preserve">decay and </w:t>
      </w:r>
      <w:r w:rsidR="002E40F5">
        <w:rPr>
          <w:rFonts w:ascii="Arial" w:hAnsi="Arial" w:cs="Arial"/>
          <w:sz w:val="22"/>
          <w:szCs w:val="22"/>
        </w:rPr>
        <w:t xml:space="preserve">microbial </w:t>
      </w:r>
      <w:r w:rsidR="007E023E">
        <w:rPr>
          <w:rFonts w:ascii="Arial" w:hAnsi="Arial" w:cs="Arial"/>
          <w:sz w:val="22"/>
          <w:szCs w:val="22"/>
        </w:rPr>
        <w:t>growth</w:t>
      </w:r>
      <w:r w:rsidR="009C4006" w:rsidRPr="0005051A">
        <w:rPr>
          <w:rFonts w:ascii="Arial" w:hAnsi="Arial" w:cs="Arial"/>
          <w:sz w:val="22"/>
          <w:szCs w:val="22"/>
        </w:rPr>
        <w:t xml:space="preserve">. </w:t>
      </w:r>
    </w:p>
    <w:p w14:paraId="1EEB7CE4" w14:textId="0091B157" w:rsidR="00D63B2B" w:rsidRDefault="00BF3795" w:rsidP="00916096">
      <w:pPr>
        <w:spacing w:line="360" w:lineRule="auto"/>
        <w:ind w:firstLine="720"/>
        <w:rPr>
          <w:rFonts w:ascii="Arial" w:hAnsi="Arial" w:cs="Arial"/>
          <w:sz w:val="22"/>
          <w:szCs w:val="22"/>
        </w:rPr>
      </w:pPr>
      <w:r>
        <w:rPr>
          <w:rFonts w:ascii="Arial" w:hAnsi="Arial" w:cs="Arial"/>
          <w:sz w:val="22"/>
          <w:szCs w:val="22"/>
        </w:rPr>
        <w:t>B</w:t>
      </w:r>
      <w:r w:rsidR="009C4006" w:rsidRPr="0005051A">
        <w:rPr>
          <w:rFonts w:ascii="Arial" w:hAnsi="Arial" w:cs="Arial"/>
          <w:sz w:val="22"/>
          <w:szCs w:val="22"/>
        </w:rPr>
        <w:t xml:space="preserve">anana-based food was the </w:t>
      </w:r>
      <w:r w:rsidR="003C1B5C">
        <w:rPr>
          <w:rFonts w:ascii="Arial" w:hAnsi="Arial" w:cs="Arial"/>
          <w:sz w:val="22"/>
          <w:szCs w:val="22"/>
        </w:rPr>
        <w:t>least</w:t>
      </w:r>
      <w:r w:rsidR="003C1B5C" w:rsidRPr="0005051A">
        <w:rPr>
          <w:rFonts w:ascii="Arial" w:hAnsi="Arial" w:cs="Arial"/>
          <w:sz w:val="22"/>
          <w:szCs w:val="22"/>
        </w:rPr>
        <w:t xml:space="preserve"> </w:t>
      </w:r>
      <w:r w:rsidR="003C1B5C">
        <w:rPr>
          <w:rFonts w:ascii="Arial" w:hAnsi="Arial" w:cs="Arial"/>
          <w:sz w:val="22"/>
          <w:szCs w:val="22"/>
        </w:rPr>
        <w:t>s</w:t>
      </w:r>
      <w:r w:rsidR="009C4006" w:rsidRPr="0005051A">
        <w:rPr>
          <w:rFonts w:ascii="Arial" w:hAnsi="Arial" w:cs="Arial"/>
          <w:sz w:val="22"/>
          <w:szCs w:val="22"/>
        </w:rPr>
        <w:t xml:space="preserve">table with </w:t>
      </w:r>
      <w:r w:rsidR="00D63B2B">
        <w:rPr>
          <w:rFonts w:ascii="Arial" w:hAnsi="Arial" w:cs="Arial"/>
          <w:sz w:val="22"/>
          <w:szCs w:val="22"/>
        </w:rPr>
        <w:t>visible</w:t>
      </w:r>
      <w:r w:rsidR="006A4071">
        <w:rPr>
          <w:rFonts w:ascii="Arial" w:hAnsi="Arial" w:cs="Arial"/>
          <w:sz w:val="22"/>
          <w:szCs w:val="22"/>
        </w:rPr>
        <w:t xml:space="preserve"> mold and bacterial growth occurring in a matter of days</w:t>
      </w:r>
      <w:r>
        <w:rPr>
          <w:rFonts w:ascii="Arial" w:hAnsi="Arial" w:cs="Arial"/>
          <w:sz w:val="22"/>
          <w:szCs w:val="22"/>
        </w:rPr>
        <w:t xml:space="preserve"> (</w:t>
      </w:r>
      <w:r w:rsidR="005A60E6">
        <w:rPr>
          <w:rFonts w:ascii="Arial" w:hAnsi="Arial" w:cs="Arial"/>
          <w:b/>
          <w:bCs/>
          <w:sz w:val="22"/>
          <w:szCs w:val="22"/>
        </w:rPr>
        <w:t xml:space="preserve">Supplemental </w:t>
      </w:r>
      <w:r w:rsidRPr="00F23362">
        <w:rPr>
          <w:rFonts w:ascii="Arial" w:hAnsi="Arial" w:cs="Arial"/>
          <w:b/>
          <w:bCs/>
          <w:sz w:val="22"/>
          <w:szCs w:val="22"/>
        </w:rPr>
        <w:t>Fig. 1</w:t>
      </w:r>
      <w:r>
        <w:rPr>
          <w:rFonts w:ascii="Arial" w:hAnsi="Arial" w:cs="Arial"/>
          <w:sz w:val="22"/>
          <w:szCs w:val="22"/>
        </w:rPr>
        <w:t>)</w:t>
      </w:r>
      <w:r w:rsidR="006A4071">
        <w:rPr>
          <w:rFonts w:ascii="Arial" w:hAnsi="Arial" w:cs="Arial"/>
          <w:sz w:val="22"/>
          <w:szCs w:val="22"/>
        </w:rPr>
        <w:t xml:space="preserve">. </w:t>
      </w:r>
      <w:r w:rsidR="009C4006" w:rsidRPr="0005051A">
        <w:rPr>
          <w:rFonts w:ascii="Arial" w:hAnsi="Arial" w:cs="Arial"/>
          <w:sz w:val="22"/>
          <w:szCs w:val="22"/>
        </w:rPr>
        <w:t xml:space="preserve">Potato-based food was </w:t>
      </w:r>
      <w:r w:rsidR="00D63B2B">
        <w:rPr>
          <w:rFonts w:ascii="Arial" w:hAnsi="Arial" w:cs="Arial"/>
          <w:sz w:val="22"/>
          <w:szCs w:val="22"/>
        </w:rPr>
        <w:t>more</w:t>
      </w:r>
      <w:r w:rsidR="009C4006" w:rsidRPr="0005051A">
        <w:rPr>
          <w:rFonts w:ascii="Arial" w:hAnsi="Arial" w:cs="Arial"/>
          <w:sz w:val="22"/>
          <w:szCs w:val="22"/>
        </w:rPr>
        <w:t xml:space="preserve"> stable</w:t>
      </w:r>
      <w:r w:rsidR="003C1B5C">
        <w:rPr>
          <w:rFonts w:ascii="Arial" w:hAnsi="Arial" w:cs="Arial"/>
          <w:sz w:val="22"/>
          <w:szCs w:val="22"/>
        </w:rPr>
        <w:t>:</w:t>
      </w:r>
      <w:r w:rsidR="00D63B2B">
        <w:rPr>
          <w:rFonts w:ascii="Arial" w:hAnsi="Arial" w:cs="Arial"/>
          <w:sz w:val="22"/>
          <w:szCs w:val="22"/>
        </w:rPr>
        <w:t xml:space="preserve"> </w:t>
      </w:r>
      <w:r w:rsidR="006A4071">
        <w:rPr>
          <w:rFonts w:ascii="Arial" w:hAnsi="Arial" w:cs="Arial"/>
          <w:sz w:val="22"/>
          <w:szCs w:val="22"/>
        </w:rPr>
        <w:t xml:space="preserve">after two weeks </w:t>
      </w:r>
      <w:r w:rsidR="00D63B2B">
        <w:rPr>
          <w:rFonts w:ascii="Arial" w:hAnsi="Arial" w:cs="Arial"/>
          <w:sz w:val="22"/>
          <w:szCs w:val="22"/>
        </w:rPr>
        <w:t>there w</w:t>
      </w:r>
      <w:r w:rsidR="00C0059C">
        <w:rPr>
          <w:rFonts w:ascii="Arial" w:hAnsi="Arial" w:cs="Arial"/>
          <w:sz w:val="22"/>
          <w:szCs w:val="22"/>
        </w:rPr>
        <w:t xml:space="preserve">as </w:t>
      </w:r>
      <w:r w:rsidR="006A4071">
        <w:rPr>
          <w:rFonts w:ascii="Arial" w:hAnsi="Arial" w:cs="Arial"/>
          <w:sz w:val="22"/>
          <w:szCs w:val="22"/>
        </w:rPr>
        <w:t>visible mold and bacterial growth but less than the banana-based food (</w:t>
      </w:r>
      <w:r w:rsidR="005A60E6">
        <w:rPr>
          <w:rFonts w:ascii="Arial" w:hAnsi="Arial" w:cs="Arial"/>
          <w:b/>
          <w:bCs/>
          <w:sz w:val="22"/>
          <w:szCs w:val="22"/>
        </w:rPr>
        <w:t xml:space="preserve">Supplemental </w:t>
      </w:r>
      <w:r w:rsidR="009C4006" w:rsidRPr="0005051A">
        <w:rPr>
          <w:rFonts w:ascii="Arial" w:hAnsi="Arial" w:cs="Arial"/>
          <w:b/>
          <w:bCs/>
          <w:sz w:val="22"/>
          <w:szCs w:val="22"/>
        </w:rPr>
        <w:t>Fig. 1</w:t>
      </w:r>
      <w:r w:rsidR="009C4006" w:rsidRPr="00D63B2B">
        <w:rPr>
          <w:rFonts w:ascii="Arial" w:hAnsi="Arial" w:cs="Arial"/>
          <w:sz w:val="22"/>
          <w:szCs w:val="22"/>
        </w:rPr>
        <w:t>)</w:t>
      </w:r>
      <w:r w:rsidR="009C4006" w:rsidRPr="0005051A">
        <w:rPr>
          <w:rFonts w:ascii="Arial" w:hAnsi="Arial" w:cs="Arial"/>
          <w:sz w:val="22"/>
          <w:szCs w:val="22"/>
        </w:rPr>
        <w:t xml:space="preserve">. Cornmeal-based food was the most stable </w:t>
      </w:r>
      <w:r w:rsidR="00D63B2B">
        <w:rPr>
          <w:rFonts w:ascii="Arial" w:hAnsi="Arial" w:cs="Arial"/>
          <w:sz w:val="22"/>
          <w:szCs w:val="22"/>
        </w:rPr>
        <w:t xml:space="preserve">in </w:t>
      </w:r>
      <w:r>
        <w:rPr>
          <w:rFonts w:ascii="Arial" w:hAnsi="Arial" w:cs="Arial"/>
          <w:sz w:val="22"/>
          <w:szCs w:val="22"/>
        </w:rPr>
        <w:t xml:space="preserve">indoor and outdoor </w:t>
      </w:r>
      <w:r w:rsidR="00D63B2B">
        <w:rPr>
          <w:rFonts w:ascii="Arial" w:hAnsi="Arial" w:cs="Arial"/>
          <w:sz w:val="22"/>
          <w:szCs w:val="22"/>
        </w:rPr>
        <w:t>environments</w:t>
      </w:r>
      <w:r w:rsidR="009C4006" w:rsidRPr="0005051A">
        <w:rPr>
          <w:rFonts w:ascii="Arial" w:hAnsi="Arial" w:cs="Arial"/>
          <w:sz w:val="22"/>
          <w:szCs w:val="22"/>
        </w:rPr>
        <w:t xml:space="preserve"> </w:t>
      </w:r>
      <w:r w:rsidR="009C4006" w:rsidRPr="00D63B2B">
        <w:rPr>
          <w:rFonts w:ascii="Arial" w:hAnsi="Arial" w:cs="Arial"/>
          <w:sz w:val="22"/>
          <w:szCs w:val="22"/>
        </w:rPr>
        <w:t>(</w:t>
      </w:r>
      <w:r w:rsidR="00B378E2" w:rsidRPr="00B378E2">
        <w:rPr>
          <w:rFonts w:ascii="Arial" w:hAnsi="Arial" w:cs="Arial"/>
          <w:b/>
          <w:bCs/>
          <w:sz w:val="22"/>
          <w:szCs w:val="22"/>
        </w:rPr>
        <w:t>Supplemental</w:t>
      </w:r>
      <w:r w:rsidR="00B378E2">
        <w:rPr>
          <w:rFonts w:ascii="Arial" w:hAnsi="Arial" w:cs="Arial"/>
          <w:sz w:val="22"/>
          <w:szCs w:val="22"/>
        </w:rPr>
        <w:t xml:space="preserve"> </w:t>
      </w:r>
      <w:r w:rsidR="009C4006" w:rsidRPr="0005051A">
        <w:rPr>
          <w:rFonts w:ascii="Arial" w:hAnsi="Arial" w:cs="Arial"/>
          <w:b/>
          <w:bCs/>
          <w:sz w:val="22"/>
          <w:szCs w:val="22"/>
        </w:rPr>
        <w:t>Fig 1</w:t>
      </w:r>
      <w:r w:rsidR="009C4006" w:rsidRPr="00D63B2B">
        <w:rPr>
          <w:rFonts w:ascii="Arial" w:hAnsi="Arial" w:cs="Arial"/>
          <w:sz w:val="22"/>
          <w:szCs w:val="22"/>
        </w:rPr>
        <w:t>)</w:t>
      </w:r>
      <w:r w:rsidR="009C4006" w:rsidRPr="0005051A">
        <w:rPr>
          <w:rFonts w:ascii="Arial" w:hAnsi="Arial" w:cs="Arial"/>
          <w:sz w:val="22"/>
          <w:szCs w:val="22"/>
        </w:rPr>
        <w:t>.</w:t>
      </w:r>
      <w:r w:rsidRPr="0005051A">
        <w:rPr>
          <w:rFonts w:ascii="Arial" w:hAnsi="Arial" w:cs="Arial"/>
          <w:sz w:val="22"/>
          <w:szCs w:val="22"/>
        </w:rPr>
        <w:t xml:space="preserve"> </w:t>
      </w:r>
      <w:r w:rsidR="00750402">
        <w:rPr>
          <w:rFonts w:ascii="Arial" w:hAnsi="Arial" w:cs="Arial"/>
          <w:sz w:val="22"/>
          <w:szCs w:val="22"/>
        </w:rPr>
        <w:t>The</w:t>
      </w:r>
      <w:r w:rsidR="00D63B2B">
        <w:rPr>
          <w:rFonts w:ascii="Arial" w:hAnsi="Arial" w:cs="Arial"/>
          <w:sz w:val="22"/>
          <w:szCs w:val="22"/>
        </w:rPr>
        <w:t xml:space="preserve"> indoor cornmeal-based food looked nearly the same at the end of the two weeks as it did at the start.</w:t>
      </w:r>
      <w:r w:rsidR="009C4006" w:rsidRPr="0005051A">
        <w:rPr>
          <w:rFonts w:ascii="Arial" w:hAnsi="Arial" w:cs="Arial"/>
          <w:sz w:val="22"/>
          <w:szCs w:val="22"/>
        </w:rPr>
        <w:t xml:space="preserve"> </w:t>
      </w:r>
      <w:r w:rsidR="00D63B2B">
        <w:rPr>
          <w:rFonts w:ascii="Arial" w:hAnsi="Arial" w:cs="Arial"/>
          <w:sz w:val="22"/>
          <w:szCs w:val="22"/>
        </w:rPr>
        <w:t>The presence of synthetic banana flavoring did not impact the stability of any of the foods. For all food types there was considerable evaporation in the bottles</w:t>
      </w:r>
      <w:r w:rsidR="00D47A43">
        <w:rPr>
          <w:rFonts w:ascii="Arial" w:hAnsi="Arial" w:cs="Arial"/>
          <w:sz w:val="22"/>
          <w:szCs w:val="22"/>
        </w:rPr>
        <w:t xml:space="preserve"> that caused moisture to accumulate</w:t>
      </w:r>
      <w:r>
        <w:rPr>
          <w:rFonts w:ascii="Arial" w:hAnsi="Arial" w:cs="Arial"/>
          <w:sz w:val="22"/>
          <w:szCs w:val="22"/>
        </w:rPr>
        <w:t>, particularly outdoors</w:t>
      </w:r>
      <w:r w:rsidR="00D47A43">
        <w:rPr>
          <w:rFonts w:ascii="Arial" w:hAnsi="Arial" w:cs="Arial"/>
          <w:sz w:val="22"/>
          <w:szCs w:val="22"/>
        </w:rPr>
        <w:t xml:space="preserve"> </w:t>
      </w:r>
      <w:r w:rsidR="00D63B2B">
        <w:rPr>
          <w:rFonts w:ascii="Arial" w:hAnsi="Arial" w:cs="Arial"/>
          <w:sz w:val="22"/>
          <w:szCs w:val="22"/>
        </w:rPr>
        <w:t>(</w:t>
      </w:r>
      <w:r w:rsidR="005A60E6">
        <w:rPr>
          <w:rFonts w:ascii="Arial" w:hAnsi="Arial" w:cs="Arial"/>
          <w:b/>
          <w:bCs/>
          <w:sz w:val="22"/>
          <w:szCs w:val="22"/>
        </w:rPr>
        <w:t xml:space="preserve">Supplemental </w:t>
      </w:r>
      <w:r w:rsidR="00D63B2B">
        <w:rPr>
          <w:rFonts w:ascii="Arial" w:hAnsi="Arial" w:cs="Arial"/>
          <w:b/>
          <w:bCs/>
          <w:sz w:val="22"/>
          <w:szCs w:val="22"/>
        </w:rPr>
        <w:t>Fig. 1</w:t>
      </w:r>
      <w:r w:rsidR="00D63B2B">
        <w:rPr>
          <w:rFonts w:ascii="Arial" w:hAnsi="Arial" w:cs="Arial"/>
          <w:sz w:val="22"/>
          <w:szCs w:val="22"/>
        </w:rPr>
        <w:t>).</w:t>
      </w:r>
    </w:p>
    <w:p w14:paraId="6F58F2A4" w14:textId="239E9A96" w:rsidR="00D63B2B" w:rsidRDefault="00916096" w:rsidP="00A45DC8">
      <w:pPr>
        <w:spacing w:line="360" w:lineRule="auto"/>
        <w:rPr>
          <w:rFonts w:ascii="Arial" w:hAnsi="Arial" w:cs="Arial"/>
          <w:sz w:val="22"/>
          <w:szCs w:val="22"/>
        </w:rPr>
      </w:pPr>
      <w:r>
        <w:rPr>
          <w:rFonts w:ascii="Arial" w:hAnsi="Arial" w:cs="Arial"/>
          <w:noProof/>
          <w:sz w:val="22"/>
          <w:szCs w:val="22"/>
        </w:rPr>
        <w:lastRenderedPageBreak/>
        <w:drawing>
          <wp:inline distT="0" distB="0" distL="0" distR="0" wp14:anchorId="1DA7B781" wp14:editId="7BBC0BAB">
            <wp:extent cx="4389611" cy="7073153"/>
            <wp:effectExtent l="0" t="0" r="5080" b="1270"/>
            <wp:docPr id="575372770" name="Picture 4" descr="A collection of different types of foo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372770" name="Picture 4" descr="A collection of different types of food&#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462628" cy="7190808"/>
                    </a:xfrm>
                    <a:prstGeom prst="rect">
                      <a:avLst/>
                    </a:prstGeom>
                  </pic:spPr>
                </pic:pic>
              </a:graphicData>
            </a:graphic>
          </wp:inline>
        </w:drawing>
      </w:r>
    </w:p>
    <w:p w14:paraId="7E277307" w14:textId="31F0938A" w:rsidR="00313A92" w:rsidRDefault="0075769E" w:rsidP="00A45DC8">
      <w:pPr>
        <w:spacing w:line="360" w:lineRule="auto"/>
        <w:rPr>
          <w:rFonts w:ascii="Arial" w:hAnsi="Arial" w:cs="Arial"/>
          <w:sz w:val="22"/>
          <w:szCs w:val="22"/>
        </w:rPr>
      </w:pPr>
      <w:r w:rsidRPr="002821F3">
        <w:rPr>
          <w:rFonts w:ascii="Arial" w:hAnsi="Arial" w:cs="Arial"/>
          <w:b/>
          <w:bCs/>
          <w:sz w:val="22"/>
          <w:szCs w:val="22"/>
        </w:rPr>
        <w:t>Supplemental</w:t>
      </w:r>
      <w:r>
        <w:rPr>
          <w:rFonts w:ascii="Arial" w:hAnsi="Arial" w:cs="Arial"/>
          <w:b/>
          <w:bCs/>
          <w:sz w:val="22"/>
          <w:szCs w:val="22"/>
        </w:rPr>
        <w:t xml:space="preserve"> </w:t>
      </w:r>
      <w:r w:rsidR="00313A92" w:rsidRPr="0005051A">
        <w:rPr>
          <w:rFonts w:ascii="Arial" w:hAnsi="Arial" w:cs="Arial"/>
          <w:b/>
          <w:bCs/>
          <w:sz w:val="22"/>
          <w:szCs w:val="22"/>
        </w:rPr>
        <w:t>Figure 1: Cornmeal</w:t>
      </w:r>
      <w:r w:rsidR="00313A92">
        <w:rPr>
          <w:rFonts w:ascii="Arial" w:hAnsi="Arial" w:cs="Arial"/>
          <w:b/>
          <w:bCs/>
          <w:sz w:val="22"/>
          <w:szCs w:val="22"/>
        </w:rPr>
        <w:t>-</w:t>
      </w:r>
      <w:r w:rsidR="00313A92" w:rsidRPr="0005051A">
        <w:rPr>
          <w:rFonts w:ascii="Arial" w:hAnsi="Arial" w:cs="Arial"/>
          <w:b/>
          <w:bCs/>
          <w:sz w:val="22"/>
          <w:szCs w:val="22"/>
        </w:rPr>
        <w:t xml:space="preserve">based fly </w:t>
      </w:r>
      <w:r w:rsidR="00D63B2B">
        <w:rPr>
          <w:rFonts w:ascii="Arial" w:hAnsi="Arial" w:cs="Arial"/>
          <w:b/>
          <w:bCs/>
          <w:sz w:val="22"/>
          <w:szCs w:val="22"/>
        </w:rPr>
        <w:t xml:space="preserve">food </w:t>
      </w:r>
      <w:r w:rsidR="00B658A0">
        <w:rPr>
          <w:rFonts w:ascii="Arial" w:hAnsi="Arial" w:cs="Arial"/>
          <w:b/>
          <w:bCs/>
          <w:sz w:val="22"/>
          <w:szCs w:val="22"/>
        </w:rPr>
        <w:t xml:space="preserve">was </w:t>
      </w:r>
      <w:r w:rsidR="00FE717B">
        <w:rPr>
          <w:rFonts w:ascii="Arial" w:hAnsi="Arial" w:cs="Arial"/>
          <w:b/>
          <w:bCs/>
          <w:sz w:val="22"/>
          <w:szCs w:val="22"/>
        </w:rPr>
        <w:t>stable over two weeks in indoor and outdoor environments</w:t>
      </w:r>
      <w:r w:rsidR="00313A92" w:rsidRPr="0005051A">
        <w:rPr>
          <w:rFonts w:ascii="Arial" w:hAnsi="Arial" w:cs="Arial"/>
          <w:b/>
          <w:bCs/>
          <w:sz w:val="22"/>
          <w:szCs w:val="22"/>
        </w:rPr>
        <w:t>.</w:t>
      </w:r>
      <w:r w:rsidR="00313A92" w:rsidRPr="0005051A">
        <w:rPr>
          <w:rFonts w:ascii="Arial" w:hAnsi="Arial" w:cs="Arial"/>
          <w:sz w:val="22"/>
          <w:szCs w:val="22"/>
        </w:rPr>
        <w:t xml:space="preserve"> Cornmeal-, potato-</w:t>
      </w:r>
      <w:r w:rsidR="00916096">
        <w:rPr>
          <w:rFonts w:ascii="Arial" w:hAnsi="Arial" w:cs="Arial"/>
          <w:sz w:val="22"/>
          <w:szCs w:val="22"/>
        </w:rPr>
        <w:t>,</w:t>
      </w:r>
      <w:r w:rsidR="00313A92" w:rsidRPr="0005051A">
        <w:rPr>
          <w:rFonts w:ascii="Arial" w:hAnsi="Arial" w:cs="Arial"/>
          <w:sz w:val="22"/>
          <w:szCs w:val="22"/>
        </w:rPr>
        <w:t xml:space="preserve"> and banana-based fly foods were placed either in</w:t>
      </w:r>
      <w:r w:rsidR="00FE717B">
        <w:rPr>
          <w:rFonts w:ascii="Arial" w:hAnsi="Arial" w:cs="Arial"/>
          <w:sz w:val="22"/>
          <w:szCs w:val="22"/>
        </w:rPr>
        <w:t xml:space="preserve"> our </w:t>
      </w:r>
      <w:r w:rsidR="00627CF3">
        <w:rPr>
          <w:rFonts w:ascii="Arial" w:hAnsi="Arial" w:cs="Arial"/>
          <w:sz w:val="22"/>
          <w:szCs w:val="22"/>
        </w:rPr>
        <w:t xml:space="preserve">indoor </w:t>
      </w:r>
      <w:r w:rsidR="00FE717B">
        <w:rPr>
          <w:rFonts w:ascii="Arial" w:hAnsi="Arial" w:cs="Arial"/>
          <w:sz w:val="22"/>
          <w:szCs w:val="22"/>
        </w:rPr>
        <w:t>insectary</w:t>
      </w:r>
      <w:r w:rsidR="00313A92" w:rsidRPr="0005051A">
        <w:rPr>
          <w:rFonts w:ascii="Arial" w:hAnsi="Arial" w:cs="Arial"/>
          <w:sz w:val="22"/>
          <w:szCs w:val="22"/>
        </w:rPr>
        <w:t xml:space="preserve"> </w:t>
      </w:r>
      <w:r w:rsidR="00FE717B">
        <w:rPr>
          <w:rFonts w:ascii="Arial" w:hAnsi="Arial" w:cs="Arial"/>
          <w:sz w:val="22"/>
          <w:szCs w:val="22"/>
        </w:rPr>
        <w:t xml:space="preserve">(A) </w:t>
      </w:r>
      <w:r w:rsidR="00313A92" w:rsidRPr="0005051A">
        <w:rPr>
          <w:rFonts w:ascii="Arial" w:hAnsi="Arial" w:cs="Arial"/>
          <w:sz w:val="22"/>
          <w:szCs w:val="22"/>
        </w:rPr>
        <w:t>or out</w:t>
      </w:r>
      <w:r w:rsidR="00750402">
        <w:rPr>
          <w:rFonts w:ascii="Arial" w:hAnsi="Arial" w:cs="Arial"/>
          <w:sz w:val="22"/>
          <w:szCs w:val="22"/>
        </w:rPr>
        <w:t>side</w:t>
      </w:r>
      <w:r w:rsidR="00FE717B">
        <w:rPr>
          <w:rFonts w:ascii="Arial" w:hAnsi="Arial" w:cs="Arial"/>
          <w:sz w:val="22"/>
          <w:szCs w:val="22"/>
        </w:rPr>
        <w:t xml:space="preserve"> (B)</w:t>
      </w:r>
      <w:r w:rsidR="00313A92" w:rsidRPr="0005051A">
        <w:rPr>
          <w:rFonts w:ascii="Arial" w:hAnsi="Arial" w:cs="Arial"/>
          <w:sz w:val="22"/>
          <w:szCs w:val="22"/>
        </w:rPr>
        <w:t xml:space="preserve">. </w:t>
      </w:r>
      <w:r w:rsidR="00FE717B">
        <w:rPr>
          <w:rFonts w:ascii="Arial" w:hAnsi="Arial" w:cs="Arial"/>
          <w:sz w:val="22"/>
          <w:szCs w:val="22"/>
        </w:rPr>
        <w:t xml:space="preserve">Representative before and after pictures are shown for both experiments. The food </w:t>
      </w:r>
      <w:r w:rsidR="00313A92" w:rsidRPr="0005051A">
        <w:rPr>
          <w:rFonts w:ascii="Arial" w:hAnsi="Arial" w:cs="Arial"/>
          <w:sz w:val="22"/>
          <w:szCs w:val="22"/>
        </w:rPr>
        <w:t xml:space="preserve">was </w:t>
      </w:r>
      <w:r w:rsidR="00FE717B">
        <w:rPr>
          <w:rFonts w:ascii="Arial" w:hAnsi="Arial" w:cs="Arial"/>
          <w:sz w:val="22"/>
          <w:szCs w:val="22"/>
        </w:rPr>
        <w:t>visually inspected</w:t>
      </w:r>
      <w:r w:rsidR="00313A92" w:rsidRPr="0005051A">
        <w:rPr>
          <w:rFonts w:ascii="Arial" w:hAnsi="Arial" w:cs="Arial"/>
          <w:sz w:val="22"/>
          <w:szCs w:val="22"/>
        </w:rPr>
        <w:t xml:space="preserve"> daily </w:t>
      </w:r>
      <w:r w:rsidR="00FE717B">
        <w:rPr>
          <w:rFonts w:ascii="Arial" w:hAnsi="Arial" w:cs="Arial"/>
          <w:sz w:val="22"/>
          <w:szCs w:val="22"/>
        </w:rPr>
        <w:t>over the experimental period.</w:t>
      </w:r>
    </w:p>
    <w:p w14:paraId="2B5EC249" w14:textId="096B548A" w:rsidR="00FE717B" w:rsidRPr="00FE717B" w:rsidRDefault="0014528C" w:rsidP="00A45DC8">
      <w:pPr>
        <w:spacing w:line="360" w:lineRule="auto"/>
        <w:rPr>
          <w:rFonts w:ascii="Arial" w:hAnsi="Arial" w:cs="Arial"/>
          <w:b/>
          <w:bCs/>
          <w:sz w:val="22"/>
          <w:szCs w:val="22"/>
        </w:rPr>
      </w:pPr>
      <w:r>
        <w:rPr>
          <w:rFonts w:ascii="Arial" w:hAnsi="Arial" w:cs="Arial"/>
          <w:b/>
          <w:bCs/>
          <w:sz w:val="22"/>
          <w:szCs w:val="22"/>
        </w:rPr>
        <w:lastRenderedPageBreak/>
        <w:t xml:space="preserve">Banana-based compounds increase the attractiveness of plain food to </w:t>
      </w:r>
      <w:r w:rsidR="00FE717B" w:rsidRPr="00FE717B">
        <w:rPr>
          <w:rFonts w:ascii="Arial" w:hAnsi="Arial" w:cs="Arial"/>
          <w:b/>
          <w:bCs/>
          <w:i/>
          <w:iCs/>
          <w:sz w:val="22"/>
          <w:szCs w:val="22"/>
        </w:rPr>
        <w:t>D. melanogaster</w:t>
      </w:r>
      <w:r w:rsidR="00FE717B" w:rsidRPr="00FE717B">
        <w:rPr>
          <w:rFonts w:ascii="Arial" w:hAnsi="Arial" w:cs="Arial"/>
          <w:b/>
          <w:bCs/>
          <w:sz w:val="22"/>
          <w:szCs w:val="22"/>
        </w:rPr>
        <w:t xml:space="preserve"> </w:t>
      </w:r>
    </w:p>
    <w:p w14:paraId="34D1A8FF" w14:textId="77777777" w:rsidR="00FE717B" w:rsidRDefault="00FE717B" w:rsidP="00A45DC8">
      <w:pPr>
        <w:spacing w:line="360" w:lineRule="auto"/>
        <w:rPr>
          <w:rFonts w:ascii="Arial" w:hAnsi="Arial" w:cs="Arial"/>
          <w:sz w:val="22"/>
          <w:szCs w:val="22"/>
        </w:rPr>
      </w:pPr>
    </w:p>
    <w:p w14:paraId="736906F3" w14:textId="09ED4D39" w:rsidR="00D63B2B" w:rsidRDefault="00D63B2B" w:rsidP="00A45DC8">
      <w:pPr>
        <w:spacing w:line="360" w:lineRule="auto"/>
        <w:ind w:firstLine="720"/>
        <w:rPr>
          <w:rFonts w:ascii="Arial" w:hAnsi="Arial" w:cs="Arial"/>
          <w:sz w:val="22"/>
          <w:szCs w:val="22"/>
        </w:rPr>
      </w:pPr>
      <w:r>
        <w:rPr>
          <w:rFonts w:ascii="Arial" w:hAnsi="Arial" w:cs="Arial"/>
          <w:sz w:val="22"/>
          <w:szCs w:val="22"/>
        </w:rPr>
        <w:t xml:space="preserve">We next </w:t>
      </w:r>
      <w:r w:rsidR="006E7C46">
        <w:rPr>
          <w:rFonts w:ascii="Arial" w:hAnsi="Arial" w:cs="Arial"/>
          <w:sz w:val="22"/>
          <w:szCs w:val="22"/>
        </w:rPr>
        <w:t xml:space="preserve">sought </w:t>
      </w:r>
      <w:r>
        <w:rPr>
          <w:rFonts w:ascii="Arial" w:hAnsi="Arial" w:cs="Arial"/>
          <w:sz w:val="22"/>
          <w:szCs w:val="22"/>
        </w:rPr>
        <w:t xml:space="preserve">to </w:t>
      </w:r>
      <w:r w:rsidR="00556B35">
        <w:rPr>
          <w:rFonts w:ascii="Arial" w:hAnsi="Arial" w:cs="Arial"/>
          <w:sz w:val="22"/>
          <w:szCs w:val="22"/>
        </w:rPr>
        <w:t>augment the attractiveness of cornmeal food baited traps</w:t>
      </w:r>
      <w:r>
        <w:rPr>
          <w:rFonts w:ascii="Arial" w:hAnsi="Arial" w:cs="Arial"/>
          <w:sz w:val="22"/>
          <w:szCs w:val="22"/>
        </w:rPr>
        <w:t xml:space="preserve">. Although flies can be maintained on </w:t>
      </w:r>
      <w:r w:rsidR="006201F2">
        <w:rPr>
          <w:rFonts w:ascii="Arial" w:hAnsi="Arial" w:cs="Arial"/>
          <w:sz w:val="22"/>
          <w:szCs w:val="22"/>
        </w:rPr>
        <w:t>such food</w:t>
      </w:r>
      <w:r w:rsidR="00A7583F">
        <w:rPr>
          <w:rFonts w:ascii="Arial" w:hAnsi="Arial" w:cs="Arial"/>
          <w:sz w:val="22"/>
          <w:szCs w:val="22"/>
        </w:rPr>
        <w:t xml:space="preserve"> in the lab</w:t>
      </w:r>
      <w:r>
        <w:rPr>
          <w:rFonts w:ascii="Arial" w:hAnsi="Arial" w:cs="Arial"/>
          <w:sz w:val="22"/>
          <w:szCs w:val="22"/>
        </w:rPr>
        <w:t xml:space="preserve">, it was unclear whether these foods would </w:t>
      </w:r>
      <w:r w:rsidR="006201F2">
        <w:rPr>
          <w:rFonts w:ascii="Arial" w:hAnsi="Arial" w:cs="Arial"/>
          <w:sz w:val="22"/>
          <w:szCs w:val="22"/>
        </w:rPr>
        <w:t xml:space="preserve">be sufficiently </w:t>
      </w:r>
      <w:r>
        <w:rPr>
          <w:rFonts w:ascii="Arial" w:hAnsi="Arial" w:cs="Arial"/>
          <w:sz w:val="22"/>
          <w:szCs w:val="22"/>
        </w:rPr>
        <w:t>attract</w:t>
      </w:r>
      <w:r w:rsidR="006201F2">
        <w:rPr>
          <w:rFonts w:ascii="Arial" w:hAnsi="Arial" w:cs="Arial"/>
          <w:sz w:val="22"/>
          <w:szCs w:val="22"/>
        </w:rPr>
        <w:t>ive</w:t>
      </w:r>
      <w:r w:rsidR="006B6650">
        <w:rPr>
          <w:rFonts w:ascii="Arial" w:hAnsi="Arial" w:cs="Arial"/>
          <w:sz w:val="22"/>
          <w:szCs w:val="22"/>
        </w:rPr>
        <w:t>.</w:t>
      </w:r>
      <w:r>
        <w:rPr>
          <w:rFonts w:ascii="Arial" w:hAnsi="Arial" w:cs="Arial"/>
          <w:sz w:val="22"/>
          <w:szCs w:val="22"/>
        </w:rPr>
        <w:t xml:space="preserve"> We expected that there would be competition from other food sources</w:t>
      </w:r>
      <w:r w:rsidR="00E42B70">
        <w:rPr>
          <w:rFonts w:ascii="Arial" w:hAnsi="Arial" w:cs="Arial"/>
          <w:sz w:val="22"/>
          <w:szCs w:val="22"/>
        </w:rPr>
        <w:t xml:space="preserve">, </w:t>
      </w:r>
      <w:r w:rsidR="00F81DEF">
        <w:rPr>
          <w:rFonts w:ascii="Arial" w:hAnsi="Arial" w:cs="Arial"/>
          <w:sz w:val="22"/>
          <w:szCs w:val="22"/>
        </w:rPr>
        <w:t>particularly in outdoor environments</w:t>
      </w:r>
      <w:r w:rsidR="00E42B70">
        <w:rPr>
          <w:rFonts w:ascii="Arial" w:hAnsi="Arial" w:cs="Arial"/>
          <w:sz w:val="22"/>
          <w:szCs w:val="22"/>
        </w:rPr>
        <w:t xml:space="preserve">, </w:t>
      </w:r>
      <w:r w:rsidR="00F81DEF">
        <w:rPr>
          <w:rFonts w:ascii="Arial" w:hAnsi="Arial" w:cs="Arial"/>
          <w:sz w:val="22"/>
          <w:szCs w:val="22"/>
        </w:rPr>
        <w:t xml:space="preserve">where organic volatiles known to attract </w:t>
      </w:r>
      <w:r w:rsidR="00F81DEF" w:rsidRPr="00F81DEF">
        <w:rPr>
          <w:rFonts w:ascii="Arial" w:hAnsi="Arial" w:cs="Arial"/>
          <w:i/>
          <w:iCs/>
          <w:sz w:val="22"/>
          <w:szCs w:val="22"/>
        </w:rPr>
        <w:t>D. melanogaster</w:t>
      </w:r>
      <w:r w:rsidR="00F81DEF">
        <w:rPr>
          <w:rFonts w:ascii="Arial" w:hAnsi="Arial" w:cs="Arial"/>
          <w:sz w:val="22"/>
          <w:szCs w:val="22"/>
        </w:rPr>
        <w:t xml:space="preserve"> are emitted from rotting plant debris</w:t>
      </w:r>
      <w:sdt>
        <w:sdtPr>
          <w:rPr>
            <w:rFonts w:ascii="Arial" w:hAnsi="Arial" w:cs="Arial"/>
            <w:color w:val="000000"/>
            <w:sz w:val="22"/>
            <w:szCs w:val="22"/>
            <w:vertAlign w:val="superscript"/>
          </w:rPr>
          <w:tag w:val="MENDELEY_CITATION_v3_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"/>
          <w:id w:val="-1955164435"/>
          <w:placeholder>
            <w:docPart w:val="DefaultPlaceholder_-1854013440"/>
          </w:placeholder>
        </w:sdtPr>
        <w:sdtContent>
          <w:ins w:id="45" w:author="Keene-Snickers,Lexi" w:date="2025-04-14T10:28:00Z" w16du:dateUtc="2025-04-14T16:28:00Z">
            <w:r w:rsidR="001A08EC" w:rsidRPr="001A08EC">
              <w:rPr>
                <w:rFonts w:ascii="Arial" w:hAnsi="Arial" w:cs="Arial"/>
                <w:color w:val="000000"/>
                <w:sz w:val="22"/>
                <w:szCs w:val="22"/>
                <w:vertAlign w:val="superscript"/>
              </w:rPr>
              <w:t>30,31</w:t>
            </w:r>
          </w:ins>
          <w:del w:id="46" w:author="Keene-Snickers,Lexi" w:date="2025-04-14T10:28:00Z" w16du:dateUtc="2025-04-14T16:28:00Z">
            <w:r w:rsidR="001A08EC" w:rsidRPr="001A08EC" w:rsidDel="001A08EC">
              <w:rPr>
                <w:rFonts w:ascii="Arial" w:hAnsi="Arial" w:cs="Arial"/>
                <w:color w:val="000000"/>
                <w:sz w:val="22"/>
                <w:szCs w:val="22"/>
                <w:vertAlign w:val="superscript"/>
              </w:rPr>
              <w:delText>30,31</w:delText>
            </w:r>
          </w:del>
        </w:sdtContent>
      </w:sdt>
      <w:r>
        <w:rPr>
          <w:rFonts w:ascii="Arial" w:hAnsi="Arial" w:cs="Arial"/>
          <w:sz w:val="22"/>
          <w:szCs w:val="22"/>
        </w:rPr>
        <w:t xml:space="preserve">. </w:t>
      </w:r>
      <w:r w:rsidRPr="00D63B2B">
        <w:rPr>
          <w:rFonts w:ascii="Arial" w:hAnsi="Arial" w:cs="Arial"/>
          <w:i/>
          <w:iCs/>
          <w:sz w:val="22"/>
          <w:szCs w:val="22"/>
        </w:rPr>
        <w:t>D. melanogaster</w:t>
      </w:r>
      <w:r>
        <w:rPr>
          <w:rFonts w:ascii="Arial" w:hAnsi="Arial" w:cs="Arial"/>
          <w:sz w:val="22"/>
          <w:szCs w:val="22"/>
        </w:rPr>
        <w:t xml:space="preserve"> </w:t>
      </w:r>
      <w:proofErr w:type="gramStart"/>
      <w:r w:rsidR="00D26584">
        <w:rPr>
          <w:rFonts w:ascii="Arial" w:hAnsi="Arial" w:cs="Arial"/>
          <w:sz w:val="22"/>
          <w:szCs w:val="22"/>
        </w:rPr>
        <w:t>are</w:t>
      </w:r>
      <w:proofErr w:type="gramEnd"/>
      <w:r w:rsidR="00D26584">
        <w:rPr>
          <w:rFonts w:ascii="Arial" w:hAnsi="Arial" w:cs="Arial"/>
          <w:sz w:val="22"/>
          <w:szCs w:val="22"/>
        </w:rPr>
        <w:t xml:space="preserve"> </w:t>
      </w:r>
      <w:r>
        <w:rPr>
          <w:rFonts w:ascii="Arial" w:hAnsi="Arial" w:cs="Arial"/>
          <w:sz w:val="22"/>
          <w:szCs w:val="22"/>
        </w:rPr>
        <w:t xml:space="preserve">attracted to </w:t>
      </w:r>
      <w:r w:rsidR="00EE1DEE">
        <w:rPr>
          <w:rFonts w:ascii="Arial" w:hAnsi="Arial" w:cs="Arial"/>
          <w:sz w:val="22"/>
          <w:szCs w:val="22"/>
        </w:rPr>
        <w:t xml:space="preserve">fermenting </w:t>
      </w:r>
      <w:r>
        <w:rPr>
          <w:rFonts w:ascii="Arial" w:hAnsi="Arial" w:cs="Arial"/>
          <w:sz w:val="22"/>
          <w:szCs w:val="22"/>
        </w:rPr>
        <w:t xml:space="preserve">banana </w:t>
      </w:r>
      <w:r w:rsidR="00EE1DEE">
        <w:rPr>
          <w:rFonts w:ascii="Arial" w:hAnsi="Arial" w:cs="Arial"/>
          <w:sz w:val="22"/>
          <w:szCs w:val="22"/>
        </w:rPr>
        <w:t xml:space="preserve">catalyzed by the addition of </w:t>
      </w:r>
      <w:r>
        <w:rPr>
          <w:rFonts w:ascii="Arial" w:hAnsi="Arial" w:cs="Arial"/>
          <w:sz w:val="22"/>
          <w:szCs w:val="22"/>
        </w:rPr>
        <w:t>yeast</w:t>
      </w:r>
      <w:sdt>
        <w:sdtPr>
          <w:rPr>
            <w:rFonts w:ascii="Arial" w:hAnsi="Arial" w:cs="Arial"/>
            <w:color w:val="000000"/>
            <w:sz w:val="22"/>
            <w:szCs w:val="22"/>
            <w:vertAlign w:val="superscript"/>
          </w:rPr>
          <w:tag w:val="MENDELEY_CITATION_v3_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"/>
          <w:id w:val="998706335"/>
          <w:placeholder>
            <w:docPart w:val="DefaultPlaceholder_-1854013440"/>
          </w:placeholder>
        </w:sdtPr>
        <w:sdtContent>
          <w:ins w:id="47" w:author="Keene-Snickers,Lexi" w:date="2025-04-14T10:28:00Z" w16du:dateUtc="2025-04-14T16:28:00Z">
            <w:r w:rsidR="001A08EC" w:rsidRPr="001A08EC">
              <w:rPr>
                <w:rFonts w:ascii="Arial" w:hAnsi="Arial" w:cs="Arial"/>
                <w:color w:val="000000"/>
                <w:sz w:val="22"/>
                <w:szCs w:val="22"/>
                <w:vertAlign w:val="superscript"/>
              </w:rPr>
              <w:t>32</w:t>
            </w:r>
          </w:ins>
          <w:del w:id="48" w:author="Keene-Snickers,Lexi" w:date="2025-04-14T10:28:00Z" w16du:dateUtc="2025-04-14T16:28:00Z">
            <w:r w:rsidR="001A08EC" w:rsidRPr="001A08EC" w:rsidDel="001A08EC">
              <w:rPr>
                <w:rFonts w:ascii="Arial" w:hAnsi="Arial" w:cs="Arial"/>
                <w:color w:val="000000"/>
                <w:sz w:val="22"/>
                <w:szCs w:val="22"/>
                <w:vertAlign w:val="superscript"/>
              </w:rPr>
              <w:delText>32</w:delText>
            </w:r>
          </w:del>
        </w:sdtContent>
      </w:sdt>
      <w:r>
        <w:rPr>
          <w:rFonts w:ascii="Arial" w:hAnsi="Arial" w:cs="Arial"/>
          <w:sz w:val="22"/>
          <w:szCs w:val="22"/>
        </w:rPr>
        <w:t xml:space="preserve">. However, </w:t>
      </w:r>
      <w:r w:rsidR="00A7583F">
        <w:rPr>
          <w:rFonts w:ascii="Arial" w:hAnsi="Arial" w:cs="Arial"/>
          <w:sz w:val="22"/>
          <w:szCs w:val="22"/>
        </w:rPr>
        <w:t xml:space="preserve">this </w:t>
      </w:r>
      <w:r>
        <w:rPr>
          <w:rFonts w:ascii="Arial" w:hAnsi="Arial" w:cs="Arial"/>
          <w:sz w:val="22"/>
          <w:szCs w:val="22"/>
        </w:rPr>
        <w:t xml:space="preserve">banana and yeast </w:t>
      </w:r>
      <w:r w:rsidR="00A7583F">
        <w:rPr>
          <w:rFonts w:ascii="Arial" w:hAnsi="Arial" w:cs="Arial"/>
          <w:sz w:val="22"/>
          <w:szCs w:val="22"/>
        </w:rPr>
        <w:t xml:space="preserve">mixture </w:t>
      </w:r>
      <w:r w:rsidR="00EE1DEE">
        <w:rPr>
          <w:rFonts w:ascii="Arial" w:hAnsi="Arial" w:cs="Arial"/>
          <w:sz w:val="22"/>
          <w:szCs w:val="22"/>
        </w:rPr>
        <w:t>decays</w:t>
      </w:r>
      <w:r w:rsidR="00AE6D15">
        <w:rPr>
          <w:rFonts w:ascii="Arial" w:hAnsi="Arial" w:cs="Arial"/>
          <w:sz w:val="22"/>
          <w:szCs w:val="22"/>
        </w:rPr>
        <w:t xml:space="preserve"> over the course of several days c</w:t>
      </w:r>
      <w:r w:rsidR="00EC007D">
        <w:rPr>
          <w:rFonts w:ascii="Arial" w:hAnsi="Arial" w:cs="Arial"/>
          <w:sz w:val="22"/>
          <w:szCs w:val="22"/>
        </w:rPr>
        <w:t xml:space="preserve">reating a sticky </w:t>
      </w:r>
      <w:r w:rsidR="00AE6D15">
        <w:rPr>
          <w:rFonts w:ascii="Arial" w:hAnsi="Arial" w:cs="Arial"/>
          <w:sz w:val="22"/>
          <w:szCs w:val="22"/>
        </w:rPr>
        <w:t xml:space="preserve">substance </w:t>
      </w:r>
      <w:r w:rsidR="00EC007D">
        <w:rPr>
          <w:rFonts w:ascii="Arial" w:hAnsi="Arial" w:cs="Arial"/>
          <w:sz w:val="22"/>
          <w:szCs w:val="22"/>
        </w:rPr>
        <w:t xml:space="preserve">that </w:t>
      </w:r>
      <w:r w:rsidR="00750402">
        <w:rPr>
          <w:rFonts w:ascii="Arial" w:hAnsi="Arial" w:cs="Arial"/>
          <w:sz w:val="22"/>
          <w:szCs w:val="22"/>
        </w:rPr>
        <w:t>makes it difficult to retrieve flies</w:t>
      </w:r>
      <w:r w:rsidR="00EE1DEE">
        <w:rPr>
          <w:rFonts w:ascii="Arial" w:hAnsi="Arial" w:cs="Arial"/>
          <w:sz w:val="22"/>
          <w:szCs w:val="22"/>
        </w:rPr>
        <w:t>. W</w:t>
      </w:r>
      <w:r>
        <w:rPr>
          <w:rFonts w:ascii="Arial" w:hAnsi="Arial" w:cs="Arial"/>
          <w:sz w:val="22"/>
          <w:szCs w:val="22"/>
        </w:rPr>
        <w:t>e</w:t>
      </w:r>
      <w:r w:rsidR="00313A92" w:rsidRPr="0005051A">
        <w:rPr>
          <w:rFonts w:ascii="Arial" w:hAnsi="Arial" w:cs="Arial"/>
          <w:sz w:val="22"/>
          <w:szCs w:val="22"/>
        </w:rPr>
        <w:t xml:space="preserve"> </w:t>
      </w:r>
      <w:r>
        <w:rPr>
          <w:rFonts w:ascii="Arial" w:hAnsi="Arial" w:cs="Arial"/>
          <w:sz w:val="22"/>
          <w:szCs w:val="22"/>
        </w:rPr>
        <w:t>therefore</w:t>
      </w:r>
      <w:r w:rsidR="00AE6D15">
        <w:rPr>
          <w:rFonts w:ascii="Arial" w:hAnsi="Arial" w:cs="Arial"/>
          <w:sz w:val="22"/>
          <w:szCs w:val="22"/>
        </w:rPr>
        <w:t xml:space="preserve"> employed a choice assay with</w:t>
      </w:r>
      <w:r w:rsidR="00A7583F">
        <w:rPr>
          <w:rFonts w:ascii="Arial" w:hAnsi="Arial" w:cs="Arial"/>
          <w:sz w:val="22"/>
          <w:szCs w:val="22"/>
        </w:rPr>
        <w:t xml:space="preserve"> </w:t>
      </w:r>
      <w:r>
        <w:rPr>
          <w:rFonts w:ascii="Arial" w:hAnsi="Arial" w:cs="Arial"/>
          <w:sz w:val="22"/>
          <w:szCs w:val="22"/>
        </w:rPr>
        <w:t>our</w:t>
      </w:r>
      <w:r w:rsidR="00313A92" w:rsidRPr="0005051A">
        <w:rPr>
          <w:rFonts w:ascii="Arial" w:hAnsi="Arial" w:cs="Arial"/>
          <w:sz w:val="22"/>
          <w:szCs w:val="22"/>
        </w:rPr>
        <w:t xml:space="preserve"> wild derived laboratory line of </w:t>
      </w:r>
      <w:r w:rsidR="00313A92" w:rsidRPr="0005051A">
        <w:rPr>
          <w:rFonts w:ascii="Arial" w:hAnsi="Arial" w:cs="Arial"/>
          <w:i/>
          <w:iCs/>
          <w:sz w:val="22"/>
          <w:szCs w:val="22"/>
        </w:rPr>
        <w:t>D. melanogaster</w:t>
      </w:r>
      <w:r w:rsidR="007D2790">
        <w:rPr>
          <w:rFonts w:ascii="Arial" w:hAnsi="Arial" w:cs="Arial"/>
          <w:i/>
          <w:iCs/>
          <w:sz w:val="22"/>
          <w:szCs w:val="22"/>
        </w:rPr>
        <w:t xml:space="preserve"> </w:t>
      </w:r>
      <w:r w:rsidR="007D2790">
        <w:rPr>
          <w:rFonts w:ascii="Arial" w:hAnsi="Arial" w:cs="Arial"/>
          <w:sz w:val="22"/>
          <w:szCs w:val="22"/>
        </w:rPr>
        <w:t>(FoCo-17)</w:t>
      </w:r>
      <w:r w:rsidR="00313A92" w:rsidRPr="0005051A">
        <w:rPr>
          <w:rFonts w:ascii="Arial" w:hAnsi="Arial" w:cs="Arial"/>
          <w:sz w:val="22"/>
          <w:szCs w:val="22"/>
        </w:rPr>
        <w:t xml:space="preserve"> </w:t>
      </w:r>
      <w:r w:rsidR="00A7583F">
        <w:rPr>
          <w:rFonts w:ascii="Arial" w:hAnsi="Arial" w:cs="Arial"/>
          <w:sz w:val="22"/>
          <w:szCs w:val="22"/>
        </w:rPr>
        <w:t xml:space="preserve">where the flies </w:t>
      </w:r>
      <w:r w:rsidR="00750402">
        <w:rPr>
          <w:rFonts w:ascii="Arial" w:hAnsi="Arial" w:cs="Arial"/>
          <w:sz w:val="22"/>
          <w:szCs w:val="22"/>
        </w:rPr>
        <w:t>were exposed to</w:t>
      </w:r>
      <w:r w:rsidR="00A7583F">
        <w:rPr>
          <w:rFonts w:ascii="Arial" w:hAnsi="Arial" w:cs="Arial"/>
          <w:sz w:val="22"/>
          <w:szCs w:val="22"/>
        </w:rPr>
        <w:t xml:space="preserve"> </w:t>
      </w:r>
      <w:r>
        <w:rPr>
          <w:rFonts w:ascii="Arial" w:hAnsi="Arial" w:cs="Arial"/>
          <w:sz w:val="22"/>
          <w:szCs w:val="22"/>
        </w:rPr>
        <w:t>plain</w:t>
      </w:r>
      <w:r w:rsidR="00313A92" w:rsidRPr="0005051A">
        <w:rPr>
          <w:rFonts w:ascii="Arial" w:hAnsi="Arial" w:cs="Arial"/>
          <w:sz w:val="22"/>
          <w:szCs w:val="22"/>
        </w:rPr>
        <w:t xml:space="preserve"> cornmeal-based food with </w:t>
      </w:r>
      <w:r w:rsidR="006B6650">
        <w:rPr>
          <w:rFonts w:ascii="Arial" w:hAnsi="Arial" w:cs="Arial"/>
          <w:sz w:val="22"/>
          <w:szCs w:val="22"/>
        </w:rPr>
        <w:t xml:space="preserve">or without </w:t>
      </w:r>
      <w:r>
        <w:rPr>
          <w:rFonts w:ascii="Arial" w:hAnsi="Arial" w:cs="Arial"/>
          <w:sz w:val="22"/>
          <w:szCs w:val="22"/>
        </w:rPr>
        <w:t xml:space="preserve">homemade </w:t>
      </w:r>
      <w:r w:rsidR="00313A92" w:rsidRPr="0005051A">
        <w:rPr>
          <w:rFonts w:ascii="Arial" w:hAnsi="Arial" w:cs="Arial"/>
          <w:sz w:val="22"/>
          <w:szCs w:val="22"/>
        </w:rPr>
        <w:t>banana extract</w:t>
      </w:r>
      <w:r w:rsidR="006201F2">
        <w:rPr>
          <w:rFonts w:ascii="Arial" w:hAnsi="Arial" w:cs="Arial"/>
          <w:sz w:val="22"/>
          <w:szCs w:val="22"/>
        </w:rPr>
        <w:t>,</w:t>
      </w:r>
      <w:r w:rsidR="006B6650">
        <w:rPr>
          <w:rFonts w:ascii="Arial" w:hAnsi="Arial" w:cs="Arial"/>
          <w:sz w:val="22"/>
          <w:szCs w:val="22"/>
        </w:rPr>
        <w:t xml:space="preserve"> </w:t>
      </w:r>
      <w:r w:rsidR="0039344A">
        <w:rPr>
          <w:rFonts w:ascii="Arial" w:hAnsi="Arial" w:cs="Arial"/>
          <w:sz w:val="22"/>
          <w:szCs w:val="22"/>
        </w:rPr>
        <w:t>or</w:t>
      </w:r>
      <w:r w:rsidR="00A7583F">
        <w:rPr>
          <w:rFonts w:ascii="Arial" w:hAnsi="Arial" w:cs="Arial"/>
          <w:sz w:val="22"/>
          <w:szCs w:val="22"/>
        </w:rPr>
        <w:t xml:space="preserve"> </w:t>
      </w:r>
      <w:r w:rsidR="006B6650">
        <w:rPr>
          <w:rFonts w:ascii="Arial" w:hAnsi="Arial" w:cs="Arial"/>
          <w:sz w:val="22"/>
          <w:szCs w:val="22"/>
        </w:rPr>
        <w:t xml:space="preserve">to </w:t>
      </w:r>
      <w:r w:rsidR="00313A92" w:rsidRPr="0005051A">
        <w:rPr>
          <w:rFonts w:ascii="Arial" w:hAnsi="Arial" w:cs="Arial"/>
          <w:sz w:val="22"/>
          <w:szCs w:val="22"/>
        </w:rPr>
        <w:t>banana</w:t>
      </w:r>
      <w:r w:rsidR="00184D40">
        <w:rPr>
          <w:rFonts w:ascii="Arial" w:hAnsi="Arial" w:cs="Arial"/>
          <w:sz w:val="22"/>
          <w:szCs w:val="22"/>
        </w:rPr>
        <w:t>/</w:t>
      </w:r>
      <w:r w:rsidR="00313A92" w:rsidRPr="0005051A">
        <w:rPr>
          <w:rFonts w:ascii="Arial" w:hAnsi="Arial" w:cs="Arial"/>
          <w:sz w:val="22"/>
          <w:szCs w:val="22"/>
        </w:rPr>
        <w:t>yeast</w:t>
      </w:r>
      <w:r w:rsidR="006B6650">
        <w:rPr>
          <w:rFonts w:ascii="Arial" w:hAnsi="Arial" w:cs="Arial"/>
          <w:sz w:val="22"/>
          <w:szCs w:val="22"/>
        </w:rPr>
        <w:t xml:space="preserve"> bait</w:t>
      </w:r>
      <w:sdt>
        <w:sdtPr>
          <w:rPr>
            <w:rFonts w:ascii="Arial" w:hAnsi="Arial" w:cs="Arial"/>
            <w:color w:val="000000"/>
            <w:sz w:val="22"/>
            <w:szCs w:val="22"/>
            <w:vertAlign w:val="superscript"/>
          </w:rPr>
          <w:tag w:val="MENDELEY_CITATION_v3_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"/>
          <w:id w:val="1142538006"/>
          <w:placeholder>
            <w:docPart w:val="DefaultPlaceholder_-1854013440"/>
          </w:placeholder>
        </w:sdtPr>
        <w:sdtContent>
          <w:ins w:id="49" w:author="Keene-Snickers,Lexi" w:date="2025-04-14T10:28:00Z" w16du:dateUtc="2025-04-14T16:28:00Z">
            <w:r w:rsidR="001A08EC" w:rsidRPr="001A08EC">
              <w:rPr>
                <w:rFonts w:ascii="Arial" w:hAnsi="Arial" w:cs="Arial"/>
                <w:color w:val="000000"/>
                <w:sz w:val="22"/>
                <w:szCs w:val="22"/>
                <w:vertAlign w:val="superscript"/>
              </w:rPr>
              <w:t>26</w:t>
            </w:r>
          </w:ins>
          <w:del w:id="50" w:author="Keene-Snickers,Lexi" w:date="2025-04-14T10:28:00Z" w16du:dateUtc="2025-04-14T16:28:00Z">
            <w:r w:rsidR="001A08EC" w:rsidRPr="001A08EC" w:rsidDel="001A08EC">
              <w:rPr>
                <w:rFonts w:ascii="Arial" w:hAnsi="Arial" w:cs="Arial"/>
                <w:color w:val="000000"/>
                <w:sz w:val="22"/>
                <w:szCs w:val="22"/>
                <w:vertAlign w:val="superscript"/>
              </w:rPr>
              <w:delText>26</w:delText>
            </w:r>
          </w:del>
        </w:sdtContent>
      </w:sdt>
      <w:r w:rsidR="00313A92" w:rsidRPr="0005051A">
        <w:rPr>
          <w:rFonts w:ascii="Arial" w:hAnsi="Arial" w:cs="Arial"/>
          <w:sz w:val="22"/>
          <w:szCs w:val="22"/>
        </w:rPr>
        <w:t xml:space="preserve">. </w:t>
      </w:r>
    </w:p>
    <w:p w14:paraId="7087B150" w14:textId="77777777" w:rsidR="00D63B2B" w:rsidRDefault="00D63B2B" w:rsidP="00A45DC8">
      <w:pPr>
        <w:spacing w:line="360" w:lineRule="auto"/>
        <w:ind w:firstLine="720"/>
        <w:rPr>
          <w:rFonts w:ascii="Arial" w:hAnsi="Arial" w:cs="Arial"/>
          <w:sz w:val="22"/>
          <w:szCs w:val="22"/>
        </w:rPr>
      </w:pPr>
    </w:p>
    <w:p w14:paraId="114CCBC1" w14:textId="70A5C8FA" w:rsidR="00313A92" w:rsidRDefault="00313A92" w:rsidP="00A45DC8">
      <w:pPr>
        <w:spacing w:line="360" w:lineRule="auto"/>
        <w:ind w:firstLine="720"/>
        <w:rPr>
          <w:rFonts w:ascii="Arial" w:hAnsi="Arial" w:cs="Arial"/>
          <w:sz w:val="22"/>
          <w:szCs w:val="22"/>
        </w:rPr>
      </w:pPr>
      <w:r w:rsidRPr="0005051A">
        <w:rPr>
          <w:rFonts w:ascii="Arial" w:hAnsi="Arial" w:cs="Arial"/>
          <w:sz w:val="22"/>
          <w:szCs w:val="22"/>
        </w:rPr>
        <w:t xml:space="preserve">We released flies into </w:t>
      </w:r>
      <w:r w:rsidR="006B6650">
        <w:rPr>
          <w:rFonts w:ascii="Arial" w:hAnsi="Arial" w:cs="Arial"/>
          <w:sz w:val="22"/>
          <w:szCs w:val="22"/>
        </w:rPr>
        <w:t xml:space="preserve">mesh enclosures in </w:t>
      </w:r>
      <w:r w:rsidRPr="0005051A">
        <w:rPr>
          <w:rFonts w:ascii="Arial" w:hAnsi="Arial" w:cs="Arial"/>
          <w:sz w:val="22"/>
          <w:szCs w:val="22"/>
        </w:rPr>
        <w:t>controlled indoor or outdoor</w:t>
      </w:r>
      <w:r w:rsidR="00315D92">
        <w:rPr>
          <w:rFonts w:ascii="Arial" w:hAnsi="Arial" w:cs="Arial"/>
          <w:sz w:val="22"/>
          <w:szCs w:val="22"/>
        </w:rPr>
        <w:t xml:space="preserve"> environment</w:t>
      </w:r>
      <w:r w:rsidR="00A7583F">
        <w:rPr>
          <w:rFonts w:ascii="Arial" w:hAnsi="Arial" w:cs="Arial"/>
          <w:sz w:val="22"/>
          <w:szCs w:val="22"/>
        </w:rPr>
        <w:t>s</w:t>
      </w:r>
      <w:r w:rsidRPr="0005051A">
        <w:rPr>
          <w:rFonts w:ascii="Arial" w:hAnsi="Arial" w:cs="Arial"/>
          <w:sz w:val="22"/>
          <w:szCs w:val="22"/>
        </w:rPr>
        <w:t xml:space="preserve"> </w:t>
      </w:r>
      <w:r w:rsidR="006B6650">
        <w:rPr>
          <w:rFonts w:ascii="Arial" w:hAnsi="Arial" w:cs="Arial"/>
          <w:sz w:val="22"/>
          <w:szCs w:val="22"/>
        </w:rPr>
        <w:t xml:space="preserve">containing </w:t>
      </w:r>
      <w:r w:rsidRPr="0005051A">
        <w:rPr>
          <w:rFonts w:ascii="Arial" w:hAnsi="Arial" w:cs="Arial"/>
          <w:sz w:val="22"/>
          <w:szCs w:val="22"/>
        </w:rPr>
        <w:t xml:space="preserve">traps </w:t>
      </w:r>
      <w:r w:rsidR="006B6650">
        <w:rPr>
          <w:rFonts w:ascii="Arial" w:hAnsi="Arial" w:cs="Arial"/>
          <w:sz w:val="22"/>
          <w:szCs w:val="22"/>
        </w:rPr>
        <w:t xml:space="preserve">baited with different </w:t>
      </w:r>
      <w:r w:rsidRPr="0005051A">
        <w:rPr>
          <w:rFonts w:ascii="Arial" w:hAnsi="Arial" w:cs="Arial"/>
          <w:sz w:val="22"/>
          <w:szCs w:val="22"/>
        </w:rPr>
        <w:t>food type</w:t>
      </w:r>
      <w:r w:rsidR="006B6650">
        <w:rPr>
          <w:rFonts w:ascii="Arial" w:hAnsi="Arial" w:cs="Arial"/>
          <w:sz w:val="22"/>
          <w:szCs w:val="22"/>
        </w:rPr>
        <w:t>s</w:t>
      </w:r>
      <w:r w:rsidRPr="0005051A">
        <w:rPr>
          <w:rFonts w:ascii="Arial" w:hAnsi="Arial" w:cs="Arial"/>
          <w:sz w:val="22"/>
          <w:szCs w:val="22"/>
        </w:rPr>
        <w:t xml:space="preserve">. </w:t>
      </w:r>
      <w:r w:rsidR="006B6650">
        <w:rPr>
          <w:rFonts w:ascii="Arial" w:hAnsi="Arial" w:cs="Arial"/>
          <w:sz w:val="22"/>
          <w:szCs w:val="22"/>
        </w:rPr>
        <w:t xml:space="preserve">We left flies </w:t>
      </w:r>
      <w:r w:rsidRPr="0005051A">
        <w:rPr>
          <w:rFonts w:ascii="Arial" w:hAnsi="Arial" w:cs="Arial"/>
          <w:sz w:val="22"/>
          <w:szCs w:val="22"/>
        </w:rPr>
        <w:t>for 24-48 hours</w:t>
      </w:r>
      <w:r w:rsidR="00D63B2B">
        <w:rPr>
          <w:rFonts w:ascii="Arial" w:hAnsi="Arial" w:cs="Arial"/>
          <w:sz w:val="22"/>
          <w:szCs w:val="22"/>
        </w:rPr>
        <w:t xml:space="preserve"> and </w:t>
      </w:r>
      <w:r w:rsidR="006201F2">
        <w:rPr>
          <w:rFonts w:ascii="Arial" w:hAnsi="Arial" w:cs="Arial"/>
          <w:sz w:val="22"/>
          <w:szCs w:val="22"/>
        </w:rPr>
        <w:t xml:space="preserve">recorded </w:t>
      </w:r>
      <w:r w:rsidR="00A7583F">
        <w:rPr>
          <w:rFonts w:ascii="Arial" w:hAnsi="Arial" w:cs="Arial"/>
          <w:sz w:val="22"/>
          <w:szCs w:val="22"/>
        </w:rPr>
        <w:t xml:space="preserve">the </w:t>
      </w:r>
      <w:r w:rsidR="00315D92">
        <w:rPr>
          <w:rFonts w:ascii="Arial" w:hAnsi="Arial" w:cs="Arial"/>
          <w:sz w:val="22"/>
          <w:szCs w:val="22"/>
        </w:rPr>
        <w:t xml:space="preserve">number </w:t>
      </w:r>
      <w:r w:rsidR="00F81DEF">
        <w:rPr>
          <w:rFonts w:ascii="Arial" w:hAnsi="Arial" w:cs="Arial"/>
          <w:sz w:val="22"/>
          <w:szCs w:val="22"/>
        </w:rPr>
        <w:t>of flies in each bottle.</w:t>
      </w:r>
      <w:r w:rsidRPr="0005051A">
        <w:rPr>
          <w:rFonts w:ascii="Arial" w:hAnsi="Arial" w:cs="Arial"/>
          <w:sz w:val="22"/>
          <w:szCs w:val="22"/>
        </w:rPr>
        <w:t xml:space="preserve"> </w:t>
      </w:r>
      <w:r w:rsidR="00D63B2B">
        <w:rPr>
          <w:rFonts w:ascii="Arial" w:hAnsi="Arial" w:cs="Arial"/>
          <w:sz w:val="22"/>
          <w:szCs w:val="22"/>
        </w:rPr>
        <w:t>F</w:t>
      </w:r>
      <w:r w:rsidRPr="0005051A">
        <w:rPr>
          <w:rFonts w:ascii="Arial" w:hAnsi="Arial" w:cs="Arial"/>
          <w:sz w:val="22"/>
          <w:szCs w:val="22"/>
        </w:rPr>
        <w:t>lies</w:t>
      </w:r>
      <w:r w:rsidR="00D63B2B">
        <w:rPr>
          <w:rFonts w:ascii="Arial" w:hAnsi="Arial" w:cs="Arial"/>
          <w:sz w:val="22"/>
          <w:szCs w:val="22"/>
        </w:rPr>
        <w:t xml:space="preserve"> </w:t>
      </w:r>
      <w:r w:rsidR="00315D92">
        <w:rPr>
          <w:rFonts w:ascii="Arial" w:hAnsi="Arial" w:cs="Arial"/>
          <w:sz w:val="22"/>
          <w:szCs w:val="22"/>
        </w:rPr>
        <w:t>preferred</w:t>
      </w:r>
      <w:r w:rsidR="00315D92" w:rsidRPr="0005051A">
        <w:rPr>
          <w:rFonts w:ascii="Arial" w:hAnsi="Arial" w:cs="Arial"/>
          <w:sz w:val="22"/>
          <w:szCs w:val="22"/>
        </w:rPr>
        <w:t xml:space="preserve"> </w:t>
      </w:r>
      <w:r w:rsidRPr="0005051A">
        <w:rPr>
          <w:rFonts w:ascii="Arial" w:hAnsi="Arial" w:cs="Arial"/>
          <w:sz w:val="22"/>
          <w:szCs w:val="22"/>
        </w:rPr>
        <w:t xml:space="preserve">food with a banana component </w:t>
      </w:r>
      <w:r w:rsidR="00D63B2B">
        <w:rPr>
          <w:rFonts w:ascii="Arial" w:hAnsi="Arial" w:cs="Arial"/>
          <w:sz w:val="22"/>
          <w:szCs w:val="22"/>
        </w:rPr>
        <w:t>(</w:t>
      </w:r>
      <w:r w:rsidR="00D63B2B">
        <w:rPr>
          <w:rFonts w:ascii="Arial" w:hAnsi="Arial" w:cs="Arial"/>
          <w:b/>
          <w:bCs/>
          <w:sz w:val="22"/>
          <w:szCs w:val="22"/>
        </w:rPr>
        <w:t xml:space="preserve">Fig. </w:t>
      </w:r>
      <w:r w:rsidR="001009F0">
        <w:rPr>
          <w:rFonts w:ascii="Arial" w:hAnsi="Arial" w:cs="Arial"/>
          <w:b/>
          <w:bCs/>
          <w:sz w:val="22"/>
          <w:szCs w:val="22"/>
        </w:rPr>
        <w:t>1</w:t>
      </w:r>
      <w:r w:rsidR="00D63B2B">
        <w:rPr>
          <w:rFonts w:ascii="Arial" w:hAnsi="Arial" w:cs="Arial"/>
          <w:sz w:val="22"/>
          <w:szCs w:val="22"/>
        </w:rPr>
        <w:t>)</w:t>
      </w:r>
      <w:r w:rsidRPr="0005051A">
        <w:rPr>
          <w:rFonts w:ascii="Arial" w:hAnsi="Arial" w:cs="Arial"/>
          <w:sz w:val="22"/>
          <w:szCs w:val="22"/>
        </w:rPr>
        <w:t>.</w:t>
      </w:r>
      <w:r w:rsidR="00AE6D15">
        <w:rPr>
          <w:rFonts w:ascii="Arial" w:hAnsi="Arial" w:cs="Arial"/>
          <w:sz w:val="22"/>
          <w:szCs w:val="22"/>
        </w:rPr>
        <w:t xml:space="preserve"> Banana and yeast food was more attractive than either plain cornmeal (p = 1.7x10</w:t>
      </w:r>
      <w:r w:rsidR="00AE6D15">
        <w:rPr>
          <w:rFonts w:ascii="Arial" w:hAnsi="Arial" w:cs="Arial"/>
          <w:sz w:val="22"/>
          <w:szCs w:val="22"/>
          <w:vertAlign w:val="superscript"/>
        </w:rPr>
        <w:t>-10</w:t>
      </w:r>
      <w:r w:rsidR="00AE6D15">
        <w:rPr>
          <w:rFonts w:ascii="Arial" w:hAnsi="Arial" w:cs="Arial"/>
          <w:sz w:val="22"/>
          <w:szCs w:val="22"/>
        </w:rPr>
        <w:t>) or cornmeal food supplemented with homemade banana extract (p = 5.4x10</w:t>
      </w:r>
      <w:r w:rsidR="00AE6D15">
        <w:rPr>
          <w:rFonts w:ascii="Arial" w:hAnsi="Arial" w:cs="Arial"/>
          <w:sz w:val="22"/>
          <w:szCs w:val="22"/>
          <w:vertAlign w:val="superscript"/>
        </w:rPr>
        <w:t>-3</w:t>
      </w:r>
      <w:r w:rsidR="00AE6D15">
        <w:rPr>
          <w:rFonts w:ascii="Arial" w:hAnsi="Arial" w:cs="Arial"/>
          <w:sz w:val="22"/>
          <w:szCs w:val="22"/>
        </w:rPr>
        <w:t>).</w:t>
      </w:r>
      <w:r w:rsidR="00750402">
        <w:rPr>
          <w:rFonts w:ascii="Arial" w:hAnsi="Arial" w:cs="Arial"/>
          <w:sz w:val="22"/>
          <w:szCs w:val="22"/>
        </w:rPr>
        <w:t xml:space="preserve"> </w:t>
      </w:r>
      <w:r w:rsidR="002D029F">
        <w:rPr>
          <w:rFonts w:ascii="Arial" w:hAnsi="Arial" w:cs="Arial"/>
          <w:sz w:val="22"/>
          <w:szCs w:val="22"/>
        </w:rPr>
        <w:t>T</w:t>
      </w:r>
      <w:r w:rsidR="00D63B2B">
        <w:rPr>
          <w:rFonts w:ascii="Arial" w:hAnsi="Arial" w:cs="Arial"/>
          <w:sz w:val="22"/>
          <w:szCs w:val="22"/>
        </w:rPr>
        <w:t>his preference was less pronounced in</w:t>
      </w:r>
      <w:r w:rsidRPr="0005051A">
        <w:rPr>
          <w:rFonts w:ascii="Arial" w:hAnsi="Arial" w:cs="Arial"/>
          <w:sz w:val="22"/>
          <w:szCs w:val="22"/>
        </w:rPr>
        <w:t xml:space="preserve"> outdoor conditions </w:t>
      </w:r>
      <w:r w:rsidR="00D63B2B">
        <w:rPr>
          <w:rFonts w:ascii="Arial" w:hAnsi="Arial" w:cs="Arial"/>
          <w:sz w:val="22"/>
          <w:szCs w:val="22"/>
        </w:rPr>
        <w:t>(</w:t>
      </w:r>
      <w:r w:rsidR="002D029F">
        <w:rPr>
          <w:rFonts w:ascii="Arial" w:hAnsi="Arial" w:cs="Arial"/>
          <w:sz w:val="22"/>
          <w:szCs w:val="22"/>
        </w:rPr>
        <w:t>p = 8.8</w:t>
      </w:r>
      <w:r w:rsidR="00AE6D15">
        <w:rPr>
          <w:rFonts w:ascii="Arial" w:hAnsi="Arial" w:cs="Arial"/>
          <w:sz w:val="22"/>
          <w:szCs w:val="22"/>
        </w:rPr>
        <w:t>x10</w:t>
      </w:r>
      <w:r w:rsidR="002D029F">
        <w:rPr>
          <w:rFonts w:ascii="Arial" w:hAnsi="Arial" w:cs="Arial"/>
          <w:sz w:val="22"/>
          <w:szCs w:val="22"/>
          <w:vertAlign w:val="superscript"/>
        </w:rPr>
        <w:t xml:space="preserve">-3 </w:t>
      </w:r>
      <w:r w:rsidR="002D029F">
        <w:rPr>
          <w:rFonts w:ascii="Arial" w:hAnsi="Arial" w:cs="Arial"/>
          <w:sz w:val="22"/>
          <w:szCs w:val="22"/>
        </w:rPr>
        <w:t>&amp; p = 0.83</w:t>
      </w:r>
      <w:r w:rsidR="00A7583F">
        <w:rPr>
          <w:rFonts w:ascii="Arial" w:hAnsi="Arial" w:cs="Arial"/>
          <w:sz w:val="22"/>
          <w:szCs w:val="22"/>
        </w:rPr>
        <w:t xml:space="preserve">, </w:t>
      </w:r>
      <w:r w:rsidRPr="0005051A">
        <w:rPr>
          <w:rFonts w:ascii="Arial" w:hAnsi="Arial" w:cs="Arial"/>
          <w:b/>
          <w:bCs/>
          <w:sz w:val="22"/>
          <w:szCs w:val="22"/>
        </w:rPr>
        <w:t xml:space="preserve">Fig. </w:t>
      </w:r>
      <w:r w:rsidR="001009F0">
        <w:rPr>
          <w:rFonts w:ascii="Arial" w:hAnsi="Arial" w:cs="Arial"/>
          <w:b/>
          <w:bCs/>
          <w:sz w:val="22"/>
          <w:szCs w:val="22"/>
        </w:rPr>
        <w:t>1</w:t>
      </w:r>
      <w:r w:rsidRPr="00D63B2B">
        <w:rPr>
          <w:rFonts w:ascii="Arial" w:hAnsi="Arial" w:cs="Arial"/>
          <w:sz w:val="22"/>
          <w:szCs w:val="22"/>
        </w:rPr>
        <w:t>)</w:t>
      </w:r>
      <w:r w:rsidRPr="0005051A">
        <w:rPr>
          <w:rFonts w:ascii="Arial" w:hAnsi="Arial" w:cs="Arial"/>
          <w:sz w:val="22"/>
          <w:szCs w:val="22"/>
        </w:rPr>
        <w:t xml:space="preserve">. This </w:t>
      </w:r>
      <w:r w:rsidR="00D63B2B">
        <w:rPr>
          <w:rFonts w:ascii="Arial" w:hAnsi="Arial" w:cs="Arial"/>
          <w:sz w:val="22"/>
          <w:szCs w:val="22"/>
        </w:rPr>
        <w:t>shows that</w:t>
      </w:r>
      <w:r w:rsidRPr="0005051A">
        <w:rPr>
          <w:rFonts w:ascii="Arial" w:hAnsi="Arial" w:cs="Arial"/>
          <w:sz w:val="22"/>
          <w:szCs w:val="22"/>
        </w:rPr>
        <w:t xml:space="preserve"> banana and yeast</w:t>
      </w:r>
      <w:r w:rsidR="00315D92">
        <w:rPr>
          <w:rFonts w:ascii="Arial" w:hAnsi="Arial" w:cs="Arial"/>
          <w:sz w:val="22"/>
          <w:szCs w:val="22"/>
        </w:rPr>
        <w:t xml:space="preserve"> was</w:t>
      </w:r>
      <w:r w:rsidRPr="0005051A">
        <w:rPr>
          <w:rFonts w:ascii="Arial" w:hAnsi="Arial" w:cs="Arial"/>
          <w:sz w:val="22"/>
          <w:szCs w:val="22"/>
        </w:rPr>
        <w:t xml:space="preserve"> an effective fly attractant</w:t>
      </w:r>
      <w:r w:rsidR="00315D92">
        <w:rPr>
          <w:rFonts w:ascii="Arial" w:hAnsi="Arial" w:cs="Arial"/>
          <w:sz w:val="22"/>
          <w:szCs w:val="22"/>
        </w:rPr>
        <w:t>, as expected</w:t>
      </w:r>
      <w:r w:rsidR="00D63B2B">
        <w:rPr>
          <w:rFonts w:ascii="Arial" w:hAnsi="Arial" w:cs="Arial"/>
          <w:sz w:val="22"/>
          <w:szCs w:val="22"/>
        </w:rPr>
        <w:t>. However,</w:t>
      </w:r>
      <w:r w:rsidRPr="0005051A">
        <w:rPr>
          <w:rFonts w:ascii="Arial" w:hAnsi="Arial" w:cs="Arial"/>
          <w:sz w:val="22"/>
          <w:szCs w:val="22"/>
        </w:rPr>
        <w:t xml:space="preserve"> a banana-based additive </w:t>
      </w:r>
      <w:r w:rsidR="00D63B2B">
        <w:rPr>
          <w:rFonts w:ascii="Arial" w:hAnsi="Arial" w:cs="Arial"/>
          <w:sz w:val="22"/>
          <w:szCs w:val="22"/>
        </w:rPr>
        <w:t>also</w:t>
      </w:r>
      <w:r w:rsidRPr="0005051A">
        <w:rPr>
          <w:rFonts w:ascii="Arial" w:hAnsi="Arial" w:cs="Arial"/>
          <w:sz w:val="22"/>
          <w:szCs w:val="22"/>
        </w:rPr>
        <w:t xml:space="preserve"> increase</w:t>
      </w:r>
      <w:r w:rsidR="006201F2">
        <w:rPr>
          <w:rFonts w:ascii="Arial" w:hAnsi="Arial" w:cs="Arial"/>
          <w:sz w:val="22"/>
          <w:szCs w:val="22"/>
        </w:rPr>
        <w:t>d</w:t>
      </w:r>
      <w:r w:rsidRPr="0005051A">
        <w:rPr>
          <w:rFonts w:ascii="Arial" w:hAnsi="Arial" w:cs="Arial"/>
          <w:sz w:val="22"/>
          <w:szCs w:val="22"/>
        </w:rPr>
        <w:t xml:space="preserve"> attractiveness.</w:t>
      </w:r>
    </w:p>
    <w:p w14:paraId="0482612F" w14:textId="77777777" w:rsidR="00F23362" w:rsidRPr="0005051A" w:rsidRDefault="00F23362" w:rsidP="00A45DC8">
      <w:pPr>
        <w:spacing w:line="360" w:lineRule="auto"/>
        <w:ind w:firstLine="720"/>
        <w:rPr>
          <w:rFonts w:ascii="Arial" w:hAnsi="Arial" w:cs="Arial"/>
          <w:sz w:val="22"/>
          <w:szCs w:val="22"/>
        </w:rPr>
      </w:pPr>
    </w:p>
    <w:p w14:paraId="00530E3C" w14:textId="582B785A" w:rsidR="00313A92" w:rsidRPr="0005051A" w:rsidRDefault="00AF20C5" w:rsidP="009074C4">
      <w:pPr>
        <w:spacing w:line="360" w:lineRule="auto"/>
        <w:rPr>
          <w:rFonts w:ascii="Arial" w:hAnsi="Arial" w:cs="Arial"/>
          <w:sz w:val="22"/>
          <w:szCs w:val="22"/>
        </w:rPr>
      </w:pPr>
      <w:r>
        <w:rPr>
          <w:rFonts w:ascii="Arial" w:hAnsi="Arial" w:cs="Arial"/>
          <w:noProof/>
          <w:sz w:val="22"/>
          <w:szCs w:val="22"/>
        </w:rPr>
        <w:drawing>
          <wp:inline distT="0" distB="0" distL="0" distR="0" wp14:anchorId="16B50611" wp14:editId="04EC556A">
            <wp:extent cx="5943600" cy="2268220"/>
            <wp:effectExtent l="0" t="0" r="0" b="5080"/>
            <wp:docPr id="1063855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855962" name="Picture 1063855962"/>
                    <pic:cNvPicPr/>
                  </pic:nvPicPr>
                  <pic:blipFill>
                    <a:blip r:embed="rId14"/>
                    <a:stretch>
                      <a:fillRect/>
                    </a:stretch>
                  </pic:blipFill>
                  <pic:spPr>
                    <a:xfrm>
                      <a:off x="0" y="0"/>
                      <a:ext cx="5943600" cy="2268220"/>
                    </a:xfrm>
                    <a:prstGeom prst="rect">
                      <a:avLst/>
                    </a:prstGeom>
                  </pic:spPr>
                </pic:pic>
              </a:graphicData>
            </a:graphic>
          </wp:inline>
        </w:drawing>
      </w:r>
    </w:p>
    <w:p w14:paraId="00DEC21B" w14:textId="770CD085" w:rsidR="009C4006" w:rsidRDefault="009C4006" w:rsidP="00A45DC8">
      <w:pPr>
        <w:spacing w:line="360" w:lineRule="auto"/>
        <w:rPr>
          <w:rFonts w:ascii="Arial" w:hAnsi="Arial" w:cs="Arial"/>
          <w:sz w:val="22"/>
          <w:szCs w:val="22"/>
        </w:rPr>
      </w:pPr>
      <w:r w:rsidRPr="0005051A">
        <w:rPr>
          <w:rFonts w:ascii="Arial" w:hAnsi="Arial" w:cs="Arial"/>
          <w:b/>
          <w:bCs/>
          <w:sz w:val="22"/>
          <w:szCs w:val="22"/>
        </w:rPr>
        <w:t xml:space="preserve">Figure </w:t>
      </w:r>
      <w:r w:rsidR="001009F0">
        <w:rPr>
          <w:rFonts w:ascii="Arial" w:hAnsi="Arial" w:cs="Arial"/>
          <w:b/>
          <w:bCs/>
          <w:sz w:val="22"/>
          <w:szCs w:val="22"/>
        </w:rPr>
        <w:t>1</w:t>
      </w:r>
      <w:r w:rsidRPr="0005051A">
        <w:rPr>
          <w:rFonts w:ascii="Arial" w:hAnsi="Arial" w:cs="Arial"/>
          <w:b/>
          <w:bCs/>
          <w:sz w:val="22"/>
          <w:szCs w:val="22"/>
        </w:rPr>
        <w:t xml:space="preserve"> </w:t>
      </w:r>
      <w:r w:rsidRPr="0005051A">
        <w:rPr>
          <w:rFonts w:ascii="Arial" w:hAnsi="Arial" w:cs="Arial"/>
          <w:b/>
          <w:bCs/>
          <w:i/>
          <w:iCs/>
          <w:sz w:val="22"/>
          <w:szCs w:val="22"/>
        </w:rPr>
        <w:t xml:space="preserve">D. melanogaster </w:t>
      </w:r>
      <w:r w:rsidR="006B6650">
        <w:rPr>
          <w:rFonts w:ascii="Arial" w:hAnsi="Arial" w:cs="Arial"/>
          <w:b/>
          <w:bCs/>
          <w:sz w:val="22"/>
          <w:szCs w:val="22"/>
        </w:rPr>
        <w:t>were</w:t>
      </w:r>
      <w:r w:rsidR="006B6650" w:rsidRPr="0005051A">
        <w:rPr>
          <w:rFonts w:ascii="Arial" w:hAnsi="Arial" w:cs="Arial"/>
          <w:b/>
          <w:bCs/>
          <w:sz w:val="22"/>
          <w:szCs w:val="22"/>
        </w:rPr>
        <w:t xml:space="preserve"> </w:t>
      </w:r>
      <w:r w:rsidRPr="0005051A">
        <w:rPr>
          <w:rFonts w:ascii="Arial" w:hAnsi="Arial" w:cs="Arial"/>
          <w:b/>
          <w:bCs/>
          <w:sz w:val="22"/>
          <w:szCs w:val="22"/>
        </w:rPr>
        <w:t>more attracted to banana</w:t>
      </w:r>
      <w:r w:rsidR="006B6650">
        <w:rPr>
          <w:rFonts w:ascii="Arial" w:hAnsi="Arial" w:cs="Arial"/>
          <w:b/>
          <w:bCs/>
          <w:sz w:val="22"/>
          <w:szCs w:val="22"/>
        </w:rPr>
        <w:t>-based baits</w:t>
      </w:r>
      <w:r w:rsidRPr="0005051A">
        <w:rPr>
          <w:rFonts w:ascii="Arial" w:hAnsi="Arial" w:cs="Arial"/>
          <w:b/>
          <w:bCs/>
          <w:sz w:val="22"/>
          <w:szCs w:val="22"/>
        </w:rPr>
        <w:t xml:space="preserve">. </w:t>
      </w:r>
      <w:r w:rsidR="00FE717B">
        <w:rPr>
          <w:rFonts w:ascii="Arial" w:hAnsi="Arial" w:cs="Arial"/>
          <w:sz w:val="22"/>
          <w:szCs w:val="22"/>
        </w:rPr>
        <w:t xml:space="preserve">Fly bottles were either filled with plain cornmeal-based food, cornmeal-based food with homemade banana </w:t>
      </w:r>
      <w:r w:rsidR="00FE717B">
        <w:rPr>
          <w:rFonts w:ascii="Arial" w:hAnsi="Arial" w:cs="Arial"/>
          <w:sz w:val="22"/>
          <w:szCs w:val="22"/>
        </w:rPr>
        <w:lastRenderedPageBreak/>
        <w:t xml:space="preserve">extract or banana and yeast. A 3D printed fly trap lid was used to </w:t>
      </w:r>
      <w:r w:rsidR="0039344A">
        <w:rPr>
          <w:rFonts w:ascii="Arial" w:hAnsi="Arial" w:cs="Arial"/>
          <w:sz w:val="22"/>
          <w:szCs w:val="22"/>
        </w:rPr>
        <w:t xml:space="preserve">seal </w:t>
      </w:r>
      <w:r w:rsidR="00FE717B">
        <w:rPr>
          <w:rFonts w:ascii="Arial" w:hAnsi="Arial" w:cs="Arial"/>
          <w:sz w:val="22"/>
          <w:szCs w:val="22"/>
        </w:rPr>
        <w:t xml:space="preserve">the bottles. </w:t>
      </w:r>
      <w:r w:rsidRPr="0005051A">
        <w:rPr>
          <w:rFonts w:ascii="Arial" w:hAnsi="Arial" w:cs="Arial"/>
          <w:sz w:val="22"/>
          <w:szCs w:val="22"/>
        </w:rPr>
        <w:t>F</w:t>
      </w:r>
      <w:r w:rsidR="0039344A">
        <w:rPr>
          <w:rFonts w:ascii="Arial" w:hAnsi="Arial" w:cs="Arial"/>
          <w:sz w:val="22"/>
          <w:szCs w:val="22"/>
        </w:rPr>
        <w:t xml:space="preserve">oCo-17 flies </w:t>
      </w:r>
      <w:r w:rsidRPr="0005051A">
        <w:rPr>
          <w:rFonts w:ascii="Arial" w:hAnsi="Arial" w:cs="Arial"/>
          <w:sz w:val="22"/>
          <w:szCs w:val="22"/>
        </w:rPr>
        <w:t>were released in controlled environments either inside (n = 143, n = 1</w:t>
      </w:r>
      <w:r w:rsidR="00532A1C">
        <w:rPr>
          <w:rFonts w:ascii="Arial" w:hAnsi="Arial" w:cs="Arial"/>
          <w:sz w:val="22"/>
          <w:szCs w:val="22"/>
        </w:rPr>
        <w:t>97</w:t>
      </w:r>
      <w:r w:rsidRPr="0005051A">
        <w:rPr>
          <w:rFonts w:ascii="Arial" w:hAnsi="Arial" w:cs="Arial"/>
          <w:sz w:val="22"/>
          <w:szCs w:val="22"/>
        </w:rPr>
        <w:t xml:space="preserve">, n = 173) or outside (n=173, n=61, n=220) and </w:t>
      </w:r>
      <w:r w:rsidR="00FE717B">
        <w:rPr>
          <w:rFonts w:ascii="Arial" w:hAnsi="Arial" w:cs="Arial"/>
          <w:sz w:val="22"/>
          <w:szCs w:val="22"/>
        </w:rPr>
        <w:t>left</w:t>
      </w:r>
      <w:r w:rsidRPr="0005051A">
        <w:rPr>
          <w:rFonts w:ascii="Arial" w:hAnsi="Arial" w:cs="Arial"/>
          <w:sz w:val="22"/>
          <w:szCs w:val="22"/>
        </w:rPr>
        <w:t xml:space="preserve"> for 24-48 hours</w:t>
      </w:r>
      <w:ins w:id="51" w:author="Keene-Snickers,Lexi" w:date="2025-04-14T10:34:00Z" w16du:dateUtc="2025-04-14T16:34:00Z">
        <w:r w:rsidR="00877075">
          <w:rPr>
            <w:rFonts w:ascii="Arial" w:hAnsi="Arial" w:cs="Arial"/>
            <w:sz w:val="22"/>
            <w:szCs w:val="22"/>
          </w:rPr>
          <w:t xml:space="preserve"> for a total of three independent experiments</w:t>
        </w:r>
      </w:ins>
      <w:r w:rsidRPr="0005051A">
        <w:rPr>
          <w:rFonts w:ascii="Arial" w:hAnsi="Arial" w:cs="Arial"/>
          <w:sz w:val="22"/>
          <w:szCs w:val="22"/>
        </w:rPr>
        <w:t>.</w:t>
      </w:r>
      <w:r w:rsidR="00FE717B">
        <w:rPr>
          <w:rFonts w:ascii="Arial" w:hAnsi="Arial" w:cs="Arial"/>
          <w:sz w:val="22"/>
          <w:szCs w:val="22"/>
        </w:rPr>
        <w:t xml:space="preserve"> Bottles were collected and the </w:t>
      </w:r>
      <w:r w:rsidR="00F81DEF">
        <w:rPr>
          <w:rFonts w:ascii="Arial" w:hAnsi="Arial" w:cs="Arial"/>
          <w:sz w:val="22"/>
          <w:szCs w:val="22"/>
        </w:rPr>
        <w:t>proportion of flies in each bottle w</w:t>
      </w:r>
      <w:r w:rsidR="00A7583F">
        <w:rPr>
          <w:rFonts w:ascii="Arial" w:hAnsi="Arial" w:cs="Arial"/>
          <w:sz w:val="22"/>
          <w:szCs w:val="22"/>
        </w:rPr>
        <w:t>as</w:t>
      </w:r>
      <w:r w:rsidR="00F81DEF">
        <w:rPr>
          <w:rFonts w:ascii="Arial" w:hAnsi="Arial" w:cs="Arial"/>
          <w:sz w:val="22"/>
          <w:szCs w:val="22"/>
        </w:rPr>
        <w:t xml:space="preserve"> </w:t>
      </w:r>
      <w:r w:rsidR="006B6650">
        <w:rPr>
          <w:rFonts w:ascii="Arial" w:hAnsi="Arial" w:cs="Arial"/>
          <w:sz w:val="22"/>
          <w:szCs w:val="22"/>
        </w:rPr>
        <w:t>tabulated</w:t>
      </w:r>
      <w:r w:rsidR="00FE717B">
        <w:rPr>
          <w:rFonts w:ascii="Arial" w:hAnsi="Arial" w:cs="Arial"/>
          <w:sz w:val="22"/>
          <w:szCs w:val="22"/>
        </w:rPr>
        <w:t>.</w:t>
      </w:r>
      <w:r w:rsidR="002D029F">
        <w:rPr>
          <w:rFonts w:ascii="Arial" w:hAnsi="Arial" w:cs="Arial"/>
          <w:sz w:val="22"/>
          <w:szCs w:val="22"/>
        </w:rPr>
        <w:t xml:space="preserve"> Significance values </w:t>
      </w:r>
      <w:r w:rsidR="00AE6D15">
        <w:rPr>
          <w:rFonts w:ascii="Arial" w:hAnsi="Arial" w:cs="Arial"/>
          <w:sz w:val="22"/>
          <w:szCs w:val="22"/>
        </w:rPr>
        <w:t xml:space="preserve">from </w:t>
      </w:r>
      <w:r w:rsidR="003744E8">
        <w:rPr>
          <w:rFonts w:ascii="Arial" w:hAnsi="Arial" w:cs="Arial"/>
          <w:sz w:val="22"/>
          <w:szCs w:val="22"/>
        </w:rPr>
        <w:t xml:space="preserve">a </w:t>
      </w:r>
      <w:r w:rsidR="00AE6D15">
        <w:rPr>
          <w:rFonts w:ascii="Arial" w:hAnsi="Arial" w:cs="Arial"/>
          <w:sz w:val="22"/>
          <w:szCs w:val="22"/>
        </w:rPr>
        <w:t xml:space="preserve">negative binomial model </w:t>
      </w:r>
      <w:proofErr w:type="gramStart"/>
      <w:r w:rsidR="002D029F">
        <w:rPr>
          <w:rFonts w:ascii="Arial" w:hAnsi="Arial" w:cs="Arial"/>
          <w:sz w:val="22"/>
          <w:szCs w:val="22"/>
        </w:rPr>
        <w:t>are:</w:t>
      </w:r>
      <w:proofErr w:type="gramEnd"/>
      <w:r w:rsidR="002D029F">
        <w:rPr>
          <w:rFonts w:ascii="Arial" w:hAnsi="Arial" w:cs="Arial"/>
          <w:sz w:val="22"/>
          <w:szCs w:val="22"/>
        </w:rPr>
        <w:t xml:space="preserve"> p &lt; 0.0001 ‘****</w:t>
      </w:r>
      <w:proofErr w:type="gramStart"/>
      <w:r w:rsidR="002D029F">
        <w:rPr>
          <w:rFonts w:ascii="Arial" w:hAnsi="Arial" w:cs="Arial"/>
          <w:sz w:val="22"/>
          <w:szCs w:val="22"/>
        </w:rPr>
        <w:t>’,  0.0001</w:t>
      </w:r>
      <w:proofErr w:type="gramEnd"/>
      <w:r w:rsidR="002D029F">
        <w:rPr>
          <w:rFonts w:ascii="Arial" w:hAnsi="Arial" w:cs="Arial"/>
          <w:sz w:val="22"/>
          <w:szCs w:val="22"/>
        </w:rPr>
        <w:t xml:space="preserve"> &lt; p &gt; 0.001 ‘***’, 0.001 &lt; p &gt; 0.01 ‘**’, 0.01 &lt; p &gt; 0.05 ‘*’ and p &gt; 0.05 ‘</w:t>
      </w:r>
      <w:proofErr w:type="gramStart"/>
      <w:r w:rsidR="002D029F">
        <w:rPr>
          <w:rFonts w:ascii="Arial" w:hAnsi="Arial" w:cs="Arial"/>
          <w:sz w:val="22"/>
          <w:szCs w:val="22"/>
        </w:rPr>
        <w:t>ns’</w:t>
      </w:r>
      <w:proofErr w:type="gramEnd"/>
      <w:r w:rsidR="002D029F">
        <w:rPr>
          <w:rFonts w:ascii="Arial" w:hAnsi="Arial" w:cs="Arial"/>
          <w:sz w:val="22"/>
          <w:szCs w:val="22"/>
        </w:rPr>
        <w:t>.</w:t>
      </w:r>
    </w:p>
    <w:p w14:paraId="5D2241CF" w14:textId="77777777" w:rsidR="00313A92" w:rsidRDefault="00313A92" w:rsidP="00A45DC8">
      <w:pPr>
        <w:spacing w:line="360" w:lineRule="auto"/>
        <w:rPr>
          <w:rFonts w:ascii="Arial" w:hAnsi="Arial" w:cs="Arial"/>
          <w:sz w:val="22"/>
          <w:szCs w:val="22"/>
        </w:rPr>
      </w:pPr>
    </w:p>
    <w:p w14:paraId="2C0F8237" w14:textId="7881E1AA" w:rsidR="00FE717B" w:rsidRPr="00FE717B" w:rsidRDefault="00FE717B" w:rsidP="00A45DC8">
      <w:pPr>
        <w:spacing w:line="360" w:lineRule="auto"/>
        <w:rPr>
          <w:rFonts w:ascii="Arial" w:hAnsi="Arial" w:cs="Arial"/>
          <w:b/>
          <w:bCs/>
          <w:sz w:val="22"/>
          <w:szCs w:val="22"/>
        </w:rPr>
      </w:pPr>
      <w:r>
        <w:rPr>
          <w:rFonts w:ascii="Arial" w:hAnsi="Arial" w:cs="Arial"/>
          <w:b/>
          <w:bCs/>
          <w:sz w:val="22"/>
          <w:szCs w:val="22"/>
        </w:rPr>
        <w:t xml:space="preserve">Banana extract </w:t>
      </w:r>
      <w:r w:rsidR="00525ED0">
        <w:rPr>
          <w:rFonts w:ascii="Arial" w:hAnsi="Arial" w:cs="Arial"/>
          <w:b/>
          <w:bCs/>
          <w:sz w:val="22"/>
          <w:szCs w:val="22"/>
        </w:rPr>
        <w:t xml:space="preserve">was </w:t>
      </w:r>
      <w:r>
        <w:rPr>
          <w:rFonts w:ascii="Arial" w:hAnsi="Arial" w:cs="Arial"/>
          <w:b/>
          <w:bCs/>
          <w:sz w:val="22"/>
          <w:szCs w:val="22"/>
        </w:rPr>
        <w:t xml:space="preserve">more attractive to </w:t>
      </w:r>
      <w:r w:rsidRPr="00FE717B">
        <w:rPr>
          <w:rFonts w:ascii="Arial" w:hAnsi="Arial" w:cs="Arial"/>
          <w:b/>
          <w:bCs/>
          <w:i/>
          <w:iCs/>
          <w:sz w:val="22"/>
          <w:szCs w:val="22"/>
        </w:rPr>
        <w:t>D. melanogaster</w:t>
      </w:r>
      <w:r>
        <w:rPr>
          <w:rFonts w:ascii="Arial" w:hAnsi="Arial" w:cs="Arial"/>
          <w:b/>
          <w:bCs/>
          <w:sz w:val="22"/>
          <w:szCs w:val="22"/>
        </w:rPr>
        <w:t xml:space="preserve"> than </w:t>
      </w:r>
      <w:r w:rsidR="00C20CCA">
        <w:rPr>
          <w:rFonts w:ascii="Arial" w:hAnsi="Arial" w:cs="Arial"/>
          <w:b/>
          <w:bCs/>
          <w:sz w:val="22"/>
          <w:szCs w:val="22"/>
        </w:rPr>
        <w:t xml:space="preserve">marula tree </w:t>
      </w:r>
      <w:r>
        <w:rPr>
          <w:rFonts w:ascii="Arial" w:hAnsi="Arial" w:cs="Arial"/>
          <w:b/>
          <w:bCs/>
          <w:sz w:val="22"/>
          <w:szCs w:val="22"/>
        </w:rPr>
        <w:t xml:space="preserve">derivatives </w:t>
      </w:r>
    </w:p>
    <w:p w14:paraId="1BBA3EB9" w14:textId="77777777" w:rsidR="00FE717B" w:rsidRDefault="00FE717B" w:rsidP="00A45DC8">
      <w:pPr>
        <w:spacing w:line="360" w:lineRule="auto"/>
        <w:rPr>
          <w:rFonts w:ascii="Arial" w:hAnsi="Arial" w:cs="Arial"/>
          <w:sz w:val="22"/>
          <w:szCs w:val="22"/>
        </w:rPr>
      </w:pPr>
    </w:p>
    <w:p w14:paraId="68B7BAE3" w14:textId="16EEA0D1" w:rsidR="0089177A" w:rsidRPr="00352EE4" w:rsidRDefault="00692CE8" w:rsidP="00A45DC8">
      <w:pPr>
        <w:spacing w:line="360" w:lineRule="auto"/>
        <w:ind w:firstLine="720"/>
        <w:rPr>
          <w:rFonts w:ascii="Arial" w:hAnsi="Arial" w:cs="Arial"/>
          <w:sz w:val="22"/>
          <w:szCs w:val="22"/>
        </w:rPr>
      </w:pPr>
      <w:r>
        <w:rPr>
          <w:rFonts w:ascii="Arial" w:hAnsi="Arial" w:cs="Arial"/>
          <w:sz w:val="22"/>
          <w:szCs w:val="22"/>
        </w:rPr>
        <w:t xml:space="preserve">The fruit of the </w:t>
      </w:r>
      <w:r w:rsidR="00AF1DD4">
        <w:rPr>
          <w:rFonts w:ascii="Arial" w:hAnsi="Arial" w:cs="Arial"/>
          <w:sz w:val="22"/>
          <w:szCs w:val="22"/>
        </w:rPr>
        <w:t>m</w:t>
      </w:r>
      <w:r w:rsidR="00411D35">
        <w:rPr>
          <w:rFonts w:ascii="Arial" w:hAnsi="Arial" w:cs="Arial"/>
          <w:sz w:val="22"/>
          <w:szCs w:val="22"/>
        </w:rPr>
        <w:t xml:space="preserve">arula tree has been </w:t>
      </w:r>
      <w:r w:rsidR="004F58A2">
        <w:rPr>
          <w:rFonts w:ascii="Arial" w:hAnsi="Arial" w:cs="Arial"/>
          <w:sz w:val="22"/>
          <w:szCs w:val="22"/>
        </w:rPr>
        <w:t xml:space="preserve">proposed </w:t>
      </w:r>
      <w:r>
        <w:rPr>
          <w:rFonts w:ascii="Arial" w:hAnsi="Arial" w:cs="Arial"/>
          <w:sz w:val="22"/>
          <w:szCs w:val="22"/>
        </w:rPr>
        <w:t xml:space="preserve">to be </w:t>
      </w:r>
      <w:r w:rsidR="00411D35">
        <w:rPr>
          <w:rFonts w:ascii="Arial" w:hAnsi="Arial" w:cs="Arial"/>
          <w:sz w:val="22"/>
          <w:szCs w:val="22"/>
        </w:rPr>
        <w:t xml:space="preserve">the ancestral </w:t>
      </w:r>
      <w:r w:rsidR="001009F0">
        <w:rPr>
          <w:rFonts w:ascii="Arial" w:hAnsi="Arial" w:cs="Arial"/>
          <w:sz w:val="22"/>
          <w:szCs w:val="22"/>
        </w:rPr>
        <w:t>host</w:t>
      </w:r>
      <w:r>
        <w:rPr>
          <w:rFonts w:ascii="Arial" w:hAnsi="Arial" w:cs="Arial"/>
          <w:sz w:val="22"/>
          <w:szCs w:val="22"/>
        </w:rPr>
        <w:t xml:space="preserve"> </w:t>
      </w:r>
      <w:r w:rsidR="00411D35">
        <w:rPr>
          <w:rFonts w:ascii="Arial" w:hAnsi="Arial" w:cs="Arial"/>
          <w:sz w:val="22"/>
          <w:szCs w:val="22"/>
        </w:rPr>
        <w:t xml:space="preserve">of </w:t>
      </w:r>
      <w:r w:rsidR="00411D35" w:rsidRPr="00F81DEF">
        <w:rPr>
          <w:rFonts w:ascii="Arial" w:hAnsi="Arial" w:cs="Arial"/>
          <w:i/>
          <w:iCs/>
          <w:sz w:val="22"/>
          <w:szCs w:val="22"/>
        </w:rPr>
        <w:t>D. melanogaster</w:t>
      </w:r>
      <w:sdt>
        <w:sdtPr>
          <w:rPr>
            <w:rFonts w:ascii="Arial" w:hAnsi="Arial" w:cs="Arial"/>
            <w:color w:val="000000"/>
            <w:sz w:val="22"/>
            <w:szCs w:val="22"/>
            <w:vertAlign w:val="superscript"/>
          </w:rPr>
          <w:tag w:val="MENDELEY_CITATION_v3_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"/>
          <w:id w:val="-1756657132"/>
          <w:placeholder>
            <w:docPart w:val="DefaultPlaceholder_-1854013440"/>
          </w:placeholder>
        </w:sdtPr>
        <w:sdtContent>
          <w:ins w:id="52" w:author="Keene-Snickers,Lexi" w:date="2025-04-14T10:28:00Z" w16du:dateUtc="2025-04-14T16:28:00Z">
            <w:r w:rsidR="001A08EC" w:rsidRPr="001A08EC">
              <w:rPr>
                <w:rFonts w:ascii="Arial" w:hAnsi="Arial" w:cs="Arial"/>
                <w:color w:val="000000"/>
                <w:sz w:val="22"/>
                <w:szCs w:val="22"/>
                <w:vertAlign w:val="superscript"/>
              </w:rPr>
              <w:t>24</w:t>
            </w:r>
          </w:ins>
          <w:del w:id="53" w:author="Keene-Snickers,Lexi" w:date="2025-04-14T10:28:00Z" w16du:dateUtc="2025-04-14T16:28:00Z">
            <w:r w:rsidR="001A08EC" w:rsidRPr="001A08EC" w:rsidDel="001A08EC">
              <w:rPr>
                <w:rFonts w:ascii="Arial" w:hAnsi="Arial" w:cs="Arial"/>
                <w:color w:val="000000"/>
                <w:sz w:val="22"/>
                <w:szCs w:val="22"/>
                <w:vertAlign w:val="superscript"/>
              </w:rPr>
              <w:delText>24</w:delText>
            </w:r>
          </w:del>
        </w:sdtContent>
      </w:sdt>
      <w:r w:rsidR="00411D35">
        <w:rPr>
          <w:rFonts w:ascii="Arial" w:hAnsi="Arial" w:cs="Arial"/>
          <w:sz w:val="22"/>
          <w:szCs w:val="22"/>
        </w:rPr>
        <w:t xml:space="preserve">. We therefore </w:t>
      </w:r>
      <w:r w:rsidR="004F58A2">
        <w:rPr>
          <w:rFonts w:ascii="Arial" w:hAnsi="Arial" w:cs="Arial"/>
          <w:sz w:val="22"/>
          <w:szCs w:val="22"/>
        </w:rPr>
        <w:t>tested whether</w:t>
      </w:r>
      <w:r w:rsidR="00411D35">
        <w:rPr>
          <w:rFonts w:ascii="Arial" w:hAnsi="Arial" w:cs="Arial"/>
          <w:sz w:val="22"/>
          <w:szCs w:val="22"/>
        </w:rPr>
        <w:t xml:space="preserve"> ethyl isovalerate, a volatile</w:t>
      </w:r>
      <w:r w:rsidR="002E5B3B">
        <w:rPr>
          <w:rFonts w:ascii="Arial" w:hAnsi="Arial" w:cs="Arial"/>
          <w:sz w:val="22"/>
          <w:szCs w:val="22"/>
        </w:rPr>
        <w:t xml:space="preserve"> ester</w:t>
      </w:r>
      <w:r w:rsidR="00411D35">
        <w:rPr>
          <w:rFonts w:ascii="Arial" w:hAnsi="Arial" w:cs="Arial"/>
          <w:sz w:val="22"/>
          <w:szCs w:val="22"/>
        </w:rPr>
        <w:t xml:space="preserve"> emitted from </w:t>
      </w:r>
      <w:r w:rsidR="00AF1DD4">
        <w:rPr>
          <w:rFonts w:ascii="Arial" w:hAnsi="Arial" w:cs="Arial"/>
          <w:sz w:val="22"/>
          <w:szCs w:val="22"/>
        </w:rPr>
        <w:t>m</w:t>
      </w:r>
      <w:r w:rsidR="00411D35">
        <w:rPr>
          <w:rFonts w:ascii="Arial" w:hAnsi="Arial" w:cs="Arial"/>
          <w:sz w:val="22"/>
          <w:szCs w:val="22"/>
        </w:rPr>
        <w:t>arula fruit</w:t>
      </w:r>
      <w:r w:rsidR="004F58A2">
        <w:rPr>
          <w:rFonts w:ascii="Arial" w:hAnsi="Arial" w:cs="Arial"/>
          <w:sz w:val="22"/>
          <w:szCs w:val="22"/>
        </w:rPr>
        <w:t>,</w:t>
      </w:r>
      <w:r w:rsidR="00411D35">
        <w:rPr>
          <w:rFonts w:ascii="Arial" w:hAnsi="Arial" w:cs="Arial"/>
          <w:sz w:val="22"/>
          <w:szCs w:val="22"/>
        </w:rPr>
        <w:t xml:space="preserve"> would be better at attracting flies</w:t>
      </w:r>
      <w:r w:rsidR="00F81DEF">
        <w:rPr>
          <w:rFonts w:ascii="Arial" w:hAnsi="Arial" w:cs="Arial"/>
          <w:sz w:val="22"/>
          <w:szCs w:val="22"/>
        </w:rPr>
        <w:t xml:space="preserve"> than banana</w:t>
      </w:r>
      <w:r w:rsidR="004F58A2">
        <w:rPr>
          <w:rFonts w:ascii="Arial" w:hAnsi="Arial" w:cs="Arial"/>
          <w:sz w:val="22"/>
          <w:szCs w:val="22"/>
        </w:rPr>
        <w:t>-based compounds</w:t>
      </w:r>
      <w:r w:rsidR="00313A92" w:rsidRPr="0005051A">
        <w:rPr>
          <w:rFonts w:ascii="Arial" w:hAnsi="Arial" w:cs="Arial"/>
          <w:sz w:val="22"/>
          <w:szCs w:val="22"/>
        </w:rPr>
        <w:t>.</w:t>
      </w:r>
      <w:r w:rsidR="0089177A">
        <w:rPr>
          <w:rFonts w:ascii="Arial" w:hAnsi="Arial" w:cs="Arial"/>
          <w:sz w:val="22"/>
          <w:szCs w:val="22"/>
        </w:rPr>
        <w:t xml:space="preserve"> </w:t>
      </w:r>
      <w:r w:rsidR="002E5B3B">
        <w:rPr>
          <w:rFonts w:ascii="Arial" w:hAnsi="Arial" w:cs="Arial"/>
          <w:sz w:val="22"/>
          <w:szCs w:val="22"/>
        </w:rPr>
        <w:t>Southern</w:t>
      </w:r>
      <w:r w:rsidR="00594079">
        <w:rPr>
          <w:rFonts w:ascii="Arial" w:hAnsi="Arial" w:cs="Arial"/>
          <w:sz w:val="22"/>
          <w:szCs w:val="22"/>
        </w:rPr>
        <w:t xml:space="preserve"> African </w:t>
      </w:r>
      <w:r w:rsidR="00594079" w:rsidRPr="009074C4">
        <w:rPr>
          <w:rFonts w:ascii="Arial" w:hAnsi="Arial" w:cs="Arial"/>
          <w:i/>
          <w:iCs/>
          <w:sz w:val="22"/>
          <w:szCs w:val="22"/>
        </w:rPr>
        <w:t>D. melanogaster</w:t>
      </w:r>
      <w:r w:rsidR="00594079">
        <w:rPr>
          <w:rFonts w:ascii="Arial" w:hAnsi="Arial" w:cs="Arial"/>
          <w:sz w:val="22"/>
          <w:szCs w:val="22"/>
        </w:rPr>
        <w:t xml:space="preserve"> populations have </w:t>
      </w:r>
      <w:r w:rsidR="002E5B3B">
        <w:rPr>
          <w:rFonts w:ascii="Arial" w:hAnsi="Arial" w:cs="Arial"/>
          <w:sz w:val="22"/>
          <w:szCs w:val="22"/>
        </w:rPr>
        <w:t xml:space="preserve">polymorphisms </w:t>
      </w:r>
      <w:r w:rsidR="00594079">
        <w:rPr>
          <w:rFonts w:ascii="Arial" w:hAnsi="Arial" w:cs="Arial"/>
          <w:sz w:val="22"/>
          <w:szCs w:val="22"/>
        </w:rPr>
        <w:t>in the Or22a</w:t>
      </w:r>
      <w:r w:rsidR="002E5B3B">
        <w:rPr>
          <w:rFonts w:ascii="Arial" w:hAnsi="Arial" w:cs="Arial"/>
          <w:sz w:val="22"/>
          <w:szCs w:val="22"/>
        </w:rPr>
        <w:t xml:space="preserve"> odorant receptor that increase sensitivity to this compound</w:t>
      </w:r>
      <w:r w:rsidR="00594079">
        <w:rPr>
          <w:rFonts w:ascii="Arial" w:hAnsi="Arial" w:cs="Arial"/>
          <w:sz w:val="22"/>
          <w:szCs w:val="22"/>
        </w:rPr>
        <w:t xml:space="preserve">, but this has not yet been </w:t>
      </w:r>
      <w:r w:rsidR="002E5B3B">
        <w:rPr>
          <w:rFonts w:ascii="Arial" w:hAnsi="Arial" w:cs="Arial"/>
          <w:sz w:val="22"/>
          <w:szCs w:val="22"/>
        </w:rPr>
        <w:t xml:space="preserve">tested using </w:t>
      </w:r>
      <w:r w:rsidR="00594079">
        <w:rPr>
          <w:rFonts w:ascii="Arial" w:hAnsi="Arial" w:cs="Arial"/>
          <w:sz w:val="22"/>
          <w:szCs w:val="22"/>
        </w:rPr>
        <w:t>North American populations</w:t>
      </w:r>
      <w:sdt>
        <w:sdtPr>
          <w:rPr>
            <w:rFonts w:ascii="Arial" w:hAnsi="Arial" w:cs="Arial"/>
            <w:color w:val="000000"/>
            <w:sz w:val="22"/>
            <w:szCs w:val="22"/>
            <w:vertAlign w:val="superscript"/>
          </w:rPr>
          <w:tag w:val="MENDELEY_CITATION_v3_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"/>
          <w:id w:val="1813212942"/>
          <w:placeholder>
            <w:docPart w:val="DefaultPlaceholder_-1854013440"/>
          </w:placeholder>
        </w:sdtPr>
        <w:sdtContent>
          <w:ins w:id="54" w:author="Keene-Snickers,Lexi" w:date="2025-04-14T10:28:00Z" w16du:dateUtc="2025-04-14T16:28:00Z">
            <w:r w:rsidR="001A08EC" w:rsidRPr="001A08EC">
              <w:rPr>
                <w:rFonts w:ascii="Arial" w:hAnsi="Arial" w:cs="Arial"/>
                <w:color w:val="000000"/>
                <w:sz w:val="22"/>
                <w:szCs w:val="22"/>
                <w:vertAlign w:val="superscript"/>
              </w:rPr>
              <w:t>24</w:t>
            </w:r>
          </w:ins>
          <w:del w:id="55" w:author="Keene-Snickers,Lexi" w:date="2025-04-14T10:28:00Z" w16du:dateUtc="2025-04-14T16:28:00Z">
            <w:r w:rsidR="001A08EC" w:rsidRPr="001A08EC" w:rsidDel="001A08EC">
              <w:rPr>
                <w:rFonts w:ascii="Arial" w:hAnsi="Arial" w:cs="Arial"/>
                <w:color w:val="000000"/>
                <w:sz w:val="22"/>
                <w:szCs w:val="22"/>
                <w:vertAlign w:val="superscript"/>
              </w:rPr>
              <w:delText>24</w:delText>
            </w:r>
          </w:del>
        </w:sdtContent>
      </w:sdt>
      <w:r w:rsidR="00594079" w:rsidRPr="009074C4">
        <w:rPr>
          <w:rFonts w:ascii="Arial" w:hAnsi="Arial" w:cs="Arial"/>
          <w:i/>
          <w:iCs/>
          <w:sz w:val="22"/>
          <w:szCs w:val="22"/>
        </w:rPr>
        <w:t>.</w:t>
      </w:r>
      <w:r w:rsidR="00594079">
        <w:rPr>
          <w:rFonts w:ascii="Arial" w:hAnsi="Arial" w:cs="Arial"/>
          <w:sz w:val="22"/>
          <w:szCs w:val="22"/>
        </w:rPr>
        <w:t xml:space="preserve"> Since flies were highly attracted to banana, w</w:t>
      </w:r>
      <w:r w:rsidR="0089177A">
        <w:rPr>
          <w:rFonts w:ascii="Arial" w:hAnsi="Arial" w:cs="Arial"/>
          <w:sz w:val="22"/>
          <w:szCs w:val="22"/>
        </w:rPr>
        <w:t xml:space="preserve">e also </w:t>
      </w:r>
      <w:r w:rsidR="00594079">
        <w:rPr>
          <w:rFonts w:ascii="Arial" w:hAnsi="Arial" w:cs="Arial"/>
          <w:sz w:val="22"/>
          <w:szCs w:val="22"/>
        </w:rPr>
        <w:t>tested</w:t>
      </w:r>
      <w:r w:rsidR="0089177A">
        <w:rPr>
          <w:rFonts w:ascii="Arial" w:hAnsi="Arial" w:cs="Arial"/>
          <w:sz w:val="22"/>
          <w:szCs w:val="22"/>
        </w:rPr>
        <w:t xml:space="preserve"> the use of synthetic banana flavoring (isoamyl acetate) as an inexpensive and</w:t>
      </w:r>
      <w:r w:rsidR="002E5B3B">
        <w:rPr>
          <w:rFonts w:ascii="Arial" w:hAnsi="Arial" w:cs="Arial"/>
          <w:sz w:val="22"/>
          <w:szCs w:val="22"/>
        </w:rPr>
        <w:t xml:space="preserve"> readily available chemical attractant</w:t>
      </w:r>
      <w:r w:rsidR="0089177A">
        <w:rPr>
          <w:rFonts w:ascii="Arial" w:hAnsi="Arial" w:cs="Arial"/>
          <w:sz w:val="22"/>
          <w:szCs w:val="22"/>
        </w:rPr>
        <w:t>.</w:t>
      </w:r>
      <w:r w:rsidR="00313A92" w:rsidRPr="0005051A">
        <w:rPr>
          <w:rFonts w:ascii="Arial" w:hAnsi="Arial" w:cs="Arial"/>
          <w:sz w:val="22"/>
          <w:szCs w:val="22"/>
        </w:rPr>
        <w:t xml:space="preserve"> </w:t>
      </w:r>
      <w:r w:rsidR="002D029F">
        <w:rPr>
          <w:rFonts w:ascii="Arial" w:hAnsi="Arial" w:cs="Arial"/>
          <w:sz w:val="22"/>
          <w:szCs w:val="22"/>
        </w:rPr>
        <w:t>I</w:t>
      </w:r>
      <w:r w:rsidR="00594079">
        <w:rPr>
          <w:rFonts w:ascii="Arial" w:hAnsi="Arial" w:cs="Arial"/>
          <w:sz w:val="22"/>
          <w:szCs w:val="22"/>
        </w:rPr>
        <w:t xml:space="preserve">soamyl acetate </w:t>
      </w:r>
      <w:r w:rsidR="002E5B3B">
        <w:rPr>
          <w:rFonts w:ascii="Arial" w:hAnsi="Arial" w:cs="Arial"/>
          <w:sz w:val="22"/>
          <w:szCs w:val="22"/>
        </w:rPr>
        <w:t xml:space="preserve">is </w:t>
      </w:r>
      <w:r w:rsidR="00594079">
        <w:rPr>
          <w:rFonts w:ascii="Arial" w:hAnsi="Arial" w:cs="Arial"/>
          <w:sz w:val="22"/>
          <w:szCs w:val="22"/>
        </w:rPr>
        <w:t xml:space="preserve">also a </w:t>
      </w:r>
      <w:r w:rsidR="00352EE4">
        <w:rPr>
          <w:rFonts w:ascii="Arial" w:hAnsi="Arial" w:cs="Arial"/>
          <w:sz w:val="22"/>
          <w:szCs w:val="22"/>
        </w:rPr>
        <w:t>prominent ester in marula fruit</w:t>
      </w:r>
      <w:sdt>
        <w:sdtPr>
          <w:rPr>
            <w:rFonts w:ascii="Arial" w:hAnsi="Arial" w:cs="Arial"/>
            <w:color w:val="000000"/>
            <w:sz w:val="22"/>
            <w:szCs w:val="22"/>
            <w:vertAlign w:val="superscript"/>
          </w:rPr>
          <w:tag w:val="MENDELEY_CITATION_v3_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"/>
          <w:id w:val="-378323687"/>
          <w:placeholder>
            <w:docPart w:val="DefaultPlaceholder_-1854013440"/>
          </w:placeholder>
        </w:sdtPr>
        <w:sdtContent>
          <w:ins w:id="56" w:author="Keene-Snickers,Lexi" w:date="2025-04-14T10:28:00Z" w16du:dateUtc="2025-04-14T16:28:00Z">
            <w:r w:rsidR="001A08EC" w:rsidRPr="001A08EC">
              <w:rPr>
                <w:rFonts w:ascii="Arial" w:hAnsi="Arial" w:cs="Arial"/>
                <w:color w:val="000000"/>
                <w:sz w:val="22"/>
                <w:szCs w:val="22"/>
                <w:vertAlign w:val="superscript"/>
              </w:rPr>
              <w:t>24,33</w:t>
            </w:r>
          </w:ins>
          <w:del w:id="57" w:author="Keene-Snickers,Lexi" w:date="2025-04-14T10:28:00Z" w16du:dateUtc="2025-04-14T16:28:00Z">
            <w:r w:rsidR="001A08EC" w:rsidRPr="001A08EC" w:rsidDel="001A08EC">
              <w:rPr>
                <w:rFonts w:ascii="Arial" w:hAnsi="Arial" w:cs="Arial"/>
                <w:color w:val="000000"/>
                <w:sz w:val="22"/>
                <w:szCs w:val="22"/>
                <w:vertAlign w:val="superscript"/>
              </w:rPr>
              <w:delText>24,33</w:delText>
            </w:r>
          </w:del>
        </w:sdtContent>
      </w:sdt>
      <w:r w:rsidR="00352EE4">
        <w:rPr>
          <w:rFonts w:ascii="Arial" w:hAnsi="Arial" w:cs="Arial"/>
          <w:color w:val="000000"/>
          <w:sz w:val="22"/>
          <w:szCs w:val="22"/>
        </w:rPr>
        <w:t>.</w:t>
      </w:r>
    </w:p>
    <w:p w14:paraId="17E1B5BF" w14:textId="77777777" w:rsidR="0089177A" w:rsidRDefault="0089177A" w:rsidP="00A45DC8">
      <w:pPr>
        <w:spacing w:line="360" w:lineRule="auto"/>
        <w:ind w:firstLine="720"/>
        <w:rPr>
          <w:rFonts w:ascii="Arial" w:hAnsi="Arial" w:cs="Arial"/>
          <w:sz w:val="22"/>
          <w:szCs w:val="22"/>
        </w:rPr>
      </w:pPr>
    </w:p>
    <w:p w14:paraId="3A4DF87D" w14:textId="26C5A56B" w:rsidR="0089177A" w:rsidRDefault="00313A92" w:rsidP="00A45DC8">
      <w:pPr>
        <w:spacing w:line="360" w:lineRule="auto"/>
        <w:ind w:firstLine="720"/>
        <w:rPr>
          <w:rFonts w:ascii="Arial" w:hAnsi="Arial" w:cs="Arial"/>
          <w:sz w:val="22"/>
          <w:szCs w:val="22"/>
        </w:rPr>
      </w:pPr>
      <w:r w:rsidRPr="0005051A">
        <w:rPr>
          <w:rFonts w:ascii="Arial" w:hAnsi="Arial" w:cs="Arial"/>
          <w:color w:val="000000"/>
          <w:sz w:val="22"/>
          <w:szCs w:val="22"/>
        </w:rPr>
        <w:t xml:space="preserve">We also wanted to </w:t>
      </w:r>
      <w:r w:rsidR="004F58A2">
        <w:rPr>
          <w:rFonts w:ascii="Arial" w:hAnsi="Arial" w:cs="Arial"/>
          <w:color w:val="000000"/>
          <w:sz w:val="22"/>
          <w:szCs w:val="22"/>
        </w:rPr>
        <w:t xml:space="preserve">test </w:t>
      </w:r>
      <w:r w:rsidR="0089177A">
        <w:rPr>
          <w:rFonts w:ascii="Arial" w:hAnsi="Arial" w:cs="Arial"/>
          <w:color w:val="000000"/>
          <w:sz w:val="22"/>
          <w:szCs w:val="22"/>
        </w:rPr>
        <w:t xml:space="preserve">whether the effectiveness of these additives was impacted by the food base. Fly bottles with </w:t>
      </w:r>
      <w:r w:rsidR="002E5B3B">
        <w:rPr>
          <w:rFonts w:ascii="Arial" w:hAnsi="Arial" w:cs="Arial"/>
          <w:color w:val="000000"/>
          <w:sz w:val="22"/>
          <w:szCs w:val="22"/>
        </w:rPr>
        <w:t xml:space="preserve">cornmeal or potato food and the various </w:t>
      </w:r>
      <w:r w:rsidR="0089177A">
        <w:rPr>
          <w:rFonts w:ascii="Arial" w:hAnsi="Arial" w:cs="Arial"/>
          <w:color w:val="000000"/>
          <w:sz w:val="22"/>
          <w:szCs w:val="22"/>
        </w:rPr>
        <w:t>attractant</w:t>
      </w:r>
      <w:r w:rsidR="002E5B3B">
        <w:rPr>
          <w:rFonts w:ascii="Arial" w:hAnsi="Arial" w:cs="Arial"/>
          <w:color w:val="000000"/>
          <w:sz w:val="22"/>
          <w:szCs w:val="22"/>
        </w:rPr>
        <w:t>s</w:t>
      </w:r>
      <w:r w:rsidR="0089177A">
        <w:rPr>
          <w:rFonts w:ascii="Arial" w:hAnsi="Arial" w:cs="Arial"/>
          <w:color w:val="000000"/>
          <w:sz w:val="22"/>
          <w:szCs w:val="22"/>
        </w:rPr>
        <w:t xml:space="preserve"> were placed in indoor or outdoor </w:t>
      </w:r>
      <w:r w:rsidR="0039344A">
        <w:rPr>
          <w:rFonts w:ascii="Arial" w:hAnsi="Arial" w:cs="Arial"/>
          <w:color w:val="000000"/>
          <w:sz w:val="22"/>
          <w:szCs w:val="22"/>
        </w:rPr>
        <w:t>enclosures</w:t>
      </w:r>
      <w:r w:rsidR="0089177A">
        <w:rPr>
          <w:rFonts w:ascii="Arial" w:hAnsi="Arial" w:cs="Arial"/>
          <w:color w:val="000000"/>
          <w:sz w:val="22"/>
          <w:szCs w:val="22"/>
        </w:rPr>
        <w:t xml:space="preserve">. </w:t>
      </w:r>
      <w:r w:rsidR="00631586">
        <w:rPr>
          <w:rFonts w:ascii="Arial" w:hAnsi="Arial" w:cs="Arial"/>
          <w:color w:val="000000"/>
          <w:sz w:val="22"/>
          <w:szCs w:val="22"/>
        </w:rPr>
        <w:t>Flies from t</w:t>
      </w:r>
      <w:r w:rsidR="0089177A">
        <w:rPr>
          <w:rFonts w:ascii="Arial" w:hAnsi="Arial" w:cs="Arial"/>
          <w:color w:val="000000"/>
          <w:sz w:val="22"/>
          <w:szCs w:val="22"/>
        </w:rPr>
        <w:t xml:space="preserve">he </w:t>
      </w:r>
      <w:r w:rsidR="00631586">
        <w:rPr>
          <w:rFonts w:ascii="Arial" w:hAnsi="Arial" w:cs="Arial"/>
          <w:color w:val="000000"/>
          <w:sz w:val="22"/>
          <w:szCs w:val="22"/>
        </w:rPr>
        <w:t xml:space="preserve">wild-derived FoCo-17 </w:t>
      </w:r>
      <w:r w:rsidR="0089177A">
        <w:rPr>
          <w:rFonts w:ascii="Arial" w:hAnsi="Arial" w:cs="Arial"/>
          <w:color w:val="000000"/>
          <w:sz w:val="22"/>
          <w:szCs w:val="22"/>
        </w:rPr>
        <w:t xml:space="preserve">population </w:t>
      </w:r>
      <w:r w:rsidRPr="0005051A">
        <w:rPr>
          <w:rFonts w:ascii="Arial" w:hAnsi="Arial" w:cs="Arial"/>
          <w:sz w:val="22"/>
          <w:szCs w:val="22"/>
        </w:rPr>
        <w:t>were released for 24-48 hours</w:t>
      </w:r>
      <w:r w:rsidR="0039344A">
        <w:rPr>
          <w:rFonts w:ascii="Arial" w:hAnsi="Arial" w:cs="Arial"/>
          <w:sz w:val="22"/>
          <w:szCs w:val="22"/>
        </w:rPr>
        <w:t xml:space="preserve"> and the number of flies in each trap was recorded</w:t>
      </w:r>
      <w:r w:rsidRPr="0005051A">
        <w:rPr>
          <w:rFonts w:ascii="Arial" w:hAnsi="Arial" w:cs="Arial"/>
          <w:sz w:val="22"/>
          <w:szCs w:val="22"/>
        </w:rPr>
        <w:t xml:space="preserve">. </w:t>
      </w:r>
    </w:p>
    <w:p w14:paraId="0398D1F6" w14:textId="77777777" w:rsidR="0089177A" w:rsidRDefault="0089177A" w:rsidP="00A45DC8">
      <w:pPr>
        <w:spacing w:line="360" w:lineRule="auto"/>
        <w:ind w:firstLine="720"/>
        <w:rPr>
          <w:rFonts w:ascii="Arial" w:hAnsi="Arial" w:cs="Arial"/>
          <w:sz w:val="22"/>
          <w:szCs w:val="22"/>
        </w:rPr>
      </w:pPr>
    </w:p>
    <w:p w14:paraId="6775CC3B" w14:textId="7AE97D09" w:rsidR="00313A92" w:rsidRDefault="0089177A" w:rsidP="00A45DC8">
      <w:pPr>
        <w:spacing w:line="360" w:lineRule="auto"/>
        <w:ind w:firstLine="720"/>
        <w:rPr>
          <w:rFonts w:ascii="Arial" w:hAnsi="Arial" w:cs="Arial"/>
          <w:sz w:val="22"/>
          <w:szCs w:val="22"/>
        </w:rPr>
      </w:pPr>
      <w:r>
        <w:rPr>
          <w:rFonts w:ascii="Arial" w:hAnsi="Arial" w:cs="Arial"/>
          <w:sz w:val="22"/>
          <w:szCs w:val="22"/>
        </w:rPr>
        <w:t xml:space="preserve">Across all replicates in both environments regardless of food type, banana-based </w:t>
      </w:r>
      <w:r w:rsidR="002E5B3B">
        <w:rPr>
          <w:rFonts w:ascii="Arial" w:hAnsi="Arial" w:cs="Arial"/>
          <w:sz w:val="22"/>
          <w:szCs w:val="22"/>
        </w:rPr>
        <w:t xml:space="preserve">odorants </w:t>
      </w:r>
      <w:r>
        <w:rPr>
          <w:rFonts w:ascii="Arial" w:hAnsi="Arial" w:cs="Arial"/>
          <w:sz w:val="22"/>
          <w:szCs w:val="22"/>
        </w:rPr>
        <w:t xml:space="preserve">were the most </w:t>
      </w:r>
      <w:r w:rsidR="00192842">
        <w:rPr>
          <w:rFonts w:ascii="Arial" w:hAnsi="Arial" w:cs="Arial"/>
          <w:sz w:val="22"/>
          <w:szCs w:val="22"/>
        </w:rPr>
        <w:t>attractive</w:t>
      </w:r>
      <w:r w:rsidR="00555E19">
        <w:rPr>
          <w:rFonts w:ascii="Arial" w:hAnsi="Arial" w:cs="Arial"/>
          <w:sz w:val="22"/>
          <w:szCs w:val="22"/>
        </w:rPr>
        <w:t xml:space="preserve"> </w:t>
      </w:r>
      <w:r>
        <w:rPr>
          <w:rFonts w:ascii="Arial" w:hAnsi="Arial" w:cs="Arial"/>
          <w:sz w:val="22"/>
          <w:szCs w:val="22"/>
        </w:rPr>
        <w:t>(</w:t>
      </w:r>
      <w:r>
        <w:rPr>
          <w:rFonts w:ascii="Arial" w:hAnsi="Arial" w:cs="Arial"/>
          <w:b/>
          <w:bCs/>
          <w:sz w:val="22"/>
          <w:szCs w:val="22"/>
        </w:rPr>
        <w:t xml:space="preserve">Fig. </w:t>
      </w:r>
      <w:r w:rsidR="001009F0">
        <w:rPr>
          <w:rFonts w:ascii="Arial" w:hAnsi="Arial" w:cs="Arial"/>
          <w:b/>
          <w:bCs/>
          <w:sz w:val="22"/>
          <w:szCs w:val="22"/>
        </w:rPr>
        <w:t>2</w:t>
      </w:r>
      <w:r>
        <w:rPr>
          <w:rFonts w:ascii="Arial" w:hAnsi="Arial" w:cs="Arial"/>
          <w:sz w:val="22"/>
          <w:szCs w:val="22"/>
        </w:rPr>
        <w:t xml:space="preserve">). Surprisingly, there were very few flies in the ethyl isovalerate </w:t>
      </w:r>
      <w:r w:rsidR="006201F2">
        <w:rPr>
          <w:rFonts w:ascii="Arial" w:hAnsi="Arial" w:cs="Arial"/>
          <w:sz w:val="22"/>
          <w:szCs w:val="22"/>
        </w:rPr>
        <w:t>or</w:t>
      </w:r>
      <w:r>
        <w:rPr>
          <w:rFonts w:ascii="Arial" w:hAnsi="Arial" w:cs="Arial"/>
          <w:sz w:val="22"/>
          <w:szCs w:val="22"/>
        </w:rPr>
        <w:t xml:space="preserve"> </w:t>
      </w:r>
      <w:r w:rsidR="00AF1DD4">
        <w:rPr>
          <w:rFonts w:ascii="Arial" w:hAnsi="Arial" w:cs="Arial"/>
          <w:sz w:val="22"/>
          <w:szCs w:val="22"/>
        </w:rPr>
        <w:t>m</w:t>
      </w:r>
      <w:r>
        <w:rPr>
          <w:rFonts w:ascii="Arial" w:hAnsi="Arial" w:cs="Arial"/>
          <w:sz w:val="22"/>
          <w:szCs w:val="22"/>
        </w:rPr>
        <w:t>arula fruit oil bottles (</w:t>
      </w:r>
      <w:r>
        <w:rPr>
          <w:rFonts w:ascii="Arial" w:hAnsi="Arial" w:cs="Arial"/>
          <w:b/>
          <w:bCs/>
          <w:sz w:val="22"/>
          <w:szCs w:val="22"/>
        </w:rPr>
        <w:t xml:space="preserve">Fig. </w:t>
      </w:r>
      <w:r w:rsidR="001009F0">
        <w:rPr>
          <w:rFonts w:ascii="Arial" w:hAnsi="Arial" w:cs="Arial"/>
          <w:b/>
          <w:bCs/>
          <w:sz w:val="22"/>
          <w:szCs w:val="22"/>
        </w:rPr>
        <w:t>2</w:t>
      </w:r>
      <w:r>
        <w:rPr>
          <w:rFonts w:ascii="Arial" w:hAnsi="Arial" w:cs="Arial"/>
          <w:sz w:val="22"/>
          <w:szCs w:val="22"/>
        </w:rPr>
        <w:t>).</w:t>
      </w:r>
      <w:r w:rsidR="00313A92" w:rsidRPr="0005051A">
        <w:rPr>
          <w:rFonts w:ascii="Arial" w:hAnsi="Arial" w:cs="Arial"/>
          <w:sz w:val="22"/>
          <w:szCs w:val="22"/>
        </w:rPr>
        <w:t xml:space="preserve"> </w:t>
      </w:r>
      <w:r>
        <w:rPr>
          <w:rFonts w:ascii="Arial" w:hAnsi="Arial" w:cs="Arial"/>
          <w:sz w:val="22"/>
          <w:szCs w:val="22"/>
        </w:rPr>
        <w:t xml:space="preserve">There was a decrease in the </w:t>
      </w:r>
      <w:r w:rsidR="004F58A2">
        <w:rPr>
          <w:rFonts w:ascii="Arial" w:hAnsi="Arial" w:cs="Arial"/>
          <w:sz w:val="22"/>
          <w:szCs w:val="22"/>
        </w:rPr>
        <w:t xml:space="preserve">relative </w:t>
      </w:r>
      <w:r>
        <w:rPr>
          <w:rFonts w:ascii="Arial" w:hAnsi="Arial" w:cs="Arial"/>
          <w:sz w:val="22"/>
          <w:szCs w:val="22"/>
        </w:rPr>
        <w:t xml:space="preserve">attractiveness of banana extracts </w:t>
      </w:r>
      <w:r w:rsidR="004F58A2">
        <w:rPr>
          <w:rFonts w:ascii="Arial" w:hAnsi="Arial" w:cs="Arial"/>
          <w:sz w:val="22"/>
          <w:szCs w:val="22"/>
        </w:rPr>
        <w:t>outdoors</w:t>
      </w:r>
      <w:r w:rsidR="00B378E2">
        <w:rPr>
          <w:rFonts w:ascii="Arial" w:hAnsi="Arial" w:cs="Arial"/>
          <w:sz w:val="22"/>
          <w:szCs w:val="22"/>
        </w:rPr>
        <w:t xml:space="preserve"> (</w:t>
      </w:r>
      <w:r w:rsidR="00B378E2" w:rsidRPr="00B378E2">
        <w:rPr>
          <w:rFonts w:ascii="Arial" w:hAnsi="Arial" w:cs="Arial"/>
          <w:b/>
          <w:bCs/>
          <w:sz w:val="22"/>
          <w:szCs w:val="22"/>
        </w:rPr>
        <w:t>Fig. 2B &amp; D</w:t>
      </w:r>
      <w:r w:rsidR="00B378E2">
        <w:rPr>
          <w:rFonts w:ascii="Arial" w:hAnsi="Arial" w:cs="Arial"/>
          <w:sz w:val="22"/>
          <w:szCs w:val="22"/>
        </w:rPr>
        <w:t>)</w:t>
      </w:r>
      <w:r>
        <w:rPr>
          <w:rFonts w:ascii="Arial" w:hAnsi="Arial" w:cs="Arial"/>
          <w:sz w:val="22"/>
          <w:szCs w:val="22"/>
        </w:rPr>
        <w:t xml:space="preserve">. </w:t>
      </w:r>
      <w:r w:rsidR="007F3E46">
        <w:rPr>
          <w:rFonts w:ascii="Arial" w:hAnsi="Arial" w:cs="Arial"/>
          <w:sz w:val="22"/>
          <w:szCs w:val="22"/>
        </w:rPr>
        <w:t>S</w:t>
      </w:r>
      <w:r w:rsidR="00313A92" w:rsidRPr="0005051A">
        <w:rPr>
          <w:rFonts w:ascii="Arial" w:hAnsi="Arial" w:cs="Arial"/>
          <w:sz w:val="22"/>
          <w:szCs w:val="22"/>
        </w:rPr>
        <w:t>tandard cornmeal-based food with either homemade or store-bought banana extract produce</w:t>
      </w:r>
      <w:r w:rsidR="00631586">
        <w:rPr>
          <w:rFonts w:ascii="Arial" w:hAnsi="Arial" w:cs="Arial"/>
          <w:sz w:val="22"/>
          <w:szCs w:val="22"/>
        </w:rPr>
        <w:t>d</w:t>
      </w:r>
      <w:r w:rsidR="00313A92" w:rsidRPr="0005051A">
        <w:rPr>
          <w:rFonts w:ascii="Arial" w:hAnsi="Arial" w:cs="Arial"/>
          <w:sz w:val="22"/>
          <w:szCs w:val="22"/>
        </w:rPr>
        <w:t xml:space="preserve"> </w:t>
      </w:r>
      <w:r w:rsidR="007F3E46">
        <w:rPr>
          <w:rFonts w:ascii="Arial" w:hAnsi="Arial" w:cs="Arial"/>
          <w:sz w:val="22"/>
          <w:szCs w:val="22"/>
        </w:rPr>
        <w:t>statistically indistinguishable</w:t>
      </w:r>
      <w:r w:rsidR="007F3E46" w:rsidRPr="0005051A">
        <w:rPr>
          <w:rFonts w:ascii="Arial" w:hAnsi="Arial" w:cs="Arial"/>
          <w:sz w:val="22"/>
          <w:szCs w:val="22"/>
        </w:rPr>
        <w:t xml:space="preserve"> </w:t>
      </w:r>
      <w:r w:rsidR="00313A92" w:rsidRPr="0005051A">
        <w:rPr>
          <w:rFonts w:ascii="Arial" w:hAnsi="Arial" w:cs="Arial"/>
          <w:sz w:val="22"/>
          <w:szCs w:val="22"/>
        </w:rPr>
        <w:t>results</w:t>
      </w:r>
      <w:r>
        <w:rPr>
          <w:rFonts w:ascii="Arial" w:hAnsi="Arial" w:cs="Arial"/>
          <w:sz w:val="22"/>
          <w:szCs w:val="22"/>
        </w:rPr>
        <w:t xml:space="preserve"> (</w:t>
      </w:r>
      <w:r>
        <w:rPr>
          <w:rFonts w:ascii="Arial" w:hAnsi="Arial" w:cs="Arial"/>
          <w:b/>
          <w:bCs/>
          <w:sz w:val="22"/>
          <w:szCs w:val="22"/>
        </w:rPr>
        <w:t xml:space="preserve">Fig. </w:t>
      </w:r>
      <w:r w:rsidR="001009F0">
        <w:rPr>
          <w:rFonts w:ascii="Arial" w:hAnsi="Arial" w:cs="Arial"/>
          <w:b/>
          <w:bCs/>
          <w:sz w:val="22"/>
          <w:szCs w:val="22"/>
        </w:rPr>
        <w:t>2</w:t>
      </w:r>
      <w:r>
        <w:rPr>
          <w:rFonts w:ascii="Arial" w:hAnsi="Arial" w:cs="Arial"/>
          <w:sz w:val="22"/>
          <w:szCs w:val="22"/>
        </w:rPr>
        <w:t>)</w:t>
      </w:r>
      <w:r w:rsidR="00313A92" w:rsidRPr="0005051A">
        <w:rPr>
          <w:rFonts w:ascii="Arial" w:hAnsi="Arial" w:cs="Arial"/>
          <w:sz w:val="22"/>
          <w:szCs w:val="22"/>
        </w:rPr>
        <w:t>.</w:t>
      </w:r>
      <w:r>
        <w:rPr>
          <w:rFonts w:ascii="Arial" w:hAnsi="Arial" w:cs="Arial"/>
          <w:sz w:val="22"/>
          <w:szCs w:val="22"/>
        </w:rPr>
        <w:t xml:space="preserve"> Due to the ease of use and chemical consistency</w:t>
      </w:r>
      <w:r w:rsidR="0039344A">
        <w:rPr>
          <w:rFonts w:ascii="Arial" w:hAnsi="Arial" w:cs="Arial"/>
          <w:sz w:val="22"/>
          <w:szCs w:val="22"/>
        </w:rPr>
        <w:t>,</w:t>
      </w:r>
      <w:r>
        <w:rPr>
          <w:rFonts w:ascii="Arial" w:hAnsi="Arial" w:cs="Arial"/>
          <w:sz w:val="22"/>
          <w:szCs w:val="22"/>
        </w:rPr>
        <w:t xml:space="preserve"> we opted to use </w:t>
      </w:r>
      <w:r w:rsidR="007D2790">
        <w:rPr>
          <w:rFonts w:ascii="Arial" w:hAnsi="Arial" w:cs="Arial"/>
          <w:sz w:val="22"/>
          <w:szCs w:val="22"/>
        </w:rPr>
        <w:t>synthetic</w:t>
      </w:r>
      <w:r>
        <w:rPr>
          <w:rFonts w:ascii="Arial" w:hAnsi="Arial" w:cs="Arial"/>
          <w:sz w:val="22"/>
          <w:szCs w:val="22"/>
        </w:rPr>
        <w:t xml:space="preserve"> banana flavoring</w:t>
      </w:r>
      <w:r w:rsidR="0039344A">
        <w:rPr>
          <w:rFonts w:ascii="Arial" w:hAnsi="Arial" w:cs="Arial"/>
          <w:sz w:val="22"/>
          <w:szCs w:val="22"/>
        </w:rPr>
        <w:t xml:space="preserve"> (isoamyl acetate)</w:t>
      </w:r>
      <w:r>
        <w:rPr>
          <w:rFonts w:ascii="Arial" w:hAnsi="Arial" w:cs="Arial"/>
          <w:sz w:val="22"/>
          <w:szCs w:val="22"/>
        </w:rPr>
        <w:t xml:space="preserve"> for </w:t>
      </w:r>
      <w:r w:rsidR="004F58A2">
        <w:rPr>
          <w:rFonts w:ascii="Arial" w:hAnsi="Arial" w:cs="Arial"/>
          <w:sz w:val="22"/>
          <w:szCs w:val="22"/>
        </w:rPr>
        <w:t xml:space="preserve">subsequent </w:t>
      </w:r>
      <w:r>
        <w:rPr>
          <w:rFonts w:ascii="Arial" w:hAnsi="Arial" w:cs="Arial"/>
          <w:sz w:val="22"/>
          <w:szCs w:val="22"/>
        </w:rPr>
        <w:t>experiments.</w:t>
      </w:r>
    </w:p>
    <w:p w14:paraId="2858DBDC" w14:textId="77777777" w:rsidR="001009F0" w:rsidRPr="0005051A" w:rsidRDefault="001009F0" w:rsidP="00A45DC8">
      <w:pPr>
        <w:spacing w:line="360" w:lineRule="auto"/>
        <w:ind w:firstLine="720"/>
        <w:rPr>
          <w:rFonts w:ascii="Arial" w:hAnsi="Arial" w:cs="Arial"/>
          <w:sz w:val="22"/>
          <w:szCs w:val="22"/>
        </w:rPr>
      </w:pPr>
    </w:p>
    <w:p w14:paraId="7CC945F2" w14:textId="17D51945" w:rsidR="009C4006" w:rsidRPr="0005051A" w:rsidRDefault="00AF20C5" w:rsidP="00A45DC8">
      <w:pPr>
        <w:spacing w:line="360" w:lineRule="auto"/>
        <w:rPr>
          <w:rFonts w:ascii="Arial" w:hAnsi="Arial" w:cs="Arial"/>
          <w:sz w:val="22"/>
          <w:szCs w:val="22"/>
        </w:rPr>
      </w:pPr>
      <w:r>
        <w:rPr>
          <w:rFonts w:ascii="Arial" w:hAnsi="Arial" w:cs="Arial"/>
          <w:noProof/>
          <w:sz w:val="22"/>
          <w:szCs w:val="22"/>
        </w:rPr>
        <w:lastRenderedPageBreak/>
        <w:drawing>
          <wp:inline distT="0" distB="0" distL="0" distR="0" wp14:anchorId="65372FCD" wp14:editId="30266D51">
            <wp:extent cx="5943600" cy="5310505"/>
            <wp:effectExtent l="0" t="0" r="0" b="0"/>
            <wp:docPr id="17176208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620859" name="Picture 1717620859"/>
                    <pic:cNvPicPr/>
                  </pic:nvPicPr>
                  <pic:blipFill>
                    <a:blip r:embed="rId15"/>
                    <a:stretch>
                      <a:fillRect/>
                    </a:stretch>
                  </pic:blipFill>
                  <pic:spPr>
                    <a:xfrm>
                      <a:off x="0" y="0"/>
                      <a:ext cx="5943600" cy="5310505"/>
                    </a:xfrm>
                    <a:prstGeom prst="rect">
                      <a:avLst/>
                    </a:prstGeom>
                  </pic:spPr>
                </pic:pic>
              </a:graphicData>
            </a:graphic>
          </wp:inline>
        </w:drawing>
      </w:r>
    </w:p>
    <w:p w14:paraId="0D0730AD" w14:textId="2AE4EC79" w:rsidR="009C4006" w:rsidRDefault="009C4006" w:rsidP="00A45DC8">
      <w:pPr>
        <w:spacing w:line="360" w:lineRule="auto"/>
        <w:rPr>
          <w:rFonts w:ascii="Arial" w:hAnsi="Arial" w:cs="Arial"/>
          <w:sz w:val="22"/>
          <w:szCs w:val="22"/>
        </w:rPr>
      </w:pPr>
      <w:r w:rsidRPr="0005051A">
        <w:rPr>
          <w:rFonts w:ascii="Arial" w:hAnsi="Arial" w:cs="Arial"/>
          <w:b/>
          <w:bCs/>
          <w:sz w:val="22"/>
          <w:szCs w:val="22"/>
        </w:rPr>
        <w:t xml:space="preserve">Figure </w:t>
      </w:r>
      <w:r w:rsidR="001009F0">
        <w:rPr>
          <w:rFonts w:ascii="Arial" w:hAnsi="Arial" w:cs="Arial"/>
          <w:b/>
          <w:bCs/>
          <w:sz w:val="22"/>
          <w:szCs w:val="22"/>
        </w:rPr>
        <w:t>2</w:t>
      </w:r>
      <w:r w:rsidRPr="0005051A">
        <w:rPr>
          <w:rFonts w:ascii="Arial" w:hAnsi="Arial" w:cs="Arial"/>
          <w:b/>
          <w:bCs/>
          <w:sz w:val="22"/>
          <w:szCs w:val="22"/>
        </w:rPr>
        <w:t xml:space="preserve">: </w:t>
      </w:r>
      <w:r w:rsidRPr="0005051A">
        <w:rPr>
          <w:rFonts w:ascii="Arial" w:hAnsi="Arial" w:cs="Arial"/>
          <w:b/>
          <w:bCs/>
          <w:i/>
          <w:iCs/>
          <w:sz w:val="22"/>
          <w:szCs w:val="22"/>
        </w:rPr>
        <w:t>D. melanogaster</w:t>
      </w:r>
      <w:r w:rsidRPr="0005051A">
        <w:rPr>
          <w:rFonts w:ascii="Arial" w:hAnsi="Arial" w:cs="Arial"/>
          <w:b/>
          <w:bCs/>
          <w:sz w:val="22"/>
          <w:szCs w:val="22"/>
        </w:rPr>
        <w:t xml:space="preserve"> prefer food </w:t>
      </w:r>
      <w:r w:rsidR="00FE717B">
        <w:rPr>
          <w:rFonts w:ascii="Arial" w:hAnsi="Arial" w:cs="Arial"/>
          <w:b/>
          <w:bCs/>
          <w:sz w:val="22"/>
          <w:szCs w:val="22"/>
        </w:rPr>
        <w:t xml:space="preserve">with a banana-based attractant over food with </w:t>
      </w:r>
      <w:r w:rsidRPr="0005051A">
        <w:rPr>
          <w:rFonts w:ascii="Arial" w:hAnsi="Arial" w:cs="Arial"/>
          <w:b/>
          <w:bCs/>
          <w:sz w:val="22"/>
          <w:szCs w:val="22"/>
        </w:rPr>
        <w:t xml:space="preserve">derivatives of the </w:t>
      </w:r>
      <w:r w:rsidR="00AF1DD4">
        <w:rPr>
          <w:rFonts w:ascii="Arial" w:hAnsi="Arial" w:cs="Arial"/>
          <w:b/>
          <w:bCs/>
          <w:sz w:val="22"/>
          <w:szCs w:val="22"/>
        </w:rPr>
        <w:t>m</w:t>
      </w:r>
      <w:r w:rsidRPr="0005051A">
        <w:rPr>
          <w:rFonts w:ascii="Arial" w:hAnsi="Arial" w:cs="Arial"/>
          <w:b/>
          <w:bCs/>
          <w:sz w:val="22"/>
          <w:szCs w:val="22"/>
        </w:rPr>
        <w:t>arula fruit.</w:t>
      </w:r>
      <w:r w:rsidRPr="0005051A">
        <w:rPr>
          <w:rFonts w:ascii="Arial" w:hAnsi="Arial" w:cs="Arial"/>
          <w:sz w:val="22"/>
          <w:szCs w:val="22"/>
        </w:rPr>
        <w:t xml:space="preserve"> </w:t>
      </w:r>
      <w:r w:rsidR="004F58A2">
        <w:rPr>
          <w:rFonts w:ascii="Arial" w:hAnsi="Arial" w:cs="Arial"/>
          <w:sz w:val="22"/>
          <w:szCs w:val="22"/>
        </w:rPr>
        <w:t>The relative attractiveness of c</w:t>
      </w:r>
      <w:r w:rsidR="00FE717B">
        <w:rPr>
          <w:rFonts w:ascii="Arial" w:hAnsi="Arial" w:cs="Arial"/>
          <w:sz w:val="22"/>
          <w:szCs w:val="22"/>
        </w:rPr>
        <w:t>ornmeal-based (A</w:t>
      </w:r>
      <w:r w:rsidR="00052AE8">
        <w:rPr>
          <w:rFonts w:ascii="Arial" w:hAnsi="Arial" w:cs="Arial"/>
          <w:sz w:val="22"/>
          <w:szCs w:val="22"/>
        </w:rPr>
        <w:t xml:space="preserve"> &amp; B</w:t>
      </w:r>
      <w:r w:rsidR="00FE717B">
        <w:rPr>
          <w:rFonts w:ascii="Arial" w:hAnsi="Arial" w:cs="Arial"/>
          <w:sz w:val="22"/>
          <w:szCs w:val="22"/>
        </w:rPr>
        <w:t xml:space="preserve">) </w:t>
      </w:r>
      <w:r w:rsidR="004F58A2">
        <w:rPr>
          <w:rFonts w:ascii="Arial" w:hAnsi="Arial" w:cs="Arial"/>
          <w:sz w:val="22"/>
          <w:szCs w:val="22"/>
        </w:rPr>
        <w:t xml:space="preserve">or </w:t>
      </w:r>
      <w:r w:rsidR="00FE717B">
        <w:rPr>
          <w:rFonts w:ascii="Arial" w:hAnsi="Arial" w:cs="Arial"/>
          <w:sz w:val="22"/>
          <w:szCs w:val="22"/>
        </w:rPr>
        <w:t>potato-based (</w:t>
      </w:r>
      <w:r w:rsidR="00052AE8">
        <w:rPr>
          <w:rFonts w:ascii="Arial" w:hAnsi="Arial" w:cs="Arial"/>
          <w:sz w:val="22"/>
          <w:szCs w:val="22"/>
        </w:rPr>
        <w:t>C &amp; D</w:t>
      </w:r>
      <w:r w:rsidR="00FE717B">
        <w:rPr>
          <w:rFonts w:ascii="Arial" w:hAnsi="Arial" w:cs="Arial"/>
          <w:sz w:val="22"/>
          <w:szCs w:val="22"/>
        </w:rPr>
        <w:t>) fly food w</w:t>
      </w:r>
      <w:r w:rsidR="004F58A2">
        <w:rPr>
          <w:rFonts w:ascii="Arial" w:hAnsi="Arial" w:cs="Arial"/>
          <w:sz w:val="22"/>
          <w:szCs w:val="22"/>
        </w:rPr>
        <w:t>ith various baits were assessed in competition experiments</w:t>
      </w:r>
      <w:r w:rsidR="00FE717B">
        <w:rPr>
          <w:rFonts w:ascii="Arial" w:hAnsi="Arial" w:cs="Arial"/>
          <w:sz w:val="22"/>
          <w:szCs w:val="22"/>
        </w:rPr>
        <w:t>.</w:t>
      </w:r>
      <w:r w:rsidR="004F58A2">
        <w:rPr>
          <w:rFonts w:ascii="Arial" w:hAnsi="Arial" w:cs="Arial"/>
          <w:sz w:val="22"/>
          <w:szCs w:val="22"/>
        </w:rPr>
        <w:t xml:space="preserve">  Experiments were conducted indoors (A,C) and outdoors (B,D). </w:t>
      </w:r>
      <w:r w:rsidR="00FE717B">
        <w:rPr>
          <w:rFonts w:ascii="Arial" w:hAnsi="Arial" w:cs="Arial"/>
          <w:sz w:val="22"/>
          <w:szCs w:val="22"/>
        </w:rPr>
        <w:t xml:space="preserve"> </w:t>
      </w:r>
      <w:r w:rsidR="00532A1C">
        <w:rPr>
          <w:rFonts w:ascii="Arial" w:hAnsi="Arial" w:cs="Arial"/>
          <w:sz w:val="22"/>
          <w:szCs w:val="22"/>
        </w:rPr>
        <w:t xml:space="preserve">FoCo-17 flies </w:t>
      </w:r>
      <w:r w:rsidR="00FE717B">
        <w:rPr>
          <w:rFonts w:ascii="Arial" w:hAnsi="Arial" w:cs="Arial"/>
          <w:sz w:val="22"/>
          <w:szCs w:val="22"/>
        </w:rPr>
        <w:t xml:space="preserve">were released for </w:t>
      </w:r>
      <w:r w:rsidRPr="0005051A">
        <w:rPr>
          <w:rFonts w:ascii="Arial" w:hAnsi="Arial" w:cs="Arial"/>
          <w:sz w:val="22"/>
          <w:szCs w:val="22"/>
        </w:rPr>
        <w:t>24-48 hours</w:t>
      </w:r>
      <w:r w:rsidR="00FE717B">
        <w:rPr>
          <w:rFonts w:ascii="Arial" w:hAnsi="Arial" w:cs="Arial"/>
          <w:sz w:val="22"/>
          <w:szCs w:val="22"/>
        </w:rPr>
        <w:t xml:space="preserve"> in </w:t>
      </w:r>
      <w:r w:rsidR="004F58A2">
        <w:rPr>
          <w:rFonts w:ascii="Arial" w:hAnsi="Arial" w:cs="Arial"/>
          <w:sz w:val="22"/>
          <w:szCs w:val="22"/>
        </w:rPr>
        <w:t>enclosures containing baited fly traps</w:t>
      </w:r>
      <w:r w:rsidRPr="0005051A">
        <w:rPr>
          <w:rFonts w:ascii="Arial" w:hAnsi="Arial" w:cs="Arial"/>
          <w:sz w:val="22"/>
          <w:szCs w:val="22"/>
        </w:rPr>
        <w:t>.</w:t>
      </w:r>
      <w:r w:rsidR="00594079">
        <w:rPr>
          <w:rFonts w:ascii="Arial" w:hAnsi="Arial" w:cs="Arial"/>
          <w:sz w:val="22"/>
          <w:szCs w:val="22"/>
        </w:rPr>
        <w:t xml:space="preserve"> </w:t>
      </w:r>
      <w:r w:rsidR="00FE717B">
        <w:rPr>
          <w:rFonts w:ascii="Arial" w:hAnsi="Arial" w:cs="Arial"/>
          <w:sz w:val="22"/>
          <w:szCs w:val="22"/>
        </w:rPr>
        <w:t>The</w:t>
      </w:r>
      <w:r w:rsidRPr="0005051A">
        <w:rPr>
          <w:rFonts w:ascii="Arial" w:hAnsi="Arial" w:cs="Arial"/>
          <w:sz w:val="22"/>
          <w:szCs w:val="22"/>
        </w:rPr>
        <w:t xml:space="preserve"> </w:t>
      </w:r>
      <w:r w:rsidR="00FE717B">
        <w:rPr>
          <w:rFonts w:ascii="Arial" w:hAnsi="Arial" w:cs="Arial"/>
          <w:sz w:val="22"/>
          <w:szCs w:val="22"/>
        </w:rPr>
        <w:t>n</w:t>
      </w:r>
      <w:r w:rsidRPr="0005051A">
        <w:rPr>
          <w:rFonts w:ascii="Arial" w:hAnsi="Arial" w:cs="Arial"/>
          <w:sz w:val="22"/>
          <w:szCs w:val="22"/>
        </w:rPr>
        <w:t>umber of flies</w:t>
      </w:r>
      <w:r w:rsidR="00FE717B">
        <w:rPr>
          <w:rFonts w:ascii="Arial" w:hAnsi="Arial" w:cs="Arial"/>
          <w:sz w:val="22"/>
          <w:szCs w:val="22"/>
        </w:rPr>
        <w:t xml:space="preserve"> </w:t>
      </w:r>
      <w:r w:rsidR="00532A1C">
        <w:rPr>
          <w:rFonts w:ascii="Arial" w:hAnsi="Arial" w:cs="Arial"/>
          <w:sz w:val="22"/>
          <w:szCs w:val="22"/>
        </w:rPr>
        <w:t>in</w:t>
      </w:r>
      <w:r w:rsidRPr="0005051A">
        <w:rPr>
          <w:rFonts w:ascii="Arial" w:hAnsi="Arial" w:cs="Arial"/>
          <w:sz w:val="22"/>
          <w:szCs w:val="22"/>
        </w:rPr>
        <w:t xml:space="preserve"> each </w:t>
      </w:r>
      <w:r w:rsidR="004F58A2">
        <w:rPr>
          <w:rFonts w:ascii="Arial" w:hAnsi="Arial" w:cs="Arial"/>
          <w:sz w:val="22"/>
          <w:szCs w:val="22"/>
        </w:rPr>
        <w:t>replicate</w:t>
      </w:r>
      <w:r w:rsidR="004F58A2" w:rsidRPr="0005051A">
        <w:rPr>
          <w:rFonts w:ascii="Arial" w:hAnsi="Arial" w:cs="Arial"/>
          <w:sz w:val="22"/>
          <w:szCs w:val="22"/>
        </w:rPr>
        <w:t xml:space="preserve"> </w:t>
      </w:r>
      <w:r w:rsidR="004F58A2">
        <w:rPr>
          <w:rFonts w:ascii="Arial" w:hAnsi="Arial" w:cs="Arial"/>
          <w:sz w:val="22"/>
          <w:szCs w:val="22"/>
        </w:rPr>
        <w:t>was</w:t>
      </w:r>
      <w:r w:rsidRPr="0005051A">
        <w:rPr>
          <w:rFonts w:ascii="Arial" w:hAnsi="Arial" w:cs="Arial"/>
          <w:sz w:val="22"/>
          <w:szCs w:val="22"/>
        </w:rPr>
        <w:t>: (</w:t>
      </w:r>
      <w:r w:rsidR="00FE717B">
        <w:rPr>
          <w:rFonts w:ascii="Arial" w:hAnsi="Arial" w:cs="Arial"/>
          <w:sz w:val="22"/>
          <w:szCs w:val="22"/>
        </w:rPr>
        <w:t>A</w:t>
      </w:r>
      <w:r w:rsidRPr="0005051A">
        <w:rPr>
          <w:rFonts w:ascii="Arial" w:hAnsi="Arial" w:cs="Arial"/>
          <w:sz w:val="22"/>
          <w:szCs w:val="22"/>
        </w:rPr>
        <w:t xml:space="preserve">) indoor n= 121, 121, 88; </w:t>
      </w:r>
      <w:r w:rsidR="00052AE8">
        <w:rPr>
          <w:rFonts w:ascii="Arial" w:hAnsi="Arial" w:cs="Arial"/>
          <w:sz w:val="22"/>
          <w:szCs w:val="22"/>
        </w:rPr>
        <w:t xml:space="preserve"> (B) </w:t>
      </w:r>
      <w:r w:rsidRPr="0005051A">
        <w:rPr>
          <w:rFonts w:ascii="Arial" w:hAnsi="Arial" w:cs="Arial"/>
          <w:sz w:val="22"/>
          <w:szCs w:val="22"/>
        </w:rPr>
        <w:t>outdoor n = 211, 206, 378 and (</w:t>
      </w:r>
      <w:r w:rsidR="00052AE8">
        <w:rPr>
          <w:rFonts w:ascii="Arial" w:hAnsi="Arial" w:cs="Arial"/>
          <w:sz w:val="22"/>
          <w:szCs w:val="22"/>
        </w:rPr>
        <w:t>C</w:t>
      </w:r>
      <w:r w:rsidRPr="0005051A">
        <w:rPr>
          <w:rFonts w:ascii="Arial" w:hAnsi="Arial" w:cs="Arial"/>
          <w:sz w:val="22"/>
          <w:szCs w:val="22"/>
        </w:rPr>
        <w:t xml:space="preserve">) indoor n = 142, 142, 138; </w:t>
      </w:r>
      <w:r w:rsidR="00052AE8">
        <w:rPr>
          <w:rFonts w:ascii="Arial" w:hAnsi="Arial" w:cs="Arial"/>
          <w:sz w:val="22"/>
          <w:szCs w:val="22"/>
        </w:rPr>
        <w:t xml:space="preserve">(D) </w:t>
      </w:r>
      <w:r w:rsidRPr="0005051A">
        <w:rPr>
          <w:rFonts w:ascii="Arial" w:hAnsi="Arial" w:cs="Arial"/>
          <w:sz w:val="22"/>
          <w:szCs w:val="22"/>
        </w:rPr>
        <w:t>outdoor n = 134, 246, 260.</w:t>
      </w:r>
      <w:r w:rsidR="002D029F">
        <w:rPr>
          <w:rFonts w:ascii="Arial" w:hAnsi="Arial" w:cs="Arial"/>
          <w:sz w:val="22"/>
          <w:szCs w:val="22"/>
        </w:rPr>
        <w:t xml:space="preserve"> </w:t>
      </w:r>
      <w:ins w:id="58" w:author="Keene-Snickers,Lexi" w:date="2025-04-14T10:35:00Z" w16du:dateUtc="2025-04-14T16:35:00Z">
        <w:r w:rsidR="00877075">
          <w:rPr>
            <w:rFonts w:ascii="Arial" w:hAnsi="Arial" w:cs="Arial"/>
            <w:sz w:val="22"/>
            <w:szCs w:val="22"/>
          </w:rPr>
          <w:t>Experiments were completed</w:t>
        </w:r>
        <w:r w:rsidR="00877075">
          <w:rPr>
            <w:rFonts w:ascii="Arial" w:hAnsi="Arial" w:cs="Arial"/>
            <w:sz w:val="22"/>
            <w:szCs w:val="22"/>
          </w:rPr>
          <w:t xml:space="preserve"> a total of three </w:t>
        </w:r>
        <w:r w:rsidR="00877075">
          <w:rPr>
            <w:rFonts w:ascii="Arial" w:hAnsi="Arial" w:cs="Arial"/>
            <w:sz w:val="22"/>
            <w:szCs w:val="22"/>
          </w:rPr>
          <w:t xml:space="preserve">times. </w:t>
        </w:r>
      </w:ins>
      <w:r w:rsidR="002D029F">
        <w:rPr>
          <w:rFonts w:ascii="Arial" w:hAnsi="Arial" w:cs="Arial"/>
          <w:sz w:val="22"/>
          <w:szCs w:val="22"/>
        </w:rPr>
        <w:t xml:space="preserve">Significance values </w:t>
      </w:r>
      <w:r w:rsidR="00A932CE">
        <w:rPr>
          <w:rFonts w:ascii="Arial" w:hAnsi="Arial" w:cs="Arial"/>
          <w:sz w:val="22"/>
          <w:szCs w:val="22"/>
        </w:rPr>
        <w:t>determined from a negative binomial model</w:t>
      </w:r>
      <w:r w:rsidR="002D029F">
        <w:rPr>
          <w:rFonts w:ascii="Arial" w:hAnsi="Arial" w:cs="Arial"/>
          <w:sz w:val="22"/>
          <w:szCs w:val="22"/>
        </w:rPr>
        <w:t>: p &lt; 0.0001 ‘****</w:t>
      </w:r>
      <w:proofErr w:type="gramStart"/>
      <w:r w:rsidR="002D029F">
        <w:rPr>
          <w:rFonts w:ascii="Arial" w:hAnsi="Arial" w:cs="Arial"/>
          <w:sz w:val="22"/>
          <w:szCs w:val="22"/>
        </w:rPr>
        <w:t>’,  0.0001</w:t>
      </w:r>
      <w:proofErr w:type="gramEnd"/>
      <w:r w:rsidR="002D029F">
        <w:rPr>
          <w:rFonts w:ascii="Arial" w:hAnsi="Arial" w:cs="Arial"/>
          <w:sz w:val="22"/>
          <w:szCs w:val="22"/>
        </w:rPr>
        <w:t xml:space="preserve"> &lt; p &gt; 0.001 ‘***’, 0.001 &lt; p &gt; 0.01 ‘**’, 0.01 &lt; p &gt; 0.05 ‘*’ and p &gt; 0.05 ‘</w:t>
      </w:r>
      <w:proofErr w:type="gramStart"/>
      <w:r w:rsidR="002D029F">
        <w:rPr>
          <w:rFonts w:ascii="Arial" w:hAnsi="Arial" w:cs="Arial"/>
          <w:sz w:val="22"/>
          <w:szCs w:val="22"/>
        </w:rPr>
        <w:t>ns’</w:t>
      </w:r>
      <w:proofErr w:type="gramEnd"/>
      <w:r w:rsidR="002D029F">
        <w:rPr>
          <w:rFonts w:ascii="Arial" w:hAnsi="Arial" w:cs="Arial"/>
          <w:sz w:val="22"/>
          <w:szCs w:val="22"/>
        </w:rPr>
        <w:t>.</w:t>
      </w:r>
    </w:p>
    <w:p w14:paraId="4253C1FF" w14:textId="77777777" w:rsidR="00313A92" w:rsidRDefault="00313A92" w:rsidP="00A45DC8">
      <w:pPr>
        <w:spacing w:line="360" w:lineRule="auto"/>
        <w:rPr>
          <w:rFonts w:ascii="Arial" w:hAnsi="Arial" w:cs="Arial"/>
          <w:sz w:val="22"/>
          <w:szCs w:val="22"/>
        </w:rPr>
      </w:pPr>
    </w:p>
    <w:p w14:paraId="6A7F1B42" w14:textId="1559A77B" w:rsidR="00931142" w:rsidRDefault="00931142" w:rsidP="00A45DC8">
      <w:pPr>
        <w:spacing w:line="360" w:lineRule="auto"/>
        <w:ind w:firstLine="720"/>
        <w:rPr>
          <w:rFonts w:ascii="Arial" w:hAnsi="Arial" w:cs="Arial"/>
          <w:sz w:val="22"/>
          <w:szCs w:val="22"/>
        </w:rPr>
      </w:pPr>
      <w:r>
        <w:rPr>
          <w:rFonts w:ascii="Arial" w:hAnsi="Arial" w:cs="Arial"/>
          <w:sz w:val="22"/>
          <w:szCs w:val="22"/>
        </w:rPr>
        <w:t xml:space="preserve">The lack of attractiveness of ethyl isovalerate led us to </w:t>
      </w:r>
      <w:r w:rsidR="00631586">
        <w:rPr>
          <w:rFonts w:ascii="Arial" w:hAnsi="Arial" w:cs="Arial"/>
          <w:sz w:val="22"/>
          <w:szCs w:val="22"/>
        </w:rPr>
        <w:t xml:space="preserve">test whether we were using an </w:t>
      </w:r>
      <w:r w:rsidR="00625600">
        <w:rPr>
          <w:rFonts w:ascii="Arial" w:hAnsi="Arial" w:cs="Arial"/>
          <w:sz w:val="22"/>
          <w:szCs w:val="22"/>
        </w:rPr>
        <w:t xml:space="preserve">appropriate </w:t>
      </w:r>
      <w:r w:rsidR="00631586">
        <w:rPr>
          <w:rFonts w:ascii="Arial" w:hAnsi="Arial" w:cs="Arial"/>
          <w:sz w:val="22"/>
          <w:szCs w:val="22"/>
        </w:rPr>
        <w:t>concentration</w:t>
      </w:r>
      <w:r>
        <w:rPr>
          <w:rFonts w:ascii="Arial" w:hAnsi="Arial" w:cs="Arial"/>
          <w:sz w:val="22"/>
          <w:szCs w:val="22"/>
        </w:rPr>
        <w:t>.</w:t>
      </w:r>
      <w:r w:rsidR="00723450">
        <w:rPr>
          <w:rFonts w:ascii="Arial" w:hAnsi="Arial" w:cs="Arial"/>
          <w:sz w:val="22"/>
          <w:szCs w:val="22"/>
        </w:rPr>
        <w:t xml:space="preserve"> </w:t>
      </w:r>
      <w:r w:rsidR="00625600">
        <w:rPr>
          <w:rFonts w:ascii="Arial" w:hAnsi="Arial" w:cs="Arial"/>
          <w:sz w:val="22"/>
          <w:szCs w:val="22"/>
        </w:rPr>
        <w:t xml:space="preserve">We performed an experiment using five ethyl isovalerate </w:t>
      </w:r>
      <w:r w:rsidR="00625600">
        <w:rPr>
          <w:rFonts w:ascii="Arial" w:hAnsi="Arial" w:cs="Arial"/>
          <w:sz w:val="22"/>
          <w:szCs w:val="22"/>
        </w:rPr>
        <w:lastRenderedPageBreak/>
        <w:t>concentrations: 0.45%, 0.9%, 1.8% (</w:t>
      </w:r>
      <w:r w:rsidR="007F3E46">
        <w:rPr>
          <w:rFonts w:ascii="Arial" w:hAnsi="Arial" w:cs="Arial"/>
          <w:sz w:val="22"/>
          <w:szCs w:val="22"/>
        </w:rPr>
        <w:t>~</w:t>
      </w:r>
      <w:r w:rsidR="00625600">
        <w:rPr>
          <w:rFonts w:ascii="Arial" w:hAnsi="Arial" w:cs="Arial"/>
          <w:sz w:val="22"/>
          <w:szCs w:val="22"/>
        </w:rPr>
        <w:t xml:space="preserve">the natural concentration in </w:t>
      </w:r>
      <w:r w:rsidR="00A16FE2">
        <w:rPr>
          <w:rFonts w:ascii="Arial" w:hAnsi="Arial" w:cs="Arial"/>
          <w:sz w:val="22"/>
          <w:szCs w:val="22"/>
        </w:rPr>
        <w:t>m</w:t>
      </w:r>
      <w:r w:rsidR="00625600">
        <w:rPr>
          <w:rFonts w:ascii="Arial" w:hAnsi="Arial" w:cs="Arial"/>
          <w:sz w:val="22"/>
          <w:szCs w:val="22"/>
        </w:rPr>
        <w:t>arula fruit</w:t>
      </w:r>
      <w:sdt>
        <w:sdtPr>
          <w:rPr>
            <w:rFonts w:ascii="Arial" w:hAnsi="Arial" w:cs="Arial"/>
            <w:color w:val="000000"/>
            <w:sz w:val="22"/>
            <w:szCs w:val="22"/>
            <w:vertAlign w:val="superscript"/>
          </w:rPr>
          <w:tag w:val="MENDELEY_CITATION_v3_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"/>
          <w:id w:val="-1461956765"/>
          <w:placeholder>
            <w:docPart w:val="DefaultPlaceholder_-1854013440"/>
          </w:placeholder>
        </w:sdtPr>
        <w:sdtContent>
          <w:ins w:id="59" w:author="Keene-Snickers,Lexi" w:date="2025-04-14T10:28:00Z" w16du:dateUtc="2025-04-14T16:28:00Z">
            <w:r w:rsidR="001A08EC" w:rsidRPr="001A08EC">
              <w:rPr>
                <w:rFonts w:ascii="Arial" w:hAnsi="Arial" w:cs="Arial"/>
                <w:color w:val="000000"/>
                <w:sz w:val="22"/>
                <w:szCs w:val="22"/>
                <w:vertAlign w:val="superscript"/>
              </w:rPr>
              <w:t>33</w:t>
            </w:r>
          </w:ins>
          <w:del w:id="60" w:author="Keene-Snickers,Lexi" w:date="2025-04-14T10:28:00Z" w16du:dateUtc="2025-04-14T16:28:00Z">
            <w:r w:rsidR="001A08EC" w:rsidRPr="001A08EC" w:rsidDel="001A08EC">
              <w:rPr>
                <w:rFonts w:ascii="Arial" w:hAnsi="Arial" w:cs="Arial"/>
                <w:color w:val="000000"/>
                <w:sz w:val="22"/>
                <w:szCs w:val="22"/>
                <w:vertAlign w:val="superscript"/>
              </w:rPr>
              <w:delText>33</w:delText>
            </w:r>
          </w:del>
        </w:sdtContent>
      </w:sdt>
      <w:r w:rsidR="00625600">
        <w:rPr>
          <w:rFonts w:ascii="Arial" w:hAnsi="Arial" w:cs="Arial"/>
          <w:sz w:val="22"/>
          <w:szCs w:val="22"/>
        </w:rPr>
        <w:t xml:space="preserve">), 3.6% and 7.2%. </w:t>
      </w:r>
      <w:r w:rsidR="00723450">
        <w:rPr>
          <w:rFonts w:ascii="Arial" w:hAnsi="Arial" w:cs="Arial"/>
          <w:sz w:val="22"/>
          <w:szCs w:val="22"/>
        </w:rPr>
        <w:t>Plain cornmeal b</w:t>
      </w:r>
      <w:r>
        <w:rPr>
          <w:rFonts w:ascii="Arial" w:hAnsi="Arial" w:cs="Arial"/>
          <w:sz w:val="22"/>
          <w:szCs w:val="22"/>
        </w:rPr>
        <w:t xml:space="preserve">ottles </w:t>
      </w:r>
      <w:r w:rsidR="00723450">
        <w:rPr>
          <w:rFonts w:ascii="Arial" w:hAnsi="Arial" w:cs="Arial"/>
          <w:sz w:val="22"/>
          <w:szCs w:val="22"/>
        </w:rPr>
        <w:t xml:space="preserve">and bottles with cornmeal plus </w:t>
      </w:r>
      <w:r w:rsidR="00A13CBD">
        <w:rPr>
          <w:rFonts w:ascii="Arial" w:hAnsi="Arial" w:cs="Arial"/>
          <w:sz w:val="22"/>
          <w:szCs w:val="22"/>
        </w:rPr>
        <w:t>isoamyl acetate a</w:t>
      </w:r>
      <w:r w:rsidR="007F3E46">
        <w:rPr>
          <w:rFonts w:ascii="Arial" w:hAnsi="Arial" w:cs="Arial"/>
          <w:sz w:val="22"/>
          <w:szCs w:val="22"/>
        </w:rPr>
        <w:t xml:space="preserve">t </w:t>
      </w:r>
      <w:r w:rsidR="00625600">
        <w:rPr>
          <w:rFonts w:ascii="Arial" w:hAnsi="Arial" w:cs="Arial"/>
          <w:sz w:val="22"/>
          <w:szCs w:val="22"/>
        </w:rPr>
        <w:t>1.5%</w:t>
      </w:r>
      <w:r w:rsidR="007F3E46">
        <w:rPr>
          <w:rFonts w:ascii="Arial" w:hAnsi="Arial" w:cs="Arial"/>
          <w:sz w:val="22"/>
          <w:szCs w:val="22"/>
        </w:rPr>
        <w:t>,</w:t>
      </w:r>
      <w:r w:rsidR="00625600">
        <w:rPr>
          <w:rFonts w:ascii="Arial" w:hAnsi="Arial" w:cs="Arial"/>
          <w:sz w:val="22"/>
          <w:szCs w:val="22"/>
        </w:rPr>
        <w:t xml:space="preserve"> the natural concentration found in </w:t>
      </w:r>
      <w:r w:rsidR="00A16FE2">
        <w:rPr>
          <w:rFonts w:ascii="Arial" w:hAnsi="Arial" w:cs="Arial"/>
          <w:sz w:val="22"/>
          <w:szCs w:val="22"/>
        </w:rPr>
        <w:t>m</w:t>
      </w:r>
      <w:r w:rsidR="00625600">
        <w:rPr>
          <w:rFonts w:ascii="Arial" w:hAnsi="Arial" w:cs="Arial"/>
          <w:sz w:val="22"/>
          <w:szCs w:val="22"/>
        </w:rPr>
        <w:t xml:space="preserve">arula </w:t>
      </w:r>
      <w:r w:rsidR="00A13CBD">
        <w:rPr>
          <w:rFonts w:ascii="Arial" w:hAnsi="Arial" w:cs="Arial"/>
          <w:sz w:val="22"/>
          <w:szCs w:val="22"/>
        </w:rPr>
        <w:t>fruit</w:t>
      </w:r>
      <w:sdt>
        <w:sdtPr>
          <w:rPr>
            <w:rFonts w:ascii="Arial" w:hAnsi="Arial" w:cs="Arial"/>
            <w:color w:val="000000"/>
            <w:sz w:val="22"/>
            <w:szCs w:val="22"/>
            <w:vertAlign w:val="superscript"/>
          </w:rPr>
          <w:tag w:val="MENDELEY_CITATION_v3_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"/>
          <w:id w:val="-701786977"/>
          <w:placeholder>
            <w:docPart w:val="DefaultPlaceholder_-1854013440"/>
          </w:placeholder>
        </w:sdtPr>
        <w:sdtContent>
          <w:ins w:id="61" w:author="Keene-Snickers,Lexi" w:date="2025-04-14T10:28:00Z" w16du:dateUtc="2025-04-14T16:28:00Z">
            <w:r w:rsidR="001A08EC" w:rsidRPr="001A08EC">
              <w:rPr>
                <w:rFonts w:ascii="Arial" w:hAnsi="Arial" w:cs="Arial"/>
                <w:color w:val="000000"/>
                <w:sz w:val="22"/>
                <w:szCs w:val="22"/>
                <w:vertAlign w:val="superscript"/>
              </w:rPr>
              <w:t>33</w:t>
            </w:r>
          </w:ins>
          <w:del w:id="62" w:author="Keene-Snickers,Lexi" w:date="2025-04-14T10:28:00Z" w16du:dateUtc="2025-04-14T16:28:00Z">
            <w:r w:rsidR="001A08EC" w:rsidRPr="001A08EC" w:rsidDel="001A08EC">
              <w:rPr>
                <w:rFonts w:ascii="Arial" w:hAnsi="Arial" w:cs="Arial"/>
                <w:color w:val="000000"/>
                <w:sz w:val="22"/>
                <w:szCs w:val="22"/>
                <w:vertAlign w:val="superscript"/>
              </w:rPr>
              <w:delText>33</w:delText>
            </w:r>
          </w:del>
        </w:sdtContent>
      </w:sdt>
      <w:r w:rsidR="001009F0">
        <w:rPr>
          <w:rFonts w:ascii="Arial" w:hAnsi="Arial" w:cs="Arial"/>
          <w:color w:val="000000"/>
          <w:sz w:val="22"/>
          <w:szCs w:val="22"/>
        </w:rPr>
        <w:t>,</w:t>
      </w:r>
      <w:r w:rsidR="00A13CBD">
        <w:rPr>
          <w:rFonts w:ascii="Arial" w:hAnsi="Arial" w:cs="Arial"/>
          <w:sz w:val="22"/>
          <w:szCs w:val="22"/>
        </w:rPr>
        <w:t xml:space="preserve"> served</w:t>
      </w:r>
      <w:r w:rsidR="00723450">
        <w:rPr>
          <w:rFonts w:ascii="Arial" w:hAnsi="Arial" w:cs="Arial"/>
          <w:sz w:val="22"/>
          <w:szCs w:val="22"/>
        </w:rPr>
        <w:t xml:space="preserve"> </w:t>
      </w:r>
      <w:r>
        <w:rPr>
          <w:rFonts w:ascii="Arial" w:hAnsi="Arial" w:cs="Arial"/>
          <w:sz w:val="22"/>
          <w:szCs w:val="22"/>
        </w:rPr>
        <w:t xml:space="preserve">as controls. </w:t>
      </w:r>
      <w:r w:rsidR="00723450">
        <w:rPr>
          <w:rFonts w:ascii="Arial" w:hAnsi="Arial" w:cs="Arial"/>
          <w:sz w:val="22"/>
          <w:szCs w:val="22"/>
        </w:rPr>
        <w:t xml:space="preserve">As </w:t>
      </w:r>
      <w:r>
        <w:rPr>
          <w:rFonts w:ascii="Arial" w:hAnsi="Arial" w:cs="Arial"/>
          <w:sz w:val="22"/>
          <w:szCs w:val="22"/>
        </w:rPr>
        <w:t xml:space="preserve">with the previous experiments, </w:t>
      </w:r>
      <w:r w:rsidR="00A13CBD">
        <w:rPr>
          <w:rFonts w:ascii="Arial" w:hAnsi="Arial" w:cs="Arial"/>
          <w:sz w:val="22"/>
          <w:szCs w:val="22"/>
        </w:rPr>
        <w:t xml:space="preserve">FoCo-17 </w:t>
      </w:r>
      <w:r>
        <w:rPr>
          <w:rFonts w:ascii="Arial" w:hAnsi="Arial" w:cs="Arial"/>
          <w:sz w:val="22"/>
          <w:szCs w:val="22"/>
        </w:rPr>
        <w:t>flies were released in our indoor mesocosm for 24</w:t>
      </w:r>
      <w:r w:rsidR="00625600">
        <w:rPr>
          <w:rFonts w:ascii="Arial" w:hAnsi="Arial" w:cs="Arial"/>
          <w:sz w:val="22"/>
          <w:szCs w:val="22"/>
        </w:rPr>
        <w:t>-48</w:t>
      </w:r>
      <w:r>
        <w:rPr>
          <w:rFonts w:ascii="Arial" w:hAnsi="Arial" w:cs="Arial"/>
          <w:sz w:val="22"/>
          <w:szCs w:val="22"/>
        </w:rPr>
        <w:t xml:space="preserve"> hours and then counted to determine the proportion of flies in each bottle. </w:t>
      </w:r>
    </w:p>
    <w:p w14:paraId="70541043" w14:textId="77777777" w:rsidR="00931142" w:rsidRDefault="00931142" w:rsidP="00A45DC8">
      <w:pPr>
        <w:spacing w:line="360" w:lineRule="auto"/>
        <w:ind w:firstLine="720"/>
        <w:rPr>
          <w:rFonts w:ascii="Arial" w:hAnsi="Arial" w:cs="Arial"/>
          <w:sz w:val="22"/>
          <w:szCs w:val="22"/>
        </w:rPr>
      </w:pPr>
    </w:p>
    <w:p w14:paraId="48E0D852" w14:textId="4CA9385B" w:rsidR="00313A92" w:rsidRPr="0005051A" w:rsidRDefault="00723450" w:rsidP="005F2BFB">
      <w:pPr>
        <w:spacing w:line="360" w:lineRule="auto"/>
        <w:ind w:firstLine="720"/>
        <w:rPr>
          <w:rFonts w:ascii="Arial" w:hAnsi="Arial" w:cs="Arial"/>
          <w:sz w:val="22"/>
          <w:szCs w:val="22"/>
        </w:rPr>
      </w:pPr>
      <w:r>
        <w:rPr>
          <w:rFonts w:ascii="Arial" w:hAnsi="Arial" w:cs="Arial"/>
          <w:sz w:val="22"/>
          <w:szCs w:val="22"/>
        </w:rPr>
        <w:t>F</w:t>
      </w:r>
      <w:r w:rsidR="00313A92" w:rsidRPr="0005051A">
        <w:rPr>
          <w:rFonts w:ascii="Arial" w:hAnsi="Arial" w:cs="Arial"/>
          <w:sz w:val="22"/>
          <w:szCs w:val="22"/>
        </w:rPr>
        <w:t xml:space="preserve">lies were </w:t>
      </w:r>
      <w:r w:rsidR="00931142">
        <w:rPr>
          <w:rFonts w:ascii="Arial" w:hAnsi="Arial" w:cs="Arial"/>
          <w:sz w:val="22"/>
          <w:szCs w:val="22"/>
        </w:rPr>
        <w:t xml:space="preserve">most </w:t>
      </w:r>
      <w:r w:rsidR="00313A92" w:rsidRPr="0005051A">
        <w:rPr>
          <w:rFonts w:ascii="Arial" w:hAnsi="Arial" w:cs="Arial"/>
          <w:sz w:val="22"/>
          <w:szCs w:val="22"/>
        </w:rPr>
        <w:t xml:space="preserve">attracted to </w:t>
      </w:r>
      <w:r w:rsidR="00304652">
        <w:rPr>
          <w:rFonts w:ascii="Arial" w:hAnsi="Arial" w:cs="Arial"/>
          <w:sz w:val="22"/>
          <w:szCs w:val="22"/>
        </w:rPr>
        <w:t xml:space="preserve">plain food or food </w:t>
      </w:r>
      <w:r>
        <w:rPr>
          <w:rFonts w:ascii="Arial" w:hAnsi="Arial" w:cs="Arial"/>
          <w:sz w:val="22"/>
          <w:szCs w:val="22"/>
        </w:rPr>
        <w:t xml:space="preserve">containing </w:t>
      </w:r>
      <w:r w:rsidR="00313A92" w:rsidRPr="0005051A">
        <w:rPr>
          <w:rFonts w:ascii="Arial" w:hAnsi="Arial" w:cs="Arial"/>
          <w:sz w:val="22"/>
          <w:szCs w:val="22"/>
        </w:rPr>
        <w:t xml:space="preserve">synthetic banana extract </w:t>
      </w:r>
      <w:r w:rsidR="00313A92" w:rsidRPr="00931142">
        <w:rPr>
          <w:rFonts w:ascii="Arial" w:hAnsi="Arial" w:cs="Arial"/>
          <w:sz w:val="22"/>
          <w:szCs w:val="22"/>
        </w:rPr>
        <w:t>(</w:t>
      </w:r>
      <w:r w:rsidR="00313A92" w:rsidRPr="0005051A">
        <w:rPr>
          <w:rFonts w:ascii="Arial" w:hAnsi="Arial" w:cs="Arial"/>
          <w:b/>
          <w:bCs/>
          <w:sz w:val="22"/>
          <w:szCs w:val="22"/>
        </w:rPr>
        <w:t xml:space="preserve">Fig. </w:t>
      </w:r>
      <w:r w:rsidR="001009F0">
        <w:rPr>
          <w:rFonts w:ascii="Arial" w:hAnsi="Arial" w:cs="Arial"/>
          <w:b/>
          <w:bCs/>
          <w:sz w:val="22"/>
          <w:szCs w:val="22"/>
        </w:rPr>
        <w:t>3</w:t>
      </w:r>
      <w:r w:rsidR="00313A92" w:rsidRPr="00931142">
        <w:rPr>
          <w:rFonts w:ascii="Arial" w:hAnsi="Arial" w:cs="Arial"/>
          <w:sz w:val="22"/>
          <w:szCs w:val="22"/>
        </w:rPr>
        <w:t>)</w:t>
      </w:r>
      <w:r w:rsidR="00313A92" w:rsidRPr="0005051A">
        <w:rPr>
          <w:rFonts w:ascii="Arial" w:hAnsi="Arial" w:cs="Arial"/>
          <w:sz w:val="22"/>
          <w:szCs w:val="22"/>
        </w:rPr>
        <w:t xml:space="preserve">. </w:t>
      </w:r>
      <w:r w:rsidR="00931142" w:rsidRPr="0047385A">
        <w:rPr>
          <w:rFonts w:ascii="Arial" w:hAnsi="Arial" w:cs="Arial"/>
          <w:sz w:val="22"/>
          <w:szCs w:val="22"/>
        </w:rPr>
        <w:t xml:space="preserve">The ethyl isovalerate bottles </w:t>
      </w:r>
      <w:r w:rsidR="007F3E46">
        <w:rPr>
          <w:rFonts w:ascii="Arial" w:hAnsi="Arial" w:cs="Arial"/>
          <w:sz w:val="22"/>
          <w:szCs w:val="22"/>
        </w:rPr>
        <w:t xml:space="preserve">in aggregate </w:t>
      </w:r>
      <w:r w:rsidR="00931142" w:rsidRPr="0047385A">
        <w:rPr>
          <w:rFonts w:ascii="Arial" w:hAnsi="Arial" w:cs="Arial"/>
          <w:sz w:val="22"/>
          <w:szCs w:val="22"/>
        </w:rPr>
        <w:t xml:space="preserve">attracted </w:t>
      </w:r>
      <w:r w:rsidR="00304652" w:rsidRPr="009074C4">
        <w:rPr>
          <w:rFonts w:ascii="Arial" w:hAnsi="Arial" w:cs="Arial"/>
          <w:sz w:val="22"/>
          <w:szCs w:val="22"/>
        </w:rPr>
        <w:t>on average 31.8%</w:t>
      </w:r>
      <w:r w:rsidR="00931142" w:rsidRPr="0047385A">
        <w:rPr>
          <w:rFonts w:ascii="Arial" w:hAnsi="Arial" w:cs="Arial"/>
          <w:sz w:val="22"/>
          <w:szCs w:val="22"/>
        </w:rPr>
        <w:t xml:space="preserve"> of the flies with the </w:t>
      </w:r>
      <w:r w:rsidR="00304652" w:rsidRPr="009074C4">
        <w:rPr>
          <w:rFonts w:ascii="Arial" w:hAnsi="Arial" w:cs="Arial"/>
          <w:sz w:val="22"/>
          <w:szCs w:val="22"/>
        </w:rPr>
        <w:t>1.8</w:t>
      </w:r>
      <w:r w:rsidR="00931142" w:rsidRPr="0047385A">
        <w:rPr>
          <w:rFonts w:ascii="Arial" w:hAnsi="Arial" w:cs="Arial"/>
          <w:sz w:val="22"/>
          <w:szCs w:val="22"/>
        </w:rPr>
        <w:t>% ethyl isovalerate bottle attracting 10</w:t>
      </w:r>
      <w:r w:rsidR="00304652" w:rsidRPr="009074C4">
        <w:rPr>
          <w:rFonts w:ascii="Arial" w:hAnsi="Arial" w:cs="Arial"/>
          <w:sz w:val="22"/>
          <w:szCs w:val="22"/>
        </w:rPr>
        <w:t>.5</w:t>
      </w:r>
      <w:r w:rsidR="00931142" w:rsidRPr="0047385A">
        <w:rPr>
          <w:rFonts w:ascii="Arial" w:hAnsi="Arial" w:cs="Arial"/>
          <w:sz w:val="22"/>
          <w:szCs w:val="22"/>
        </w:rPr>
        <w:t>% of the flies.</w:t>
      </w:r>
      <w:r w:rsidR="00625600" w:rsidRPr="009074C4">
        <w:rPr>
          <w:rFonts w:ascii="Arial" w:hAnsi="Arial" w:cs="Arial"/>
          <w:sz w:val="22"/>
          <w:szCs w:val="22"/>
        </w:rPr>
        <w:t xml:space="preserve"> The 3.6% and 7.2% bottles attracted the fewest flies.</w:t>
      </w:r>
      <w:r w:rsidR="00931142" w:rsidRPr="0047385A">
        <w:rPr>
          <w:rFonts w:ascii="Arial" w:hAnsi="Arial" w:cs="Arial"/>
          <w:sz w:val="22"/>
          <w:szCs w:val="22"/>
        </w:rPr>
        <w:t xml:space="preserve"> In contrast, synthetic banana flavoring attracted </w:t>
      </w:r>
      <w:r w:rsidR="00304652" w:rsidRPr="009074C4">
        <w:rPr>
          <w:rFonts w:ascii="Arial" w:hAnsi="Arial" w:cs="Arial"/>
          <w:sz w:val="22"/>
          <w:szCs w:val="22"/>
        </w:rPr>
        <w:t>on average 37.4%</w:t>
      </w:r>
      <w:r w:rsidR="00931142" w:rsidRPr="0047385A">
        <w:rPr>
          <w:rFonts w:ascii="Arial" w:hAnsi="Arial" w:cs="Arial"/>
          <w:sz w:val="22"/>
          <w:szCs w:val="22"/>
        </w:rPr>
        <w:t xml:space="preserve"> of the flies</w:t>
      </w:r>
      <w:r w:rsidR="00625600" w:rsidRPr="009074C4">
        <w:rPr>
          <w:rFonts w:ascii="Arial" w:hAnsi="Arial" w:cs="Arial"/>
          <w:sz w:val="22"/>
          <w:szCs w:val="22"/>
        </w:rPr>
        <w:t xml:space="preserve"> and plain food 30.6% of the flies </w:t>
      </w:r>
      <w:r w:rsidR="00931142" w:rsidRPr="0047385A">
        <w:rPr>
          <w:rFonts w:ascii="Arial" w:hAnsi="Arial" w:cs="Arial"/>
          <w:sz w:val="22"/>
          <w:szCs w:val="22"/>
        </w:rPr>
        <w:t>(</w:t>
      </w:r>
      <w:r w:rsidR="00931142" w:rsidRPr="0047385A">
        <w:rPr>
          <w:rFonts w:ascii="Arial" w:hAnsi="Arial" w:cs="Arial"/>
          <w:b/>
          <w:bCs/>
          <w:sz w:val="22"/>
          <w:szCs w:val="22"/>
        </w:rPr>
        <w:t xml:space="preserve">Fig. </w:t>
      </w:r>
      <w:r w:rsidR="001009F0">
        <w:rPr>
          <w:rFonts w:ascii="Arial" w:hAnsi="Arial" w:cs="Arial"/>
          <w:b/>
          <w:bCs/>
          <w:sz w:val="22"/>
          <w:szCs w:val="22"/>
        </w:rPr>
        <w:t>3</w:t>
      </w:r>
      <w:r w:rsidR="00931142" w:rsidRPr="0047385A">
        <w:rPr>
          <w:rFonts w:ascii="Arial" w:hAnsi="Arial" w:cs="Arial"/>
          <w:sz w:val="22"/>
          <w:szCs w:val="22"/>
        </w:rPr>
        <w:t>).</w:t>
      </w:r>
      <w:r w:rsidR="00931142">
        <w:rPr>
          <w:rFonts w:ascii="Arial" w:hAnsi="Arial" w:cs="Arial"/>
          <w:sz w:val="22"/>
          <w:szCs w:val="22"/>
        </w:rPr>
        <w:t xml:space="preserve"> </w:t>
      </w:r>
      <w:r w:rsidR="0047385A">
        <w:rPr>
          <w:rFonts w:ascii="Arial" w:hAnsi="Arial" w:cs="Arial"/>
          <w:sz w:val="22"/>
          <w:szCs w:val="22"/>
        </w:rPr>
        <w:t xml:space="preserve"> </w:t>
      </w:r>
      <w:r w:rsidR="004F58A2">
        <w:rPr>
          <w:rFonts w:ascii="Arial" w:hAnsi="Arial" w:cs="Arial"/>
          <w:sz w:val="22"/>
          <w:szCs w:val="22"/>
        </w:rPr>
        <w:t>Food with banana extract was not significantly more attractive than plain food</w:t>
      </w:r>
      <w:r w:rsidR="0047385A">
        <w:rPr>
          <w:rFonts w:ascii="Arial" w:hAnsi="Arial" w:cs="Arial"/>
          <w:sz w:val="22"/>
          <w:szCs w:val="22"/>
        </w:rPr>
        <w:t>. It is possible that the plain and banana extract food bottles were not placed far enough apart due to the limited space in the mesocosm.</w:t>
      </w:r>
      <w:r w:rsidR="005F2BFB">
        <w:rPr>
          <w:rFonts w:ascii="Arial" w:hAnsi="Arial" w:cs="Arial"/>
          <w:sz w:val="22"/>
          <w:szCs w:val="22"/>
        </w:rPr>
        <w:t xml:space="preserve"> </w:t>
      </w:r>
      <w:r w:rsidR="0047385A">
        <w:rPr>
          <w:rFonts w:ascii="Arial" w:hAnsi="Arial" w:cs="Arial"/>
          <w:sz w:val="22"/>
          <w:szCs w:val="22"/>
        </w:rPr>
        <w:t>Overall, t</w:t>
      </w:r>
      <w:r w:rsidR="00313A92" w:rsidRPr="0005051A">
        <w:rPr>
          <w:rFonts w:ascii="Arial" w:hAnsi="Arial" w:cs="Arial"/>
          <w:sz w:val="22"/>
          <w:szCs w:val="22"/>
        </w:rPr>
        <w:t>he results of th</w:t>
      </w:r>
      <w:r w:rsidR="0047385A">
        <w:rPr>
          <w:rFonts w:ascii="Arial" w:hAnsi="Arial" w:cs="Arial"/>
          <w:sz w:val="22"/>
          <w:szCs w:val="22"/>
        </w:rPr>
        <w:t>ese</w:t>
      </w:r>
      <w:r w:rsidR="00313A92" w:rsidRPr="0005051A">
        <w:rPr>
          <w:rFonts w:ascii="Arial" w:hAnsi="Arial" w:cs="Arial"/>
          <w:sz w:val="22"/>
          <w:szCs w:val="22"/>
        </w:rPr>
        <w:t xml:space="preserve"> experiment</w:t>
      </w:r>
      <w:r w:rsidR="0047385A">
        <w:rPr>
          <w:rFonts w:ascii="Arial" w:hAnsi="Arial" w:cs="Arial"/>
          <w:sz w:val="22"/>
          <w:szCs w:val="22"/>
        </w:rPr>
        <w:t>s</w:t>
      </w:r>
      <w:r w:rsidR="00313A92" w:rsidRPr="0005051A">
        <w:rPr>
          <w:rFonts w:ascii="Arial" w:hAnsi="Arial" w:cs="Arial"/>
          <w:sz w:val="22"/>
          <w:szCs w:val="22"/>
        </w:rPr>
        <w:t xml:space="preserve"> confirmed our previous findings that </w:t>
      </w:r>
      <w:r w:rsidR="00313A92" w:rsidRPr="0005051A">
        <w:rPr>
          <w:rFonts w:ascii="Arial" w:hAnsi="Arial" w:cs="Arial"/>
          <w:i/>
          <w:iCs/>
          <w:sz w:val="22"/>
          <w:szCs w:val="22"/>
        </w:rPr>
        <w:t>D. melanogaster</w:t>
      </w:r>
      <w:r w:rsidR="00313A92" w:rsidRPr="0005051A">
        <w:rPr>
          <w:rFonts w:ascii="Arial" w:hAnsi="Arial" w:cs="Arial"/>
          <w:sz w:val="22"/>
          <w:szCs w:val="22"/>
        </w:rPr>
        <w:t xml:space="preserve"> </w:t>
      </w:r>
      <w:r w:rsidR="004F58A2">
        <w:rPr>
          <w:rFonts w:ascii="Arial" w:hAnsi="Arial" w:cs="Arial"/>
          <w:sz w:val="22"/>
          <w:szCs w:val="22"/>
        </w:rPr>
        <w:t>were</w:t>
      </w:r>
      <w:r w:rsidR="004F58A2" w:rsidRPr="0005051A">
        <w:rPr>
          <w:rFonts w:ascii="Arial" w:hAnsi="Arial" w:cs="Arial"/>
          <w:sz w:val="22"/>
          <w:szCs w:val="22"/>
        </w:rPr>
        <w:t xml:space="preserve"> </w:t>
      </w:r>
      <w:r w:rsidR="007F3E46">
        <w:rPr>
          <w:rFonts w:ascii="Arial" w:hAnsi="Arial" w:cs="Arial"/>
          <w:sz w:val="22"/>
          <w:szCs w:val="22"/>
        </w:rPr>
        <w:t>more attracted to isoamyl acetate than ethyl isovalerate</w:t>
      </w:r>
      <w:r w:rsidR="00313A92" w:rsidRPr="0005051A">
        <w:rPr>
          <w:rFonts w:ascii="Arial" w:hAnsi="Arial" w:cs="Arial"/>
          <w:sz w:val="22"/>
          <w:szCs w:val="22"/>
        </w:rPr>
        <w:t>.</w:t>
      </w:r>
    </w:p>
    <w:p w14:paraId="4EBFFE97" w14:textId="11E7A5FF" w:rsidR="009B10DF" w:rsidRPr="0005051A" w:rsidRDefault="00AF20C5" w:rsidP="00A45DC8">
      <w:pPr>
        <w:spacing w:line="360" w:lineRule="auto"/>
        <w:rPr>
          <w:rFonts w:ascii="Arial" w:hAnsi="Arial" w:cs="Arial"/>
          <w:sz w:val="22"/>
          <w:szCs w:val="22"/>
        </w:rPr>
      </w:pPr>
      <w:r>
        <w:rPr>
          <w:rFonts w:ascii="Arial" w:hAnsi="Arial" w:cs="Arial"/>
          <w:noProof/>
          <w:sz w:val="22"/>
          <w:szCs w:val="22"/>
        </w:rPr>
        <w:lastRenderedPageBreak/>
        <w:drawing>
          <wp:inline distT="0" distB="0" distL="0" distR="0" wp14:anchorId="7ED7ECDE" wp14:editId="4304A8B7">
            <wp:extent cx="5943600" cy="4721225"/>
            <wp:effectExtent l="0" t="0" r="0" b="3175"/>
            <wp:docPr id="4256957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695717" name="Picture 425695717"/>
                    <pic:cNvPicPr/>
                  </pic:nvPicPr>
                  <pic:blipFill>
                    <a:blip r:embed="rId16"/>
                    <a:stretch>
                      <a:fillRect/>
                    </a:stretch>
                  </pic:blipFill>
                  <pic:spPr>
                    <a:xfrm>
                      <a:off x="0" y="0"/>
                      <a:ext cx="5943600" cy="4721225"/>
                    </a:xfrm>
                    <a:prstGeom prst="rect">
                      <a:avLst/>
                    </a:prstGeom>
                  </pic:spPr>
                </pic:pic>
              </a:graphicData>
            </a:graphic>
          </wp:inline>
        </w:drawing>
      </w:r>
    </w:p>
    <w:p w14:paraId="59F88994" w14:textId="604630A8" w:rsidR="009C4006" w:rsidRDefault="009C4006" w:rsidP="00A45DC8">
      <w:pPr>
        <w:spacing w:line="360" w:lineRule="auto"/>
        <w:rPr>
          <w:rFonts w:ascii="Arial" w:hAnsi="Arial" w:cs="Arial"/>
          <w:sz w:val="22"/>
          <w:szCs w:val="22"/>
        </w:rPr>
      </w:pPr>
      <w:r w:rsidRPr="0005051A">
        <w:rPr>
          <w:rFonts w:ascii="Arial" w:hAnsi="Arial" w:cs="Arial"/>
          <w:b/>
          <w:bCs/>
          <w:sz w:val="22"/>
          <w:szCs w:val="22"/>
        </w:rPr>
        <w:t xml:space="preserve">Figure </w:t>
      </w:r>
      <w:r w:rsidR="001009F0">
        <w:rPr>
          <w:rFonts w:ascii="Arial" w:hAnsi="Arial" w:cs="Arial"/>
          <w:b/>
          <w:bCs/>
          <w:sz w:val="22"/>
          <w:szCs w:val="22"/>
        </w:rPr>
        <w:t>3</w:t>
      </w:r>
      <w:r w:rsidRPr="0005051A">
        <w:rPr>
          <w:rFonts w:ascii="Arial" w:hAnsi="Arial" w:cs="Arial"/>
          <w:b/>
          <w:bCs/>
          <w:sz w:val="22"/>
          <w:szCs w:val="22"/>
        </w:rPr>
        <w:t xml:space="preserve">: </w:t>
      </w:r>
      <w:r w:rsidR="00FE717B">
        <w:rPr>
          <w:rFonts w:ascii="Arial" w:hAnsi="Arial" w:cs="Arial"/>
          <w:b/>
          <w:bCs/>
          <w:sz w:val="22"/>
          <w:szCs w:val="22"/>
        </w:rPr>
        <w:t xml:space="preserve">An outbred population of </w:t>
      </w:r>
      <w:r w:rsidRPr="0005051A">
        <w:rPr>
          <w:rFonts w:ascii="Arial" w:hAnsi="Arial" w:cs="Arial"/>
          <w:b/>
          <w:bCs/>
          <w:i/>
          <w:iCs/>
          <w:sz w:val="22"/>
          <w:szCs w:val="22"/>
        </w:rPr>
        <w:t>D. melanogaster</w:t>
      </w:r>
      <w:r w:rsidRPr="0005051A">
        <w:rPr>
          <w:rFonts w:ascii="Arial" w:hAnsi="Arial" w:cs="Arial"/>
          <w:b/>
          <w:bCs/>
          <w:sz w:val="22"/>
          <w:szCs w:val="22"/>
        </w:rPr>
        <w:t xml:space="preserve"> </w:t>
      </w:r>
      <w:r w:rsidR="00FE717B">
        <w:rPr>
          <w:rFonts w:ascii="Arial" w:hAnsi="Arial" w:cs="Arial"/>
          <w:b/>
          <w:bCs/>
          <w:sz w:val="22"/>
          <w:szCs w:val="22"/>
        </w:rPr>
        <w:t xml:space="preserve">from Colorado </w:t>
      </w:r>
      <w:r w:rsidR="00BD69D0">
        <w:rPr>
          <w:rFonts w:ascii="Arial" w:hAnsi="Arial" w:cs="Arial"/>
          <w:b/>
          <w:bCs/>
          <w:sz w:val="22"/>
          <w:szCs w:val="22"/>
        </w:rPr>
        <w:t>was</w:t>
      </w:r>
      <w:r w:rsidR="00BD69D0" w:rsidRPr="0005051A">
        <w:rPr>
          <w:rFonts w:ascii="Arial" w:hAnsi="Arial" w:cs="Arial"/>
          <w:b/>
          <w:bCs/>
          <w:sz w:val="22"/>
          <w:szCs w:val="22"/>
        </w:rPr>
        <w:t xml:space="preserve"> </w:t>
      </w:r>
      <w:r w:rsidR="00FE717B">
        <w:rPr>
          <w:rFonts w:ascii="Arial" w:hAnsi="Arial" w:cs="Arial"/>
          <w:b/>
          <w:bCs/>
          <w:sz w:val="22"/>
          <w:szCs w:val="22"/>
        </w:rPr>
        <w:t>not</w:t>
      </w:r>
      <w:r w:rsidRPr="0005051A">
        <w:rPr>
          <w:rFonts w:ascii="Arial" w:hAnsi="Arial" w:cs="Arial"/>
          <w:b/>
          <w:bCs/>
          <w:sz w:val="22"/>
          <w:szCs w:val="22"/>
        </w:rPr>
        <w:t xml:space="preserve"> attracted to ethyl isovalerate.</w:t>
      </w:r>
      <w:r w:rsidRPr="0005051A">
        <w:rPr>
          <w:rFonts w:ascii="Arial" w:hAnsi="Arial" w:cs="Arial"/>
          <w:sz w:val="22"/>
          <w:szCs w:val="22"/>
        </w:rPr>
        <w:t xml:space="preserve"> </w:t>
      </w:r>
      <w:r w:rsidR="007F3E46">
        <w:rPr>
          <w:rFonts w:ascii="Arial" w:hAnsi="Arial" w:cs="Arial"/>
          <w:sz w:val="22"/>
          <w:szCs w:val="22"/>
        </w:rPr>
        <w:t xml:space="preserve">Flies from the FoCo-17 wild-derived </w:t>
      </w:r>
      <w:r w:rsidR="00FE717B">
        <w:rPr>
          <w:rFonts w:ascii="Arial" w:hAnsi="Arial" w:cs="Arial"/>
          <w:sz w:val="22"/>
          <w:szCs w:val="22"/>
        </w:rPr>
        <w:t xml:space="preserve">outbred population of </w:t>
      </w:r>
      <w:r w:rsidRPr="00FE717B">
        <w:rPr>
          <w:rFonts w:ascii="Arial" w:hAnsi="Arial" w:cs="Arial"/>
          <w:i/>
          <w:iCs/>
          <w:sz w:val="22"/>
          <w:szCs w:val="22"/>
        </w:rPr>
        <w:t>D. melanogaster</w:t>
      </w:r>
      <w:r w:rsidRPr="0005051A">
        <w:rPr>
          <w:rFonts w:ascii="Arial" w:hAnsi="Arial" w:cs="Arial"/>
          <w:sz w:val="22"/>
          <w:szCs w:val="22"/>
        </w:rPr>
        <w:t xml:space="preserve"> were released </w:t>
      </w:r>
      <w:r w:rsidRPr="00E4531E">
        <w:rPr>
          <w:rFonts w:ascii="Arial" w:hAnsi="Arial" w:cs="Arial"/>
          <w:sz w:val="22"/>
          <w:szCs w:val="22"/>
        </w:rPr>
        <w:t>(n=</w:t>
      </w:r>
      <w:r w:rsidR="0047385A">
        <w:rPr>
          <w:rFonts w:ascii="Arial" w:hAnsi="Arial" w:cs="Arial"/>
          <w:sz w:val="22"/>
          <w:szCs w:val="22"/>
        </w:rPr>
        <w:t>51, 60, 60</w:t>
      </w:r>
      <w:r w:rsidRPr="00E4531E">
        <w:rPr>
          <w:rFonts w:ascii="Arial" w:hAnsi="Arial" w:cs="Arial"/>
          <w:sz w:val="22"/>
          <w:szCs w:val="22"/>
        </w:rPr>
        <w:t xml:space="preserve">) </w:t>
      </w:r>
      <w:r w:rsidRPr="0005051A">
        <w:rPr>
          <w:rFonts w:ascii="Arial" w:hAnsi="Arial" w:cs="Arial"/>
          <w:sz w:val="22"/>
          <w:szCs w:val="22"/>
        </w:rPr>
        <w:t>in an indoor microcosm cage for 24</w:t>
      </w:r>
      <w:r w:rsidR="0047385A">
        <w:rPr>
          <w:rFonts w:ascii="Arial" w:hAnsi="Arial" w:cs="Arial"/>
          <w:sz w:val="22"/>
          <w:szCs w:val="22"/>
        </w:rPr>
        <w:t>-48</w:t>
      </w:r>
      <w:r w:rsidRPr="0005051A">
        <w:rPr>
          <w:rFonts w:ascii="Arial" w:hAnsi="Arial" w:cs="Arial"/>
          <w:sz w:val="22"/>
          <w:szCs w:val="22"/>
        </w:rPr>
        <w:t xml:space="preserve"> hours. </w:t>
      </w:r>
      <w:r w:rsidR="00FE717B">
        <w:rPr>
          <w:rFonts w:ascii="Arial" w:hAnsi="Arial" w:cs="Arial"/>
          <w:sz w:val="22"/>
          <w:szCs w:val="22"/>
        </w:rPr>
        <w:t xml:space="preserve">Cornmeal-based food with the following additives were placed in each cage: </w:t>
      </w:r>
      <w:r w:rsidR="0047385A">
        <w:rPr>
          <w:rFonts w:ascii="Arial" w:hAnsi="Arial" w:cs="Arial"/>
          <w:sz w:val="22"/>
          <w:szCs w:val="22"/>
        </w:rPr>
        <w:t xml:space="preserve">plain food, 1.5% </w:t>
      </w:r>
      <w:r w:rsidRPr="0005051A">
        <w:rPr>
          <w:rFonts w:ascii="Arial" w:hAnsi="Arial" w:cs="Arial"/>
          <w:sz w:val="22"/>
          <w:szCs w:val="22"/>
        </w:rPr>
        <w:t xml:space="preserve">synthetic banana extract </w:t>
      </w:r>
      <w:r w:rsidR="00FE717B">
        <w:rPr>
          <w:rFonts w:ascii="Arial" w:hAnsi="Arial" w:cs="Arial"/>
          <w:sz w:val="22"/>
          <w:szCs w:val="22"/>
        </w:rPr>
        <w:t>and</w:t>
      </w:r>
      <w:r w:rsidRPr="0005051A">
        <w:rPr>
          <w:rFonts w:ascii="Arial" w:hAnsi="Arial" w:cs="Arial"/>
          <w:sz w:val="22"/>
          <w:szCs w:val="22"/>
        </w:rPr>
        <w:t xml:space="preserve"> food supplemented with </w:t>
      </w:r>
      <w:r w:rsidR="0047385A">
        <w:rPr>
          <w:rFonts w:ascii="Arial" w:hAnsi="Arial" w:cs="Arial"/>
          <w:sz w:val="22"/>
          <w:szCs w:val="22"/>
        </w:rPr>
        <w:t>0.45</w:t>
      </w:r>
      <w:r w:rsidRPr="0005051A">
        <w:rPr>
          <w:rFonts w:ascii="Arial" w:hAnsi="Arial" w:cs="Arial"/>
          <w:sz w:val="22"/>
          <w:szCs w:val="22"/>
        </w:rPr>
        <w:t xml:space="preserve">%, </w:t>
      </w:r>
      <w:r w:rsidR="0047385A">
        <w:rPr>
          <w:rFonts w:ascii="Arial" w:hAnsi="Arial" w:cs="Arial"/>
          <w:sz w:val="22"/>
          <w:szCs w:val="22"/>
        </w:rPr>
        <w:t>0.9</w:t>
      </w:r>
      <w:r w:rsidRPr="0005051A">
        <w:rPr>
          <w:rFonts w:ascii="Arial" w:hAnsi="Arial" w:cs="Arial"/>
          <w:sz w:val="22"/>
          <w:szCs w:val="22"/>
        </w:rPr>
        <w:t xml:space="preserve">%, </w:t>
      </w:r>
      <w:r w:rsidR="0047385A">
        <w:rPr>
          <w:rFonts w:ascii="Arial" w:hAnsi="Arial" w:cs="Arial"/>
          <w:sz w:val="22"/>
          <w:szCs w:val="22"/>
        </w:rPr>
        <w:t>1.8</w:t>
      </w:r>
      <w:r w:rsidRPr="0005051A">
        <w:rPr>
          <w:rFonts w:ascii="Arial" w:hAnsi="Arial" w:cs="Arial"/>
          <w:sz w:val="22"/>
          <w:szCs w:val="22"/>
        </w:rPr>
        <w:t xml:space="preserve">%, </w:t>
      </w:r>
      <w:r w:rsidR="0047385A">
        <w:rPr>
          <w:rFonts w:ascii="Arial" w:hAnsi="Arial" w:cs="Arial"/>
          <w:sz w:val="22"/>
          <w:szCs w:val="22"/>
        </w:rPr>
        <w:t>3.6</w:t>
      </w:r>
      <w:r w:rsidRPr="0005051A">
        <w:rPr>
          <w:rFonts w:ascii="Arial" w:hAnsi="Arial" w:cs="Arial"/>
          <w:sz w:val="22"/>
          <w:szCs w:val="22"/>
        </w:rPr>
        <w:t xml:space="preserve">% or </w:t>
      </w:r>
      <w:r w:rsidR="0047385A">
        <w:rPr>
          <w:rFonts w:ascii="Arial" w:hAnsi="Arial" w:cs="Arial"/>
          <w:sz w:val="22"/>
          <w:szCs w:val="22"/>
        </w:rPr>
        <w:t>7.2%</w:t>
      </w:r>
      <w:r w:rsidRPr="0005051A">
        <w:rPr>
          <w:rFonts w:ascii="Arial" w:hAnsi="Arial" w:cs="Arial"/>
          <w:sz w:val="22"/>
          <w:szCs w:val="22"/>
        </w:rPr>
        <w:t xml:space="preserve"> ethyl isovalerate. </w:t>
      </w:r>
      <w:r w:rsidR="00FE717B">
        <w:rPr>
          <w:rFonts w:ascii="Arial" w:hAnsi="Arial" w:cs="Arial"/>
          <w:sz w:val="22"/>
          <w:szCs w:val="22"/>
        </w:rPr>
        <w:t>After 24</w:t>
      </w:r>
      <w:r w:rsidR="0047385A">
        <w:rPr>
          <w:rFonts w:ascii="Arial" w:hAnsi="Arial" w:cs="Arial"/>
          <w:sz w:val="22"/>
          <w:szCs w:val="22"/>
        </w:rPr>
        <w:t>-48</w:t>
      </w:r>
      <w:r w:rsidR="00FE717B">
        <w:rPr>
          <w:rFonts w:ascii="Arial" w:hAnsi="Arial" w:cs="Arial"/>
          <w:sz w:val="22"/>
          <w:szCs w:val="22"/>
        </w:rPr>
        <w:t xml:space="preserve"> hours t</w:t>
      </w:r>
      <w:r w:rsidRPr="0005051A">
        <w:rPr>
          <w:rFonts w:ascii="Arial" w:hAnsi="Arial" w:cs="Arial"/>
          <w:sz w:val="22"/>
          <w:szCs w:val="22"/>
        </w:rPr>
        <w:t>he</w:t>
      </w:r>
      <w:r w:rsidR="00FE717B">
        <w:rPr>
          <w:rFonts w:ascii="Arial" w:hAnsi="Arial" w:cs="Arial"/>
          <w:sz w:val="22"/>
          <w:szCs w:val="22"/>
        </w:rPr>
        <w:t xml:space="preserve"> </w:t>
      </w:r>
      <w:r w:rsidRPr="0005051A">
        <w:rPr>
          <w:rFonts w:ascii="Arial" w:hAnsi="Arial" w:cs="Arial"/>
          <w:sz w:val="22"/>
          <w:szCs w:val="22"/>
        </w:rPr>
        <w:t xml:space="preserve">number of flies were counted. </w:t>
      </w:r>
      <w:ins w:id="63" w:author="Keene-Snickers,Lexi" w:date="2025-04-14T10:35:00Z" w16du:dateUtc="2025-04-14T16:35:00Z">
        <w:r w:rsidR="00877075">
          <w:rPr>
            <w:rFonts w:ascii="Arial" w:hAnsi="Arial" w:cs="Arial"/>
            <w:sz w:val="22"/>
            <w:szCs w:val="22"/>
          </w:rPr>
          <w:t>The experiment was c</w:t>
        </w:r>
      </w:ins>
      <w:ins w:id="64" w:author="Keene-Snickers,Lexi" w:date="2025-04-14T10:36:00Z" w16du:dateUtc="2025-04-14T16:36:00Z">
        <w:r w:rsidR="00877075">
          <w:rPr>
            <w:rFonts w:ascii="Arial" w:hAnsi="Arial" w:cs="Arial"/>
            <w:sz w:val="22"/>
            <w:szCs w:val="22"/>
          </w:rPr>
          <w:t xml:space="preserve">ompleted </w:t>
        </w:r>
      </w:ins>
      <w:ins w:id="65" w:author="Keene-Snickers,Lexi" w:date="2025-04-14T10:35:00Z" w16du:dateUtc="2025-04-14T16:35:00Z">
        <w:r w:rsidR="00877075">
          <w:rPr>
            <w:rFonts w:ascii="Arial" w:hAnsi="Arial" w:cs="Arial"/>
            <w:sz w:val="22"/>
            <w:szCs w:val="22"/>
          </w:rPr>
          <w:t xml:space="preserve">three </w:t>
        </w:r>
      </w:ins>
      <w:ins w:id="66" w:author="Keene-Snickers,Lexi" w:date="2025-04-14T10:36:00Z" w16du:dateUtc="2025-04-14T16:36:00Z">
        <w:r w:rsidR="00877075">
          <w:rPr>
            <w:rFonts w:ascii="Arial" w:hAnsi="Arial" w:cs="Arial"/>
            <w:sz w:val="22"/>
            <w:szCs w:val="22"/>
          </w:rPr>
          <w:t>times.</w:t>
        </w:r>
      </w:ins>
      <w:ins w:id="67" w:author="Keene-Snickers,Lexi" w:date="2025-04-14T10:35:00Z" w16du:dateUtc="2025-04-14T16:35:00Z">
        <w:r w:rsidR="00877075" w:rsidRPr="00E21143">
          <w:rPr>
            <w:rFonts w:ascii="Arial" w:hAnsi="Arial" w:cs="Arial"/>
            <w:sz w:val="22"/>
            <w:szCs w:val="22"/>
          </w:rPr>
          <w:t xml:space="preserve"> </w:t>
        </w:r>
      </w:ins>
      <w:r w:rsidR="002D029F" w:rsidRPr="00E21143">
        <w:rPr>
          <w:rFonts w:ascii="Arial" w:hAnsi="Arial" w:cs="Arial"/>
          <w:sz w:val="22"/>
          <w:szCs w:val="22"/>
        </w:rPr>
        <w:t>Significance values</w:t>
      </w:r>
      <w:r w:rsidR="00E21143">
        <w:rPr>
          <w:rFonts w:ascii="Arial" w:hAnsi="Arial" w:cs="Arial"/>
          <w:sz w:val="22"/>
          <w:szCs w:val="22"/>
        </w:rPr>
        <w:t xml:space="preserve"> determined from pairwise comparisons of a negative binomial model</w:t>
      </w:r>
      <w:r w:rsidR="002D029F">
        <w:rPr>
          <w:rFonts w:ascii="Arial" w:hAnsi="Arial" w:cs="Arial"/>
          <w:sz w:val="22"/>
          <w:szCs w:val="22"/>
        </w:rPr>
        <w:t xml:space="preserve"> </w:t>
      </w:r>
      <w:proofErr w:type="gramStart"/>
      <w:r w:rsidR="002D029F">
        <w:rPr>
          <w:rFonts w:ascii="Arial" w:hAnsi="Arial" w:cs="Arial"/>
          <w:sz w:val="22"/>
          <w:szCs w:val="22"/>
        </w:rPr>
        <w:t>are:</w:t>
      </w:r>
      <w:proofErr w:type="gramEnd"/>
      <w:r w:rsidR="002D029F">
        <w:rPr>
          <w:rFonts w:ascii="Arial" w:hAnsi="Arial" w:cs="Arial"/>
          <w:sz w:val="22"/>
          <w:szCs w:val="22"/>
        </w:rPr>
        <w:t xml:space="preserve"> p &lt; 0.0001 ‘****</w:t>
      </w:r>
      <w:proofErr w:type="gramStart"/>
      <w:r w:rsidR="002D029F">
        <w:rPr>
          <w:rFonts w:ascii="Arial" w:hAnsi="Arial" w:cs="Arial"/>
          <w:sz w:val="22"/>
          <w:szCs w:val="22"/>
        </w:rPr>
        <w:t>’,  0.0001</w:t>
      </w:r>
      <w:proofErr w:type="gramEnd"/>
      <w:r w:rsidR="002D029F">
        <w:rPr>
          <w:rFonts w:ascii="Arial" w:hAnsi="Arial" w:cs="Arial"/>
          <w:sz w:val="22"/>
          <w:szCs w:val="22"/>
        </w:rPr>
        <w:t xml:space="preserve"> &lt; p &gt; 0.001 ‘***’, 0.001 &lt; p &gt; 0.01 ‘**’, 0.01 &lt; p &gt; 0.05 ‘*’ and p &gt; 0.05 ‘</w:t>
      </w:r>
      <w:proofErr w:type="gramStart"/>
      <w:r w:rsidR="002D029F">
        <w:rPr>
          <w:rFonts w:ascii="Arial" w:hAnsi="Arial" w:cs="Arial"/>
          <w:sz w:val="22"/>
          <w:szCs w:val="22"/>
        </w:rPr>
        <w:t>ns’</w:t>
      </w:r>
      <w:proofErr w:type="gramEnd"/>
      <w:r w:rsidR="002D029F">
        <w:rPr>
          <w:rFonts w:ascii="Arial" w:hAnsi="Arial" w:cs="Arial"/>
          <w:sz w:val="22"/>
          <w:szCs w:val="22"/>
        </w:rPr>
        <w:t>.</w:t>
      </w:r>
    </w:p>
    <w:p w14:paraId="7E2F2E45" w14:textId="77777777" w:rsidR="00313A92" w:rsidRDefault="00313A92" w:rsidP="00A45DC8">
      <w:pPr>
        <w:spacing w:line="360" w:lineRule="auto"/>
        <w:rPr>
          <w:rFonts w:ascii="Arial" w:hAnsi="Arial" w:cs="Arial"/>
          <w:sz w:val="22"/>
          <w:szCs w:val="22"/>
        </w:rPr>
      </w:pPr>
    </w:p>
    <w:p w14:paraId="42278256" w14:textId="5F5895B2" w:rsidR="00FE717B" w:rsidRPr="004F58A2" w:rsidRDefault="004F58A2" w:rsidP="00A45DC8">
      <w:pPr>
        <w:spacing w:line="360" w:lineRule="auto"/>
        <w:rPr>
          <w:rFonts w:ascii="Arial" w:hAnsi="Arial" w:cs="Arial"/>
          <w:b/>
          <w:bCs/>
          <w:sz w:val="22"/>
          <w:szCs w:val="22"/>
        </w:rPr>
      </w:pPr>
      <w:r>
        <w:rPr>
          <w:rFonts w:ascii="Arial" w:hAnsi="Arial" w:cs="Arial"/>
          <w:b/>
          <w:bCs/>
          <w:sz w:val="22"/>
          <w:szCs w:val="22"/>
        </w:rPr>
        <w:t xml:space="preserve">A kit for </w:t>
      </w:r>
      <w:r w:rsidR="00FE717B" w:rsidRPr="00FE717B">
        <w:rPr>
          <w:rFonts w:ascii="Arial" w:hAnsi="Arial" w:cs="Arial"/>
          <w:b/>
          <w:bCs/>
          <w:sz w:val="22"/>
          <w:szCs w:val="22"/>
        </w:rPr>
        <w:t xml:space="preserve">capture of wild </w:t>
      </w:r>
      <w:r w:rsidR="00FE717B" w:rsidRPr="00FE717B">
        <w:rPr>
          <w:rFonts w:ascii="Arial" w:hAnsi="Arial" w:cs="Arial"/>
          <w:b/>
          <w:bCs/>
          <w:i/>
          <w:iCs/>
          <w:sz w:val="22"/>
          <w:szCs w:val="22"/>
        </w:rPr>
        <w:t>D. melanogaster</w:t>
      </w:r>
    </w:p>
    <w:p w14:paraId="5FD2AE29" w14:textId="46569799" w:rsidR="00FE717B" w:rsidRDefault="00FE717B" w:rsidP="00A45DC8">
      <w:pPr>
        <w:spacing w:line="360" w:lineRule="auto"/>
        <w:rPr>
          <w:rFonts w:ascii="Arial" w:hAnsi="Arial" w:cs="Arial"/>
          <w:sz w:val="22"/>
          <w:szCs w:val="22"/>
        </w:rPr>
      </w:pPr>
    </w:p>
    <w:p w14:paraId="30054553" w14:textId="6335119F" w:rsidR="00825A02" w:rsidRDefault="00825A02" w:rsidP="00A45DC8">
      <w:pPr>
        <w:spacing w:line="360" w:lineRule="auto"/>
        <w:rPr>
          <w:rFonts w:ascii="Arial" w:hAnsi="Arial" w:cs="Arial"/>
          <w:sz w:val="22"/>
          <w:szCs w:val="22"/>
        </w:rPr>
      </w:pPr>
      <w:r>
        <w:rPr>
          <w:rFonts w:ascii="Arial" w:hAnsi="Arial" w:cs="Arial"/>
          <w:sz w:val="22"/>
          <w:szCs w:val="22"/>
        </w:rPr>
        <w:tab/>
      </w:r>
      <w:r w:rsidR="004F58A2">
        <w:rPr>
          <w:rFonts w:ascii="Arial" w:hAnsi="Arial" w:cs="Arial"/>
          <w:sz w:val="22"/>
          <w:szCs w:val="22"/>
        </w:rPr>
        <w:t>As a pilot test of the ability of these t</w:t>
      </w:r>
      <w:r>
        <w:rPr>
          <w:rFonts w:ascii="Arial" w:hAnsi="Arial" w:cs="Arial"/>
          <w:sz w:val="22"/>
          <w:szCs w:val="22"/>
        </w:rPr>
        <w:t xml:space="preserve">raps </w:t>
      </w:r>
      <w:r w:rsidR="004F58A2">
        <w:rPr>
          <w:rFonts w:ascii="Arial" w:hAnsi="Arial" w:cs="Arial"/>
          <w:sz w:val="22"/>
          <w:szCs w:val="22"/>
        </w:rPr>
        <w:t xml:space="preserve">to be used by non-specialists, we sent traps with </w:t>
      </w:r>
      <w:r w:rsidR="00E01E5C">
        <w:rPr>
          <w:rFonts w:ascii="Arial" w:hAnsi="Arial" w:cs="Arial"/>
          <w:sz w:val="22"/>
          <w:szCs w:val="22"/>
        </w:rPr>
        <w:t xml:space="preserve">cornmeal-based </w:t>
      </w:r>
      <w:r>
        <w:rPr>
          <w:rFonts w:ascii="Arial" w:hAnsi="Arial" w:cs="Arial"/>
          <w:sz w:val="22"/>
          <w:szCs w:val="22"/>
        </w:rPr>
        <w:t xml:space="preserve">food </w:t>
      </w:r>
      <w:r w:rsidR="00562115">
        <w:rPr>
          <w:rFonts w:ascii="Arial" w:hAnsi="Arial" w:cs="Arial"/>
          <w:sz w:val="22"/>
          <w:szCs w:val="22"/>
        </w:rPr>
        <w:t xml:space="preserve">with </w:t>
      </w:r>
      <w:r>
        <w:rPr>
          <w:rFonts w:ascii="Arial" w:hAnsi="Arial" w:cs="Arial"/>
          <w:sz w:val="22"/>
          <w:szCs w:val="22"/>
        </w:rPr>
        <w:t>isoamyl acetate to three volunteers across the United States</w:t>
      </w:r>
      <w:r w:rsidR="00B378E2">
        <w:rPr>
          <w:rFonts w:ascii="Arial" w:hAnsi="Arial" w:cs="Arial"/>
          <w:sz w:val="22"/>
          <w:szCs w:val="22"/>
        </w:rPr>
        <w:t xml:space="preserve"> </w:t>
      </w:r>
      <w:r w:rsidR="00B378E2">
        <w:rPr>
          <w:rFonts w:ascii="Arial" w:hAnsi="Arial" w:cs="Arial"/>
          <w:sz w:val="22"/>
          <w:szCs w:val="22"/>
        </w:rPr>
        <w:lastRenderedPageBreak/>
        <w:t>(</w:t>
      </w:r>
      <w:ins w:id="68" w:author="Keene-Snickers,Lexi" w:date="2025-04-11T11:59:00Z" w16du:dateUtc="2025-04-11T17:59:00Z">
        <w:r w:rsidR="00AF20C5">
          <w:rPr>
            <w:rFonts w:ascii="Arial" w:hAnsi="Arial" w:cs="Arial"/>
            <w:sz w:val="22"/>
            <w:szCs w:val="22"/>
          </w:rPr>
          <w:t xml:space="preserve">ADD </w:t>
        </w:r>
      </w:ins>
      <w:ins w:id="69" w:author="Keene-Snickers,Lexi" w:date="2025-04-11T12:00:00Z" w16du:dateUtc="2025-04-11T18:00:00Z">
        <w:r w:rsidR="00C22F0C">
          <w:rPr>
            <w:rFonts w:ascii="Arial" w:hAnsi="Arial" w:cs="Arial"/>
            <w:sz w:val="22"/>
            <w:szCs w:val="22"/>
          </w:rPr>
          <w:t xml:space="preserve">state where Cross, </w:t>
        </w:r>
        <w:r w:rsidR="00C22F0C">
          <w:rPr>
            <w:rFonts w:ascii="Arial" w:hAnsi="Arial" w:cs="Arial"/>
            <w:sz w:val="22"/>
            <w:szCs w:val="22"/>
          </w:rPr>
          <w:t>Kavaney</w:t>
        </w:r>
        <w:r w:rsidR="00C22F0C">
          <w:rPr>
            <w:rFonts w:ascii="Arial" w:hAnsi="Arial" w:cs="Arial"/>
            <w:sz w:val="22"/>
            <w:szCs w:val="22"/>
          </w:rPr>
          <w:t xml:space="preserve"> </w:t>
        </w:r>
        <w:proofErr w:type="gramStart"/>
        <w:r w:rsidR="00C22F0C">
          <w:rPr>
            <w:rFonts w:ascii="Arial" w:hAnsi="Arial" w:cs="Arial"/>
            <w:sz w:val="22"/>
            <w:szCs w:val="22"/>
          </w:rPr>
          <w:t xml:space="preserve">and </w:t>
        </w:r>
      </w:ins>
      <w:ins w:id="70" w:author="Keene-Snickers,Lexi" w:date="2025-04-11T11:59:00Z" w16du:dateUtc="2025-04-11T17:59:00Z">
        <w:r w:rsidR="00AF20C5">
          <w:rPr>
            <w:rFonts w:ascii="Arial" w:hAnsi="Arial" w:cs="Arial"/>
            <w:sz w:val="22"/>
            <w:szCs w:val="22"/>
          </w:rPr>
          <w:t xml:space="preserve"> </w:t>
        </w:r>
      </w:ins>
      <w:proofErr w:type="spellStart"/>
      <w:ins w:id="71" w:author="Keene-Snickers,Lexi" w:date="2025-04-11T12:00:00Z" w16du:dateUtc="2025-04-11T18:00:00Z">
        <w:r w:rsidR="00C22F0C">
          <w:rPr>
            <w:rFonts w:ascii="Arial" w:hAnsi="Arial" w:cs="Arial"/>
            <w:sz w:val="22"/>
            <w:szCs w:val="22"/>
          </w:rPr>
          <w:t>Furlotti</w:t>
        </w:r>
        <w:proofErr w:type="spellEnd"/>
        <w:proofErr w:type="gramEnd"/>
        <w:r w:rsidR="00C22F0C">
          <w:rPr>
            <w:rFonts w:ascii="Arial" w:hAnsi="Arial" w:cs="Arial"/>
            <w:sz w:val="22"/>
            <w:szCs w:val="22"/>
          </w:rPr>
          <w:t xml:space="preserve"> were </w:t>
        </w:r>
        <w:commentRangeStart w:id="72"/>
        <w:r w:rsidR="00C22F0C">
          <w:rPr>
            <w:rFonts w:ascii="Arial" w:hAnsi="Arial" w:cs="Arial"/>
            <w:sz w:val="22"/>
            <w:szCs w:val="22"/>
          </w:rPr>
          <w:t>located</w:t>
        </w:r>
      </w:ins>
      <w:commentRangeEnd w:id="72"/>
      <w:ins w:id="73" w:author="Keene-Snickers,Lexi" w:date="2025-04-11T12:03:00Z" w16du:dateUtc="2025-04-11T18:03:00Z">
        <w:r w:rsidR="00C22F0C">
          <w:rPr>
            <w:rStyle w:val="CommentReference"/>
          </w:rPr>
          <w:commentReference w:id="72"/>
        </w:r>
      </w:ins>
      <w:ins w:id="74" w:author="Keene-Snickers,Lexi" w:date="2025-04-11T12:00:00Z" w16du:dateUtc="2025-04-11T18:00:00Z">
        <w:r w:rsidR="00C22F0C">
          <w:rPr>
            <w:rFonts w:ascii="Arial" w:hAnsi="Arial" w:cs="Arial"/>
            <w:sz w:val="22"/>
            <w:szCs w:val="22"/>
          </w:rPr>
          <w:t>,</w:t>
        </w:r>
        <w:r w:rsidR="00C22F0C" w:rsidRPr="00B378E2">
          <w:rPr>
            <w:rFonts w:ascii="Arial" w:hAnsi="Arial" w:cs="Arial"/>
            <w:b/>
            <w:bCs/>
            <w:sz w:val="22"/>
            <w:szCs w:val="22"/>
          </w:rPr>
          <w:t xml:space="preserve"> </w:t>
        </w:r>
      </w:ins>
      <w:r w:rsidR="00B378E2" w:rsidRPr="00B378E2">
        <w:rPr>
          <w:rFonts w:ascii="Arial" w:hAnsi="Arial" w:cs="Arial"/>
          <w:b/>
          <w:bCs/>
          <w:sz w:val="22"/>
          <w:szCs w:val="22"/>
        </w:rPr>
        <w:t>Fig. 4A</w:t>
      </w:r>
      <w:r w:rsidR="00B378E2">
        <w:rPr>
          <w:rFonts w:ascii="Arial" w:hAnsi="Arial" w:cs="Arial"/>
          <w:sz w:val="22"/>
          <w:szCs w:val="22"/>
        </w:rPr>
        <w:t>)</w:t>
      </w:r>
      <w:r>
        <w:rPr>
          <w:rFonts w:ascii="Arial" w:hAnsi="Arial" w:cs="Arial"/>
          <w:sz w:val="22"/>
          <w:szCs w:val="22"/>
        </w:rPr>
        <w:t xml:space="preserve">. Volunteers were instructed to place the traps in an outdoor or indoor location with fruit fly activity for </w:t>
      </w:r>
      <w:r w:rsidR="001E11F2">
        <w:rPr>
          <w:rFonts w:ascii="Arial" w:hAnsi="Arial" w:cs="Arial"/>
          <w:sz w:val="22"/>
          <w:szCs w:val="22"/>
        </w:rPr>
        <w:t>roughly</w:t>
      </w:r>
      <w:r>
        <w:rPr>
          <w:rFonts w:ascii="Arial" w:hAnsi="Arial" w:cs="Arial"/>
          <w:sz w:val="22"/>
          <w:szCs w:val="22"/>
        </w:rPr>
        <w:t xml:space="preserve"> a week</w:t>
      </w:r>
      <w:ins w:id="75" w:author="Keene-Snickers,Lexi" w:date="2025-04-11T12:03:00Z" w16du:dateUtc="2025-04-11T18:03:00Z">
        <w:r w:rsidR="00C22F0C">
          <w:rPr>
            <w:rFonts w:ascii="Arial" w:hAnsi="Arial" w:cs="Arial"/>
            <w:sz w:val="22"/>
            <w:szCs w:val="22"/>
          </w:rPr>
          <w:t xml:space="preserve"> (</w:t>
        </w:r>
        <w:r w:rsidR="00C22F0C" w:rsidRPr="00C22F0C">
          <w:rPr>
            <w:rFonts w:ascii="Arial" w:hAnsi="Arial" w:cs="Arial"/>
            <w:b/>
            <w:bCs/>
            <w:sz w:val="22"/>
            <w:szCs w:val="22"/>
            <w:rPrChange w:id="76" w:author="Keene-Snickers,Lexi" w:date="2025-04-11T12:04:00Z" w16du:dateUtc="2025-04-11T18:04:00Z">
              <w:rPr>
                <w:rFonts w:ascii="Arial" w:hAnsi="Arial" w:cs="Arial"/>
                <w:sz w:val="22"/>
                <w:szCs w:val="22"/>
              </w:rPr>
            </w:rPrChange>
          </w:rPr>
          <w:t xml:space="preserve">Supplemental Text </w:t>
        </w:r>
      </w:ins>
      <w:ins w:id="77" w:author="Keene-Snickers,Lexi" w:date="2025-04-11T12:04:00Z" w16du:dateUtc="2025-04-11T18:04:00Z">
        <w:r w:rsidR="00C22F0C" w:rsidRPr="00C22F0C">
          <w:rPr>
            <w:rFonts w:ascii="Arial" w:hAnsi="Arial" w:cs="Arial"/>
            <w:b/>
            <w:bCs/>
            <w:sz w:val="22"/>
            <w:szCs w:val="22"/>
            <w:rPrChange w:id="78" w:author="Keene-Snickers,Lexi" w:date="2025-04-11T12:04:00Z" w16du:dateUtc="2025-04-11T18:04:00Z">
              <w:rPr>
                <w:rFonts w:ascii="Arial" w:hAnsi="Arial" w:cs="Arial"/>
                <w:sz w:val="22"/>
                <w:szCs w:val="22"/>
              </w:rPr>
            </w:rPrChange>
          </w:rPr>
          <w:t>1</w:t>
        </w:r>
        <w:r w:rsidR="00C22F0C">
          <w:rPr>
            <w:rFonts w:ascii="Arial" w:hAnsi="Arial" w:cs="Arial"/>
            <w:sz w:val="22"/>
            <w:szCs w:val="22"/>
          </w:rPr>
          <w:t>)</w:t>
        </w:r>
      </w:ins>
      <w:r w:rsidR="00E01E5C">
        <w:rPr>
          <w:rFonts w:ascii="Arial" w:hAnsi="Arial" w:cs="Arial"/>
          <w:sz w:val="22"/>
          <w:szCs w:val="22"/>
        </w:rPr>
        <w:t xml:space="preserve">. They were </w:t>
      </w:r>
      <w:r w:rsidR="001E11F2">
        <w:rPr>
          <w:rFonts w:ascii="Arial" w:hAnsi="Arial" w:cs="Arial"/>
          <w:sz w:val="22"/>
          <w:szCs w:val="22"/>
        </w:rPr>
        <w:t xml:space="preserve">told to </w:t>
      </w:r>
      <w:r w:rsidR="0042621C">
        <w:rPr>
          <w:rFonts w:ascii="Arial" w:hAnsi="Arial" w:cs="Arial"/>
          <w:sz w:val="22"/>
          <w:szCs w:val="22"/>
        </w:rPr>
        <w:t xml:space="preserve">watch </w:t>
      </w:r>
      <w:r w:rsidR="001E11F2">
        <w:rPr>
          <w:rFonts w:ascii="Arial" w:hAnsi="Arial" w:cs="Arial"/>
          <w:sz w:val="22"/>
          <w:szCs w:val="22"/>
        </w:rPr>
        <w:t>for</w:t>
      </w:r>
      <w:r w:rsidR="004F58A2">
        <w:rPr>
          <w:rFonts w:ascii="Arial" w:hAnsi="Arial" w:cs="Arial"/>
          <w:sz w:val="22"/>
          <w:szCs w:val="22"/>
        </w:rPr>
        <w:t xml:space="preserve"> trapped flies and</w:t>
      </w:r>
      <w:r w:rsidR="001E11F2">
        <w:rPr>
          <w:rFonts w:ascii="Arial" w:hAnsi="Arial" w:cs="Arial"/>
          <w:sz w:val="22"/>
          <w:szCs w:val="22"/>
        </w:rPr>
        <w:t xml:space="preserve"> signs of larval development</w:t>
      </w:r>
      <w:r>
        <w:rPr>
          <w:rFonts w:ascii="Arial" w:hAnsi="Arial" w:cs="Arial"/>
          <w:sz w:val="22"/>
          <w:szCs w:val="22"/>
        </w:rPr>
        <w:t xml:space="preserve">. </w:t>
      </w:r>
      <w:r w:rsidR="001E11F2">
        <w:rPr>
          <w:rFonts w:ascii="Arial" w:hAnsi="Arial" w:cs="Arial"/>
          <w:sz w:val="22"/>
          <w:szCs w:val="22"/>
        </w:rPr>
        <w:t xml:space="preserve">Once first instar larva could be seen, the volunteers were instructed to seal the bottle with parafilm and ship it back to our lab. We received bottles from two locations and were able to </w:t>
      </w:r>
      <w:r w:rsidR="00E01E5C">
        <w:rPr>
          <w:rFonts w:ascii="Arial" w:hAnsi="Arial" w:cs="Arial"/>
          <w:sz w:val="22"/>
          <w:szCs w:val="22"/>
        </w:rPr>
        <w:t xml:space="preserve">generate </w:t>
      </w:r>
      <w:r w:rsidR="001E11F2">
        <w:rPr>
          <w:rFonts w:ascii="Arial" w:hAnsi="Arial" w:cs="Arial"/>
          <w:sz w:val="22"/>
          <w:szCs w:val="22"/>
        </w:rPr>
        <w:t xml:space="preserve">colonies </w:t>
      </w:r>
      <w:r w:rsidR="00E01E5C">
        <w:rPr>
          <w:rFonts w:ascii="Arial" w:hAnsi="Arial" w:cs="Arial"/>
          <w:sz w:val="22"/>
          <w:szCs w:val="22"/>
        </w:rPr>
        <w:t>that persist three years later</w:t>
      </w:r>
      <w:r w:rsidR="001E11F2">
        <w:rPr>
          <w:rFonts w:ascii="Arial" w:hAnsi="Arial" w:cs="Arial"/>
          <w:sz w:val="22"/>
          <w:szCs w:val="22"/>
        </w:rPr>
        <w:t>.</w:t>
      </w:r>
    </w:p>
    <w:p w14:paraId="0D760F89" w14:textId="77777777" w:rsidR="007E023E" w:rsidRDefault="007E023E" w:rsidP="00A45DC8">
      <w:pPr>
        <w:spacing w:line="360" w:lineRule="auto"/>
        <w:rPr>
          <w:rFonts w:ascii="Arial" w:hAnsi="Arial" w:cs="Arial"/>
          <w:sz w:val="22"/>
          <w:szCs w:val="22"/>
        </w:rPr>
      </w:pPr>
    </w:p>
    <w:p w14:paraId="7EDDA9AC" w14:textId="33D0B873" w:rsidR="00E01E5C" w:rsidRDefault="00323999" w:rsidP="00A45DC8">
      <w:pPr>
        <w:tabs>
          <w:tab w:val="left" w:pos="90"/>
        </w:tabs>
        <w:spacing w:line="360" w:lineRule="auto"/>
        <w:ind w:firstLine="720"/>
        <w:rPr>
          <w:rFonts w:ascii="Arial" w:hAnsi="Arial" w:cs="Arial"/>
          <w:sz w:val="22"/>
          <w:szCs w:val="22"/>
        </w:rPr>
      </w:pPr>
      <w:r>
        <w:rPr>
          <w:rFonts w:ascii="Arial" w:hAnsi="Arial" w:cs="Arial"/>
          <w:sz w:val="22"/>
          <w:szCs w:val="22"/>
        </w:rPr>
        <w:t xml:space="preserve">We next tested a </w:t>
      </w:r>
      <w:r w:rsidR="004F58A2">
        <w:rPr>
          <w:rFonts w:ascii="Arial" w:hAnsi="Arial" w:cs="Arial"/>
          <w:sz w:val="22"/>
          <w:szCs w:val="22"/>
        </w:rPr>
        <w:t xml:space="preserve">modified </w:t>
      </w:r>
      <w:r>
        <w:rPr>
          <w:rFonts w:ascii="Arial" w:hAnsi="Arial" w:cs="Arial"/>
          <w:sz w:val="22"/>
          <w:szCs w:val="22"/>
        </w:rPr>
        <w:t xml:space="preserve">trap </w:t>
      </w:r>
      <w:r w:rsidR="00313A92" w:rsidRPr="0005051A">
        <w:rPr>
          <w:rFonts w:ascii="Arial" w:hAnsi="Arial" w:cs="Arial"/>
          <w:sz w:val="22"/>
          <w:szCs w:val="22"/>
        </w:rPr>
        <w:t xml:space="preserve">that </w:t>
      </w:r>
      <w:r w:rsidR="00004E2F">
        <w:rPr>
          <w:rFonts w:ascii="Arial" w:hAnsi="Arial" w:cs="Arial"/>
          <w:sz w:val="22"/>
          <w:szCs w:val="22"/>
        </w:rPr>
        <w:t>simplified</w:t>
      </w:r>
      <w:r w:rsidR="00313A92" w:rsidRPr="0005051A">
        <w:rPr>
          <w:rFonts w:ascii="Arial" w:hAnsi="Arial" w:cs="Arial"/>
          <w:sz w:val="22"/>
          <w:szCs w:val="22"/>
        </w:rPr>
        <w:t xml:space="preserve"> </w:t>
      </w:r>
      <w:r>
        <w:rPr>
          <w:rFonts w:ascii="Arial" w:hAnsi="Arial" w:cs="Arial"/>
          <w:sz w:val="22"/>
          <w:szCs w:val="22"/>
        </w:rPr>
        <w:t>fly capture</w:t>
      </w:r>
      <w:r w:rsidR="0057263D">
        <w:rPr>
          <w:rFonts w:ascii="Arial" w:hAnsi="Arial" w:cs="Arial"/>
          <w:sz w:val="22"/>
          <w:szCs w:val="22"/>
        </w:rPr>
        <w:t xml:space="preserve"> </w:t>
      </w:r>
      <w:r w:rsidR="00C91F90">
        <w:rPr>
          <w:rFonts w:ascii="Arial" w:hAnsi="Arial" w:cs="Arial"/>
          <w:sz w:val="22"/>
          <w:szCs w:val="22"/>
        </w:rPr>
        <w:t xml:space="preserve">and </w:t>
      </w:r>
      <w:r w:rsidR="004F58A2">
        <w:rPr>
          <w:rFonts w:ascii="Arial" w:hAnsi="Arial" w:cs="Arial"/>
          <w:sz w:val="22"/>
          <w:szCs w:val="22"/>
        </w:rPr>
        <w:t xml:space="preserve">trap </w:t>
      </w:r>
      <w:r w:rsidR="00004E2F">
        <w:rPr>
          <w:rFonts w:ascii="Arial" w:hAnsi="Arial" w:cs="Arial"/>
          <w:sz w:val="22"/>
          <w:szCs w:val="22"/>
        </w:rPr>
        <w:t>reus</w:t>
      </w:r>
      <w:r w:rsidR="004F58A2">
        <w:rPr>
          <w:rFonts w:ascii="Arial" w:hAnsi="Arial" w:cs="Arial"/>
          <w:sz w:val="22"/>
          <w:szCs w:val="22"/>
        </w:rPr>
        <w:t>e</w:t>
      </w:r>
      <w:r w:rsidR="00313A92" w:rsidRPr="0005051A">
        <w:rPr>
          <w:rFonts w:ascii="Arial" w:hAnsi="Arial" w:cs="Arial"/>
          <w:sz w:val="22"/>
          <w:szCs w:val="22"/>
        </w:rPr>
        <w:t xml:space="preserve">. </w:t>
      </w:r>
      <w:r>
        <w:rPr>
          <w:rFonts w:ascii="Arial" w:hAnsi="Arial" w:cs="Arial"/>
          <w:sz w:val="22"/>
          <w:szCs w:val="22"/>
        </w:rPr>
        <w:t xml:space="preserve">This </w:t>
      </w:r>
      <w:r w:rsidR="004F58A2">
        <w:rPr>
          <w:rFonts w:ascii="Arial" w:hAnsi="Arial" w:cs="Arial"/>
          <w:sz w:val="22"/>
          <w:szCs w:val="22"/>
        </w:rPr>
        <w:t xml:space="preserve">trap included </w:t>
      </w:r>
      <w:r w:rsidR="00C91F90">
        <w:rPr>
          <w:rFonts w:ascii="Arial" w:hAnsi="Arial" w:cs="Arial"/>
          <w:sz w:val="22"/>
          <w:szCs w:val="22"/>
        </w:rPr>
        <w:t>a</w:t>
      </w:r>
      <w:r w:rsidR="00004E2F">
        <w:rPr>
          <w:rFonts w:ascii="Arial" w:hAnsi="Arial" w:cs="Arial"/>
          <w:sz w:val="22"/>
          <w:szCs w:val="22"/>
        </w:rPr>
        <w:t xml:space="preserve"> 3D printed</w:t>
      </w:r>
      <w:r w:rsidR="00C91F90">
        <w:rPr>
          <w:rFonts w:ascii="Arial" w:hAnsi="Arial" w:cs="Arial"/>
          <w:sz w:val="22"/>
          <w:szCs w:val="22"/>
        </w:rPr>
        <w:t xml:space="preserve"> </w:t>
      </w:r>
      <w:r w:rsidR="00004E2F">
        <w:rPr>
          <w:rFonts w:ascii="Arial" w:hAnsi="Arial" w:cs="Arial"/>
          <w:sz w:val="22"/>
          <w:szCs w:val="22"/>
        </w:rPr>
        <w:t>“</w:t>
      </w:r>
      <w:r w:rsidR="0057263D">
        <w:rPr>
          <w:rFonts w:ascii="Arial" w:hAnsi="Arial" w:cs="Arial"/>
          <w:sz w:val="22"/>
          <w:szCs w:val="22"/>
        </w:rPr>
        <w:t>table</w:t>
      </w:r>
      <w:r w:rsidR="00004E2F">
        <w:rPr>
          <w:rFonts w:ascii="Arial" w:hAnsi="Arial" w:cs="Arial"/>
          <w:sz w:val="22"/>
          <w:szCs w:val="22"/>
        </w:rPr>
        <w:t>”</w:t>
      </w:r>
      <w:r>
        <w:rPr>
          <w:rFonts w:ascii="Arial" w:hAnsi="Arial" w:cs="Arial"/>
          <w:sz w:val="22"/>
          <w:szCs w:val="22"/>
        </w:rPr>
        <w:t xml:space="preserve"> </w:t>
      </w:r>
      <w:r w:rsidR="0057263D">
        <w:rPr>
          <w:rFonts w:ascii="Arial" w:hAnsi="Arial" w:cs="Arial"/>
          <w:sz w:val="22"/>
          <w:szCs w:val="22"/>
        </w:rPr>
        <w:t>covered in fine mesh</w:t>
      </w:r>
      <w:r>
        <w:rPr>
          <w:rFonts w:ascii="Arial" w:hAnsi="Arial" w:cs="Arial"/>
          <w:sz w:val="22"/>
          <w:szCs w:val="22"/>
        </w:rPr>
        <w:t xml:space="preserve"> to </w:t>
      </w:r>
      <w:r w:rsidR="006201F2">
        <w:rPr>
          <w:rFonts w:ascii="Arial" w:hAnsi="Arial" w:cs="Arial"/>
          <w:sz w:val="22"/>
          <w:szCs w:val="22"/>
        </w:rPr>
        <w:t>separate</w:t>
      </w:r>
      <w:r w:rsidR="00C91F90">
        <w:rPr>
          <w:rFonts w:ascii="Arial" w:hAnsi="Arial" w:cs="Arial"/>
          <w:sz w:val="22"/>
          <w:szCs w:val="22"/>
        </w:rPr>
        <w:t xml:space="preserve"> </w:t>
      </w:r>
      <w:r>
        <w:rPr>
          <w:rFonts w:ascii="Arial" w:hAnsi="Arial" w:cs="Arial"/>
          <w:sz w:val="22"/>
          <w:szCs w:val="22"/>
        </w:rPr>
        <w:t xml:space="preserve">flies </w:t>
      </w:r>
      <w:r w:rsidR="00C91F90">
        <w:rPr>
          <w:rFonts w:ascii="Arial" w:hAnsi="Arial" w:cs="Arial"/>
          <w:sz w:val="22"/>
          <w:szCs w:val="22"/>
        </w:rPr>
        <w:t xml:space="preserve">from </w:t>
      </w:r>
      <w:r w:rsidR="006201F2">
        <w:rPr>
          <w:rFonts w:ascii="Arial" w:hAnsi="Arial" w:cs="Arial"/>
          <w:sz w:val="22"/>
          <w:szCs w:val="22"/>
        </w:rPr>
        <w:t xml:space="preserve">the bait </w:t>
      </w:r>
      <w:r w:rsidR="0057263D">
        <w:rPr>
          <w:rFonts w:ascii="Arial" w:hAnsi="Arial" w:cs="Arial"/>
          <w:sz w:val="22"/>
          <w:szCs w:val="22"/>
        </w:rPr>
        <w:t>(</w:t>
      </w:r>
      <w:r w:rsidR="0057263D">
        <w:rPr>
          <w:rFonts w:ascii="Arial" w:hAnsi="Arial" w:cs="Arial"/>
          <w:b/>
          <w:bCs/>
          <w:sz w:val="22"/>
          <w:szCs w:val="22"/>
        </w:rPr>
        <w:t xml:space="preserve">Fig. </w:t>
      </w:r>
      <w:r w:rsidR="001009F0">
        <w:rPr>
          <w:rFonts w:ascii="Arial" w:hAnsi="Arial" w:cs="Arial"/>
          <w:b/>
          <w:bCs/>
          <w:sz w:val="22"/>
          <w:szCs w:val="22"/>
        </w:rPr>
        <w:t>4</w:t>
      </w:r>
      <w:r w:rsidR="00E01E5C">
        <w:rPr>
          <w:rFonts w:ascii="Arial" w:hAnsi="Arial" w:cs="Arial"/>
          <w:b/>
          <w:bCs/>
          <w:sz w:val="22"/>
          <w:szCs w:val="22"/>
        </w:rPr>
        <w:t>B</w:t>
      </w:r>
      <w:r w:rsidR="0057263D">
        <w:rPr>
          <w:rFonts w:ascii="Arial" w:hAnsi="Arial" w:cs="Arial"/>
          <w:sz w:val="22"/>
          <w:szCs w:val="22"/>
        </w:rPr>
        <w:t xml:space="preserve">). </w:t>
      </w:r>
      <w:r w:rsidR="0042621C">
        <w:rPr>
          <w:rFonts w:ascii="Arial" w:hAnsi="Arial" w:cs="Arial"/>
          <w:sz w:val="22"/>
          <w:szCs w:val="22"/>
        </w:rPr>
        <w:t xml:space="preserve">This trap design takes advantage of the attractiveness of banana/yeast bait </w:t>
      </w:r>
      <w:r w:rsidR="006201F2">
        <w:rPr>
          <w:rFonts w:ascii="Arial" w:hAnsi="Arial" w:cs="Arial"/>
          <w:sz w:val="22"/>
          <w:szCs w:val="22"/>
        </w:rPr>
        <w:t>while preventing flies from getting entrapped</w:t>
      </w:r>
      <w:r w:rsidR="0042621C">
        <w:rPr>
          <w:rFonts w:ascii="Arial" w:hAnsi="Arial" w:cs="Arial"/>
          <w:sz w:val="22"/>
          <w:szCs w:val="22"/>
        </w:rPr>
        <w:t>.</w:t>
      </w:r>
    </w:p>
    <w:p w14:paraId="2CF15309" w14:textId="77777777" w:rsidR="00E01E5C" w:rsidRDefault="00E01E5C" w:rsidP="00A45DC8">
      <w:pPr>
        <w:tabs>
          <w:tab w:val="left" w:pos="90"/>
        </w:tabs>
        <w:spacing w:line="360" w:lineRule="auto"/>
        <w:ind w:firstLine="720"/>
        <w:rPr>
          <w:rFonts w:ascii="Arial" w:hAnsi="Arial" w:cs="Arial"/>
          <w:sz w:val="22"/>
          <w:szCs w:val="22"/>
        </w:rPr>
      </w:pPr>
    </w:p>
    <w:p w14:paraId="2254CF10" w14:textId="49AB3A1C" w:rsidR="00313A92" w:rsidRPr="0005051A" w:rsidRDefault="006201F2" w:rsidP="00985833">
      <w:pPr>
        <w:tabs>
          <w:tab w:val="left" w:pos="90"/>
        </w:tabs>
        <w:spacing w:line="360" w:lineRule="auto"/>
        <w:ind w:firstLine="720"/>
        <w:rPr>
          <w:rFonts w:ascii="Arial" w:hAnsi="Arial" w:cs="Arial"/>
          <w:sz w:val="22"/>
          <w:szCs w:val="22"/>
        </w:rPr>
      </w:pPr>
      <w:r>
        <w:rPr>
          <w:rFonts w:ascii="Arial" w:hAnsi="Arial" w:cs="Arial"/>
          <w:sz w:val="22"/>
          <w:szCs w:val="22"/>
        </w:rPr>
        <w:t>T</w:t>
      </w:r>
      <w:r w:rsidR="00E01E5C">
        <w:rPr>
          <w:rFonts w:ascii="Arial" w:hAnsi="Arial" w:cs="Arial"/>
          <w:sz w:val="22"/>
          <w:szCs w:val="22"/>
        </w:rPr>
        <w:t xml:space="preserve">hese traps proved to be an effective means to capture flies. </w:t>
      </w:r>
      <w:ins w:id="79" w:author="Keene-Snickers,Lexi" w:date="2025-04-11T12:01:00Z" w16du:dateUtc="2025-04-11T18:01:00Z">
        <w:r w:rsidR="00C22F0C">
          <w:rPr>
            <w:rFonts w:ascii="Arial" w:hAnsi="Arial" w:cs="Arial"/>
            <w:sz w:val="22"/>
            <w:szCs w:val="22"/>
          </w:rPr>
          <w:t xml:space="preserve">Three </w:t>
        </w:r>
      </w:ins>
      <w:ins w:id="80" w:author="Keene-Snickers,Lexi" w:date="2025-04-11T12:17:00Z" w16du:dateUtc="2025-04-11T18:17:00Z">
        <w:r w:rsidR="00F70C87">
          <w:rPr>
            <w:rFonts w:ascii="Arial" w:hAnsi="Arial" w:cs="Arial"/>
            <w:sz w:val="22"/>
            <w:szCs w:val="22"/>
          </w:rPr>
          <w:t xml:space="preserve">different </w:t>
        </w:r>
      </w:ins>
      <w:ins w:id="81" w:author="Keene-Snickers,Lexi" w:date="2025-04-11T12:01:00Z" w16du:dateUtc="2025-04-11T18:01:00Z">
        <w:r w:rsidR="00C22F0C">
          <w:rPr>
            <w:rFonts w:ascii="Arial" w:hAnsi="Arial" w:cs="Arial"/>
            <w:sz w:val="22"/>
            <w:szCs w:val="22"/>
          </w:rPr>
          <w:t>v</w:t>
        </w:r>
      </w:ins>
      <w:del w:id="82" w:author="Keene-Snickers,Lexi" w:date="2025-04-11T12:01:00Z" w16du:dateUtc="2025-04-11T18:01:00Z">
        <w:r w:rsidR="00C91F90" w:rsidDel="00C22F0C">
          <w:rPr>
            <w:rFonts w:ascii="Arial" w:hAnsi="Arial" w:cs="Arial"/>
            <w:sz w:val="22"/>
            <w:szCs w:val="22"/>
          </w:rPr>
          <w:delText>V</w:delText>
        </w:r>
      </w:del>
      <w:r w:rsidR="00C91F90">
        <w:rPr>
          <w:rFonts w:ascii="Arial" w:hAnsi="Arial" w:cs="Arial"/>
          <w:sz w:val="22"/>
          <w:szCs w:val="22"/>
        </w:rPr>
        <w:t xml:space="preserve">olunteers </w:t>
      </w:r>
      <w:ins w:id="83" w:author="Keene-Snickers,Lexi" w:date="2025-04-11T12:01:00Z" w16du:dateUtc="2025-04-11T18:01:00Z">
        <w:r w:rsidR="00C22F0C">
          <w:rPr>
            <w:rFonts w:ascii="Arial" w:hAnsi="Arial" w:cs="Arial"/>
            <w:sz w:val="22"/>
            <w:szCs w:val="22"/>
          </w:rPr>
          <w:t xml:space="preserve">from Maine, Ohio and Pennsylvania </w:t>
        </w:r>
      </w:ins>
      <w:r w:rsidR="00C91F90">
        <w:rPr>
          <w:rFonts w:ascii="Arial" w:hAnsi="Arial" w:cs="Arial"/>
          <w:sz w:val="22"/>
          <w:szCs w:val="22"/>
        </w:rPr>
        <w:t>were instructed to add one</w:t>
      </w:r>
      <w:r w:rsidR="00E01E5C">
        <w:rPr>
          <w:rFonts w:ascii="Arial" w:hAnsi="Arial" w:cs="Arial"/>
          <w:sz w:val="22"/>
          <w:szCs w:val="22"/>
        </w:rPr>
        <w:t xml:space="preserve"> to </w:t>
      </w:r>
      <w:r w:rsidR="00C91F90">
        <w:rPr>
          <w:rFonts w:ascii="Arial" w:hAnsi="Arial" w:cs="Arial"/>
          <w:sz w:val="22"/>
          <w:szCs w:val="22"/>
        </w:rPr>
        <w:t xml:space="preserve">two slices of banana and a </w:t>
      </w:r>
      <w:r w:rsidR="004F58A2">
        <w:rPr>
          <w:rFonts w:ascii="Arial" w:hAnsi="Arial" w:cs="Arial"/>
          <w:sz w:val="22"/>
          <w:szCs w:val="22"/>
        </w:rPr>
        <w:t xml:space="preserve">small pinch </w:t>
      </w:r>
      <w:r w:rsidR="00C91F90">
        <w:rPr>
          <w:rFonts w:ascii="Arial" w:hAnsi="Arial" w:cs="Arial"/>
          <w:sz w:val="22"/>
          <w:szCs w:val="22"/>
        </w:rPr>
        <w:t xml:space="preserve">of yeast to the bottom of the jar, place the </w:t>
      </w:r>
      <w:r w:rsidR="00E01E5C">
        <w:rPr>
          <w:rFonts w:ascii="Arial" w:hAnsi="Arial" w:cs="Arial"/>
          <w:sz w:val="22"/>
          <w:szCs w:val="22"/>
        </w:rPr>
        <w:t>“</w:t>
      </w:r>
      <w:r w:rsidR="00C91F90">
        <w:rPr>
          <w:rFonts w:ascii="Arial" w:hAnsi="Arial" w:cs="Arial"/>
          <w:sz w:val="22"/>
          <w:szCs w:val="22"/>
        </w:rPr>
        <w:t>table</w:t>
      </w:r>
      <w:r w:rsidR="00E01E5C">
        <w:rPr>
          <w:rFonts w:ascii="Arial" w:hAnsi="Arial" w:cs="Arial"/>
          <w:sz w:val="22"/>
          <w:szCs w:val="22"/>
        </w:rPr>
        <w:t>”</w:t>
      </w:r>
      <w:r w:rsidR="00C91F90">
        <w:rPr>
          <w:rFonts w:ascii="Arial" w:hAnsi="Arial" w:cs="Arial"/>
          <w:sz w:val="22"/>
          <w:szCs w:val="22"/>
        </w:rPr>
        <w:t xml:space="preserve"> over the banana and close the jar with the trap lid</w:t>
      </w:r>
      <w:ins w:id="84" w:author="Keene-Snickers,Lexi" w:date="2025-04-11T12:04:00Z" w16du:dateUtc="2025-04-11T18:04:00Z">
        <w:r w:rsidR="00C22F0C">
          <w:rPr>
            <w:rFonts w:ascii="Arial" w:hAnsi="Arial" w:cs="Arial"/>
            <w:sz w:val="22"/>
            <w:szCs w:val="22"/>
          </w:rPr>
          <w:t xml:space="preserve"> (</w:t>
        </w:r>
        <w:r w:rsidR="00C22F0C" w:rsidRPr="00C22F0C">
          <w:rPr>
            <w:rFonts w:ascii="Arial" w:hAnsi="Arial" w:cs="Arial"/>
            <w:b/>
            <w:bCs/>
            <w:sz w:val="22"/>
            <w:szCs w:val="22"/>
            <w:rPrChange w:id="85" w:author="Keene-Snickers,Lexi" w:date="2025-04-11T12:04:00Z" w16du:dateUtc="2025-04-11T18:04:00Z">
              <w:rPr>
                <w:rFonts w:ascii="Arial" w:hAnsi="Arial" w:cs="Arial"/>
                <w:sz w:val="22"/>
                <w:szCs w:val="22"/>
              </w:rPr>
            </w:rPrChange>
          </w:rPr>
          <w:t>Supplemental Text 2</w:t>
        </w:r>
        <w:r w:rsidR="00C22F0C">
          <w:rPr>
            <w:rFonts w:ascii="Arial" w:hAnsi="Arial" w:cs="Arial"/>
            <w:sz w:val="22"/>
            <w:szCs w:val="22"/>
          </w:rPr>
          <w:t>)</w:t>
        </w:r>
      </w:ins>
      <w:r w:rsidR="00C91F90">
        <w:rPr>
          <w:rFonts w:ascii="Arial" w:hAnsi="Arial" w:cs="Arial"/>
          <w:sz w:val="22"/>
          <w:szCs w:val="22"/>
        </w:rPr>
        <w:t>. They then place</w:t>
      </w:r>
      <w:r w:rsidR="00004E2F">
        <w:rPr>
          <w:rFonts w:ascii="Arial" w:hAnsi="Arial" w:cs="Arial"/>
          <w:sz w:val="22"/>
          <w:szCs w:val="22"/>
        </w:rPr>
        <w:t>d</w:t>
      </w:r>
      <w:r w:rsidR="00C91F90">
        <w:rPr>
          <w:rFonts w:ascii="Arial" w:hAnsi="Arial" w:cs="Arial"/>
          <w:sz w:val="22"/>
          <w:szCs w:val="22"/>
        </w:rPr>
        <w:t xml:space="preserve"> the trap in an area with fruit fly activity</w:t>
      </w:r>
      <w:r w:rsidR="004F58A2">
        <w:rPr>
          <w:rFonts w:ascii="Arial" w:hAnsi="Arial" w:cs="Arial"/>
          <w:sz w:val="22"/>
          <w:szCs w:val="22"/>
        </w:rPr>
        <w:t xml:space="preserve"> and </w:t>
      </w:r>
      <w:r w:rsidR="00004E2F">
        <w:rPr>
          <w:rFonts w:ascii="Arial" w:hAnsi="Arial" w:cs="Arial"/>
          <w:sz w:val="22"/>
          <w:szCs w:val="22"/>
        </w:rPr>
        <w:t>monitored</w:t>
      </w:r>
      <w:r w:rsidR="00677517">
        <w:rPr>
          <w:rFonts w:ascii="Arial" w:hAnsi="Arial" w:cs="Arial"/>
          <w:sz w:val="22"/>
          <w:szCs w:val="22"/>
        </w:rPr>
        <w:t xml:space="preserve"> the trap</w:t>
      </w:r>
      <w:r w:rsidR="00004E2F">
        <w:rPr>
          <w:rFonts w:ascii="Arial" w:hAnsi="Arial" w:cs="Arial"/>
          <w:sz w:val="22"/>
          <w:szCs w:val="22"/>
        </w:rPr>
        <w:t xml:space="preserve"> for flies and rotting of the bait.</w:t>
      </w:r>
      <w:r w:rsidR="00677517">
        <w:rPr>
          <w:rFonts w:ascii="Arial" w:hAnsi="Arial" w:cs="Arial"/>
          <w:sz w:val="22"/>
          <w:szCs w:val="22"/>
        </w:rPr>
        <w:t xml:space="preserve"> </w:t>
      </w:r>
      <w:r w:rsidR="004F58A2">
        <w:rPr>
          <w:rFonts w:ascii="Arial" w:hAnsi="Arial" w:cs="Arial"/>
          <w:sz w:val="22"/>
          <w:szCs w:val="22"/>
        </w:rPr>
        <w:t>V</w:t>
      </w:r>
      <w:r w:rsidR="00677517">
        <w:rPr>
          <w:rFonts w:ascii="Arial" w:hAnsi="Arial" w:cs="Arial"/>
          <w:sz w:val="22"/>
          <w:szCs w:val="22"/>
        </w:rPr>
        <w:t xml:space="preserve">olunteers </w:t>
      </w:r>
      <w:r w:rsidR="0057263D">
        <w:rPr>
          <w:rFonts w:ascii="Arial" w:hAnsi="Arial" w:cs="Arial"/>
          <w:sz w:val="22"/>
          <w:szCs w:val="22"/>
        </w:rPr>
        <w:t>periodically f</w:t>
      </w:r>
      <w:r w:rsidR="00004E2F">
        <w:rPr>
          <w:rFonts w:ascii="Arial" w:hAnsi="Arial" w:cs="Arial"/>
          <w:sz w:val="22"/>
          <w:szCs w:val="22"/>
        </w:rPr>
        <w:t>ro</w:t>
      </w:r>
      <w:r w:rsidR="00677517">
        <w:rPr>
          <w:rFonts w:ascii="Arial" w:hAnsi="Arial" w:cs="Arial"/>
          <w:sz w:val="22"/>
          <w:szCs w:val="22"/>
        </w:rPr>
        <w:t xml:space="preserve">ze the trap to kill the flies and </w:t>
      </w:r>
      <w:r w:rsidR="00004E2F">
        <w:rPr>
          <w:rFonts w:ascii="Arial" w:hAnsi="Arial" w:cs="Arial"/>
          <w:sz w:val="22"/>
          <w:szCs w:val="22"/>
        </w:rPr>
        <w:t>moved</w:t>
      </w:r>
      <w:r w:rsidR="00323999">
        <w:rPr>
          <w:rFonts w:ascii="Arial" w:hAnsi="Arial" w:cs="Arial"/>
          <w:sz w:val="22"/>
          <w:szCs w:val="22"/>
        </w:rPr>
        <w:t xml:space="preserve"> </w:t>
      </w:r>
      <w:r w:rsidR="00677517">
        <w:rPr>
          <w:rFonts w:ascii="Arial" w:hAnsi="Arial" w:cs="Arial"/>
          <w:sz w:val="22"/>
          <w:szCs w:val="22"/>
        </w:rPr>
        <w:t>them to the</w:t>
      </w:r>
      <w:r w:rsidR="00F81DEF">
        <w:rPr>
          <w:rFonts w:ascii="Arial" w:hAnsi="Arial" w:cs="Arial"/>
          <w:sz w:val="22"/>
          <w:szCs w:val="22"/>
        </w:rPr>
        <w:t xml:space="preserve"> </w:t>
      </w:r>
      <w:r w:rsidR="0057263D">
        <w:rPr>
          <w:rFonts w:ascii="Arial" w:hAnsi="Arial" w:cs="Arial"/>
          <w:sz w:val="22"/>
          <w:szCs w:val="22"/>
        </w:rPr>
        <w:t>2</w:t>
      </w:r>
      <w:r w:rsidR="00B378E2">
        <w:rPr>
          <w:rFonts w:ascii="Arial" w:hAnsi="Arial" w:cs="Arial"/>
          <w:sz w:val="22"/>
          <w:szCs w:val="22"/>
        </w:rPr>
        <w:t>.0</w:t>
      </w:r>
      <w:r w:rsidR="00677517">
        <w:rPr>
          <w:rFonts w:ascii="Arial" w:hAnsi="Arial" w:cs="Arial"/>
          <w:sz w:val="22"/>
          <w:szCs w:val="22"/>
        </w:rPr>
        <w:t xml:space="preserve"> </w:t>
      </w:r>
      <w:r w:rsidR="0057263D">
        <w:rPr>
          <w:rFonts w:ascii="Arial" w:hAnsi="Arial" w:cs="Arial"/>
          <w:sz w:val="22"/>
          <w:szCs w:val="22"/>
        </w:rPr>
        <w:t xml:space="preserve">mL tube. </w:t>
      </w:r>
      <w:r w:rsidR="00004E2F">
        <w:rPr>
          <w:rFonts w:ascii="Arial" w:hAnsi="Arial" w:cs="Arial"/>
          <w:sz w:val="22"/>
          <w:szCs w:val="22"/>
        </w:rPr>
        <w:t>The</w:t>
      </w:r>
      <w:r w:rsidR="00677517">
        <w:rPr>
          <w:rFonts w:ascii="Arial" w:hAnsi="Arial" w:cs="Arial"/>
          <w:sz w:val="22"/>
          <w:szCs w:val="22"/>
        </w:rPr>
        <w:t xml:space="preserve"> tube</w:t>
      </w:r>
      <w:r w:rsidR="00004E2F">
        <w:rPr>
          <w:rFonts w:ascii="Arial" w:hAnsi="Arial" w:cs="Arial"/>
          <w:sz w:val="22"/>
          <w:szCs w:val="22"/>
        </w:rPr>
        <w:t xml:space="preserve"> was stored</w:t>
      </w:r>
      <w:r w:rsidR="00677517">
        <w:rPr>
          <w:rFonts w:ascii="Arial" w:hAnsi="Arial" w:cs="Arial"/>
          <w:sz w:val="22"/>
          <w:szCs w:val="22"/>
        </w:rPr>
        <w:t xml:space="preserve"> in the freezer and </w:t>
      </w:r>
      <w:r w:rsidR="00004E2F">
        <w:rPr>
          <w:rFonts w:ascii="Arial" w:hAnsi="Arial" w:cs="Arial"/>
          <w:sz w:val="22"/>
          <w:szCs w:val="22"/>
        </w:rPr>
        <w:t xml:space="preserve">another round of collection began with fresh bait. </w:t>
      </w:r>
      <w:r w:rsidR="00677517">
        <w:rPr>
          <w:rFonts w:ascii="Arial" w:hAnsi="Arial" w:cs="Arial"/>
          <w:sz w:val="22"/>
          <w:szCs w:val="22"/>
        </w:rPr>
        <w:t>At the end of the collection period</w:t>
      </w:r>
      <w:r w:rsidR="00004E2F">
        <w:rPr>
          <w:rFonts w:ascii="Arial" w:hAnsi="Arial" w:cs="Arial"/>
          <w:sz w:val="22"/>
          <w:szCs w:val="22"/>
        </w:rPr>
        <w:t xml:space="preserve"> (1-3 months)</w:t>
      </w:r>
      <w:r w:rsidR="00677517">
        <w:rPr>
          <w:rFonts w:ascii="Arial" w:hAnsi="Arial" w:cs="Arial"/>
          <w:sz w:val="22"/>
          <w:szCs w:val="22"/>
        </w:rPr>
        <w:t xml:space="preserve"> they </w:t>
      </w:r>
      <w:r w:rsidR="00E01E5C">
        <w:rPr>
          <w:rFonts w:ascii="Arial" w:hAnsi="Arial" w:cs="Arial"/>
          <w:sz w:val="22"/>
          <w:szCs w:val="22"/>
        </w:rPr>
        <w:t>shipped</w:t>
      </w:r>
      <w:r w:rsidR="00677517">
        <w:rPr>
          <w:rFonts w:ascii="Arial" w:hAnsi="Arial" w:cs="Arial"/>
          <w:sz w:val="22"/>
          <w:szCs w:val="22"/>
        </w:rPr>
        <w:t xml:space="preserve"> the 2</w:t>
      </w:r>
      <w:r w:rsidR="00B378E2">
        <w:rPr>
          <w:rFonts w:ascii="Arial" w:hAnsi="Arial" w:cs="Arial"/>
          <w:sz w:val="22"/>
          <w:szCs w:val="22"/>
        </w:rPr>
        <w:t>.0</w:t>
      </w:r>
      <w:r w:rsidR="00677517">
        <w:rPr>
          <w:rFonts w:ascii="Arial" w:hAnsi="Arial" w:cs="Arial"/>
          <w:sz w:val="22"/>
          <w:szCs w:val="22"/>
        </w:rPr>
        <w:t xml:space="preserve"> mL tube</w:t>
      </w:r>
      <w:r w:rsidR="004F58A2">
        <w:rPr>
          <w:rFonts w:ascii="Arial" w:hAnsi="Arial" w:cs="Arial"/>
          <w:sz w:val="22"/>
          <w:szCs w:val="22"/>
        </w:rPr>
        <w:t>s</w:t>
      </w:r>
      <w:r w:rsidR="00677517">
        <w:rPr>
          <w:rFonts w:ascii="Arial" w:hAnsi="Arial" w:cs="Arial"/>
          <w:sz w:val="22"/>
          <w:szCs w:val="22"/>
        </w:rPr>
        <w:t xml:space="preserve"> back to our lab.</w:t>
      </w:r>
      <w:r w:rsidR="0057263D">
        <w:rPr>
          <w:rFonts w:ascii="Arial" w:hAnsi="Arial" w:cs="Arial"/>
          <w:sz w:val="22"/>
          <w:szCs w:val="22"/>
        </w:rPr>
        <w:t xml:space="preserve"> Once at our lab, fly species was determined using morphological characteristics and stored in a -80</w:t>
      </w:r>
      <w:r w:rsidR="0057263D">
        <w:rPr>
          <w:rFonts w:ascii="Arial" w:hAnsi="Arial" w:cs="Arial"/>
          <w:sz w:val="22"/>
          <w:szCs w:val="22"/>
        </w:rPr>
        <w:sym w:font="Symbol" w:char="F0B0"/>
      </w:r>
      <w:r w:rsidR="0057263D">
        <w:rPr>
          <w:rFonts w:ascii="Arial" w:hAnsi="Arial" w:cs="Arial"/>
          <w:sz w:val="22"/>
          <w:szCs w:val="22"/>
        </w:rPr>
        <w:t>C freezer until</w:t>
      </w:r>
      <w:r w:rsidR="00677517">
        <w:rPr>
          <w:rFonts w:ascii="Arial" w:hAnsi="Arial" w:cs="Arial"/>
          <w:sz w:val="22"/>
          <w:szCs w:val="22"/>
        </w:rPr>
        <w:t xml:space="preserve"> </w:t>
      </w:r>
      <w:r w:rsidR="004F58A2">
        <w:rPr>
          <w:rFonts w:ascii="Arial" w:hAnsi="Arial" w:cs="Arial"/>
          <w:sz w:val="22"/>
          <w:szCs w:val="22"/>
        </w:rPr>
        <w:t>further analysis</w:t>
      </w:r>
      <w:r w:rsidR="0057263D">
        <w:rPr>
          <w:rFonts w:ascii="Arial" w:hAnsi="Arial" w:cs="Arial"/>
          <w:sz w:val="22"/>
          <w:szCs w:val="22"/>
        </w:rPr>
        <w:t>.</w:t>
      </w:r>
      <w:r w:rsidR="00D43509">
        <w:rPr>
          <w:rFonts w:ascii="Arial" w:hAnsi="Arial" w:cs="Arial"/>
          <w:sz w:val="22"/>
          <w:szCs w:val="22"/>
        </w:rPr>
        <w:t xml:space="preserve"> </w:t>
      </w:r>
    </w:p>
    <w:p w14:paraId="2EC2C5CA" w14:textId="41B83625" w:rsidR="009C4006" w:rsidRPr="0005051A" w:rsidRDefault="00304034" w:rsidP="00A45DC8">
      <w:pPr>
        <w:spacing w:line="360" w:lineRule="auto"/>
        <w:rPr>
          <w:rFonts w:ascii="Arial" w:hAnsi="Arial" w:cs="Arial"/>
          <w:sz w:val="22"/>
          <w:szCs w:val="22"/>
        </w:rPr>
      </w:pPr>
      <w:r>
        <w:rPr>
          <w:rFonts w:ascii="Arial" w:hAnsi="Arial" w:cs="Arial"/>
          <w:noProof/>
          <w:sz w:val="22"/>
          <w:szCs w:val="22"/>
        </w:rPr>
        <w:lastRenderedPageBreak/>
        <w:drawing>
          <wp:inline distT="0" distB="0" distL="0" distR="0" wp14:anchorId="5CF71BC8" wp14:editId="2285A29C">
            <wp:extent cx="6105676" cy="3939988"/>
            <wp:effectExtent l="0" t="0" r="3175" b="0"/>
            <wp:docPr id="435605671" name="Picture 3" descr="A close-up of a contain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605671" name="Picture 3" descr="A close-up of a container&#10;&#10;Description automatically generated"/>
                    <pic:cNvPicPr/>
                  </pic:nvPicPr>
                  <pic:blipFill>
                    <a:blip r:embed="rId21" cstate="print">
                      <a:extLst>
                        <a:ext uri="{28A0092B-C50C-407E-A947-70E740481C1C}">
                          <a14:useLocalDpi xmlns:a14="http://schemas.microsoft.com/office/drawing/2010/main" val="0"/>
                        </a:ext>
                      </a:extLst>
                    </a:blip>
                    <a:stretch>
                      <a:fillRect/>
                    </a:stretch>
                  </pic:blipFill>
                  <pic:spPr>
                    <a:xfrm>
                      <a:off x="0" y="0"/>
                      <a:ext cx="6163020" cy="3976992"/>
                    </a:xfrm>
                    <a:prstGeom prst="rect">
                      <a:avLst/>
                    </a:prstGeom>
                  </pic:spPr>
                </pic:pic>
              </a:graphicData>
            </a:graphic>
          </wp:inline>
        </w:drawing>
      </w:r>
    </w:p>
    <w:p w14:paraId="012A93C1" w14:textId="67DCC909" w:rsidR="009C4006" w:rsidRPr="0005051A" w:rsidRDefault="009C4006" w:rsidP="00A45DC8">
      <w:pPr>
        <w:spacing w:line="360" w:lineRule="auto"/>
        <w:rPr>
          <w:rFonts w:ascii="Arial" w:hAnsi="Arial" w:cs="Arial"/>
          <w:sz w:val="22"/>
          <w:szCs w:val="22"/>
        </w:rPr>
      </w:pPr>
      <w:r w:rsidRPr="0005051A">
        <w:rPr>
          <w:rFonts w:ascii="Arial" w:hAnsi="Arial" w:cs="Arial"/>
          <w:b/>
          <w:bCs/>
          <w:sz w:val="22"/>
          <w:szCs w:val="22"/>
        </w:rPr>
        <w:t xml:space="preserve">Figure </w:t>
      </w:r>
      <w:r w:rsidR="001009F0">
        <w:rPr>
          <w:rFonts w:ascii="Arial" w:hAnsi="Arial" w:cs="Arial"/>
          <w:b/>
          <w:bCs/>
          <w:sz w:val="22"/>
          <w:szCs w:val="22"/>
        </w:rPr>
        <w:t>4</w:t>
      </w:r>
      <w:r w:rsidRPr="0005051A">
        <w:rPr>
          <w:rFonts w:ascii="Arial" w:hAnsi="Arial" w:cs="Arial"/>
          <w:b/>
          <w:bCs/>
          <w:sz w:val="22"/>
          <w:szCs w:val="22"/>
        </w:rPr>
        <w:t xml:space="preserve">: A 3D printed fly trap </w:t>
      </w:r>
      <w:r w:rsidR="00F5702F">
        <w:rPr>
          <w:rFonts w:ascii="Arial" w:hAnsi="Arial" w:cs="Arial"/>
          <w:b/>
          <w:bCs/>
          <w:sz w:val="22"/>
          <w:szCs w:val="22"/>
        </w:rPr>
        <w:t xml:space="preserve">kit </w:t>
      </w:r>
      <w:r w:rsidRPr="0005051A">
        <w:rPr>
          <w:rFonts w:ascii="Arial" w:hAnsi="Arial" w:cs="Arial"/>
          <w:b/>
          <w:bCs/>
          <w:sz w:val="22"/>
          <w:szCs w:val="22"/>
        </w:rPr>
        <w:t xml:space="preserve">to collect wild </w:t>
      </w:r>
      <w:r w:rsidRPr="0005051A">
        <w:rPr>
          <w:rFonts w:ascii="Arial" w:hAnsi="Arial" w:cs="Arial"/>
          <w:b/>
          <w:bCs/>
          <w:i/>
          <w:iCs/>
          <w:sz w:val="22"/>
          <w:szCs w:val="22"/>
        </w:rPr>
        <w:t>D. melanogaster</w:t>
      </w:r>
      <w:r w:rsidRPr="0005051A">
        <w:rPr>
          <w:rFonts w:ascii="Arial" w:hAnsi="Arial" w:cs="Arial"/>
          <w:b/>
          <w:bCs/>
          <w:sz w:val="22"/>
          <w:szCs w:val="22"/>
        </w:rPr>
        <w:t>.</w:t>
      </w:r>
      <w:r w:rsidRPr="0005051A">
        <w:rPr>
          <w:rFonts w:ascii="Arial" w:hAnsi="Arial" w:cs="Arial"/>
          <w:sz w:val="22"/>
          <w:szCs w:val="22"/>
        </w:rPr>
        <w:t xml:space="preserve"> </w:t>
      </w:r>
      <w:r w:rsidR="00691D39">
        <w:rPr>
          <w:rFonts w:ascii="Arial" w:hAnsi="Arial" w:cs="Arial"/>
          <w:sz w:val="22"/>
          <w:szCs w:val="22"/>
        </w:rPr>
        <w:t xml:space="preserve">Fly trap designs for the collection of live flies (A) or for repeated fly collection over time (B). </w:t>
      </w:r>
      <w:r w:rsidR="004F58A2">
        <w:rPr>
          <w:rFonts w:ascii="Arial" w:hAnsi="Arial" w:cs="Arial"/>
          <w:sz w:val="22"/>
          <w:szCs w:val="22"/>
        </w:rPr>
        <w:t xml:space="preserve">Trap components are </w:t>
      </w:r>
      <w:r w:rsidRPr="0005051A">
        <w:rPr>
          <w:rFonts w:ascii="Arial" w:hAnsi="Arial" w:cs="Arial"/>
          <w:sz w:val="22"/>
          <w:szCs w:val="22"/>
        </w:rPr>
        <w:t>3D printe</w:t>
      </w:r>
      <w:r w:rsidR="004F58A2">
        <w:rPr>
          <w:rFonts w:ascii="Arial" w:hAnsi="Arial" w:cs="Arial"/>
          <w:sz w:val="22"/>
          <w:szCs w:val="22"/>
        </w:rPr>
        <w:t>d</w:t>
      </w:r>
      <w:r w:rsidRPr="0005051A">
        <w:rPr>
          <w:rFonts w:ascii="Arial" w:hAnsi="Arial" w:cs="Arial"/>
          <w:sz w:val="22"/>
          <w:szCs w:val="22"/>
        </w:rPr>
        <w:t>.</w:t>
      </w:r>
      <w:r w:rsidR="00691D39">
        <w:rPr>
          <w:rFonts w:ascii="Arial" w:hAnsi="Arial" w:cs="Arial"/>
          <w:sz w:val="22"/>
          <w:szCs w:val="22"/>
        </w:rPr>
        <w:t xml:space="preserve"> Cornmeal-based food with isoamyl acetate can be used as a stable food that facilitates egg laying (A</w:t>
      </w:r>
      <w:proofErr w:type="gramStart"/>
      <w:r w:rsidR="00691D39">
        <w:rPr>
          <w:rFonts w:ascii="Arial" w:hAnsi="Arial" w:cs="Arial"/>
          <w:sz w:val="22"/>
          <w:szCs w:val="22"/>
        </w:rPr>
        <w:t>)</w:t>
      </w:r>
      <w:proofErr w:type="gramEnd"/>
      <w:r w:rsidR="00691D39">
        <w:rPr>
          <w:rFonts w:ascii="Arial" w:hAnsi="Arial" w:cs="Arial"/>
          <w:sz w:val="22"/>
          <w:szCs w:val="22"/>
        </w:rPr>
        <w:t xml:space="preserve"> or</w:t>
      </w:r>
      <w:r w:rsidRPr="0005051A">
        <w:rPr>
          <w:rFonts w:ascii="Arial" w:hAnsi="Arial" w:cs="Arial"/>
          <w:sz w:val="22"/>
          <w:szCs w:val="22"/>
        </w:rPr>
        <w:t xml:space="preserve"> </w:t>
      </w:r>
      <w:r w:rsidR="00691D39">
        <w:rPr>
          <w:rFonts w:ascii="Arial" w:hAnsi="Arial" w:cs="Arial"/>
          <w:sz w:val="22"/>
          <w:szCs w:val="22"/>
        </w:rPr>
        <w:t>b</w:t>
      </w:r>
      <w:r w:rsidRPr="0005051A">
        <w:rPr>
          <w:rFonts w:ascii="Arial" w:hAnsi="Arial" w:cs="Arial"/>
          <w:sz w:val="22"/>
          <w:szCs w:val="22"/>
        </w:rPr>
        <w:t>anana and yeast can be used as bait without the risk of flies becoming trapped in the decomposing fruit</w:t>
      </w:r>
      <w:r w:rsidR="00691D39">
        <w:rPr>
          <w:rFonts w:ascii="Arial" w:hAnsi="Arial" w:cs="Arial"/>
          <w:sz w:val="22"/>
          <w:szCs w:val="22"/>
        </w:rPr>
        <w:t xml:space="preserve"> (B)</w:t>
      </w:r>
      <w:r w:rsidR="00F5702F">
        <w:rPr>
          <w:rFonts w:ascii="Arial" w:hAnsi="Arial" w:cs="Arial"/>
          <w:sz w:val="22"/>
          <w:szCs w:val="22"/>
        </w:rPr>
        <w:t>.</w:t>
      </w:r>
    </w:p>
    <w:p w14:paraId="3B633320" w14:textId="77777777" w:rsidR="00323851" w:rsidRPr="0005051A" w:rsidRDefault="00323851" w:rsidP="00A45DC8">
      <w:pPr>
        <w:spacing w:line="360" w:lineRule="auto"/>
        <w:rPr>
          <w:rFonts w:ascii="Arial" w:hAnsi="Arial" w:cs="Arial"/>
          <w:sz w:val="22"/>
          <w:szCs w:val="22"/>
        </w:rPr>
      </w:pPr>
    </w:p>
    <w:p w14:paraId="67AD383A" w14:textId="20129CEF" w:rsidR="009C4006" w:rsidRPr="0005051A" w:rsidRDefault="00313A92" w:rsidP="00A45DC8">
      <w:pPr>
        <w:spacing w:line="360" w:lineRule="auto"/>
        <w:rPr>
          <w:rFonts w:ascii="Arial" w:hAnsi="Arial" w:cs="Arial"/>
          <w:b/>
          <w:bCs/>
          <w:sz w:val="22"/>
          <w:szCs w:val="22"/>
        </w:rPr>
      </w:pPr>
      <w:r>
        <w:rPr>
          <w:rFonts w:ascii="Arial" w:hAnsi="Arial" w:cs="Arial"/>
          <w:b/>
          <w:bCs/>
          <w:sz w:val="22"/>
          <w:szCs w:val="22"/>
        </w:rPr>
        <w:t>DISCUSSION</w:t>
      </w:r>
    </w:p>
    <w:p w14:paraId="183C67E4" w14:textId="77777777" w:rsidR="00596611" w:rsidRPr="0005051A" w:rsidRDefault="00596611" w:rsidP="00A45DC8">
      <w:pPr>
        <w:spacing w:line="360" w:lineRule="auto"/>
        <w:rPr>
          <w:rFonts w:ascii="Arial" w:hAnsi="Arial" w:cs="Arial"/>
          <w:b/>
          <w:bCs/>
          <w:sz w:val="22"/>
          <w:szCs w:val="22"/>
        </w:rPr>
      </w:pPr>
    </w:p>
    <w:p w14:paraId="065610EF" w14:textId="4DEFA65A" w:rsidR="00AF1DD4" w:rsidRDefault="00B2219F" w:rsidP="00A45DC8">
      <w:pPr>
        <w:spacing w:line="360" w:lineRule="auto"/>
        <w:ind w:firstLine="720"/>
        <w:rPr>
          <w:rFonts w:ascii="Arial" w:hAnsi="Arial" w:cs="Arial"/>
          <w:sz w:val="22"/>
          <w:szCs w:val="22"/>
        </w:rPr>
      </w:pPr>
      <w:r w:rsidRPr="0005051A">
        <w:rPr>
          <w:rFonts w:ascii="Arial" w:hAnsi="Arial" w:cs="Arial"/>
          <w:sz w:val="22"/>
          <w:szCs w:val="22"/>
        </w:rPr>
        <w:t xml:space="preserve">Here we </w:t>
      </w:r>
      <w:r w:rsidR="00596611" w:rsidRPr="0005051A">
        <w:rPr>
          <w:rFonts w:ascii="Arial" w:hAnsi="Arial" w:cs="Arial"/>
          <w:sz w:val="22"/>
          <w:szCs w:val="22"/>
        </w:rPr>
        <w:t xml:space="preserve">describe </w:t>
      </w:r>
      <w:r w:rsidR="00AF1DD4">
        <w:rPr>
          <w:rFonts w:ascii="Arial" w:hAnsi="Arial" w:cs="Arial"/>
          <w:sz w:val="22"/>
          <w:szCs w:val="22"/>
        </w:rPr>
        <w:t xml:space="preserve">the </w:t>
      </w:r>
      <w:r w:rsidRPr="0005051A">
        <w:rPr>
          <w:rFonts w:ascii="Arial" w:hAnsi="Arial" w:cs="Arial"/>
          <w:sz w:val="22"/>
          <w:szCs w:val="22"/>
        </w:rPr>
        <w:t xml:space="preserve">design and effectiveness of two wild </w:t>
      </w:r>
      <w:r w:rsidRPr="0005051A">
        <w:rPr>
          <w:rFonts w:ascii="Arial" w:hAnsi="Arial" w:cs="Arial"/>
          <w:i/>
          <w:iCs/>
          <w:sz w:val="22"/>
          <w:szCs w:val="22"/>
        </w:rPr>
        <w:t xml:space="preserve">D. melanogaster </w:t>
      </w:r>
      <w:r w:rsidRPr="0005051A">
        <w:rPr>
          <w:rFonts w:ascii="Arial" w:hAnsi="Arial" w:cs="Arial"/>
          <w:sz w:val="22"/>
          <w:szCs w:val="22"/>
        </w:rPr>
        <w:t>fly traps. The first trap</w:t>
      </w:r>
      <w:r w:rsidR="00AF1DD4">
        <w:rPr>
          <w:rFonts w:ascii="Arial" w:hAnsi="Arial" w:cs="Arial"/>
          <w:sz w:val="22"/>
          <w:szCs w:val="22"/>
        </w:rPr>
        <w:t xml:space="preserve"> is characterized by a stable</w:t>
      </w:r>
      <w:r w:rsidRPr="0005051A">
        <w:rPr>
          <w:rFonts w:ascii="Arial" w:hAnsi="Arial" w:cs="Arial"/>
          <w:sz w:val="22"/>
          <w:szCs w:val="22"/>
        </w:rPr>
        <w:t xml:space="preserve"> </w:t>
      </w:r>
      <w:r w:rsidR="00AF1DD4">
        <w:rPr>
          <w:rFonts w:ascii="Arial" w:hAnsi="Arial" w:cs="Arial"/>
          <w:sz w:val="22"/>
          <w:szCs w:val="22"/>
        </w:rPr>
        <w:t>cornmeal and agar</w:t>
      </w:r>
      <w:r w:rsidR="00AB55CE">
        <w:rPr>
          <w:rFonts w:ascii="Arial" w:hAnsi="Arial" w:cs="Arial"/>
          <w:sz w:val="22"/>
          <w:szCs w:val="22"/>
        </w:rPr>
        <w:t>-</w:t>
      </w:r>
      <w:r w:rsidR="00AF1DD4">
        <w:rPr>
          <w:rFonts w:ascii="Arial" w:hAnsi="Arial" w:cs="Arial"/>
          <w:sz w:val="22"/>
          <w:szCs w:val="22"/>
        </w:rPr>
        <w:t>based food supplemented with propionic acid to inhibit bacterial growth. Eggs laid by adult flies remain</w:t>
      </w:r>
      <w:r w:rsidR="006201F2">
        <w:rPr>
          <w:rFonts w:ascii="Arial" w:hAnsi="Arial" w:cs="Arial"/>
          <w:sz w:val="22"/>
          <w:szCs w:val="22"/>
        </w:rPr>
        <w:t>ed</w:t>
      </w:r>
      <w:r w:rsidR="00AF1DD4">
        <w:rPr>
          <w:rFonts w:ascii="Arial" w:hAnsi="Arial" w:cs="Arial"/>
          <w:sz w:val="22"/>
          <w:szCs w:val="22"/>
        </w:rPr>
        <w:t xml:space="preserve"> viable in this food even after </w:t>
      </w:r>
      <w:r w:rsidR="004F58A2">
        <w:rPr>
          <w:rFonts w:ascii="Arial" w:hAnsi="Arial" w:cs="Arial"/>
          <w:sz w:val="22"/>
          <w:szCs w:val="22"/>
        </w:rPr>
        <w:t>shipment</w:t>
      </w:r>
      <w:r w:rsidR="00AF1DD4">
        <w:rPr>
          <w:rFonts w:ascii="Arial" w:hAnsi="Arial" w:cs="Arial"/>
          <w:sz w:val="22"/>
          <w:szCs w:val="22"/>
        </w:rPr>
        <w:t>. This ma</w:t>
      </w:r>
      <w:r w:rsidR="006201F2">
        <w:rPr>
          <w:rFonts w:ascii="Arial" w:hAnsi="Arial" w:cs="Arial"/>
          <w:sz w:val="22"/>
          <w:szCs w:val="22"/>
        </w:rPr>
        <w:t>de</w:t>
      </w:r>
      <w:r w:rsidR="00AF1DD4">
        <w:rPr>
          <w:rFonts w:ascii="Arial" w:hAnsi="Arial" w:cs="Arial"/>
          <w:sz w:val="22"/>
          <w:szCs w:val="22"/>
        </w:rPr>
        <w:t xml:space="preserve"> it possible to generate new laboratory colonies</w:t>
      </w:r>
      <w:r w:rsidR="004F58A2">
        <w:rPr>
          <w:rFonts w:ascii="Arial" w:hAnsi="Arial" w:cs="Arial"/>
          <w:sz w:val="22"/>
          <w:szCs w:val="22"/>
        </w:rPr>
        <w:t xml:space="preserve"> from various locations </w:t>
      </w:r>
      <w:r w:rsidR="006201F2">
        <w:rPr>
          <w:rFonts w:ascii="Arial" w:hAnsi="Arial" w:cs="Arial"/>
          <w:sz w:val="22"/>
          <w:szCs w:val="22"/>
        </w:rPr>
        <w:t>after collection</w:t>
      </w:r>
      <w:r w:rsidR="004F58A2">
        <w:rPr>
          <w:rFonts w:ascii="Arial" w:hAnsi="Arial" w:cs="Arial"/>
          <w:sz w:val="22"/>
          <w:szCs w:val="22"/>
        </w:rPr>
        <w:t xml:space="preserve"> by non-specialists</w:t>
      </w:r>
      <w:r w:rsidR="00AF1DD4">
        <w:rPr>
          <w:rFonts w:ascii="Arial" w:hAnsi="Arial" w:cs="Arial"/>
          <w:sz w:val="22"/>
          <w:szCs w:val="22"/>
        </w:rPr>
        <w:t>. We have maintain</w:t>
      </w:r>
      <w:r w:rsidR="008F443C">
        <w:rPr>
          <w:rFonts w:ascii="Arial" w:hAnsi="Arial" w:cs="Arial"/>
          <w:sz w:val="22"/>
          <w:szCs w:val="22"/>
        </w:rPr>
        <w:t>ed</w:t>
      </w:r>
      <w:r w:rsidR="00AF1DD4">
        <w:rPr>
          <w:rFonts w:ascii="Arial" w:hAnsi="Arial" w:cs="Arial"/>
          <w:sz w:val="22"/>
          <w:szCs w:val="22"/>
        </w:rPr>
        <w:t xml:space="preserve"> two stocks </w:t>
      </w:r>
      <w:ins w:id="86" w:author="Keene-Snickers,Lexi" w:date="2025-04-11T12:33:00Z" w16du:dateUtc="2025-04-11T18:33:00Z">
        <w:r w:rsidR="006F350D">
          <w:rPr>
            <w:rFonts w:ascii="Arial" w:hAnsi="Arial" w:cs="Arial"/>
            <w:sz w:val="22"/>
            <w:szCs w:val="22"/>
          </w:rPr>
          <w:t xml:space="preserve">of </w:t>
        </w:r>
        <w:r w:rsidR="006F350D" w:rsidRPr="006F350D">
          <w:rPr>
            <w:rFonts w:ascii="Arial" w:hAnsi="Arial" w:cs="Arial"/>
            <w:i/>
            <w:iCs/>
            <w:sz w:val="22"/>
            <w:szCs w:val="22"/>
            <w:rPrChange w:id="87" w:author="Keene-Snickers,Lexi" w:date="2025-04-11T12:33:00Z" w16du:dateUtc="2025-04-11T18:33:00Z">
              <w:rPr>
                <w:rFonts w:ascii="Arial" w:hAnsi="Arial" w:cs="Arial"/>
                <w:sz w:val="22"/>
                <w:szCs w:val="22"/>
              </w:rPr>
            </w:rPrChange>
          </w:rPr>
          <w:t xml:space="preserve">D. melanogaster </w:t>
        </w:r>
      </w:ins>
      <w:r w:rsidR="00AF1DD4">
        <w:rPr>
          <w:rFonts w:ascii="Arial" w:hAnsi="Arial" w:cs="Arial"/>
          <w:sz w:val="22"/>
          <w:szCs w:val="22"/>
        </w:rPr>
        <w:t xml:space="preserve">generated from flies collected </w:t>
      </w:r>
      <w:r w:rsidR="00062EDF">
        <w:rPr>
          <w:rFonts w:ascii="Arial" w:hAnsi="Arial" w:cs="Arial"/>
          <w:sz w:val="22"/>
          <w:szCs w:val="22"/>
        </w:rPr>
        <w:t xml:space="preserve">in this manner </w:t>
      </w:r>
      <w:r w:rsidR="00AF1DD4">
        <w:rPr>
          <w:rFonts w:ascii="Arial" w:hAnsi="Arial" w:cs="Arial"/>
          <w:sz w:val="22"/>
          <w:szCs w:val="22"/>
        </w:rPr>
        <w:t xml:space="preserve">in 2021. </w:t>
      </w:r>
      <w:ins w:id="88" w:author="Keene-Snickers,Lexi" w:date="2025-04-14T10:26:00Z" w16du:dateUtc="2025-04-14T16:26:00Z">
        <w:r w:rsidR="001A08EC">
          <w:rPr>
            <w:rFonts w:ascii="Arial" w:hAnsi="Arial" w:cs="Arial"/>
            <w:color w:val="000000"/>
            <w:sz w:val="22"/>
            <w:szCs w:val="22"/>
          </w:rPr>
          <w:t xml:space="preserve">These kits could be modified for the collection of agricultural pests of the </w:t>
        </w:r>
        <w:proofErr w:type="spellStart"/>
        <w:r w:rsidR="001A08EC" w:rsidRPr="00BB0D0F">
          <w:rPr>
            <w:rFonts w:ascii="Arial" w:hAnsi="Arial" w:cs="Arial"/>
            <w:i/>
            <w:iCs/>
            <w:color w:val="000000"/>
            <w:sz w:val="22"/>
            <w:szCs w:val="22"/>
          </w:rPr>
          <w:t>Tephritid</w:t>
        </w:r>
        <w:proofErr w:type="spellEnd"/>
        <w:r w:rsidR="001A08EC">
          <w:rPr>
            <w:rFonts w:ascii="Arial" w:hAnsi="Arial" w:cs="Arial"/>
            <w:color w:val="000000"/>
            <w:sz w:val="22"/>
            <w:szCs w:val="22"/>
          </w:rPr>
          <w:t xml:space="preserve"> family using </w:t>
        </w:r>
      </w:ins>
      <w:ins w:id="89" w:author="Keene-Snickers,Lexi" w:date="2025-04-14T10:27:00Z" w16du:dateUtc="2025-04-14T16:27:00Z">
        <w:r w:rsidR="001A08EC">
          <w:rPr>
            <w:rFonts w:ascii="Arial" w:hAnsi="Arial" w:cs="Arial"/>
            <w:color w:val="000000"/>
            <w:sz w:val="22"/>
            <w:szCs w:val="22"/>
          </w:rPr>
          <w:t xml:space="preserve">selective </w:t>
        </w:r>
      </w:ins>
      <w:ins w:id="90" w:author="Keene-Snickers,Lexi" w:date="2025-04-14T10:26:00Z" w16du:dateUtc="2025-04-14T16:26:00Z">
        <w:r w:rsidR="001A08EC">
          <w:rPr>
            <w:rFonts w:ascii="Arial" w:hAnsi="Arial" w:cs="Arial"/>
            <w:color w:val="000000"/>
            <w:sz w:val="22"/>
            <w:szCs w:val="22"/>
          </w:rPr>
          <w:t>attractants like methyl eugenol, isoamyl alcohol or cis-3-hexenyl acetate</w:t>
        </w:r>
      </w:ins>
      <w:sdt>
        <w:sdtPr>
          <w:rPr>
            <w:rFonts w:ascii="Arial" w:hAnsi="Arial" w:cs="Arial"/>
            <w:color w:val="000000"/>
            <w:sz w:val="22"/>
            <w:szCs w:val="22"/>
            <w:vertAlign w:val="superscript"/>
          </w:rPr>
          <w:tag w:val="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"/>
          <w:id w:val="-665555468"/>
          <w:placeholder>
            <w:docPart w:val="DefaultPlaceholder_-1854013440"/>
          </w:placeholder>
        </w:sdtPr>
        <w:sdtContent>
          <w:r w:rsidR="001A08EC" w:rsidRPr="001A08EC">
            <w:rPr>
              <w:rFonts w:ascii="Arial" w:hAnsi="Arial" w:cs="Arial"/>
              <w:color w:val="000000"/>
              <w:sz w:val="22"/>
              <w:szCs w:val="22"/>
              <w:vertAlign w:val="superscript"/>
            </w:rPr>
            <w:t>34–36</w:t>
          </w:r>
        </w:sdtContent>
      </w:sdt>
      <w:ins w:id="91" w:author="Keene-Snickers,Lexi" w:date="2025-04-14T10:26:00Z" w16du:dateUtc="2025-04-14T16:26:00Z">
        <w:r w:rsidR="001A08EC">
          <w:rPr>
            <w:rFonts w:ascii="Arial" w:hAnsi="Arial" w:cs="Arial"/>
            <w:color w:val="000000"/>
            <w:sz w:val="22"/>
            <w:szCs w:val="22"/>
          </w:rPr>
          <w:t>.</w:t>
        </w:r>
      </w:ins>
    </w:p>
    <w:p w14:paraId="217F4D7C" w14:textId="77777777" w:rsidR="00AF1DD4" w:rsidRDefault="00AF1DD4" w:rsidP="00A45DC8">
      <w:pPr>
        <w:spacing w:line="360" w:lineRule="auto"/>
        <w:ind w:firstLine="720"/>
        <w:rPr>
          <w:rFonts w:ascii="Arial" w:hAnsi="Arial" w:cs="Arial"/>
          <w:sz w:val="22"/>
          <w:szCs w:val="22"/>
        </w:rPr>
      </w:pPr>
    </w:p>
    <w:p w14:paraId="5B03DD42" w14:textId="6C4CDE97" w:rsidR="00596611" w:rsidRPr="0005051A" w:rsidRDefault="00AF1DD4" w:rsidP="00A45DC8">
      <w:pPr>
        <w:spacing w:line="360" w:lineRule="auto"/>
        <w:ind w:firstLine="720"/>
        <w:rPr>
          <w:rFonts w:ascii="Arial" w:hAnsi="Arial" w:cs="Arial"/>
          <w:sz w:val="22"/>
          <w:szCs w:val="22"/>
        </w:rPr>
      </w:pPr>
      <w:r>
        <w:rPr>
          <w:rFonts w:ascii="Arial" w:hAnsi="Arial" w:cs="Arial"/>
          <w:sz w:val="22"/>
          <w:szCs w:val="22"/>
        </w:rPr>
        <w:lastRenderedPageBreak/>
        <w:t xml:space="preserve">The second trap </w:t>
      </w:r>
      <w:r w:rsidR="008F443C">
        <w:rPr>
          <w:rFonts w:ascii="Arial" w:hAnsi="Arial" w:cs="Arial"/>
          <w:sz w:val="22"/>
          <w:szCs w:val="22"/>
        </w:rPr>
        <w:t>was</w:t>
      </w:r>
      <w:r>
        <w:rPr>
          <w:rFonts w:ascii="Arial" w:hAnsi="Arial" w:cs="Arial"/>
          <w:sz w:val="22"/>
          <w:szCs w:val="22"/>
        </w:rPr>
        <w:t xml:space="preserve"> designed </w:t>
      </w:r>
      <w:r w:rsidR="004F58A2">
        <w:rPr>
          <w:rFonts w:ascii="Arial" w:hAnsi="Arial" w:cs="Arial"/>
          <w:sz w:val="22"/>
          <w:szCs w:val="22"/>
        </w:rPr>
        <w:t>to facilitate</w:t>
      </w:r>
      <w:ins w:id="92" w:author="Keene-Snickers,Lexi" w:date="2025-04-11T12:18:00Z" w16du:dateUtc="2025-04-11T18:18:00Z">
        <w:r w:rsidR="00F70C87">
          <w:rPr>
            <w:rFonts w:ascii="Arial" w:hAnsi="Arial" w:cs="Arial"/>
            <w:sz w:val="22"/>
            <w:szCs w:val="22"/>
          </w:rPr>
          <w:t xml:space="preserve"> </w:t>
        </w:r>
      </w:ins>
      <w:ins w:id="93" w:author="Keene-Snickers,Lexi" w:date="2025-04-11T12:19:00Z" w16du:dateUtc="2025-04-11T18:19:00Z">
        <w:r w:rsidR="00F70C87">
          <w:rPr>
            <w:rFonts w:ascii="Arial" w:hAnsi="Arial" w:cs="Arial"/>
            <w:sz w:val="22"/>
            <w:szCs w:val="22"/>
          </w:rPr>
          <w:t>simple</w:t>
        </w:r>
      </w:ins>
      <w:r w:rsidR="004F58A2">
        <w:rPr>
          <w:rFonts w:ascii="Arial" w:hAnsi="Arial" w:cs="Arial"/>
          <w:sz w:val="22"/>
          <w:szCs w:val="22"/>
        </w:rPr>
        <w:t xml:space="preserve"> sample collection and trap</w:t>
      </w:r>
      <w:r>
        <w:rPr>
          <w:rFonts w:ascii="Arial" w:hAnsi="Arial" w:cs="Arial"/>
          <w:sz w:val="22"/>
          <w:szCs w:val="22"/>
        </w:rPr>
        <w:t xml:space="preserve"> reuse. This makes it ideal for </w:t>
      </w:r>
      <w:r w:rsidR="004F58A2">
        <w:rPr>
          <w:rFonts w:ascii="Arial" w:hAnsi="Arial" w:cs="Arial"/>
          <w:sz w:val="22"/>
          <w:szCs w:val="22"/>
        </w:rPr>
        <w:t xml:space="preserve">crowdsourced sample collection </w:t>
      </w:r>
      <w:r>
        <w:rPr>
          <w:rFonts w:ascii="Arial" w:hAnsi="Arial" w:cs="Arial"/>
          <w:sz w:val="22"/>
          <w:szCs w:val="22"/>
        </w:rPr>
        <w:t xml:space="preserve">and </w:t>
      </w:r>
      <w:r w:rsidR="00323999">
        <w:rPr>
          <w:rFonts w:ascii="Arial" w:hAnsi="Arial" w:cs="Arial"/>
          <w:sz w:val="22"/>
          <w:szCs w:val="22"/>
        </w:rPr>
        <w:t xml:space="preserve">longitudinal </w:t>
      </w:r>
      <w:r>
        <w:rPr>
          <w:rFonts w:ascii="Arial" w:hAnsi="Arial" w:cs="Arial"/>
          <w:sz w:val="22"/>
          <w:szCs w:val="22"/>
        </w:rPr>
        <w:t>collection.</w:t>
      </w:r>
      <w:r w:rsidR="001009F0">
        <w:rPr>
          <w:rFonts w:ascii="Arial" w:hAnsi="Arial" w:cs="Arial"/>
          <w:sz w:val="22"/>
          <w:szCs w:val="22"/>
        </w:rPr>
        <w:t xml:space="preserve"> One feature of this trap is that </w:t>
      </w:r>
      <w:r w:rsidR="00062EDF">
        <w:rPr>
          <w:rFonts w:ascii="Arial" w:hAnsi="Arial" w:cs="Arial"/>
          <w:sz w:val="22"/>
          <w:szCs w:val="22"/>
        </w:rPr>
        <w:t xml:space="preserve">it can be combined with other baits </w:t>
      </w:r>
      <w:r w:rsidR="001009F0">
        <w:rPr>
          <w:rFonts w:ascii="Arial" w:hAnsi="Arial" w:cs="Arial"/>
          <w:sz w:val="22"/>
          <w:szCs w:val="22"/>
        </w:rPr>
        <w:t xml:space="preserve">for the collection of specific </w:t>
      </w:r>
      <w:r w:rsidR="001009F0" w:rsidRPr="001009F0">
        <w:rPr>
          <w:rFonts w:ascii="Arial" w:hAnsi="Arial" w:cs="Arial"/>
          <w:i/>
          <w:iCs/>
          <w:sz w:val="22"/>
          <w:szCs w:val="22"/>
        </w:rPr>
        <w:t>Drosophila</w:t>
      </w:r>
      <w:r w:rsidR="001009F0">
        <w:rPr>
          <w:rFonts w:ascii="Arial" w:hAnsi="Arial" w:cs="Arial"/>
          <w:sz w:val="22"/>
          <w:szCs w:val="22"/>
        </w:rPr>
        <w:t xml:space="preserve"> species</w:t>
      </w:r>
      <w:sdt>
        <w:sdtPr>
          <w:rPr>
            <w:rFonts w:ascii="Arial" w:hAnsi="Arial" w:cs="Arial"/>
            <w:color w:val="000000"/>
            <w:sz w:val="22"/>
            <w:szCs w:val="22"/>
            <w:vertAlign w:val="superscript"/>
          </w:rPr>
          <w:tag w:val="MENDELEY_CITATION_v3_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"/>
          <w:id w:val="-805395091"/>
          <w:placeholder>
            <w:docPart w:val="4ED749432DCF384C978FB5FA4660A85D"/>
          </w:placeholder>
        </w:sdtPr>
        <w:sdtContent>
          <w:ins w:id="94" w:author="Keene-Snickers,Lexi" w:date="2025-04-14T10:28:00Z" w16du:dateUtc="2025-04-14T16:28:00Z">
            <w:r w:rsidR="001A08EC" w:rsidRPr="001A08EC">
              <w:rPr>
                <w:rFonts w:ascii="Arial" w:hAnsi="Arial" w:cs="Arial"/>
                <w:color w:val="000000"/>
                <w:sz w:val="22"/>
                <w:szCs w:val="22"/>
                <w:vertAlign w:val="superscript"/>
              </w:rPr>
              <w:t>20</w:t>
            </w:r>
          </w:ins>
          <w:del w:id="95" w:author="Keene-Snickers,Lexi" w:date="2025-04-14T10:28:00Z" w16du:dateUtc="2025-04-14T16:28:00Z">
            <w:r w:rsidR="001A08EC" w:rsidRPr="001A08EC" w:rsidDel="001A08EC">
              <w:rPr>
                <w:rFonts w:ascii="Arial" w:hAnsi="Arial" w:cs="Arial"/>
                <w:color w:val="000000"/>
                <w:sz w:val="22"/>
                <w:szCs w:val="22"/>
                <w:vertAlign w:val="superscript"/>
              </w:rPr>
              <w:delText>20</w:delText>
            </w:r>
          </w:del>
        </w:sdtContent>
      </w:sdt>
      <w:ins w:id="96" w:author="Keene-Snickers,Lexi" w:date="2025-04-14T10:21:00Z" w16du:dateUtc="2025-04-14T16:21:00Z">
        <w:r w:rsidR="001A08EC">
          <w:rPr>
            <w:rFonts w:ascii="Arial" w:hAnsi="Arial" w:cs="Arial"/>
            <w:color w:val="000000"/>
            <w:sz w:val="22"/>
            <w:szCs w:val="22"/>
          </w:rPr>
          <w:t xml:space="preserve">. </w:t>
        </w:r>
      </w:ins>
      <w:del w:id="97" w:author="Keene-Snickers,Lexi" w:date="2025-04-14T10:26:00Z" w16du:dateUtc="2025-04-14T16:26:00Z">
        <w:r w:rsidR="001009F0" w:rsidDel="001A08EC">
          <w:rPr>
            <w:rFonts w:ascii="Arial" w:hAnsi="Arial" w:cs="Arial"/>
            <w:color w:val="000000"/>
            <w:sz w:val="22"/>
            <w:szCs w:val="22"/>
          </w:rPr>
          <w:delText>.</w:delText>
        </w:r>
        <w:r w:rsidDel="001A08EC">
          <w:rPr>
            <w:rFonts w:ascii="Arial" w:hAnsi="Arial" w:cs="Arial"/>
            <w:sz w:val="22"/>
            <w:szCs w:val="22"/>
          </w:rPr>
          <w:delText xml:space="preserve"> </w:delText>
        </w:r>
      </w:del>
      <w:r>
        <w:rPr>
          <w:rFonts w:ascii="Arial" w:hAnsi="Arial" w:cs="Arial"/>
          <w:sz w:val="22"/>
          <w:szCs w:val="22"/>
        </w:rPr>
        <w:t xml:space="preserve">In a small field trial, kits were sent to nine volunteers with no previous </w:t>
      </w:r>
      <w:r w:rsidRPr="009074C4">
        <w:rPr>
          <w:rFonts w:ascii="Arial" w:hAnsi="Arial" w:cs="Arial"/>
          <w:i/>
          <w:iCs/>
          <w:sz w:val="22"/>
          <w:szCs w:val="22"/>
        </w:rPr>
        <w:t>Drosophila</w:t>
      </w:r>
      <w:r>
        <w:rPr>
          <w:rFonts w:ascii="Arial" w:hAnsi="Arial" w:cs="Arial"/>
          <w:sz w:val="22"/>
          <w:szCs w:val="22"/>
        </w:rPr>
        <w:t xml:space="preserve"> collecting experience. Volunteers were able to setup the kits and three locations </w:t>
      </w:r>
      <w:r w:rsidR="00AB55CE">
        <w:rPr>
          <w:rFonts w:ascii="Arial" w:hAnsi="Arial" w:cs="Arial"/>
          <w:sz w:val="22"/>
          <w:szCs w:val="22"/>
        </w:rPr>
        <w:t xml:space="preserve">successfully collected flies that were received by </w:t>
      </w:r>
      <w:r>
        <w:rPr>
          <w:rFonts w:ascii="Arial" w:hAnsi="Arial" w:cs="Arial"/>
          <w:sz w:val="22"/>
          <w:szCs w:val="22"/>
        </w:rPr>
        <w:t>our laboratory.</w:t>
      </w:r>
      <w:r w:rsidR="00596611" w:rsidRPr="0005051A">
        <w:rPr>
          <w:rFonts w:ascii="Arial" w:hAnsi="Arial" w:cs="Arial"/>
          <w:sz w:val="22"/>
          <w:szCs w:val="22"/>
        </w:rPr>
        <w:t xml:space="preserve"> </w:t>
      </w:r>
      <w:ins w:id="98" w:author="Keene-Snickers,Lexi" w:date="2025-04-11T12:28:00Z" w16du:dateUtc="2025-04-11T18:28:00Z">
        <w:r w:rsidR="00974BD4">
          <w:rPr>
            <w:rFonts w:ascii="Arial" w:hAnsi="Arial" w:cs="Arial"/>
            <w:sz w:val="22"/>
            <w:szCs w:val="22"/>
          </w:rPr>
          <w:t>Interestingly,</w:t>
        </w:r>
      </w:ins>
      <w:ins w:id="99" w:author="Keene-Snickers,Lexi" w:date="2025-04-11T12:29:00Z" w16du:dateUtc="2025-04-11T18:29:00Z">
        <w:r w:rsidR="00974BD4">
          <w:rPr>
            <w:rFonts w:ascii="Arial" w:hAnsi="Arial" w:cs="Arial"/>
            <w:sz w:val="22"/>
            <w:szCs w:val="22"/>
          </w:rPr>
          <w:t xml:space="preserve"> all</w:t>
        </w:r>
      </w:ins>
      <w:ins w:id="100" w:author="Keene-Snickers,Lexi" w:date="2025-04-11T12:28:00Z" w16du:dateUtc="2025-04-11T18:28:00Z">
        <w:r w:rsidR="00974BD4">
          <w:rPr>
            <w:rFonts w:ascii="Arial" w:hAnsi="Arial" w:cs="Arial"/>
            <w:sz w:val="22"/>
            <w:szCs w:val="22"/>
          </w:rPr>
          <w:t xml:space="preserve"> flies collected from Pennsylvania and Maine were determined to be </w:t>
        </w:r>
        <w:r w:rsidR="00974BD4" w:rsidRPr="006F350D">
          <w:rPr>
            <w:rFonts w:ascii="Arial" w:hAnsi="Arial" w:cs="Arial"/>
            <w:i/>
            <w:iCs/>
            <w:sz w:val="22"/>
            <w:szCs w:val="22"/>
            <w:rPrChange w:id="101" w:author="Keene-Snickers,Lexi" w:date="2025-04-11T12:30:00Z" w16du:dateUtc="2025-04-11T18:30:00Z">
              <w:rPr>
                <w:rFonts w:ascii="Arial" w:hAnsi="Arial" w:cs="Arial"/>
                <w:sz w:val="22"/>
                <w:szCs w:val="22"/>
              </w:rPr>
            </w:rPrChange>
          </w:rPr>
          <w:t>D. melanogaster</w:t>
        </w:r>
        <w:r w:rsidR="00974BD4">
          <w:rPr>
            <w:rFonts w:ascii="Arial" w:hAnsi="Arial" w:cs="Arial"/>
            <w:sz w:val="22"/>
            <w:szCs w:val="22"/>
          </w:rPr>
          <w:t xml:space="preserve">. </w:t>
        </w:r>
      </w:ins>
      <w:ins w:id="102" w:author="Keene-Snickers,Lexi" w:date="2025-04-11T12:29:00Z" w16du:dateUtc="2025-04-11T18:29:00Z">
        <w:r w:rsidR="00974BD4">
          <w:rPr>
            <w:rFonts w:ascii="Arial" w:hAnsi="Arial" w:cs="Arial"/>
            <w:sz w:val="22"/>
            <w:szCs w:val="22"/>
          </w:rPr>
          <w:t xml:space="preserve">Of the </w:t>
        </w:r>
      </w:ins>
      <w:ins w:id="103" w:author="Keene-Snickers,Lexi" w:date="2025-04-11T12:30:00Z" w16du:dateUtc="2025-04-11T18:30:00Z">
        <w:r w:rsidR="00974BD4">
          <w:rPr>
            <w:rFonts w:ascii="Arial" w:hAnsi="Arial" w:cs="Arial"/>
            <w:sz w:val="22"/>
            <w:szCs w:val="22"/>
          </w:rPr>
          <w:t xml:space="preserve">17 flies collected from Ohio, only two were confirmed to be </w:t>
        </w:r>
        <w:r w:rsidR="00974BD4" w:rsidRPr="006F350D">
          <w:rPr>
            <w:rFonts w:ascii="Arial" w:hAnsi="Arial" w:cs="Arial"/>
            <w:i/>
            <w:iCs/>
            <w:sz w:val="22"/>
            <w:szCs w:val="22"/>
            <w:rPrChange w:id="104" w:author="Keene-Snickers,Lexi" w:date="2025-04-11T12:30:00Z" w16du:dateUtc="2025-04-11T18:30:00Z">
              <w:rPr>
                <w:rFonts w:ascii="Arial" w:hAnsi="Arial" w:cs="Arial"/>
                <w:sz w:val="22"/>
                <w:szCs w:val="22"/>
              </w:rPr>
            </w:rPrChange>
          </w:rPr>
          <w:t xml:space="preserve">D. </w:t>
        </w:r>
        <w:commentRangeStart w:id="105"/>
        <w:r w:rsidR="00974BD4" w:rsidRPr="006F350D">
          <w:rPr>
            <w:rFonts w:ascii="Arial" w:hAnsi="Arial" w:cs="Arial"/>
            <w:i/>
            <w:iCs/>
            <w:sz w:val="22"/>
            <w:szCs w:val="22"/>
            <w:rPrChange w:id="106" w:author="Keene-Snickers,Lexi" w:date="2025-04-11T12:30:00Z" w16du:dateUtc="2025-04-11T18:30:00Z">
              <w:rPr>
                <w:rFonts w:ascii="Arial" w:hAnsi="Arial" w:cs="Arial"/>
                <w:sz w:val="22"/>
                <w:szCs w:val="22"/>
              </w:rPr>
            </w:rPrChange>
          </w:rPr>
          <w:t>melanogaster</w:t>
        </w:r>
      </w:ins>
      <w:commentRangeEnd w:id="105"/>
      <w:ins w:id="107" w:author="Keene-Snickers,Lexi" w:date="2025-04-11T12:32:00Z" w16du:dateUtc="2025-04-11T18:32:00Z">
        <w:r w:rsidR="006F350D">
          <w:rPr>
            <w:rStyle w:val="CommentReference"/>
          </w:rPr>
          <w:commentReference w:id="105"/>
        </w:r>
      </w:ins>
      <w:ins w:id="108" w:author="Keene-Snickers,Lexi" w:date="2025-04-11T12:31:00Z" w16du:dateUtc="2025-04-11T18:31:00Z">
        <w:r w:rsidR="006F350D">
          <w:rPr>
            <w:rFonts w:ascii="Arial" w:hAnsi="Arial" w:cs="Arial"/>
            <w:sz w:val="22"/>
            <w:szCs w:val="22"/>
          </w:rPr>
          <w:t xml:space="preserve"> by RT-qPCR</w:t>
        </w:r>
      </w:ins>
      <w:ins w:id="109" w:author="Keene-Snickers,Lexi" w:date="2025-04-11T12:30:00Z" w16du:dateUtc="2025-04-11T18:30:00Z">
        <w:r w:rsidR="006F350D">
          <w:rPr>
            <w:rFonts w:ascii="Arial" w:hAnsi="Arial" w:cs="Arial"/>
            <w:sz w:val="22"/>
            <w:szCs w:val="22"/>
          </w:rPr>
          <w:t>.</w:t>
        </w:r>
      </w:ins>
      <w:ins w:id="110" w:author="Keene-Snickers,Lexi" w:date="2025-04-11T12:34:00Z" w16du:dateUtc="2025-04-11T18:34:00Z">
        <w:r w:rsidR="006F350D">
          <w:rPr>
            <w:rFonts w:ascii="Arial" w:hAnsi="Arial" w:cs="Arial"/>
            <w:sz w:val="22"/>
            <w:szCs w:val="22"/>
          </w:rPr>
          <w:t xml:space="preserve"> </w:t>
        </w:r>
      </w:ins>
    </w:p>
    <w:p w14:paraId="05A2D21E" w14:textId="77777777" w:rsidR="00596611" w:rsidRPr="0005051A" w:rsidRDefault="00596611" w:rsidP="00A45DC8">
      <w:pPr>
        <w:spacing w:line="360" w:lineRule="auto"/>
        <w:rPr>
          <w:rFonts w:ascii="Arial" w:hAnsi="Arial" w:cs="Arial"/>
          <w:sz w:val="22"/>
          <w:szCs w:val="22"/>
        </w:rPr>
      </w:pPr>
    </w:p>
    <w:p w14:paraId="5D438CBC" w14:textId="29F37A87" w:rsidR="00F831C2" w:rsidRPr="0005051A" w:rsidRDefault="00596611" w:rsidP="00A45DC8">
      <w:pPr>
        <w:spacing w:line="360" w:lineRule="auto"/>
        <w:ind w:firstLine="720"/>
        <w:rPr>
          <w:rFonts w:ascii="Arial" w:hAnsi="Arial" w:cs="Arial"/>
          <w:sz w:val="22"/>
          <w:szCs w:val="22"/>
        </w:rPr>
      </w:pPr>
      <w:r w:rsidRPr="0005051A">
        <w:rPr>
          <w:rFonts w:ascii="Arial" w:hAnsi="Arial" w:cs="Arial"/>
          <w:sz w:val="22"/>
          <w:szCs w:val="22"/>
        </w:rPr>
        <w:t xml:space="preserve">We </w:t>
      </w:r>
      <w:r w:rsidR="008F443C">
        <w:rPr>
          <w:rFonts w:ascii="Arial" w:hAnsi="Arial" w:cs="Arial"/>
          <w:sz w:val="22"/>
          <w:szCs w:val="22"/>
        </w:rPr>
        <w:t>test</w:t>
      </w:r>
      <w:r w:rsidR="00323999">
        <w:rPr>
          <w:rFonts w:ascii="Arial" w:hAnsi="Arial" w:cs="Arial"/>
          <w:sz w:val="22"/>
          <w:szCs w:val="22"/>
        </w:rPr>
        <w:t>ed</w:t>
      </w:r>
      <w:r w:rsidR="008F443C">
        <w:rPr>
          <w:rFonts w:ascii="Arial" w:hAnsi="Arial" w:cs="Arial"/>
          <w:sz w:val="22"/>
          <w:szCs w:val="22"/>
        </w:rPr>
        <w:t xml:space="preserve"> the attractiveness of</w:t>
      </w:r>
      <w:r w:rsidRPr="0005051A">
        <w:rPr>
          <w:rFonts w:ascii="Arial" w:hAnsi="Arial" w:cs="Arial"/>
          <w:sz w:val="22"/>
          <w:szCs w:val="22"/>
        </w:rPr>
        <w:t xml:space="preserve"> marula fruit oil and ethyl isovalerate </w:t>
      </w:r>
      <w:r w:rsidR="00AF1DD4">
        <w:rPr>
          <w:rFonts w:ascii="Arial" w:hAnsi="Arial" w:cs="Arial"/>
          <w:sz w:val="22"/>
          <w:szCs w:val="22"/>
        </w:rPr>
        <w:t xml:space="preserve">as a </w:t>
      </w:r>
      <w:proofErr w:type="gramStart"/>
      <w:r w:rsidR="0027308E" w:rsidRPr="00AF1DD4">
        <w:rPr>
          <w:rFonts w:ascii="Arial" w:hAnsi="Arial" w:cs="Arial"/>
          <w:i/>
          <w:iCs/>
          <w:sz w:val="22"/>
          <w:szCs w:val="22"/>
        </w:rPr>
        <w:t>D. melanogaster</w:t>
      </w:r>
      <w:r w:rsidR="0027308E">
        <w:rPr>
          <w:rFonts w:ascii="Arial" w:hAnsi="Arial" w:cs="Arial"/>
          <w:sz w:val="22"/>
          <w:szCs w:val="22"/>
        </w:rPr>
        <w:t xml:space="preserve"> attractants</w:t>
      </w:r>
      <w:proofErr w:type="gramEnd"/>
      <w:r w:rsidR="00AF1DD4">
        <w:rPr>
          <w:rFonts w:ascii="Arial" w:hAnsi="Arial" w:cs="Arial"/>
          <w:sz w:val="22"/>
          <w:szCs w:val="22"/>
        </w:rPr>
        <w:t xml:space="preserve"> </w:t>
      </w:r>
      <w:r w:rsidRPr="0005051A">
        <w:rPr>
          <w:rFonts w:ascii="Arial" w:hAnsi="Arial" w:cs="Arial"/>
          <w:sz w:val="22"/>
          <w:szCs w:val="22"/>
        </w:rPr>
        <w:t xml:space="preserve">because it </w:t>
      </w:r>
      <w:r w:rsidR="00AF1DD4">
        <w:rPr>
          <w:rFonts w:ascii="Arial" w:hAnsi="Arial" w:cs="Arial"/>
          <w:sz w:val="22"/>
          <w:szCs w:val="22"/>
        </w:rPr>
        <w:t xml:space="preserve">had been </w:t>
      </w:r>
      <w:r w:rsidR="007A26CE">
        <w:rPr>
          <w:rFonts w:ascii="Arial" w:hAnsi="Arial" w:cs="Arial"/>
          <w:sz w:val="22"/>
          <w:szCs w:val="22"/>
        </w:rPr>
        <w:t>proposed</w:t>
      </w:r>
      <w:r w:rsidR="007A26CE" w:rsidRPr="0005051A">
        <w:rPr>
          <w:rFonts w:ascii="Arial" w:hAnsi="Arial" w:cs="Arial"/>
          <w:sz w:val="22"/>
          <w:szCs w:val="22"/>
        </w:rPr>
        <w:t xml:space="preserve"> </w:t>
      </w:r>
      <w:r w:rsidRPr="0005051A">
        <w:rPr>
          <w:rFonts w:ascii="Arial" w:hAnsi="Arial" w:cs="Arial"/>
          <w:sz w:val="22"/>
          <w:szCs w:val="22"/>
        </w:rPr>
        <w:t xml:space="preserve">that </w:t>
      </w:r>
      <w:r w:rsidR="004F58A2">
        <w:rPr>
          <w:rFonts w:ascii="Arial" w:hAnsi="Arial" w:cs="Arial"/>
          <w:sz w:val="22"/>
          <w:szCs w:val="22"/>
        </w:rPr>
        <w:t xml:space="preserve">ancestral populations of </w:t>
      </w:r>
      <w:r w:rsidR="00AF1DD4">
        <w:rPr>
          <w:rFonts w:ascii="Arial" w:hAnsi="Arial" w:cs="Arial"/>
          <w:sz w:val="22"/>
          <w:szCs w:val="22"/>
        </w:rPr>
        <w:t>these flies evolved to specialize on marula fruit</w:t>
      </w:r>
      <w:sdt>
        <w:sdtPr>
          <w:rPr>
            <w:rFonts w:ascii="Arial" w:hAnsi="Arial" w:cs="Arial"/>
            <w:color w:val="000000"/>
            <w:sz w:val="22"/>
            <w:szCs w:val="22"/>
            <w:vertAlign w:val="superscript"/>
          </w:rPr>
          <w:tag w:val="MENDELEY_CITATION_v3_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"/>
          <w:id w:val="-446009121"/>
          <w:placeholder>
            <w:docPart w:val="DefaultPlaceholder_-1854013440"/>
          </w:placeholder>
        </w:sdtPr>
        <w:sdtContent>
          <w:ins w:id="111" w:author="Keene-Snickers,Lexi" w:date="2025-04-14T10:28:00Z" w16du:dateUtc="2025-04-14T16:28:00Z">
            <w:r w:rsidR="001A08EC" w:rsidRPr="001A08EC">
              <w:rPr>
                <w:rFonts w:ascii="Arial" w:hAnsi="Arial" w:cs="Arial"/>
                <w:color w:val="000000"/>
                <w:sz w:val="22"/>
                <w:szCs w:val="22"/>
                <w:vertAlign w:val="superscript"/>
              </w:rPr>
              <w:t>24</w:t>
            </w:r>
          </w:ins>
          <w:del w:id="112" w:author="Keene-Snickers,Lexi" w:date="2025-04-14T10:28:00Z" w16du:dateUtc="2025-04-14T16:28:00Z">
            <w:r w:rsidR="001A08EC" w:rsidRPr="001A08EC" w:rsidDel="001A08EC">
              <w:rPr>
                <w:rFonts w:ascii="Arial" w:hAnsi="Arial" w:cs="Arial"/>
                <w:color w:val="000000"/>
                <w:sz w:val="22"/>
                <w:szCs w:val="22"/>
                <w:vertAlign w:val="superscript"/>
              </w:rPr>
              <w:delText>24</w:delText>
            </w:r>
          </w:del>
        </w:sdtContent>
      </w:sdt>
      <w:r w:rsidRPr="0005051A">
        <w:rPr>
          <w:rFonts w:ascii="Arial" w:hAnsi="Arial" w:cs="Arial"/>
          <w:sz w:val="22"/>
          <w:szCs w:val="22"/>
        </w:rPr>
        <w:t xml:space="preserve">. However, </w:t>
      </w:r>
      <w:r w:rsidR="00323999">
        <w:rPr>
          <w:rFonts w:ascii="Arial" w:hAnsi="Arial" w:cs="Arial"/>
          <w:sz w:val="22"/>
          <w:szCs w:val="22"/>
        </w:rPr>
        <w:t xml:space="preserve">we found that </w:t>
      </w:r>
      <w:r w:rsidRPr="0005051A">
        <w:rPr>
          <w:rFonts w:ascii="Arial" w:hAnsi="Arial" w:cs="Arial"/>
          <w:sz w:val="22"/>
          <w:szCs w:val="22"/>
        </w:rPr>
        <w:t>banana</w:t>
      </w:r>
      <w:r w:rsidR="00AF1DD4">
        <w:rPr>
          <w:rFonts w:ascii="Arial" w:hAnsi="Arial" w:cs="Arial"/>
          <w:sz w:val="22"/>
          <w:szCs w:val="22"/>
        </w:rPr>
        <w:t>-based additives were more</w:t>
      </w:r>
      <w:r w:rsidRPr="0005051A">
        <w:rPr>
          <w:rFonts w:ascii="Arial" w:hAnsi="Arial" w:cs="Arial"/>
          <w:sz w:val="22"/>
          <w:szCs w:val="22"/>
        </w:rPr>
        <w:t xml:space="preserve"> attractive</w:t>
      </w:r>
      <w:r w:rsidR="008F443C">
        <w:rPr>
          <w:rFonts w:ascii="Arial" w:hAnsi="Arial" w:cs="Arial"/>
          <w:sz w:val="22"/>
          <w:szCs w:val="22"/>
        </w:rPr>
        <w:t xml:space="preserve">, at least </w:t>
      </w:r>
      <w:r w:rsidRPr="0005051A">
        <w:rPr>
          <w:rFonts w:ascii="Arial" w:hAnsi="Arial" w:cs="Arial"/>
          <w:sz w:val="22"/>
          <w:szCs w:val="22"/>
        </w:rPr>
        <w:t>to our wild-derived flies</w:t>
      </w:r>
      <w:r w:rsidR="00B2219F" w:rsidRPr="0005051A">
        <w:rPr>
          <w:rFonts w:ascii="Arial" w:hAnsi="Arial" w:cs="Arial"/>
          <w:sz w:val="22"/>
          <w:szCs w:val="22"/>
        </w:rPr>
        <w:t xml:space="preserve"> </w:t>
      </w:r>
      <w:r w:rsidR="008F443C">
        <w:rPr>
          <w:rFonts w:ascii="Arial" w:hAnsi="Arial" w:cs="Arial"/>
          <w:sz w:val="22"/>
          <w:szCs w:val="22"/>
        </w:rPr>
        <w:t xml:space="preserve">from Colorado </w:t>
      </w:r>
      <w:r w:rsidR="00B2219F" w:rsidRPr="00AF1DD4">
        <w:rPr>
          <w:rFonts w:ascii="Arial" w:hAnsi="Arial" w:cs="Arial"/>
          <w:sz w:val="22"/>
          <w:szCs w:val="22"/>
        </w:rPr>
        <w:t>(</w:t>
      </w:r>
      <w:r w:rsidR="00B2219F" w:rsidRPr="0005051A">
        <w:rPr>
          <w:rFonts w:ascii="Arial" w:hAnsi="Arial" w:cs="Arial"/>
          <w:b/>
          <w:bCs/>
          <w:sz w:val="22"/>
          <w:szCs w:val="22"/>
        </w:rPr>
        <w:t xml:space="preserve">Fig. </w:t>
      </w:r>
      <w:r w:rsidR="001009F0">
        <w:rPr>
          <w:rFonts w:ascii="Arial" w:hAnsi="Arial" w:cs="Arial"/>
          <w:b/>
          <w:bCs/>
          <w:sz w:val="22"/>
          <w:szCs w:val="22"/>
        </w:rPr>
        <w:t>2</w:t>
      </w:r>
      <w:r w:rsidR="00AF1DD4">
        <w:rPr>
          <w:rFonts w:ascii="Arial" w:hAnsi="Arial" w:cs="Arial"/>
          <w:b/>
          <w:bCs/>
          <w:sz w:val="22"/>
          <w:szCs w:val="22"/>
        </w:rPr>
        <w:t xml:space="preserve"> &amp; Fig. </w:t>
      </w:r>
      <w:r w:rsidR="001009F0">
        <w:rPr>
          <w:rFonts w:ascii="Arial" w:hAnsi="Arial" w:cs="Arial"/>
          <w:b/>
          <w:bCs/>
          <w:sz w:val="22"/>
          <w:szCs w:val="22"/>
        </w:rPr>
        <w:t>3</w:t>
      </w:r>
      <w:r w:rsidR="00B2219F" w:rsidRPr="00AF1DD4">
        <w:rPr>
          <w:rFonts w:ascii="Arial" w:hAnsi="Arial" w:cs="Arial"/>
          <w:sz w:val="22"/>
          <w:szCs w:val="22"/>
        </w:rPr>
        <w:t>)</w:t>
      </w:r>
      <w:r w:rsidR="00B2219F" w:rsidRPr="0005051A">
        <w:rPr>
          <w:rFonts w:ascii="Arial" w:hAnsi="Arial" w:cs="Arial"/>
          <w:sz w:val="22"/>
          <w:szCs w:val="22"/>
        </w:rPr>
        <w:t>.</w:t>
      </w:r>
      <w:r w:rsidR="004F58A2">
        <w:rPr>
          <w:rFonts w:ascii="Arial" w:hAnsi="Arial" w:cs="Arial"/>
          <w:sz w:val="22"/>
          <w:szCs w:val="22"/>
        </w:rPr>
        <w:t xml:space="preserve"> </w:t>
      </w:r>
      <w:r w:rsidR="00AF1DD4">
        <w:rPr>
          <w:rFonts w:ascii="Arial" w:hAnsi="Arial" w:cs="Arial"/>
          <w:sz w:val="22"/>
          <w:szCs w:val="22"/>
        </w:rPr>
        <w:t>Although</w:t>
      </w:r>
      <w:r w:rsidRPr="0005051A">
        <w:rPr>
          <w:rFonts w:ascii="Arial" w:hAnsi="Arial" w:cs="Arial"/>
          <w:sz w:val="22"/>
          <w:szCs w:val="22"/>
        </w:rPr>
        <w:t xml:space="preserve"> </w:t>
      </w:r>
      <w:r w:rsidRPr="0005051A">
        <w:rPr>
          <w:rFonts w:ascii="Arial" w:hAnsi="Arial" w:cs="Arial"/>
          <w:i/>
          <w:iCs/>
          <w:sz w:val="22"/>
          <w:szCs w:val="22"/>
        </w:rPr>
        <w:t>D. melanogaster</w:t>
      </w:r>
      <w:r w:rsidRPr="0005051A">
        <w:rPr>
          <w:rFonts w:ascii="Arial" w:hAnsi="Arial" w:cs="Arial"/>
          <w:sz w:val="22"/>
          <w:szCs w:val="22"/>
        </w:rPr>
        <w:t xml:space="preserve"> </w:t>
      </w:r>
      <w:proofErr w:type="gramStart"/>
      <w:r w:rsidRPr="0005051A">
        <w:rPr>
          <w:rFonts w:ascii="Arial" w:hAnsi="Arial" w:cs="Arial"/>
          <w:sz w:val="22"/>
          <w:szCs w:val="22"/>
        </w:rPr>
        <w:t>are</w:t>
      </w:r>
      <w:proofErr w:type="gramEnd"/>
      <w:r w:rsidRPr="0005051A">
        <w:rPr>
          <w:rFonts w:ascii="Arial" w:hAnsi="Arial" w:cs="Arial"/>
          <w:sz w:val="22"/>
          <w:szCs w:val="22"/>
        </w:rPr>
        <w:t xml:space="preserve"> considered to be generalists, many species </w:t>
      </w:r>
      <w:r w:rsidR="00AF1DD4">
        <w:rPr>
          <w:rFonts w:ascii="Arial" w:hAnsi="Arial" w:cs="Arial"/>
          <w:sz w:val="22"/>
          <w:szCs w:val="22"/>
        </w:rPr>
        <w:t>with</w:t>
      </w:r>
      <w:r w:rsidRPr="0005051A">
        <w:rPr>
          <w:rFonts w:ascii="Arial" w:hAnsi="Arial" w:cs="Arial"/>
          <w:sz w:val="22"/>
          <w:szCs w:val="22"/>
        </w:rPr>
        <w:t xml:space="preserve">in the </w:t>
      </w:r>
      <w:r w:rsidR="00323999">
        <w:rPr>
          <w:rFonts w:ascii="Arial" w:hAnsi="Arial" w:cs="Arial"/>
          <w:i/>
          <w:iCs/>
          <w:sz w:val="22"/>
          <w:szCs w:val="22"/>
        </w:rPr>
        <w:t>m</w:t>
      </w:r>
      <w:r w:rsidR="00323999" w:rsidRPr="0005051A">
        <w:rPr>
          <w:rFonts w:ascii="Arial" w:hAnsi="Arial" w:cs="Arial"/>
          <w:i/>
          <w:iCs/>
          <w:sz w:val="22"/>
          <w:szCs w:val="22"/>
        </w:rPr>
        <w:t>elanogaster</w:t>
      </w:r>
      <w:r w:rsidR="00323999" w:rsidRPr="0005051A">
        <w:rPr>
          <w:rFonts w:ascii="Arial" w:hAnsi="Arial" w:cs="Arial"/>
          <w:sz w:val="22"/>
          <w:szCs w:val="22"/>
        </w:rPr>
        <w:t xml:space="preserve"> </w:t>
      </w:r>
      <w:r w:rsidRPr="0005051A">
        <w:rPr>
          <w:rFonts w:ascii="Arial" w:hAnsi="Arial" w:cs="Arial"/>
          <w:sz w:val="22"/>
          <w:szCs w:val="22"/>
        </w:rPr>
        <w:t>subgroup speciali</w:t>
      </w:r>
      <w:r w:rsidR="00E6712D" w:rsidRPr="0005051A">
        <w:rPr>
          <w:rFonts w:ascii="Arial" w:hAnsi="Arial" w:cs="Arial"/>
          <w:sz w:val="22"/>
          <w:szCs w:val="22"/>
        </w:rPr>
        <w:t>ze on</w:t>
      </w:r>
      <w:r w:rsidRPr="0005051A">
        <w:rPr>
          <w:rFonts w:ascii="Arial" w:hAnsi="Arial" w:cs="Arial"/>
          <w:sz w:val="22"/>
          <w:szCs w:val="22"/>
        </w:rPr>
        <w:t xml:space="preserve"> a single fruit with populations of the same species</w:t>
      </w:r>
      <w:r w:rsidR="00E6712D" w:rsidRPr="0005051A">
        <w:rPr>
          <w:rFonts w:ascii="Arial" w:hAnsi="Arial" w:cs="Arial"/>
          <w:sz w:val="22"/>
          <w:szCs w:val="22"/>
        </w:rPr>
        <w:t xml:space="preserve"> showing different specializations</w:t>
      </w:r>
      <w:sdt>
        <w:sdtPr>
          <w:rPr>
            <w:rFonts w:ascii="Arial" w:hAnsi="Arial" w:cs="Arial"/>
            <w:color w:val="000000"/>
            <w:sz w:val="22"/>
            <w:szCs w:val="22"/>
            <w:vertAlign w:val="superscript"/>
          </w:rPr>
          <w:tag w:val="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"/>
          <w:id w:val="-211888022"/>
          <w:placeholder>
            <w:docPart w:val="DefaultPlaceholder_-1854013440"/>
          </w:placeholder>
        </w:sdtPr>
        <w:sdtContent>
          <w:r w:rsidR="001A08EC" w:rsidRPr="001A08EC">
            <w:rPr>
              <w:rFonts w:ascii="Arial" w:hAnsi="Arial" w:cs="Arial"/>
              <w:color w:val="000000"/>
              <w:sz w:val="22"/>
              <w:szCs w:val="22"/>
              <w:vertAlign w:val="superscript"/>
            </w:rPr>
            <w:t>24,37,38</w:t>
          </w:r>
        </w:sdtContent>
      </w:sdt>
      <w:r w:rsidRPr="0005051A">
        <w:rPr>
          <w:rFonts w:ascii="Arial" w:hAnsi="Arial" w:cs="Arial"/>
          <w:color w:val="000000"/>
          <w:sz w:val="22"/>
          <w:szCs w:val="22"/>
        </w:rPr>
        <w:t>.</w:t>
      </w:r>
      <w:r w:rsidR="00E6712D" w:rsidRPr="0005051A">
        <w:rPr>
          <w:rFonts w:ascii="Arial" w:hAnsi="Arial" w:cs="Arial"/>
          <w:color w:val="000000"/>
          <w:sz w:val="22"/>
          <w:szCs w:val="22"/>
        </w:rPr>
        <w:t xml:space="preserve"> It is possible that the population of </w:t>
      </w:r>
      <w:r w:rsidR="00E6712D" w:rsidRPr="0005051A">
        <w:rPr>
          <w:rFonts w:ascii="Arial" w:hAnsi="Arial" w:cs="Arial"/>
          <w:i/>
          <w:iCs/>
          <w:color w:val="000000"/>
          <w:sz w:val="22"/>
          <w:szCs w:val="22"/>
        </w:rPr>
        <w:t>D. melanogaster</w:t>
      </w:r>
      <w:r w:rsidR="00E6712D" w:rsidRPr="0005051A">
        <w:rPr>
          <w:rFonts w:ascii="Arial" w:hAnsi="Arial" w:cs="Arial"/>
          <w:color w:val="000000"/>
          <w:sz w:val="22"/>
          <w:szCs w:val="22"/>
        </w:rPr>
        <w:t xml:space="preserve"> we </w:t>
      </w:r>
      <w:r w:rsidR="00062EDF">
        <w:rPr>
          <w:rFonts w:ascii="Arial" w:hAnsi="Arial" w:cs="Arial"/>
          <w:color w:val="000000"/>
          <w:sz w:val="22"/>
          <w:szCs w:val="22"/>
        </w:rPr>
        <w:t>tested</w:t>
      </w:r>
      <w:r w:rsidR="00E6712D" w:rsidRPr="0005051A">
        <w:rPr>
          <w:rFonts w:ascii="Arial" w:hAnsi="Arial" w:cs="Arial"/>
          <w:color w:val="000000"/>
          <w:sz w:val="22"/>
          <w:szCs w:val="22"/>
        </w:rPr>
        <w:t xml:space="preserve"> have </w:t>
      </w:r>
      <w:r w:rsidR="00AF1DD4">
        <w:rPr>
          <w:rFonts w:ascii="Arial" w:hAnsi="Arial" w:cs="Arial"/>
          <w:color w:val="000000"/>
          <w:sz w:val="22"/>
          <w:szCs w:val="22"/>
        </w:rPr>
        <w:t>either lost sensitivity to ethyl isovalerate</w:t>
      </w:r>
      <w:r w:rsidR="00E6712D" w:rsidRPr="0005051A">
        <w:rPr>
          <w:rFonts w:ascii="Arial" w:hAnsi="Arial" w:cs="Arial"/>
          <w:color w:val="000000"/>
          <w:sz w:val="22"/>
          <w:szCs w:val="22"/>
        </w:rPr>
        <w:t xml:space="preserve"> </w:t>
      </w:r>
      <w:r w:rsidR="00AF1DD4">
        <w:rPr>
          <w:rFonts w:ascii="Arial" w:hAnsi="Arial" w:cs="Arial"/>
          <w:sz w:val="22"/>
          <w:szCs w:val="22"/>
        </w:rPr>
        <w:t>or gained sensitivity to volatiles released by different rotting fruits</w:t>
      </w:r>
      <w:sdt>
        <w:sdtPr>
          <w:rPr>
            <w:rFonts w:ascii="Arial" w:hAnsi="Arial" w:cs="Arial"/>
            <w:color w:val="000000"/>
            <w:sz w:val="22"/>
            <w:szCs w:val="22"/>
            <w:vertAlign w:val="superscript"/>
          </w:rPr>
          <w:tag w:val="MENDELEY_CITATION_v3_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"/>
          <w:id w:val="-868373481"/>
          <w:placeholder>
            <w:docPart w:val="DefaultPlaceholder_-1854013440"/>
          </w:placeholder>
        </w:sdtPr>
        <w:sdtContent>
          <w:ins w:id="113" w:author="Keene-Snickers,Lexi" w:date="2025-04-14T10:28:00Z" w16du:dateUtc="2025-04-14T16:28:00Z">
            <w:r w:rsidR="001A08EC" w:rsidRPr="001A08EC">
              <w:rPr>
                <w:rFonts w:ascii="Arial" w:hAnsi="Arial" w:cs="Arial"/>
                <w:color w:val="000000"/>
                <w:sz w:val="22"/>
                <w:szCs w:val="22"/>
                <w:vertAlign w:val="superscript"/>
              </w:rPr>
              <w:t>24,31</w:t>
            </w:r>
          </w:ins>
          <w:del w:id="114" w:author="Keene-Snickers,Lexi" w:date="2025-04-14T10:28:00Z" w16du:dateUtc="2025-04-14T16:28:00Z">
            <w:r w:rsidR="001A08EC" w:rsidRPr="001A08EC" w:rsidDel="001A08EC">
              <w:rPr>
                <w:rFonts w:ascii="Arial" w:hAnsi="Arial" w:cs="Arial"/>
                <w:color w:val="000000"/>
                <w:sz w:val="22"/>
                <w:szCs w:val="22"/>
                <w:vertAlign w:val="superscript"/>
              </w:rPr>
              <w:delText>24,31</w:delText>
            </w:r>
          </w:del>
        </w:sdtContent>
      </w:sdt>
      <w:r w:rsidR="00E6712D" w:rsidRPr="0005051A">
        <w:rPr>
          <w:rFonts w:ascii="Arial" w:hAnsi="Arial" w:cs="Arial"/>
          <w:sz w:val="22"/>
          <w:szCs w:val="22"/>
        </w:rPr>
        <w:t>. This could explain the observed unattractiveness of this compound.</w:t>
      </w:r>
      <w:r w:rsidR="00F831C2" w:rsidRPr="0005051A">
        <w:rPr>
          <w:rFonts w:ascii="Arial" w:hAnsi="Arial" w:cs="Arial"/>
          <w:sz w:val="22"/>
          <w:szCs w:val="22"/>
        </w:rPr>
        <w:t xml:space="preserve"> </w:t>
      </w:r>
      <w:r w:rsidR="00A16FE2">
        <w:rPr>
          <w:rFonts w:ascii="Arial" w:hAnsi="Arial" w:cs="Arial"/>
          <w:sz w:val="22"/>
          <w:szCs w:val="22"/>
        </w:rPr>
        <w:t xml:space="preserve">There </w:t>
      </w:r>
      <w:r w:rsidR="004F58A2">
        <w:rPr>
          <w:rFonts w:ascii="Arial" w:hAnsi="Arial" w:cs="Arial"/>
          <w:sz w:val="22"/>
          <w:szCs w:val="22"/>
        </w:rPr>
        <w:t xml:space="preserve">is </w:t>
      </w:r>
      <w:r w:rsidR="00F831C2" w:rsidRPr="0005051A">
        <w:rPr>
          <w:rFonts w:ascii="Arial" w:hAnsi="Arial" w:cs="Arial"/>
          <w:sz w:val="22"/>
          <w:szCs w:val="22"/>
        </w:rPr>
        <w:t xml:space="preserve">considerable </w:t>
      </w:r>
      <w:r w:rsidR="004F58A2">
        <w:rPr>
          <w:rFonts w:ascii="Arial" w:hAnsi="Arial" w:cs="Arial"/>
          <w:sz w:val="22"/>
          <w:szCs w:val="22"/>
        </w:rPr>
        <w:t>variation</w:t>
      </w:r>
      <w:r w:rsidR="004F58A2" w:rsidRPr="0005051A">
        <w:rPr>
          <w:rFonts w:ascii="Arial" w:hAnsi="Arial" w:cs="Arial"/>
          <w:sz w:val="22"/>
          <w:szCs w:val="22"/>
        </w:rPr>
        <w:t xml:space="preserve"> </w:t>
      </w:r>
      <w:r w:rsidR="00F831C2" w:rsidRPr="0005051A">
        <w:rPr>
          <w:rFonts w:ascii="Arial" w:hAnsi="Arial" w:cs="Arial"/>
          <w:sz w:val="22"/>
          <w:szCs w:val="22"/>
        </w:rPr>
        <w:t>in odor</w:t>
      </w:r>
      <w:r w:rsidR="004F58A2">
        <w:rPr>
          <w:rFonts w:ascii="Arial" w:hAnsi="Arial" w:cs="Arial"/>
          <w:sz w:val="22"/>
          <w:szCs w:val="22"/>
        </w:rPr>
        <w:t>ant</w:t>
      </w:r>
      <w:r w:rsidR="00F831C2" w:rsidRPr="0005051A">
        <w:rPr>
          <w:rFonts w:ascii="Arial" w:hAnsi="Arial" w:cs="Arial"/>
          <w:sz w:val="22"/>
          <w:szCs w:val="22"/>
        </w:rPr>
        <w:t xml:space="preserve"> receptors </w:t>
      </w:r>
      <w:r w:rsidR="004F58A2">
        <w:rPr>
          <w:rFonts w:ascii="Arial" w:hAnsi="Arial" w:cs="Arial"/>
          <w:sz w:val="22"/>
          <w:szCs w:val="22"/>
        </w:rPr>
        <w:t xml:space="preserve">that </w:t>
      </w:r>
      <w:r w:rsidR="00F831C2" w:rsidRPr="0005051A">
        <w:rPr>
          <w:rFonts w:ascii="Arial" w:hAnsi="Arial" w:cs="Arial"/>
          <w:sz w:val="22"/>
          <w:szCs w:val="22"/>
        </w:rPr>
        <w:t>detec</w:t>
      </w:r>
      <w:r w:rsidR="004F58A2">
        <w:rPr>
          <w:rFonts w:ascii="Arial" w:hAnsi="Arial" w:cs="Arial"/>
          <w:sz w:val="22"/>
          <w:szCs w:val="22"/>
        </w:rPr>
        <w:t>t</w:t>
      </w:r>
      <w:r w:rsidR="00F831C2" w:rsidRPr="0005051A">
        <w:rPr>
          <w:rFonts w:ascii="Arial" w:hAnsi="Arial" w:cs="Arial"/>
          <w:sz w:val="22"/>
          <w:szCs w:val="22"/>
        </w:rPr>
        <w:t xml:space="preserve"> esters emitted by </w:t>
      </w:r>
      <w:r w:rsidR="004F58A2">
        <w:rPr>
          <w:rFonts w:ascii="Arial" w:hAnsi="Arial" w:cs="Arial"/>
          <w:sz w:val="22"/>
          <w:szCs w:val="22"/>
        </w:rPr>
        <w:t xml:space="preserve">yeast and fermenting </w:t>
      </w:r>
      <w:r w:rsidR="00F831C2" w:rsidRPr="0005051A">
        <w:rPr>
          <w:rFonts w:ascii="Arial" w:hAnsi="Arial" w:cs="Arial"/>
          <w:sz w:val="22"/>
          <w:szCs w:val="22"/>
        </w:rPr>
        <w:t xml:space="preserve">fruit </w:t>
      </w:r>
      <w:sdt>
        <w:sdtPr>
          <w:rPr>
            <w:rFonts w:ascii="Arial" w:hAnsi="Arial" w:cs="Arial"/>
            <w:color w:val="000000"/>
            <w:sz w:val="22"/>
            <w:szCs w:val="22"/>
            <w:vertAlign w:val="superscript"/>
          </w:rPr>
          <w:tag w:val="MENDELEY_CITATION_v3_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"/>
          <w:id w:val="-1548298744"/>
          <w:placeholder>
            <w:docPart w:val="DefaultPlaceholder_-1854013440"/>
          </w:placeholder>
        </w:sdtPr>
        <w:sdtContent>
          <w:r w:rsidR="001A08EC" w:rsidRPr="001A08EC">
            <w:rPr>
              <w:rFonts w:ascii="Arial" w:hAnsi="Arial" w:cs="Arial"/>
              <w:color w:val="000000"/>
              <w:sz w:val="22"/>
              <w:szCs w:val="22"/>
              <w:vertAlign w:val="superscript"/>
            </w:rPr>
            <w:t>39</w:t>
          </w:r>
        </w:sdtContent>
      </w:sdt>
      <w:r w:rsidR="00F831C2" w:rsidRPr="0005051A">
        <w:rPr>
          <w:rFonts w:ascii="Arial" w:hAnsi="Arial" w:cs="Arial"/>
          <w:color w:val="000000"/>
          <w:sz w:val="22"/>
          <w:szCs w:val="22"/>
        </w:rPr>
        <w:t>.</w:t>
      </w:r>
    </w:p>
    <w:p w14:paraId="1AF02F0E" w14:textId="77777777" w:rsidR="00974BD4" w:rsidRPr="0005051A" w:rsidRDefault="00974BD4" w:rsidP="00A45DC8">
      <w:pPr>
        <w:spacing w:line="360" w:lineRule="auto"/>
        <w:rPr>
          <w:rFonts w:ascii="Arial" w:hAnsi="Arial" w:cs="Arial"/>
          <w:sz w:val="22"/>
          <w:szCs w:val="22"/>
        </w:rPr>
      </w:pPr>
    </w:p>
    <w:p w14:paraId="0DE3013B" w14:textId="061608F3" w:rsidR="006E3307" w:rsidRPr="0005051A" w:rsidRDefault="00AF1DD4" w:rsidP="00A45DC8">
      <w:pPr>
        <w:spacing w:line="360" w:lineRule="auto"/>
        <w:ind w:firstLine="720"/>
        <w:rPr>
          <w:rFonts w:ascii="Arial" w:hAnsi="Arial" w:cs="Arial"/>
          <w:sz w:val="22"/>
          <w:szCs w:val="22"/>
        </w:rPr>
      </w:pPr>
      <w:r>
        <w:rPr>
          <w:rFonts w:ascii="Arial" w:hAnsi="Arial" w:cs="Arial"/>
          <w:sz w:val="22"/>
          <w:szCs w:val="22"/>
        </w:rPr>
        <w:t>The use of community engagement to further scientific research has become increasingly popular</w:t>
      </w:r>
      <w:sdt>
        <w:sdtPr>
          <w:rPr>
            <w:rFonts w:ascii="Arial" w:hAnsi="Arial" w:cs="Arial"/>
            <w:color w:val="000000"/>
            <w:sz w:val="22"/>
            <w:szCs w:val="22"/>
            <w:vertAlign w:val="superscript"/>
          </w:rPr>
          <w:tag w:val="MENDELEY_CITATION_v3_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"/>
          <w:id w:val="1171445249"/>
          <w:placeholder>
            <w:docPart w:val="DefaultPlaceholder_-1854013440"/>
          </w:placeholder>
        </w:sdtPr>
        <w:sdtContent>
          <w:r w:rsidR="001A08EC" w:rsidRPr="001A08EC">
            <w:rPr>
              <w:rFonts w:ascii="Arial" w:hAnsi="Arial" w:cs="Arial"/>
              <w:color w:val="000000"/>
              <w:sz w:val="22"/>
              <w:szCs w:val="22"/>
              <w:vertAlign w:val="superscript"/>
            </w:rPr>
            <w:t>40–42</w:t>
          </w:r>
        </w:sdtContent>
      </w:sdt>
      <w:r>
        <w:rPr>
          <w:rFonts w:ascii="Arial" w:hAnsi="Arial" w:cs="Arial"/>
          <w:sz w:val="22"/>
          <w:szCs w:val="22"/>
        </w:rPr>
        <w:t xml:space="preserve">. </w:t>
      </w:r>
      <w:r w:rsidR="00B2219F" w:rsidRPr="0005051A">
        <w:rPr>
          <w:rFonts w:ascii="Arial" w:hAnsi="Arial" w:cs="Arial"/>
          <w:sz w:val="22"/>
          <w:szCs w:val="22"/>
        </w:rPr>
        <w:t xml:space="preserve">The </w:t>
      </w:r>
      <w:r w:rsidR="00975F91">
        <w:rPr>
          <w:rFonts w:ascii="Arial" w:hAnsi="Arial" w:cs="Arial"/>
          <w:sz w:val="22"/>
          <w:szCs w:val="22"/>
        </w:rPr>
        <w:t>traps are</w:t>
      </w:r>
      <w:r>
        <w:rPr>
          <w:rFonts w:ascii="Arial" w:hAnsi="Arial" w:cs="Arial"/>
          <w:sz w:val="22"/>
          <w:szCs w:val="22"/>
        </w:rPr>
        <w:t xml:space="preserve"> </w:t>
      </w:r>
      <w:r w:rsidR="00975F91">
        <w:rPr>
          <w:rFonts w:ascii="Arial" w:hAnsi="Arial" w:cs="Arial"/>
          <w:sz w:val="22"/>
          <w:szCs w:val="22"/>
        </w:rPr>
        <w:t xml:space="preserve">designed </w:t>
      </w:r>
      <w:r>
        <w:rPr>
          <w:rFonts w:ascii="Arial" w:hAnsi="Arial" w:cs="Arial"/>
          <w:sz w:val="22"/>
          <w:szCs w:val="22"/>
        </w:rPr>
        <w:t xml:space="preserve">for </w:t>
      </w:r>
      <w:r w:rsidR="00975F91">
        <w:rPr>
          <w:rFonts w:ascii="Arial" w:hAnsi="Arial" w:cs="Arial"/>
          <w:sz w:val="22"/>
          <w:szCs w:val="22"/>
        </w:rPr>
        <w:t xml:space="preserve">use by </w:t>
      </w:r>
      <w:r>
        <w:rPr>
          <w:rFonts w:ascii="Arial" w:hAnsi="Arial" w:cs="Arial"/>
          <w:sz w:val="22"/>
          <w:szCs w:val="22"/>
        </w:rPr>
        <w:t>untrained volunteers</w:t>
      </w:r>
      <w:r w:rsidR="00975F91">
        <w:rPr>
          <w:rFonts w:ascii="Arial" w:hAnsi="Arial" w:cs="Arial"/>
          <w:sz w:val="22"/>
          <w:szCs w:val="22"/>
        </w:rPr>
        <w:t xml:space="preserve"> and to be baited with readily available materials</w:t>
      </w:r>
      <w:r>
        <w:rPr>
          <w:rFonts w:ascii="Arial" w:hAnsi="Arial" w:cs="Arial"/>
          <w:sz w:val="22"/>
          <w:szCs w:val="22"/>
        </w:rPr>
        <w:t xml:space="preserve">. </w:t>
      </w:r>
      <w:r w:rsidR="005E1936" w:rsidRPr="009074C4">
        <w:rPr>
          <w:rFonts w:ascii="Arial" w:hAnsi="Arial" w:cs="Arial"/>
          <w:i/>
          <w:iCs/>
          <w:sz w:val="22"/>
          <w:szCs w:val="22"/>
        </w:rPr>
        <w:t>D. melanogaster</w:t>
      </w:r>
      <w:r w:rsidR="005E1936" w:rsidRPr="0005051A">
        <w:rPr>
          <w:rFonts w:ascii="Arial" w:hAnsi="Arial" w:cs="Arial"/>
          <w:sz w:val="22"/>
          <w:szCs w:val="22"/>
        </w:rPr>
        <w:t xml:space="preserve"> </w:t>
      </w:r>
      <w:proofErr w:type="gramStart"/>
      <w:r w:rsidR="005E1936" w:rsidRPr="0005051A">
        <w:rPr>
          <w:rFonts w:ascii="Arial" w:hAnsi="Arial" w:cs="Arial"/>
          <w:sz w:val="22"/>
          <w:szCs w:val="22"/>
        </w:rPr>
        <w:t>are</w:t>
      </w:r>
      <w:proofErr w:type="gramEnd"/>
      <w:r w:rsidR="005E1936" w:rsidRPr="0005051A">
        <w:rPr>
          <w:rFonts w:ascii="Arial" w:hAnsi="Arial" w:cs="Arial"/>
          <w:sz w:val="22"/>
          <w:szCs w:val="22"/>
        </w:rPr>
        <w:t xml:space="preserve"> attracted to </w:t>
      </w:r>
      <w:r w:rsidR="00323999">
        <w:rPr>
          <w:rFonts w:ascii="Arial" w:hAnsi="Arial" w:cs="Arial"/>
          <w:sz w:val="22"/>
          <w:szCs w:val="22"/>
        </w:rPr>
        <w:t>a variety of other fruits if banana is unavailable</w:t>
      </w:r>
      <w:sdt>
        <w:sdtPr>
          <w:rPr>
            <w:rFonts w:ascii="Arial" w:hAnsi="Arial" w:cs="Arial"/>
            <w:color w:val="000000"/>
            <w:sz w:val="22"/>
            <w:szCs w:val="22"/>
            <w:vertAlign w:val="superscript"/>
          </w:rPr>
          <w:tag w:val="MENDELEY_CITATION_v3_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"/>
          <w:id w:val="-1887635156"/>
          <w:placeholder>
            <w:docPart w:val="789D082283F2C94B87FB5415A8DAEE5E"/>
          </w:placeholder>
        </w:sdtPr>
        <w:sdtContent>
          <w:r w:rsidR="001A08EC" w:rsidRPr="001A08EC">
            <w:rPr>
              <w:rFonts w:ascii="Arial" w:hAnsi="Arial" w:cs="Arial"/>
              <w:color w:val="000000"/>
              <w:sz w:val="22"/>
              <w:szCs w:val="22"/>
              <w:vertAlign w:val="superscript"/>
            </w:rPr>
            <w:t>43</w:t>
          </w:r>
        </w:sdtContent>
      </w:sdt>
      <w:r w:rsidR="005E1936" w:rsidRPr="0005051A">
        <w:rPr>
          <w:rFonts w:ascii="Arial" w:hAnsi="Arial" w:cs="Arial"/>
          <w:color w:val="000000"/>
          <w:sz w:val="22"/>
          <w:szCs w:val="22"/>
        </w:rPr>
        <w:t>.</w:t>
      </w:r>
      <w:r w:rsidR="005E1936" w:rsidRPr="0005051A">
        <w:rPr>
          <w:rFonts w:ascii="Arial" w:hAnsi="Arial" w:cs="Arial"/>
          <w:sz w:val="22"/>
          <w:szCs w:val="22"/>
        </w:rPr>
        <w:t xml:space="preserve"> </w:t>
      </w:r>
      <w:r w:rsidR="00596611" w:rsidRPr="0005051A">
        <w:rPr>
          <w:rFonts w:ascii="Arial" w:hAnsi="Arial" w:cs="Arial"/>
          <w:sz w:val="22"/>
          <w:szCs w:val="22"/>
        </w:rPr>
        <w:t xml:space="preserve">Overall, our </w:t>
      </w:r>
      <w:del w:id="115" w:author="Keene-Snickers,Lexi" w:date="2025-04-11T12:20:00Z" w16du:dateUtc="2025-04-11T18:20:00Z">
        <w:r w:rsidR="00EE2565" w:rsidDel="00F70C87">
          <w:rPr>
            <w:rFonts w:ascii="Arial" w:hAnsi="Arial" w:cs="Arial"/>
            <w:sz w:val="22"/>
            <w:szCs w:val="22"/>
          </w:rPr>
          <w:delText xml:space="preserve">flexible </w:delText>
        </w:r>
      </w:del>
      <w:r w:rsidR="00596611" w:rsidRPr="0005051A">
        <w:rPr>
          <w:rFonts w:ascii="Arial" w:hAnsi="Arial" w:cs="Arial"/>
          <w:sz w:val="22"/>
          <w:szCs w:val="22"/>
        </w:rPr>
        <w:t>designs</w:t>
      </w:r>
      <w:ins w:id="116" w:author="Keene-Snickers,Lexi" w:date="2025-04-11T12:20:00Z" w16du:dateUtc="2025-04-11T18:20:00Z">
        <w:r w:rsidR="00F70C87">
          <w:rPr>
            <w:rFonts w:ascii="Arial" w:hAnsi="Arial" w:cs="Arial"/>
            <w:sz w:val="22"/>
            <w:szCs w:val="22"/>
          </w:rPr>
          <w:t xml:space="preserve"> add another tool for the collection of wild flies by </w:t>
        </w:r>
      </w:ins>
      <w:del w:id="117" w:author="Keene-Snickers,Lexi" w:date="2025-04-11T12:20:00Z" w16du:dateUtc="2025-04-11T18:20:00Z">
        <w:r w:rsidR="00596611" w:rsidRPr="0005051A" w:rsidDel="00F70C87">
          <w:rPr>
            <w:rFonts w:ascii="Arial" w:hAnsi="Arial" w:cs="Arial"/>
            <w:sz w:val="22"/>
            <w:szCs w:val="22"/>
          </w:rPr>
          <w:delText xml:space="preserve"> </w:delText>
        </w:r>
        <w:r w:rsidR="00EE2565" w:rsidDel="00F70C87">
          <w:rPr>
            <w:rFonts w:ascii="Arial" w:hAnsi="Arial" w:cs="Arial"/>
            <w:sz w:val="22"/>
            <w:szCs w:val="22"/>
          </w:rPr>
          <w:delText xml:space="preserve">enable </w:delText>
        </w:r>
      </w:del>
      <w:r w:rsidR="00EE2565">
        <w:rPr>
          <w:rFonts w:ascii="Arial" w:hAnsi="Arial" w:cs="Arial"/>
          <w:sz w:val="22"/>
          <w:szCs w:val="22"/>
        </w:rPr>
        <w:t>researchers and non-specialists</w:t>
      </w:r>
      <w:r w:rsidR="00596611" w:rsidRPr="0005051A">
        <w:rPr>
          <w:rFonts w:ascii="Arial" w:hAnsi="Arial" w:cs="Arial"/>
          <w:sz w:val="22"/>
          <w:szCs w:val="22"/>
        </w:rPr>
        <w:t xml:space="preserve"> </w:t>
      </w:r>
      <w:ins w:id="118" w:author="Keene-Snickers,Lexi" w:date="2025-04-11T12:20:00Z" w16du:dateUtc="2025-04-11T18:20:00Z">
        <w:r w:rsidR="00F70C87">
          <w:rPr>
            <w:rFonts w:ascii="Arial" w:hAnsi="Arial" w:cs="Arial"/>
            <w:sz w:val="22"/>
            <w:szCs w:val="22"/>
          </w:rPr>
          <w:t xml:space="preserve">alike </w:t>
        </w:r>
      </w:ins>
      <w:r w:rsidR="00596611" w:rsidRPr="0005051A">
        <w:rPr>
          <w:rFonts w:ascii="Arial" w:hAnsi="Arial" w:cs="Arial"/>
          <w:sz w:val="22"/>
          <w:szCs w:val="22"/>
        </w:rPr>
        <w:t xml:space="preserve">to obtain flies from diverse locations for minimal cost </w:t>
      </w:r>
      <w:r w:rsidR="00EE2565">
        <w:rPr>
          <w:rFonts w:ascii="Arial" w:hAnsi="Arial" w:cs="Arial"/>
          <w:sz w:val="22"/>
          <w:szCs w:val="22"/>
        </w:rPr>
        <w:t>and effort</w:t>
      </w:r>
      <w:r w:rsidR="00596611" w:rsidRPr="0005051A">
        <w:rPr>
          <w:rFonts w:ascii="Arial" w:hAnsi="Arial" w:cs="Arial"/>
          <w:sz w:val="22"/>
          <w:szCs w:val="22"/>
        </w:rPr>
        <w:t>.</w:t>
      </w:r>
    </w:p>
    <w:p w14:paraId="0A7D38B2" w14:textId="77777777" w:rsidR="00B2219F" w:rsidRDefault="00B2219F" w:rsidP="00A45DC8">
      <w:pPr>
        <w:spacing w:line="360" w:lineRule="auto"/>
        <w:rPr>
          <w:rFonts w:ascii="Arial" w:hAnsi="Arial" w:cs="Arial"/>
          <w:sz w:val="22"/>
          <w:szCs w:val="22"/>
        </w:rPr>
      </w:pPr>
    </w:p>
    <w:p w14:paraId="04209520" w14:textId="4B4E8CA9" w:rsidR="008847AE" w:rsidRDefault="00CB540D" w:rsidP="00A45DC8">
      <w:pPr>
        <w:spacing w:line="360" w:lineRule="auto"/>
        <w:rPr>
          <w:rFonts w:ascii="Arial" w:hAnsi="Arial" w:cs="Arial"/>
          <w:b/>
          <w:bCs/>
          <w:sz w:val="22"/>
          <w:szCs w:val="22"/>
        </w:rPr>
      </w:pPr>
      <w:r>
        <w:rPr>
          <w:rFonts w:ascii="Arial" w:hAnsi="Arial" w:cs="Arial"/>
          <w:b/>
          <w:bCs/>
          <w:sz w:val="22"/>
          <w:szCs w:val="22"/>
        </w:rPr>
        <w:t>ACKNOWLEDGEMENTS</w:t>
      </w:r>
    </w:p>
    <w:p w14:paraId="039B5FAD" w14:textId="6E564736" w:rsidR="00CB540D" w:rsidRDefault="00751531" w:rsidP="00A45DC8">
      <w:pPr>
        <w:spacing w:line="360" w:lineRule="auto"/>
        <w:rPr>
          <w:rFonts w:ascii="Arial" w:hAnsi="Arial" w:cs="Arial"/>
          <w:sz w:val="22"/>
          <w:szCs w:val="22"/>
        </w:rPr>
      </w:pPr>
      <w:r>
        <w:rPr>
          <w:rFonts w:ascii="Arial" w:hAnsi="Arial" w:cs="Arial"/>
          <w:sz w:val="22"/>
          <w:szCs w:val="22"/>
        </w:rPr>
        <w:t xml:space="preserve">We thank </w:t>
      </w:r>
      <w:r w:rsidR="00CB540D">
        <w:rPr>
          <w:rFonts w:ascii="Arial" w:hAnsi="Arial" w:cs="Arial"/>
          <w:sz w:val="22"/>
          <w:szCs w:val="22"/>
        </w:rPr>
        <w:t>volunteer</w:t>
      </w:r>
      <w:r>
        <w:rPr>
          <w:rFonts w:ascii="Arial" w:hAnsi="Arial" w:cs="Arial"/>
          <w:sz w:val="22"/>
          <w:szCs w:val="22"/>
        </w:rPr>
        <w:t>s and their willingness to participate in trap testing</w:t>
      </w:r>
      <w:r w:rsidR="00CB540D">
        <w:rPr>
          <w:rFonts w:ascii="Arial" w:hAnsi="Arial" w:cs="Arial"/>
          <w:sz w:val="22"/>
          <w:szCs w:val="22"/>
        </w:rPr>
        <w:t>: Shaun Cross,</w:t>
      </w:r>
      <w:r w:rsidR="004F58A2">
        <w:rPr>
          <w:rFonts w:ascii="Arial" w:hAnsi="Arial" w:cs="Arial"/>
          <w:sz w:val="22"/>
          <w:szCs w:val="22"/>
        </w:rPr>
        <w:t xml:space="preserve"> Brendan, Arabella, and Malila Kavaney,</w:t>
      </w:r>
      <w:r w:rsidR="00CB540D">
        <w:rPr>
          <w:rFonts w:ascii="Arial" w:hAnsi="Arial" w:cs="Arial"/>
          <w:sz w:val="22"/>
          <w:szCs w:val="22"/>
        </w:rPr>
        <w:t xml:space="preserve"> </w:t>
      </w:r>
      <w:r w:rsidR="004F58A2">
        <w:rPr>
          <w:rFonts w:ascii="Arial" w:hAnsi="Arial" w:cs="Arial"/>
          <w:sz w:val="22"/>
          <w:szCs w:val="22"/>
        </w:rPr>
        <w:t xml:space="preserve">Amanda, Mike, Clara, and Zoe </w:t>
      </w:r>
      <w:proofErr w:type="spellStart"/>
      <w:r w:rsidR="004F58A2">
        <w:rPr>
          <w:rFonts w:ascii="Arial" w:hAnsi="Arial" w:cs="Arial"/>
          <w:sz w:val="22"/>
          <w:szCs w:val="22"/>
        </w:rPr>
        <w:t>Furlotti</w:t>
      </w:r>
      <w:proofErr w:type="spellEnd"/>
      <w:r w:rsidR="00CB540D">
        <w:rPr>
          <w:rFonts w:ascii="Arial" w:hAnsi="Arial" w:cs="Arial"/>
          <w:sz w:val="22"/>
          <w:szCs w:val="22"/>
        </w:rPr>
        <w:t>, Lisa Harrington</w:t>
      </w:r>
      <w:r w:rsidR="001337D9">
        <w:rPr>
          <w:rFonts w:ascii="Arial" w:hAnsi="Arial" w:cs="Arial"/>
          <w:sz w:val="22"/>
          <w:szCs w:val="22"/>
        </w:rPr>
        <w:t xml:space="preserve">, </w:t>
      </w:r>
      <w:r w:rsidR="00CB540D">
        <w:rPr>
          <w:rFonts w:ascii="Arial" w:hAnsi="Arial" w:cs="Arial"/>
          <w:sz w:val="22"/>
          <w:szCs w:val="22"/>
        </w:rPr>
        <w:t xml:space="preserve">Paul Keene, </w:t>
      </w:r>
      <w:proofErr w:type="spellStart"/>
      <w:r w:rsidR="00CB540D">
        <w:rPr>
          <w:rFonts w:ascii="Arial" w:hAnsi="Arial" w:cs="Arial"/>
          <w:sz w:val="22"/>
          <w:szCs w:val="22"/>
        </w:rPr>
        <w:t>Khwannarin</w:t>
      </w:r>
      <w:proofErr w:type="spellEnd"/>
      <w:r w:rsidR="00CB540D">
        <w:rPr>
          <w:rFonts w:ascii="Arial" w:hAnsi="Arial" w:cs="Arial"/>
          <w:sz w:val="22"/>
          <w:szCs w:val="22"/>
        </w:rPr>
        <w:t xml:space="preserve"> </w:t>
      </w:r>
      <w:proofErr w:type="spellStart"/>
      <w:r w:rsidR="00CB540D">
        <w:rPr>
          <w:rFonts w:ascii="Arial" w:hAnsi="Arial" w:cs="Arial"/>
          <w:sz w:val="22"/>
          <w:szCs w:val="22"/>
        </w:rPr>
        <w:t>Khemsom</w:t>
      </w:r>
      <w:proofErr w:type="spellEnd"/>
      <w:r w:rsidR="00CB540D">
        <w:rPr>
          <w:rFonts w:ascii="Arial" w:hAnsi="Arial" w:cs="Arial"/>
          <w:sz w:val="22"/>
          <w:szCs w:val="22"/>
        </w:rPr>
        <w:t xml:space="preserve">, and Anastazia </w:t>
      </w:r>
      <w:proofErr w:type="spellStart"/>
      <w:r w:rsidR="00CB540D">
        <w:rPr>
          <w:rFonts w:ascii="Arial" w:hAnsi="Arial" w:cs="Arial"/>
          <w:sz w:val="22"/>
          <w:szCs w:val="22"/>
        </w:rPr>
        <w:t>Jablunovsky</w:t>
      </w:r>
      <w:proofErr w:type="spellEnd"/>
      <w:r w:rsidR="00CB540D">
        <w:rPr>
          <w:rFonts w:ascii="Arial" w:hAnsi="Arial" w:cs="Arial"/>
          <w:sz w:val="22"/>
          <w:szCs w:val="22"/>
        </w:rPr>
        <w:t>. We would also like to thank Keller Gonzales</w:t>
      </w:r>
      <w:r w:rsidR="004F58A2">
        <w:rPr>
          <w:rFonts w:ascii="Arial" w:hAnsi="Arial" w:cs="Arial"/>
          <w:sz w:val="22"/>
          <w:szCs w:val="22"/>
        </w:rPr>
        <w:t xml:space="preserve"> for technical assistance</w:t>
      </w:r>
      <w:r w:rsidR="00CB540D">
        <w:rPr>
          <w:rFonts w:ascii="Arial" w:hAnsi="Arial" w:cs="Arial"/>
          <w:sz w:val="22"/>
          <w:szCs w:val="22"/>
        </w:rPr>
        <w:t xml:space="preserve">. </w:t>
      </w:r>
    </w:p>
    <w:p w14:paraId="3A069C5A" w14:textId="77777777" w:rsidR="00CB540D" w:rsidRDefault="00CB540D" w:rsidP="00A45DC8">
      <w:pPr>
        <w:spacing w:line="360" w:lineRule="auto"/>
        <w:rPr>
          <w:rFonts w:ascii="Arial" w:hAnsi="Arial" w:cs="Arial"/>
          <w:sz w:val="22"/>
          <w:szCs w:val="22"/>
        </w:rPr>
      </w:pPr>
    </w:p>
    <w:p w14:paraId="39D3BFDD" w14:textId="77777777" w:rsidR="00CB540D" w:rsidRDefault="00CB540D" w:rsidP="00A45DC8">
      <w:pPr>
        <w:spacing w:line="360" w:lineRule="auto"/>
        <w:rPr>
          <w:rFonts w:ascii="Arial" w:eastAsia="Times New Roman" w:hAnsi="Arial" w:cs="Arial"/>
          <w:kern w:val="0"/>
          <w:sz w:val="22"/>
          <w:szCs w:val="22"/>
          <w14:ligatures w14:val="none"/>
        </w:rPr>
      </w:pPr>
      <w:r w:rsidRPr="000B7A16">
        <w:rPr>
          <w:rFonts w:ascii="Arial" w:eastAsia="Times New Roman" w:hAnsi="Arial" w:cs="Arial"/>
          <w:b/>
          <w:bCs/>
          <w:kern w:val="0"/>
          <w:sz w:val="22"/>
          <w:szCs w:val="22"/>
          <w14:ligatures w14:val="none"/>
        </w:rPr>
        <w:lastRenderedPageBreak/>
        <w:t>FUNDING</w:t>
      </w:r>
      <w:r w:rsidRPr="000B7A16">
        <w:rPr>
          <w:rFonts w:ascii="Arial" w:eastAsia="Times New Roman" w:hAnsi="Arial" w:cs="Arial"/>
          <w:kern w:val="0"/>
          <w:sz w:val="22"/>
          <w:szCs w:val="22"/>
          <w14:ligatures w14:val="none"/>
        </w:rPr>
        <w:t xml:space="preserve">: </w:t>
      </w:r>
    </w:p>
    <w:p w14:paraId="2703EEC4" w14:textId="6342A282" w:rsidR="00CB540D" w:rsidRDefault="00CB540D" w:rsidP="00A45DC8">
      <w:pPr>
        <w:spacing w:line="360" w:lineRule="auto"/>
        <w:rPr>
          <w:rFonts w:ascii="Arial" w:eastAsia="Times New Roman" w:hAnsi="Arial" w:cs="Arial"/>
          <w:kern w:val="0"/>
          <w:sz w:val="22"/>
          <w:szCs w:val="22"/>
          <w14:ligatures w14:val="none"/>
        </w:rPr>
      </w:pPr>
      <w:r w:rsidRPr="000B7A16">
        <w:rPr>
          <w:rFonts w:ascii="Arial" w:eastAsia="Times New Roman" w:hAnsi="Arial" w:cs="Arial"/>
          <w:kern w:val="0"/>
          <w:sz w:val="22"/>
          <w:szCs w:val="22"/>
          <w14:ligatures w14:val="none"/>
        </w:rPr>
        <w:t>NSF IOS 2048214 (</w:t>
      </w:r>
      <w:r>
        <w:rPr>
          <w:rFonts w:ascii="Arial" w:eastAsia="Times New Roman" w:hAnsi="Arial" w:cs="Arial"/>
          <w:kern w:val="0"/>
          <w:sz w:val="22"/>
          <w:szCs w:val="22"/>
          <w14:ligatures w14:val="none"/>
        </w:rPr>
        <w:t xml:space="preserve">AHK, TJD and </w:t>
      </w:r>
      <w:r w:rsidRPr="000B7A16">
        <w:rPr>
          <w:rFonts w:ascii="Arial" w:eastAsia="Times New Roman" w:hAnsi="Arial" w:cs="Arial"/>
          <w:kern w:val="0"/>
          <w:sz w:val="22"/>
          <w:szCs w:val="22"/>
          <w14:ligatures w14:val="none"/>
        </w:rPr>
        <w:t>MDS)</w:t>
      </w:r>
      <w:r>
        <w:rPr>
          <w:rFonts w:ascii="Arial" w:eastAsia="Times New Roman" w:hAnsi="Arial" w:cs="Arial"/>
          <w:kern w:val="0"/>
          <w:sz w:val="22"/>
          <w:szCs w:val="22"/>
          <w14:ligatures w14:val="none"/>
        </w:rPr>
        <w:t xml:space="preserve"> and </w:t>
      </w:r>
      <w:r w:rsidRPr="000B7A16">
        <w:rPr>
          <w:rFonts w:ascii="Arial" w:eastAsia="Times New Roman" w:hAnsi="Arial" w:cs="Arial"/>
          <w:kern w:val="0"/>
          <w:sz w:val="22"/>
          <w:szCs w:val="22"/>
          <w14:ligatures w14:val="none"/>
        </w:rPr>
        <w:t>NIH T32GM132057 (AHK)</w:t>
      </w:r>
      <w:r w:rsidR="00AE6D15">
        <w:rPr>
          <w:rFonts w:ascii="Arial" w:eastAsia="Times New Roman" w:hAnsi="Arial" w:cs="Arial"/>
          <w:kern w:val="0"/>
          <w:sz w:val="22"/>
          <w:szCs w:val="22"/>
          <w14:ligatures w14:val="none"/>
        </w:rPr>
        <w:t>.</w:t>
      </w:r>
    </w:p>
    <w:p w14:paraId="6D9EC739" w14:textId="77777777" w:rsidR="00F71782" w:rsidRDefault="00F71782" w:rsidP="00A45DC8">
      <w:pPr>
        <w:spacing w:line="360" w:lineRule="auto"/>
        <w:rPr>
          <w:rFonts w:ascii="Arial" w:eastAsia="Times New Roman" w:hAnsi="Arial" w:cs="Arial"/>
          <w:kern w:val="0"/>
          <w:sz w:val="22"/>
          <w:szCs w:val="22"/>
          <w14:ligatures w14:val="none"/>
        </w:rPr>
      </w:pPr>
    </w:p>
    <w:p w14:paraId="6FBA329C" w14:textId="77777777" w:rsidR="00F71782" w:rsidRDefault="00F71782" w:rsidP="00A45DC8">
      <w:pPr>
        <w:spacing w:line="360" w:lineRule="auto"/>
        <w:rPr>
          <w:rFonts w:ascii="Arial" w:hAnsi="Arial" w:cs="Arial"/>
        </w:rPr>
      </w:pPr>
      <w:r w:rsidRPr="00F23362">
        <w:rPr>
          <w:rFonts w:ascii="Arial" w:hAnsi="Arial" w:cs="Arial"/>
          <w:b/>
          <w:bCs/>
        </w:rPr>
        <w:t>Declaration of interest:</w:t>
      </w:r>
      <w:r w:rsidRPr="00F23362">
        <w:rPr>
          <w:rFonts w:ascii="Arial" w:hAnsi="Arial" w:cs="Arial"/>
        </w:rPr>
        <w:t xml:space="preserve"> </w:t>
      </w:r>
    </w:p>
    <w:p w14:paraId="1C1BD517" w14:textId="051E1FE4" w:rsidR="00F71782" w:rsidRDefault="00F71782" w:rsidP="00A45DC8">
      <w:pPr>
        <w:spacing w:line="360" w:lineRule="auto"/>
        <w:rPr>
          <w:rFonts w:ascii="Arial" w:hAnsi="Arial" w:cs="Arial"/>
        </w:rPr>
      </w:pPr>
      <w:r w:rsidRPr="00F23362">
        <w:rPr>
          <w:rFonts w:ascii="Arial" w:hAnsi="Arial" w:cs="Arial"/>
        </w:rPr>
        <w:t>The authors declare that they have no known financial interest or personal relationship that could have impacted the work described in this manuscript.</w:t>
      </w:r>
    </w:p>
    <w:p w14:paraId="579335CE" w14:textId="77777777" w:rsidR="004404DF" w:rsidRDefault="004404DF" w:rsidP="00A45DC8">
      <w:pPr>
        <w:spacing w:line="360" w:lineRule="auto"/>
        <w:rPr>
          <w:rFonts w:ascii="Arial" w:hAnsi="Arial" w:cs="Arial"/>
        </w:rPr>
      </w:pPr>
    </w:p>
    <w:p w14:paraId="1FA1058F" w14:textId="06C986E0" w:rsidR="004404DF" w:rsidRPr="004404DF" w:rsidRDefault="004404DF" w:rsidP="00A45DC8">
      <w:pPr>
        <w:spacing w:line="360" w:lineRule="auto"/>
        <w:rPr>
          <w:rFonts w:ascii="Arial" w:hAnsi="Arial" w:cs="Arial"/>
          <w:b/>
          <w:bCs/>
        </w:rPr>
      </w:pPr>
      <w:r w:rsidRPr="004404DF">
        <w:rPr>
          <w:rFonts w:ascii="Arial" w:hAnsi="Arial" w:cs="Arial"/>
          <w:b/>
          <w:bCs/>
        </w:rPr>
        <w:t>Data Availability Statement</w:t>
      </w:r>
    </w:p>
    <w:p w14:paraId="1ED5EFB7" w14:textId="41BD62A5" w:rsidR="004404DF" w:rsidRPr="00F71782" w:rsidRDefault="004404DF" w:rsidP="00A45DC8">
      <w:pPr>
        <w:spacing w:line="360" w:lineRule="auto"/>
        <w:rPr>
          <w:rFonts w:ascii="Arial" w:hAnsi="Arial" w:cs="Arial"/>
          <w:sz w:val="22"/>
          <w:szCs w:val="22"/>
        </w:rPr>
      </w:pPr>
      <w:r>
        <w:rPr>
          <w:rFonts w:ascii="Arial" w:hAnsi="Arial" w:cs="Arial"/>
        </w:rPr>
        <w:t>The raw data that support the findings of this study and the scripts that were used to generate the figures are available on GitHub at</w:t>
      </w:r>
      <w:r w:rsidR="0023756D" w:rsidRPr="0023756D">
        <w:t xml:space="preserve"> </w:t>
      </w:r>
      <w:hyperlink r:id="rId22" w:history="1">
        <w:r w:rsidR="0023756D" w:rsidRPr="006F7787">
          <w:rPr>
            <w:rStyle w:val="Hyperlink"/>
            <w:rFonts w:ascii="Arial" w:hAnsi="Arial" w:cs="Arial"/>
          </w:rPr>
          <w:t>https://github.com/LKeene/fly_trap_design</w:t>
        </w:r>
      </w:hyperlink>
      <w:r>
        <w:rPr>
          <w:rFonts w:ascii="Arial" w:hAnsi="Arial" w:cs="Arial"/>
        </w:rPr>
        <w:t>.</w:t>
      </w:r>
      <w:r w:rsidR="0023756D">
        <w:rPr>
          <w:rFonts w:ascii="Arial" w:hAnsi="Arial" w:cs="Arial"/>
        </w:rPr>
        <w:t xml:space="preserve"> </w:t>
      </w:r>
      <w:r>
        <w:rPr>
          <w:rFonts w:ascii="Arial" w:hAnsi="Arial" w:cs="Arial"/>
        </w:rPr>
        <w:t xml:space="preserve"> </w:t>
      </w:r>
    </w:p>
    <w:p w14:paraId="1A7BDCAA" w14:textId="77777777" w:rsidR="008847AE" w:rsidRPr="0005051A" w:rsidRDefault="008847AE" w:rsidP="00A45DC8">
      <w:pPr>
        <w:spacing w:line="360" w:lineRule="auto"/>
        <w:rPr>
          <w:rFonts w:ascii="Arial" w:hAnsi="Arial" w:cs="Arial"/>
          <w:sz w:val="22"/>
          <w:szCs w:val="22"/>
        </w:rPr>
      </w:pPr>
    </w:p>
    <w:p w14:paraId="3B2D54C5" w14:textId="19F7D928" w:rsidR="006E3307" w:rsidRPr="001009F0" w:rsidRDefault="00FE717B" w:rsidP="00A45DC8">
      <w:pPr>
        <w:spacing w:line="360" w:lineRule="auto"/>
        <w:rPr>
          <w:rFonts w:ascii="Arial" w:hAnsi="Arial" w:cs="Arial"/>
          <w:b/>
          <w:bCs/>
          <w:sz w:val="22"/>
          <w:szCs w:val="22"/>
        </w:rPr>
      </w:pPr>
      <w:r w:rsidRPr="001009F0">
        <w:rPr>
          <w:rFonts w:ascii="Arial" w:hAnsi="Arial" w:cs="Arial"/>
          <w:b/>
          <w:bCs/>
          <w:sz w:val="22"/>
          <w:szCs w:val="22"/>
        </w:rPr>
        <w:t>REFERENCES</w:t>
      </w:r>
    </w:p>
    <w:sdt>
      <w:sdtPr>
        <w:rPr>
          <w:rFonts w:ascii="Arial" w:hAnsi="Arial" w:cs="Arial"/>
          <w:sz w:val="21"/>
          <w:szCs w:val="21"/>
        </w:rPr>
        <w:tag w:val="MENDELEY_BIBLIOGRAPHY"/>
        <w:id w:val="-374931577"/>
        <w:placeholder>
          <w:docPart w:val="DefaultPlaceholder_-1854013440"/>
        </w:placeholder>
      </w:sdtPr>
      <w:sdtContent>
        <w:p w14:paraId="4FEF70B6" w14:textId="77777777" w:rsidR="001A08EC" w:rsidRDefault="001A08EC">
          <w:pPr>
            <w:autoSpaceDE w:val="0"/>
            <w:autoSpaceDN w:val="0"/>
            <w:ind w:hanging="640"/>
            <w:divId w:val="1404719506"/>
            <w:rPr>
              <w:rFonts w:eastAsia="Times New Roman"/>
              <w:kern w:val="0"/>
              <w14:ligatures w14:val="none"/>
            </w:rPr>
          </w:pPr>
          <w:r>
            <w:rPr>
              <w:rFonts w:eastAsia="Times New Roman"/>
            </w:rPr>
            <w:t>1.</w:t>
          </w:r>
          <w:r>
            <w:rPr>
              <w:rFonts w:eastAsia="Times New Roman"/>
            </w:rPr>
            <w:tab/>
            <w:t xml:space="preserve">Yamaguchi, M. &amp; Yoshida, H. Drosophila as a Model Organism. in </w:t>
          </w:r>
          <w:r>
            <w:rPr>
              <w:rFonts w:eastAsia="Times New Roman"/>
              <w:i/>
              <w:iCs/>
            </w:rPr>
            <w:t>Advances in Experimental Medicine and Biology</w:t>
          </w:r>
          <w:r>
            <w:rPr>
              <w:rFonts w:eastAsia="Times New Roman"/>
            </w:rPr>
            <w:t xml:space="preserve"> vol. 1076 1–10 (Springer New York LLC, 2018).</w:t>
          </w:r>
        </w:p>
        <w:p w14:paraId="2FC3D3A1" w14:textId="77777777" w:rsidR="001A08EC" w:rsidRDefault="001A08EC">
          <w:pPr>
            <w:autoSpaceDE w:val="0"/>
            <w:autoSpaceDN w:val="0"/>
            <w:ind w:hanging="640"/>
            <w:divId w:val="988942222"/>
            <w:rPr>
              <w:rFonts w:eastAsia="Times New Roman"/>
            </w:rPr>
          </w:pPr>
          <w:r>
            <w:rPr>
              <w:rFonts w:eastAsia="Times New Roman"/>
            </w:rPr>
            <w:t>2.</w:t>
          </w:r>
          <w:r>
            <w:rPr>
              <w:rFonts w:eastAsia="Times New Roman"/>
            </w:rPr>
            <w:tab/>
            <w:t xml:space="preserve">Martinez, J. </w:t>
          </w:r>
          <w:r>
            <w:rPr>
              <w:rFonts w:eastAsia="Times New Roman"/>
              <w:i/>
              <w:iCs/>
            </w:rPr>
            <w:t>et al.</w:t>
          </w:r>
          <w:r>
            <w:rPr>
              <w:rFonts w:eastAsia="Times New Roman"/>
            </w:rPr>
            <w:t xml:space="preserve"> Virus evolution in </w:t>
          </w:r>
          <w:proofErr w:type="spellStart"/>
          <w:r>
            <w:rPr>
              <w:rFonts w:eastAsia="Times New Roman"/>
            </w:rPr>
            <w:t>wolbachia</w:t>
          </w:r>
          <w:proofErr w:type="spellEnd"/>
          <w:r>
            <w:rPr>
              <w:rFonts w:eastAsia="Times New Roman"/>
            </w:rPr>
            <w:t xml:space="preserve">-infected drosophila. </w:t>
          </w:r>
          <w:r>
            <w:rPr>
              <w:rFonts w:eastAsia="Times New Roman"/>
              <w:i/>
              <w:iCs/>
            </w:rPr>
            <w:t>Proceedings of the Royal Society B: Biological Sciences</w:t>
          </w:r>
          <w:r>
            <w:rPr>
              <w:rFonts w:eastAsia="Times New Roman"/>
            </w:rPr>
            <w:t xml:space="preserve"> </w:t>
          </w:r>
          <w:r>
            <w:rPr>
              <w:rFonts w:eastAsia="Times New Roman"/>
              <w:b/>
              <w:bCs/>
            </w:rPr>
            <w:t>286</w:t>
          </w:r>
          <w:r>
            <w:rPr>
              <w:rFonts w:eastAsia="Times New Roman"/>
            </w:rPr>
            <w:t>, (2019).</w:t>
          </w:r>
        </w:p>
        <w:p w14:paraId="069A9558" w14:textId="77777777" w:rsidR="001A08EC" w:rsidRDefault="001A08EC">
          <w:pPr>
            <w:autoSpaceDE w:val="0"/>
            <w:autoSpaceDN w:val="0"/>
            <w:ind w:hanging="640"/>
            <w:divId w:val="184486901"/>
            <w:rPr>
              <w:rFonts w:eastAsia="Times New Roman"/>
            </w:rPr>
          </w:pPr>
          <w:r>
            <w:rPr>
              <w:rFonts w:eastAsia="Times New Roman"/>
            </w:rPr>
            <w:t>3.</w:t>
          </w:r>
          <w:r>
            <w:rPr>
              <w:rFonts w:eastAsia="Times New Roman"/>
            </w:rPr>
            <w:tab/>
            <w:t xml:space="preserve">Ortiz-Baez, A. S., Shi, M., Hoffmann, A. A. &amp; Holmes, E. C. RNA virome diversity and Wolbachia infection in individual Drosophila simulans flies. </w:t>
          </w:r>
          <w:r>
            <w:rPr>
              <w:rFonts w:eastAsia="Times New Roman"/>
              <w:i/>
              <w:iCs/>
            </w:rPr>
            <w:t xml:space="preserve">J Gen </w:t>
          </w:r>
          <w:proofErr w:type="spellStart"/>
          <w:r>
            <w:rPr>
              <w:rFonts w:eastAsia="Times New Roman"/>
              <w:i/>
              <w:iCs/>
            </w:rPr>
            <w:t>Virol</w:t>
          </w:r>
          <w:proofErr w:type="spellEnd"/>
          <w:r>
            <w:rPr>
              <w:rFonts w:eastAsia="Times New Roman"/>
            </w:rPr>
            <w:t xml:space="preserve"> </w:t>
          </w:r>
          <w:r>
            <w:rPr>
              <w:rFonts w:eastAsia="Times New Roman"/>
              <w:b/>
              <w:bCs/>
            </w:rPr>
            <w:t>102</w:t>
          </w:r>
          <w:r>
            <w:rPr>
              <w:rFonts w:eastAsia="Times New Roman"/>
            </w:rPr>
            <w:t>, 001639 (2021).</w:t>
          </w:r>
        </w:p>
        <w:p w14:paraId="735FF9E0" w14:textId="77777777" w:rsidR="001A08EC" w:rsidRDefault="001A08EC">
          <w:pPr>
            <w:autoSpaceDE w:val="0"/>
            <w:autoSpaceDN w:val="0"/>
            <w:ind w:hanging="640"/>
            <w:divId w:val="1588271414"/>
            <w:rPr>
              <w:rFonts w:eastAsia="Times New Roman"/>
            </w:rPr>
          </w:pPr>
          <w:r>
            <w:rPr>
              <w:rFonts w:eastAsia="Times New Roman"/>
            </w:rPr>
            <w:t>4.</w:t>
          </w:r>
          <w:r>
            <w:rPr>
              <w:rFonts w:eastAsia="Times New Roman"/>
            </w:rPr>
            <w:tab/>
            <w:t xml:space="preserve">Webster, C. L. </w:t>
          </w:r>
          <w:r>
            <w:rPr>
              <w:rFonts w:eastAsia="Times New Roman"/>
              <w:i/>
              <w:iCs/>
            </w:rPr>
            <w:t>et al.</w:t>
          </w:r>
          <w:r>
            <w:rPr>
              <w:rFonts w:eastAsia="Times New Roman"/>
            </w:rPr>
            <w:t xml:space="preserve"> The Discovery, Distribution, and Evolution of Viruses Associated with Drosophila melanogaster. </w:t>
          </w:r>
          <w:proofErr w:type="spellStart"/>
          <w:r>
            <w:rPr>
              <w:rFonts w:eastAsia="Times New Roman"/>
              <w:i/>
              <w:iCs/>
            </w:rPr>
            <w:t>PLoS</w:t>
          </w:r>
          <w:proofErr w:type="spellEnd"/>
          <w:r>
            <w:rPr>
              <w:rFonts w:eastAsia="Times New Roman"/>
              <w:i/>
              <w:iCs/>
            </w:rPr>
            <w:t xml:space="preserve"> Biol</w:t>
          </w:r>
          <w:r>
            <w:rPr>
              <w:rFonts w:eastAsia="Times New Roman"/>
            </w:rPr>
            <w:t xml:space="preserve"> </w:t>
          </w:r>
          <w:r>
            <w:rPr>
              <w:rFonts w:eastAsia="Times New Roman"/>
              <w:b/>
              <w:bCs/>
            </w:rPr>
            <w:t>13</w:t>
          </w:r>
          <w:r>
            <w:rPr>
              <w:rFonts w:eastAsia="Times New Roman"/>
            </w:rPr>
            <w:t>, e1002210 (2015).</w:t>
          </w:r>
        </w:p>
        <w:p w14:paraId="44020D52" w14:textId="77777777" w:rsidR="001A08EC" w:rsidRDefault="001A08EC">
          <w:pPr>
            <w:autoSpaceDE w:val="0"/>
            <w:autoSpaceDN w:val="0"/>
            <w:ind w:hanging="640"/>
            <w:divId w:val="911430927"/>
            <w:rPr>
              <w:rFonts w:eastAsia="Times New Roman"/>
            </w:rPr>
          </w:pPr>
          <w:r>
            <w:rPr>
              <w:rFonts w:eastAsia="Times New Roman"/>
            </w:rPr>
            <w:t>5.</w:t>
          </w:r>
          <w:r>
            <w:rPr>
              <w:rFonts w:eastAsia="Times New Roman"/>
            </w:rPr>
            <w:tab/>
            <w:t xml:space="preserve">Webster, C. L., Longdon, B., Lewis, S. H. &amp; </w:t>
          </w:r>
          <w:proofErr w:type="spellStart"/>
          <w:r>
            <w:rPr>
              <w:rFonts w:eastAsia="Times New Roman"/>
            </w:rPr>
            <w:t>Obbard</w:t>
          </w:r>
          <w:proofErr w:type="spellEnd"/>
          <w:r>
            <w:rPr>
              <w:rFonts w:eastAsia="Times New Roman"/>
            </w:rPr>
            <w:t xml:space="preserve">, D. J. Twenty-Five New Viruses Associated with the Drosophilidae (Diptera). </w:t>
          </w:r>
          <w:r>
            <w:rPr>
              <w:rFonts w:eastAsia="Times New Roman"/>
              <w:i/>
              <w:iCs/>
            </w:rPr>
            <w:t>Evolutionary Bioinformatics</w:t>
          </w:r>
          <w:r>
            <w:rPr>
              <w:rFonts w:eastAsia="Times New Roman"/>
            </w:rPr>
            <w:t xml:space="preserve"> </w:t>
          </w:r>
          <w:r>
            <w:rPr>
              <w:rFonts w:eastAsia="Times New Roman"/>
              <w:b/>
              <w:bCs/>
            </w:rPr>
            <w:t>12s2</w:t>
          </w:r>
          <w:r>
            <w:rPr>
              <w:rFonts w:eastAsia="Times New Roman"/>
            </w:rPr>
            <w:t>, EBO.S39454 (2016).</w:t>
          </w:r>
        </w:p>
        <w:p w14:paraId="1DC5E1E0" w14:textId="77777777" w:rsidR="001A08EC" w:rsidRDefault="001A08EC">
          <w:pPr>
            <w:autoSpaceDE w:val="0"/>
            <w:autoSpaceDN w:val="0"/>
            <w:ind w:hanging="640"/>
            <w:divId w:val="1777751694"/>
            <w:rPr>
              <w:rFonts w:eastAsia="Times New Roman"/>
            </w:rPr>
          </w:pPr>
          <w:r>
            <w:rPr>
              <w:rFonts w:eastAsia="Times New Roman"/>
            </w:rPr>
            <w:t>6.</w:t>
          </w:r>
          <w:r>
            <w:rPr>
              <w:rFonts w:eastAsia="Times New Roman"/>
            </w:rPr>
            <w:tab/>
            <w:t xml:space="preserve">Félix, M.-A. &amp; Wang, D. Natural Viruses of </w:t>
          </w:r>
          <w:r>
            <w:rPr>
              <w:rFonts w:eastAsia="Times New Roman"/>
              <w:i/>
              <w:iCs/>
            </w:rPr>
            <w:t>Caenorhabditis</w:t>
          </w:r>
          <w:r>
            <w:rPr>
              <w:rFonts w:eastAsia="Times New Roman"/>
            </w:rPr>
            <w:t xml:space="preserve"> Nematodes. </w:t>
          </w:r>
          <w:r>
            <w:rPr>
              <w:rFonts w:eastAsia="Times New Roman"/>
              <w:i/>
              <w:iCs/>
            </w:rPr>
            <w:t>Annu Rev Genet</w:t>
          </w:r>
          <w:r>
            <w:rPr>
              <w:rFonts w:eastAsia="Times New Roman"/>
            </w:rPr>
            <w:t xml:space="preserve"> </w:t>
          </w:r>
          <w:r>
            <w:rPr>
              <w:rFonts w:eastAsia="Times New Roman"/>
              <w:b/>
              <w:bCs/>
            </w:rPr>
            <w:t>53</w:t>
          </w:r>
          <w:r>
            <w:rPr>
              <w:rFonts w:eastAsia="Times New Roman"/>
            </w:rPr>
            <w:t>, 313–326 (2019).</w:t>
          </w:r>
        </w:p>
        <w:p w14:paraId="4B77151B" w14:textId="77777777" w:rsidR="001A08EC" w:rsidRDefault="001A08EC">
          <w:pPr>
            <w:autoSpaceDE w:val="0"/>
            <w:autoSpaceDN w:val="0"/>
            <w:ind w:hanging="640"/>
            <w:divId w:val="1051727933"/>
            <w:rPr>
              <w:rFonts w:eastAsia="Times New Roman"/>
            </w:rPr>
          </w:pPr>
          <w:r>
            <w:rPr>
              <w:rFonts w:eastAsia="Times New Roman"/>
            </w:rPr>
            <w:t>7.</w:t>
          </w:r>
          <w:r>
            <w:rPr>
              <w:rFonts w:eastAsia="Times New Roman"/>
            </w:rPr>
            <w:tab/>
            <w:t xml:space="preserve">Ma, J. </w:t>
          </w:r>
          <w:r>
            <w:rPr>
              <w:rFonts w:eastAsia="Times New Roman"/>
              <w:i/>
              <w:iCs/>
            </w:rPr>
            <w:t>et al.</w:t>
          </w:r>
          <w:r>
            <w:rPr>
              <w:rFonts w:eastAsia="Times New Roman"/>
            </w:rPr>
            <w:t xml:space="preserve"> Laboratory mice with a wild microbiota generate strong allergic immune responses. </w:t>
          </w:r>
          <w:r>
            <w:rPr>
              <w:rFonts w:eastAsia="Times New Roman"/>
              <w:i/>
              <w:iCs/>
            </w:rPr>
            <w:t>Sci Immunol</w:t>
          </w:r>
          <w:r>
            <w:rPr>
              <w:rFonts w:eastAsia="Times New Roman"/>
            </w:rPr>
            <w:t xml:space="preserve"> </w:t>
          </w:r>
          <w:r>
            <w:rPr>
              <w:rFonts w:eastAsia="Times New Roman"/>
              <w:b/>
              <w:bCs/>
            </w:rPr>
            <w:t>8</w:t>
          </w:r>
          <w:r>
            <w:rPr>
              <w:rFonts w:eastAsia="Times New Roman"/>
            </w:rPr>
            <w:t>, (2023).</w:t>
          </w:r>
        </w:p>
        <w:p w14:paraId="327198A2" w14:textId="77777777" w:rsidR="001A08EC" w:rsidRDefault="001A08EC">
          <w:pPr>
            <w:autoSpaceDE w:val="0"/>
            <w:autoSpaceDN w:val="0"/>
            <w:ind w:hanging="640"/>
            <w:divId w:val="1704016928"/>
            <w:rPr>
              <w:rFonts w:eastAsia="Times New Roman"/>
            </w:rPr>
          </w:pPr>
          <w:r>
            <w:rPr>
              <w:rFonts w:eastAsia="Times New Roman"/>
            </w:rPr>
            <w:t>8.</w:t>
          </w:r>
          <w:r>
            <w:rPr>
              <w:rFonts w:eastAsia="Times New Roman"/>
            </w:rPr>
            <w:tab/>
          </w:r>
          <w:proofErr w:type="spellStart"/>
          <w:r>
            <w:rPr>
              <w:rFonts w:eastAsia="Times New Roman"/>
            </w:rPr>
            <w:t>Rosshart</w:t>
          </w:r>
          <w:proofErr w:type="spellEnd"/>
          <w:r>
            <w:rPr>
              <w:rFonts w:eastAsia="Times New Roman"/>
            </w:rPr>
            <w:t xml:space="preserve">, S. P. </w:t>
          </w:r>
          <w:r>
            <w:rPr>
              <w:rFonts w:eastAsia="Times New Roman"/>
              <w:i/>
              <w:iCs/>
            </w:rPr>
            <w:t>et al.</w:t>
          </w:r>
          <w:r>
            <w:rPr>
              <w:rFonts w:eastAsia="Times New Roman"/>
            </w:rPr>
            <w:t xml:space="preserve"> Laboratory mice born to wild mice have natural microbiota and model human immune responses. </w:t>
          </w:r>
          <w:r>
            <w:rPr>
              <w:rFonts w:eastAsia="Times New Roman"/>
              <w:i/>
              <w:iCs/>
            </w:rPr>
            <w:t>Science (1979)</w:t>
          </w:r>
          <w:r>
            <w:rPr>
              <w:rFonts w:eastAsia="Times New Roman"/>
            </w:rPr>
            <w:t xml:space="preserve"> </w:t>
          </w:r>
          <w:r>
            <w:rPr>
              <w:rFonts w:eastAsia="Times New Roman"/>
              <w:b/>
              <w:bCs/>
            </w:rPr>
            <w:t>365</w:t>
          </w:r>
          <w:r>
            <w:rPr>
              <w:rFonts w:eastAsia="Times New Roman"/>
            </w:rPr>
            <w:t>, (2019).</w:t>
          </w:r>
        </w:p>
        <w:p w14:paraId="4AF940F0" w14:textId="77777777" w:rsidR="001A08EC" w:rsidRDefault="001A08EC">
          <w:pPr>
            <w:autoSpaceDE w:val="0"/>
            <w:autoSpaceDN w:val="0"/>
            <w:ind w:hanging="640"/>
            <w:divId w:val="1453476452"/>
            <w:rPr>
              <w:rFonts w:eastAsia="Times New Roman"/>
            </w:rPr>
          </w:pPr>
          <w:r>
            <w:rPr>
              <w:rFonts w:eastAsia="Times New Roman"/>
            </w:rPr>
            <w:t>9.</w:t>
          </w:r>
          <w:r>
            <w:rPr>
              <w:rFonts w:eastAsia="Times New Roman"/>
            </w:rPr>
            <w:tab/>
            <w:t xml:space="preserve">Shi, M. </w:t>
          </w:r>
          <w:r>
            <w:rPr>
              <w:rFonts w:eastAsia="Times New Roman"/>
              <w:i/>
              <w:iCs/>
            </w:rPr>
            <w:t>et al.</w:t>
          </w:r>
          <w:r>
            <w:rPr>
              <w:rFonts w:eastAsia="Times New Roman"/>
            </w:rPr>
            <w:t xml:space="preserve"> No detectable effect of Wolbachia </w:t>
          </w:r>
          <w:proofErr w:type="spellStart"/>
          <w:r>
            <w:rPr>
              <w:rFonts w:eastAsia="Times New Roman"/>
            </w:rPr>
            <w:t>wMel</w:t>
          </w:r>
          <w:proofErr w:type="spellEnd"/>
          <w:r>
            <w:rPr>
              <w:rFonts w:eastAsia="Times New Roman"/>
            </w:rPr>
            <w:t xml:space="preserve"> on the prevalence and abundance of the RNA virome of Drosophila melanogaster. </w:t>
          </w:r>
          <w:r>
            <w:rPr>
              <w:rFonts w:eastAsia="Times New Roman"/>
              <w:i/>
              <w:iCs/>
            </w:rPr>
            <w:t>Proceedings of the Royal Society B: Biological Sciences</w:t>
          </w:r>
          <w:r>
            <w:rPr>
              <w:rFonts w:eastAsia="Times New Roman"/>
            </w:rPr>
            <w:t xml:space="preserve"> </w:t>
          </w:r>
          <w:r>
            <w:rPr>
              <w:rFonts w:eastAsia="Times New Roman"/>
              <w:b/>
              <w:bCs/>
            </w:rPr>
            <w:t>285</w:t>
          </w:r>
          <w:r>
            <w:rPr>
              <w:rFonts w:eastAsia="Times New Roman"/>
            </w:rPr>
            <w:t>, (2018).</w:t>
          </w:r>
        </w:p>
        <w:p w14:paraId="573D18F8" w14:textId="77777777" w:rsidR="001A08EC" w:rsidRDefault="001A08EC">
          <w:pPr>
            <w:autoSpaceDE w:val="0"/>
            <w:autoSpaceDN w:val="0"/>
            <w:ind w:hanging="640"/>
            <w:divId w:val="705835592"/>
            <w:rPr>
              <w:rFonts w:eastAsia="Times New Roman"/>
            </w:rPr>
          </w:pPr>
          <w:r>
            <w:rPr>
              <w:rFonts w:eastAsia="Times New Roman"/>
            </w:rPr>
            <w:t>10.</w:t>
          </w:r>
          <w:r>
            <w:rPr>
              <w:rFonts w:eastAsia="Times New Roman"/>
            </w:rPr>
            <w:tab/>
            <w:t xml:space="preserve">Palmer, W. H., Varghese, F. S. &amp; Van </w:t>
          </w:r>
          <w:proofErr w:type="spellStart"/>
          <w:r>
            <w:rPr>
              <w:rFonts w:eastAsia="Times New Roman"/>
            </w:rPr>
            <w:t>Rij</w:t>
          </w:r>
          <w:proofErr w:type="spellEnd"/>
          <w:r>
            <w:rPr>
              <w:rFonts w:eastAsia="Times New Roman"/>
            </w:rPr>
            <w:t xml:space="preserve">, R. P. Natural variation in resistance to virus infection in dipteran insects. </w:t>
          </w:r>
          <w:r>
            <w:rPr>
              <w:rFonts w:eastAsia="Times New Roman"/>
              <w:i/>
              <w:iCs/>
            </w:rPr>
            <w:t>Viruses</w:t>
          </w:r>
          <w:r>
            <w:rPr>
              <w:rFonts w:eastAsia="Times New Roman"/>
            </w:rPr>
            <w:t xml:space="preserve"> vol. 10 Preprint at https://doi.org/10.3390/v10030118 (2018).</w:t>
          </w:r>
        </w:p>
        <w:p w14:paraId="5DF3BD81" w14:textId="77777777" w:rsidR="001A08EC" w:rsidRDefault="001A08EC">
          <w:pPr>
            <w:autoSpaceDE w:val="0"/>
            <w:autoSpaceDN w:val="0"/>
            <w:ind w:hanging="640"/>
            <w:divId w:val="42557839"/>
            <w:rPr>
              <w:rFonts w:eastAsia="Times New Roman"/>
            </w:rPr>
          </w:pPr>
          <w:r>
            <w:rPr>
              <w:rFonts w:eastAsia="Times New Roman"/>
            </w:rPr>
            <w:t>11.</w:t>
          </w:r>
          <w:r>
            <w:rPr>
              <w:rFonts w:eastAsia="Times New Roman"/>
            </w:rPr>
            <w:tab/>
            <w:t xml:space="preserve">Van </w:t>
          </w:r>
          <w:proofErr w:type="spellStart"/>
          <w:r>
            <w:rPr>
              <w:rFonts w:eastAsia="Times New Roman"/>
            </w:rPr>
            <w:t>Rij</w:t>
          </w:r>
          <w:proofErr w:type="spellEnd"/>
          <w:r>
            <w:rPr>
              <w:rFonts w:eastAsia="Times New Roman"/>
            </w:rPr>
            <w:t xml:space="preserve">, R. P. </w:t>
          </w:r>
          <w:r>
            <w:rPr>
              <w:rFonts w:eastAsia="Times New Roman"/>
              <w:i/>
              <w:iCs/>
            </w:rPr>
            <w:t>et al.</w:t>
          </w:r>
          <w:r>
            <w:rPr>
              <w:rFonts w:eastAsia="Times New Roman"/>
            </w:rPr>
            <w:t xml:space="preserve"> The RNA silencing endonuclease </w:t>
          </w:r>
          <w:proofErr w:type="spellStart"/>
          <w:r>
            <w:rPr>
              <w:rFonts w:eastAsia="Times New Roman"/>
            </w:rPr>
            <w:t>Argonaute</w:t>
          </w:r>
          <w:proofErr w:type="spellEnd"/>
          <w:r>
            <w:rPr>
              <w:rFonts w:eastAsia="Times New Roman"/>
            </w:rPr>
            <w:t xml:space="preserve"> 2 mediates specific antiviral immunity in Drosophila melanogaster. </w:t>
          </w:r>
          <w:r>
            <w:rPr>
              <w:rFonts w:eastAsia="Times New Roman"/>
              <w:i/>
              <w:iCs/>
            </w:rPr>
            <w:t>Genes Dev</w:t>
          </w:r>
          <w:r>
            <w:rPr>
              <w:rFonts w:eastAsia="Times New Roman"/>
            </w:rPr>
            <w:t xml:space="preserve"> </w:t>
          </w:r>
          <w:r>
            <w:rPr>
              <w:rFonts w:eastAsia="Times New Roman"/>
              <w:b/>
              <w:bCs/>
            </w:rPr>
            <w:t>20</w:t>
          </w:r>
          <w:r>
            <w:rPr>
              <w:rFonts w:eastAsia="Times New Roman"/>
            </w:rPr>
            <w:t>, 2985–2995 (2006).</w:t>
          </w:r>
        </w:p>
        <w:p w14:paraId="6AB9EEC7" w14:textId="77777777" w:rsidR="001A08EC" w:rsidRDefault="001A08EC">
          <w:pPr>
            <w:autoSpaceDE w:val="0"/>
            <w:autoSpaceDN w:val="0"/>
            <w:ind w:hanging="640"/>
            <w:divId w:val="153301480"/>
            <w:rPr>
              <w:rFonts w:eastAsia="Times New Roman"/>
            </w:rPr>
          </w:pPr>
          <w:r>
            <w:rPr>
              <w:rFonts w:eastAsia="Times New Roman"/>
            </w:rPr>
            <w:lastRenderedPageBreak/>
            <w:t>12.</w:t>
          </w:r>
          <w:r>
            <w:rPr>
              <w:rFonts w:eastAsia="Times New Roman"/>
            </w:rPr>
            <w:tab/>
            <w:t xml:space="preserve">Nayak, A. </w:t>
          </w:r>
          <w:r>
            <w:rPr>
              <w:rFonts w:eastAsia="Times New Roman"/>
              <w:i/>
              <w:iCs/>
            </w:rPr>
            <w:t>et al.</w:t>
          </w:r>
          <w:r>
            <w:rPr>
              <w:rFonts w:eastAsia="Times New Roman"/>
            </w:rPr>
            <w:t xml:space="preserve"> Cricket paralysis virus antagonizes </w:t>
          </w:r>
          <w:proofErr w:type="spellStart"/>
          <w:r>
            <w:rPr>
              <w:rFonts w:eastAsia="Times New Roman"/>
            </w:rPr>
            <w:t>Argonaute</w:t>
          </w:r>
          <w:proofErr w:type="spellEnd"/>
          <w:r>
            <w:rPr>
              <w:rFonts w:eastAsia="Times New Roman"/>
            </w:rPr>
            <w:t xml:space="preserve"> 2 to modulate antiviral defense in Drosophila. </w:t>
          </w:r>
          <w:r>
            <w:rPr>
              <w:rFonts w:eastAsia="Times New Roman"/>
              <w:i/>
              <w:iCs/>
            </w:rPr>
            <w:t>Nat Struct Mol Biol</w:t>
          </w:r>
          <w:r>
            <w:rPr>
              <w:rFonts w:eastAsia="Times New Roman"/>
            </w:rPr>
            <w:t xml:space="preserve"> </w:t>
          </w:r>
          <w:r>
            <w:rPr>
              <w:rFonts w:eastAsia="Times New Roman"/>
              <w:b/>
              <w:bCs/>
            </w:rPr>
            <w:t>17</w:t>
          </w:r>
          <w:r>
            <w:rPr>
              <w:rFonts w:eastAsia="Times New Roman"/>
            </w:rPr>
            <w:t>, 547–554 (2010).</w:t>
          </w:r>
        </w:p>
        <w:p w14:paraId="7A0A3E3A" w14:textId="77777777" w:rsidR="001A08EC" w:rsidRDefault="001A08EC">
          <w:pPr>
            <w:autoSpaceDE w:val="0"/>
            <w:autoSpaceDN w:val="0"/>
            <w:ind w:hanging="640"/>
            <w:divId w:val="2064211896"/>
            <w:rPr>
              <w:rFonts w:eastAsia="Times New Roman"/>
            </w:rPr>
          </w:pPr>
          <w:r>
            <w:rPr>
              <w:rFonts w:eastAsia="Times New Roman"/>
            </w:rPr>
            <w:t>13.</w:t>
          </w:r>
          <w:r>
            <w:rPr>
              <w:rFonts w:eastAsia="Times New Roman"/>
            </w:rPr>
            <w:tab/>
          </w:r>
          <w:proofErr w:type="spellStart"/>
          <w:r>
            <w:rPr>
              <w:rFonts w:eastAsia="Times New Roman"/>
            </w:rPr>
            <w:t>Cogni</w:t>
          </w:r>
          <w:proofErr w:type="spellEnd"/>
          <w:r>
            <w:rPr>
              <w:rFonts w:eastAsia="Times New Roman"/>
            </w:rPr>
            <w:t xml:space="preserve">, R., Ding, S. D., Pimentel, A. C., Day, J. P. &amp; </w:t>
          </w:r>
          <w:proofErr w:type="spellStart"/>
          <w:r>
            <w:rPr>
              <w:rFonts w:eastAsia="Times New Roman"/>
            </w:rPr>
            <w:t>Jiggins</w:t>
          </w:r>
          <w:proofErr w:type="spellEnd"/>
          <w:r>
            <w:rPr>
              <w:rFonts w:eastAsia="Times New Roman"/>
            </w:rPr>
            <w:t xml:space="preserve">, F. M. Wolbachia reduces virus infection in a natural population of Drosophila. </w:t>
          </w:r>
          <w:r>
            <w:rPr>
              <w:rFonts w:eastAsia="Times New Roman"/>
              <w:i/>
              <w:iCs/>
            </w:rPr>
            <w:t>Commun Biol</w:t>
          </w:r>
          <w:r>
            <w:rPr>
              <w:rFonts w:eastAsia="Times New Roman"/>
            </w:rPr>
            <w:t xml:space="preserve"> </w:t>
          </w:r>
          <w:r>
            <w:rPr>
              <w:rFonts w:eastAsia="Times New Roman"/>
              <w:b/>
              <w:bCs/>
            </w:rPr>
            <w:t>4</w:t>
          </w:r>
          <w:r>
            <w:rPr>
              <w:rFonts w:eastAsia="Times New Roman"/>
            </w:rPr>
            <w:t>, 1327 (2021).</w:t>
          </w:r>
        </w:p>
        <w:p w14:paraId="76023386" w14:textId="77777777" w:rsidR="001A08EC" w:rsidRDefault="001A08EC">
          <w:pPr>
            <w:autoSpaceDE w:val="0"/>
            <w:autoSpaceDN w:val="0"/>
            <w:ind w:hanging="640"/>
            <w:divId w:val="907811472"/>
            <w:rPr>
              <w:rFonts w:eastAsia="Times New Roman"/>
            </w:rPr>
          </w:pPr>
          <w:r>
            <w:rPr>
              <w:rFonts w:eastAsia="Times New Roman"/>
            </w:rPr>
            <w:t>14.</w:t>
          </w:r>
          <w:r>
            <w:rPr>
              <w:rFonts w:eastAsia="Times New Roman"/>
            </w:rPr>
            <w:tab/>
            <w:t xml:space="preserve">Wallace, M. A. &amp; </w:t>
          </w:r>
          <w:proofErr w:type="spellStart"/>
          <w:r>
            <w:rPr>
              <w:rFonts w:eastAsia="Times New Roman"/>
            </w:rPr>
            <w:t>Obbard</w:t>
          </w:r>
          <w:proofErr w:type="spellEnd"/>
          <w:r>
            <w:rPr>
              <w:rFonts w:eastAsia="Times New Roman"/>
            </w:rPr>
            <w:t xml:space="preserve">, D. J. Naturally occurring viruses of </w:t>
          </w:r>
          <w:r>
            <w:rPr>
              <w:rFonts w:eastAsia="Times New Roman"/>
              <w:i/>
              <w:iCs/>
            </w:rPr>
            <w:t>Drosophila</w:t>
          </w:r>
          <w:r>
            <w:rPr>
              <w:rFonts w:eastAsia="Times New Roman"/>
            </w:rPr>
            <w:t xml:space="preserve"> reduce offspring number and lifespan. </w:t>
          </w:r>
          <w:r>
            <w:rPr>
              <w:rFonts w:eastAsia="Times New Roman"/>
              <w:i/>
              <w:iCs/>
            </w:rPr>
            <w:t>Proceedings of the Royal Society B: Biological Sciences</w:t>
          </w:r>
          <w:r>
            <w:rPr>
              <w:rFonts w:eastAsia="Times New Roman"/>
            </w:rPr>
            <w:t xml:space="preserve"> </w:t>
          </w:r>
          <w:r>
            <w:rPr>
              <w:rFonts w:eastAsia="Times New Roman"/>
              <w:b/>
              <w:bCs/>
            </w:rPr>
            <w:t>291</w:t>
          </w:r>
          <w:r>
            <w:rPr>
              <w:rFonts w:eastAsia="Times New Roman"/>
            </w:rPr>
            <w:t>, (2024).</w:t>
          </w:r>
        </w:p>
        <w:p w14:paraId="4D7F90A4" w14:textId="77777777" w:rsidR="001A08EC" w:rsidRDefault="001A08EC">
          <w:pPr>
            <w:autoSpaceDE w:val="0"/>
            <w:autoSpaceDN w:val="0"/>
            <w:ind w:hanging="640"/>
            <w:divId w:val="60952793"/>
            <w:rPr>
              <w:rFonts w:eastAsia="Times New Roman"/>
            </w:rPr>
          </w:pPr>
          <w:r>
            <w:rPr>
              <w:rFonts w:eastAsia="Times New Roman"/>
            </w:rPr>
            <w:t>15.</w:t>
          </w:r>
          <w:r>
            <w:rPr>
              <w:rFonts w:eastAsia="Times New Roman"/>
            </w:rPr>
            <w:tab/>
            <w:t xml:space="preserve">Shi, M. </w:t>
          </w:r>
          <w:r>
            <w:rPr>
              <w:rFonts w:eastAsia="Times New Roman"/>
              <w:i/>
              <w:iCs/>
            </w:rPr>
            <w:t>et al.</w:t>
          </w:r>
          <w:r>
            <w:rPr>
              <w:rFonts w:eastAsia="Times New Roman"/>
            </w:rPr>
            <w:t xml:space="preserve"> No detectable effect of Wolbachia </w:t>
          </w:r>
          <w:proofErr w:type="spellStart"/>
          <w:r>
            <w:rPr>
              <w:rFonts w:eastAsia="Times New Roman"/>
            </w:rPr>
            <w:t>wMel</w:t>
          </w:r>
          <w:proofErr w:type="spellEnd"/>
          <w:r>
            <w:rPr>
              <w:rFonts w:eastAsia="Times New Roman"/>
            </w:rPr>
            <w:t xml:space="preserve"> on the prevalence and abundance of the RNA virome of Drosophila melanogaster. </w:t>
          </w:r>
          <w:r>
            <w:rPr>
              <w:rFonts w:eastAsia="Times New Roman"/>
              <w:i/>
              <w:iCs/>
            </w:rPr>
            <w:t>Proceedings of the Royal Society B: Biological Sciences</w:t>
          </w:r>
          <w:r>
            <w:rPr>
              <w:rFonts w:eastAsia="Times New Roman"/>
            </w:rPr>
            <w:t xml:space="preserve"> </w:t>
          </w:r>
          <w:r>
            <w:rPr>
              <w:rFonts w:eastAsia="Times New Roman"/>
              <w:b/>
              <w:bCs/>
            </w:rPr>
            <w:t>285</w:t>
          </w:r>
          <w:r>
            <w:rPr>
              <w:rFonts w:eastAsia="Times New Roman"/>
            </w:rPr>
            <w:t>, (2018).</w:t>
          </w:r>
        </w:p>
        <w:p w14:paraId="31DCD240" w14:textId="77777777" w:rsidR="001A08EC" w:rsidRDefault="001A08EC">
          <w:pPr>
            <w:autoSpaceDE w:val="0"/>
            <w:autoSpaceDN w:val="0"/>
            <w:ind w:hanging="640"/>
            <w:divId w:val="613363942"/>
            <w:rPr>
              <w:rFonts w:eastAsia="Times New Roman"/>
            </w:rPr>
          </w:pPr>
          <w:r>
            <w:rPr>
              <w:rFonts w:eastAsia="Times New Roman"/>
            </w:rPr>
            <w:t>16.</w:t>
          </w:r>
          <w:r>
            <w:rPr>
              <w:rFonts w:eastAsia="Times New Roman"/>
            </w:rPr>
            <w:tab/>
            <w:t xml:space="preserve">Mackay, T. F. C. </w:t>
          </w:r>
          <w:r>
            <w:rPr>
              <w:rFonts w:eastAsia="Times New Roman"/>
              <w:i/>
              <w:iCs/>
            </w:rPr>
            <w:t>et al.</w:t>
          </w:r>
          <w:r>
            <w:rPr>
              <w:rFonts w:eastAsia="Times New Roman"/>
            </w:rPr>
            <w:t xml:space="preserve"> The Drosophila melanogaster Genetic Reference Panel. </w:t>
          </w:r>
          <w:r>
            <w:rPr>
              <w:rFonts w:eastAsia="Times New Roman"/>
              <w:i/>
              <w:iCs/>
            </w:rPr>
            <w:t>Nature</w:t>
          </w:r>
          <w:r>
            <w:rPr>
              <w:rFonts w:eastAsia="Times New Roman"/>
            </w:rPr>
            <w:t xml:space="preserve"> </w:t>
          </w:r>
          <w:r>
            <w:rPr>
              <w:rFonts w:eastAsia="Times New Roman"/>
              <w:b/>
              <w:bCs/>
            </w:rPr>
            <w:t>482</w:t>
          </w:r>
          <w:r>
            <w:rPr>
              <w:rFonts w:eastAsia="Times New Roman"/>
            </w:rPr>
            <w:t>, 173–8 (2012).</w:t>
          </w:r>
        </w:p>
        <w:p w14:paraId="7F7A9F96" w14:textId="77777777" w:rsidR="001A08EC" w:rsidRDefault="001A08EC">
          <w:pPr>
            <w:autoSpaceDE w:val="0"/>
            <w:autoSpaceDN w:val="0"/>
            <w:ind w:hanging="640"/>
            <w:divId w:val="1411854498"/>
            <w:rPr>
              <w:rFonts w:eastAsia="Times New Roman"/>
            </w:rPr>
          </w:pPr>
          <w:r>
            <w:rPr>
              <w:rFonts w:eastAsia="Times New Roman"/>
            </w:rPr>
            <w:t>17.</w:t>
          </w:r>
          <w:r>
            <w:rPr>
              <w:rFonts w:eastAsia="Times New Roman"/>
            </w:rPr>
            <w:tab/>
            <w:t xml:space="preserve">Markow, T. A. &amp; O’Grady, P. M. Collecting Drosophila in the wild. in </w:t>
          </w:r>
          <w:r>
            <w:rPr>
              <w:rFonts w:eastAsia="Times New Roman"/>
              <w:i/>
              <w:iCs/>
            </w:rPr>
            <w:t>Drosophila</w:t>
          </w:r>
          <w:r>
            <w:rPr>
              <w:rFonts w:eastAsia="Times New Roman"/>
            </w:rPr>
            <w:t xml:space="preserve"> 145–153 (Elsevier, 2006). doi:10.1016/B978-012473052-6/50004-4.</w:t>
          </w:r>
        </w:p>
        <w:p w14:paraId="1E49427E" w14:textId="77777777" w:rsidR="001A08EC" w:rsidRDefault="001A08EC">
          <w:pPr>
            <w:autoSpaceDE w:val="0"/>
            <w:autoSpaceDN w:val="0"/>
            <w:ind w:hanging="640"/>
            <w:divId w:val="1100565196"/>
            <w:rPr>
              <w:rFonts w:eastAsia="Times New Roman"/>
            </w:rPr>
          </w:pPr>
          <w:r>
            <w:rPr>
              <w:rFonts w:eastAsia="Times New Roman"/>
            </w:rPr>
            <w:t>18.</w:t>
          </w:r>
          <w:r>
            <w:rPr>
              <w:rFonts w:eastAsia="Times New Roman"/>
            </w:rPr>
            <w:tab/>
            <w:t xml:space="preserve">Topal, P., Garg, D. &amp; S. </w:t>
          </w:r>
          <w:proofErr w:type="spellStart"/>
          <w:r>
            <w:rPr>
              <w:rFonts w:eastAsia="Times New Roman"/>
            </w:rPr>
            <w:t>Fartyal</w:t>
          </w:r>
          <w:proofErr w:type="spellEnd"/>
          <w:r>
            <w:rPr>
              <w:rFonts w:eastAsia="Times New Roman"/>
            </w:rPr>
            <w:t xml:space="preserve">, R. Fruit Flies </w:t>
          </w:r>
          <w:proofErr w:type="gramStart"/>
          <w:r>
            <w:rPr>
              <w:rFonts w:eastAsia="Times New Roman"/>
            </w:rPr>
            <w:t xml:space="preserve">( </w:t>
          </w:r>
          <w:r>
            <w:rPr>
              <w:rFonts w:eastAsia="Times New Roman"/>
              <w:i/>
              <w:iCs/>
            </w:rPr>
            <w:t>Drosophila</w:t>
          </w:r>
          <w:proofErr w:type="gramEnd"/>
          <w:r>
            <w:rPr>
              <w:rFonts w:eastAsia="Times New Roman"/>
              <w:i/>
              <w:iCs/>
            </w:rPr>
            <w:t xml:space="preserve"> </w:t>
          </w:r>
          <w:proofErr w:type="gramStart"/>
          <w:r>
            <w:rPr>
              <w:rFonts w:eastAsia="Times New Roman"/>
              <w:i/>
              <w:iCs/>
            </w:rPr>
            <w:t>spp.</w:t>
          </w:r>
          <w:r>
            <w:rPr>
              <w:rFonts w:eastAsia="Times New Roman"/>
            </w:rPr>
            <w:t xml:space="preserve"> )</w:t>
          </w:r>
          <w:proofErr w:type="gramEnd"/>
          <w:r>
            <w:rPr>
              <w:rFonts w:eastAsia="Times New Roman"/>
            </w:rPr>
            <w:t xml:space="preserve"> Collection, Handling, and Maintenance: Field to Laboratory. in </w:t>
          </w:r>
          <w:r>
            <w:rPr>
              <w:rFonts w:eastAsia="Times New Roman"/>
              <w:i/>
              <w:iCs/>
            </w:rPr>
            <w:t>The Wonders of Diptera - Characteristics, Diversity, and Significance for the World’s Ecosystems</w:t>
          </w:r>
          <w:r>
            <w:rPr>
              <w:rFonts w:eastAsia="Times New Roman"/>
            </w:rPr>
            <w:t xml:space="preserve"> (</w:t>
          </w:r>
          <w:proofErr w:type="spellStart"/>
          <w:r>
            <w:rPr>
              <w:rFonts w:eastAsia="Times New Roman"/>
            </w:rPr>
            <w:t>IntechOpen</w:t>
          </w:r>
          <w:proofErr w:type="spellEnd"/>
          <w:r>
            <w:rPr>
              <w:rFonts w:eastAsia="Times New Roman"/>
            </w:rPr>
            <w:t>, 2021). doi:10.5772/intechopen.97014.</w:t>
          </w:r>
        </w:p>
        <w:p w14:paraId="7B889F21" w14:textId="77777777" w:rsidR="001A08EC" w:rsidRDefault="001A08EC">
          <w:pPr>
            <w:autoSpaceDE w:val="0"/>
            <w:autoSpaceDN w:val="0"/>
            <w:ind w:hanging="640"/>
            <w:divId w:val="1915889676"/>
            <w:rPr>
              <w:rFonts w:eastAsia="Times New Roman"/>
            </w:rPr>
          </w:pPr>
          <w:r>
            <w:rPr>
              <w:rFonts w:eastAsia="Times New Roman"/>
            </w:rPr>
            <w:t>19.</w:t>
          </w:r>
          <w:r>
            <w:rPr>
              <w:rFonts w:eastAsia="Times New Roman"/>
            </w:rPr>
            <w:tab/>
            <w:t xml:space="preserve">Faria, V. G. &amp; </w:t>
          </w:r>
          <w:proofErr w:type="spellStart"/>
          <w:r>
            <w:rPr>
              <w:rFonts w:eastAsia="Times New Roman"/>
            </w:rPr>
            <w:t>Sucena</w:t>
          </w:r>
          <w:proofErr w:type="spellEnd"/>
          <w:r>
            <w:rPr>
              <w:rFonts w:eastAsia="Times New Roman"/>
            </w:rPr>
            <w:t xml:space="preserve">, É. From Nature to the Lab: Establishing Drosophila Resources for Evolutionary Genetics. </w:t>
          </w:r>
          <w:r>
            <w:rPr>
              <w:rFonts w:eastAsia="Times New Roman"/>
              <w:i/>
              <w:iCs/>
            </w:rPr>
            <w:t xml:space="preserve">Front </w:t>
          </w:r>
          <w:proofErr w:type="spellStart"/>
          <w:r>
            <w:rPr>
              <w:rFonts w:eastAsia="Times New Roman"/>
              <w:i/>
              <w:iCs/>
            </w:rPr>
            <w:t>Ecol</w:t>
          </w:r>
          <w:proofErr w:type="spellEnd"/>
          <w:r>
            <w:rPr>
              <w:rFonts w:eastAsia="Times New Roman"/>
              <w:i/>
              <w:iCs/>
            </w:rPr>
            <w:t xml:space="preserve"> </w:t>
          </w:r>
          <w:proofErr w:type="spellStart"/>
          <w:r>
            <w:rPr>
              <w:rFonts w:eastAsia="Times New Roman"/>
              <w:i/>
              <w:iCs/>
            </w:rPr>
            <w:t>Evol</w:t>
          </w:r>
          <w:proofErr w:type="spellEnd"/>
          <w:r>
            <w:rPr>
              <w:rFonts w:eastAsia="Times New Roman"/>
            </w:rPr>
            <w:t xml:space="preserve"> </w:t>
          </w:r>
          <w:r>
            <w:rPr>
              <w:rFonts w:eastAsia="Times New Roman"/>
              <w:b/>
              <w:bCs/>
            </w:rPr>
            <w:t>5</w:t>
          </w:r>
          <w:r>
            <w:rPr>
              <w:rFonts w:eastAsia="Times New Roman"/>
            </w:rPr>
            <w:t>, (2017).</w:t>
          </w:r>
        </w:p>
        <w:p w14:paraId="434DC081" w14:textId="77777777" w:rsidR="001A08EC" w:rsidRDefault="001A08EC">
          <w:pPr>
            <w:autoSpaceDE w:val="0"/>
            <w:autoSpaceDN w:val="0"/>
            <w:ind w:hanging="640"/>
            <w:divId w:val="928079529"/>
            <w:rPr>
              <w:rFonts w:eastAsia="Times New Roman"/>
            </w:rPr>
          </w:pPr>
          <w:r>
            <w:rPr>
              <w:rFonts w:eastAsia="Times New Roman"/>
            </w:rPr>
            <w:t>20.</w:t>
          </w:r>
          <w:r>
            <w:rPr>
              <w:rFonts w:eastAsia="Times New Roman"/>
            </w:rPr>
            <w:tab/>
            <w:t xml:space="preserve">Carson, H. L., Ashburner, M. &amp; Thompson, J. N. Methods of Collecting Drosophila. in </w:t>
          </w:r>
          <w:r>
            <w:rPr>
              <w:rFonts w:eastAsia="Times New Roman"/>
              <w:i/>
              <w:iCs/>
            </w:rPr>
            <w:t>The Genetics and Biology of Drosophila</w:t>
          </w:r>
          <w:r>
            <w:rPr>
              <w:rFonts w:eastAsia="Times New Roman"/>
            </w:rPr>
            <w:t xml:space="preserve"> vol. 3d 1–28 (Academic Press, London, 1983).</w:t>
          </w:r>
        </w:p>
        <w:p w14:paraId="18DEF6F2" w14:textId="77777777" w:rsidR="001A08EC" w:rsidRDefault="001A08EC">
          <w:pPr>
            <w:autoSpaceDE w:val="0"/>
            <w:autoSpaceDN w:val="0"/>
            <w:ind w:hanging="640"/>
            <w:divId w:val="1892961720"/>
            <w:rPr>
              <w:rFonts w:eastAsia="Times New Roman"/>
            </w:rPr>
          </w:pPr>
          <w:r>
            <w:rPr>
              <w:rFonts w:eastAsia="Times New Roman"/>
            </w:rPr>
            <w:t>21.</w:t>
          </w:r>
          <w:r>
            <w:rPr>
              <w:rFonts w:eastAsia="Times New Roman"/>
            </w:rPr>
            <w:tab/>
            <w:t xml:space="preserve">Landolt, P. J., Adams, T. &amp; Rogg, H. Trapping spotted wing drosophila, Drosophila </w:t>
          </w:r>
          <w:proofErr w:type="spellStart"/>
          <w:r>
            <w:rPr>
              <w:rFonts w:eastAsia="Times New Roman"/>
            </w:rPr>
            <w:t>suzukii</w:t>
          </w:r>
          <w:proofErr w:type="spellEnd"/>
          <w:r>
            <w:rPr>
              <w:rFonts w:eastAsia="Times New Roman"/>
            </w:rPr>
            <w:t xml:space="preserve"> (Matsumura) (Diptera: Drosophilidae), with combinations of vinegar and wine, and acetic acid and ethanol. </w:t>
          </w:r>
          <w:r>
            <w:rPr>
              <w:rFonts w:eastAsia="Times New Roman"/>
              <w:i/>
              <w:iCs/>
            </w:rPr>
            <w:t>Journal of Applied Entomology</w:t>
          </w:r>
          <w:r>
            <w:rPr>
              <w:rFonts w:eastAsia="Times New Roman"/>
            </w:rPr>
            <w:t xml:space="preserve"> </w:t>
          </w:r>
          <w:r>
            <w:rPr>
              <w:rFonts w:eastAsia="Times New Roman"/>
              <w:b/>
              <w:bCs/>
            </w:rPr>
            <w:t>136</w:t>
          </w:r>
          <w:r>
            <w:rPr>
              <w:rFonts w:eastAsia="Times New Roman"/>
            </w:rPr>
            <w:t>, 148–154 (2012).</w:t>
          </w:r>
        </w:p>
        <w:p w14:paraId="3CB472D6" w14:textId="77777777" w:rsidR="001A08EC" w:rsidRDefault="001A08EC">
          <w:pPr>
            <w:autoSpaceDE w:val="0"/>
            <w:autoSpaceDN w:val="0"/>
            <w:ind w:hanging="640"/>
            <w:divId w:val="1706566540"/>
            <w:rPr>
              <w:rFonts w:eastAsia="Times New Roman"/>
            </w:rPr>
          </w:pPr>
          <w:r>
            <w:rPr>
              <w:rFonts w:eastAsia="Times New Roman"/>
            </w:rPr>
            <w:t>22.</w:t>
          </w:r>
          <w:r>
            <w:rPr>
              <w:rFonts w:eastAsia="Times New Roman"/>
            </w:rPr>
            <w:tab/>
            <w:t xml:space="preserve">Iglesias, L. E., Nyoike, T. W. &amp; Liburd, O. E. Effect of trap design, bait type, and age on captures of Drosophila </w:t>
          </w:r>
          <w:proofErr w:type="spellStart"/>
          <w:r>
            <w:rPr>
              <w:rFonts w:eastAsia="Times New Roman"/>
            </w:rPr>
            <w:t>suzukii</w:t>
          </w:r>
          <w:proofErr w:type="spellEnd"/>
          <w:r>
            <w:rPr>
              <w:rFonts w:eastAsia="Times New Roman"/>
            </w:rPr>
            <w:t xml:space="preserve"> (Diptera: Drosophilidae) in berry crops. </w:t>
          </w:r>
          <w:r>
            <w:rPr>
              <w:rFonts w:eastAsia="Times New Roman"/>
              <w:i/>
              <w:iCs/>
            </w:rPr>
            <w:t xml:space="preserve">J Econ </w:t>
          </w:r>
          <w:proofErr w:type="spellStart"/>
          <w:r>
            <w:rPr>
              <w:rFonts w:eastAsia="Times New Roman"/>
              <w:i/>
              <w:iCs/>
            </w:rPr>
            <w:t>Entomol</w:t>
          </w:r>
          <w:proofErr w:type="spellEnd"/>
          <w:r>
            <w:rPr>
              <w:rFonts w:eastAsia="Times New Roman"/>
            </w:rPr>
            <w:t xml:space="preserve"> </w:t>
          </w:r>
          <w:r>
            <w:rPr>
              <w:rFonts w:eastAsia="Times New Roman"/>
              <w:b/>
              <w:bCs/>
            </w:rPr>
            <w:t>107</w:t>
          </w:r>
          <w:r>
            <w:rPr>
              <w:rFonts w:eastAsia="Times New Roman"/>
            </w:rPr>
            <w:t>, 1508–1512 (2014).</w:t>
          </w:r>
        </w:p>
        <w:p w14:paraId="71A65C2C" w14:textId="77777777" w:rsidR="001A08EC" w:rsidRDefault="001A08EC">
          <w:pPr>
            <w:autoSpaceDE w:val="0"/>
            <w:autoSpaceDN w:val="0"/>
            <w:ind w:hanging="640"/>
            <w:divId w:val="1519810700"/>
            <w:rPr>
              <w:rFonts w:eastAsia="Times New Roman"/>
            </w:rPr>
          </w:pPr>
          <w:r>
            <w:rPr>
              <w:rFonts w:eastAsia="Times New Roman"/>
            </w:rPr>
            <w:t>23.</w:t>
          </w:r>
          <w:r>
            <w:rPr>
              <w:rFonts w:eastAsia="Times New Roman"/>
            </w:rPr>
            <w:tab/>
          </w:r>
          <w:proofErr w:type="spellStart"/>
          <w:r>
            <w:rPr>
              <w:rFonts w:eastAsia="Times New Roman"/>
            </w:rPr>
            <w:t>Dadour</w:t>
          </w:r>
          <w:proofErr w:type="spellEnd"/>
          <w:r>
            <w:rPr>
              <w:rFonts w:eastAsia="Times New Roman"/>
            </w:rPr>
            <w:t xml:space="preserve">, I. R. &amp; Cook, D. F. THE EFFECTIVENESS OF FOUR COMMERCIAL FLY TRAPS AT CATCHING INSECTS. </w:t>
          </w:r>
          <w:r>
            <w:rPr>
              <w:rFonts w:eastAsia="Times New Roman"/>
              <w:i/>
              <w:iCs/>
            </w:rPr>
            <w:t xml:space="preserve">Aust J </w:t>
          </w:r>
          <w:proofErr w:type="spellStart"/>
          <w:r>
            <w:rPr>
              <w:rFonts w:eastAsia="Times New Roman"/>
              <w:i/>
              <w:iCs/>
            </w:rPr>
            <w:t>Entomol</w:t>
          </w:r>
          <w:proofErr w:type="spellEnd"/>
          <w:r>
            <w:rPr>
              <w:rFonts w:eastAsia="Times New Roman"/>
            </w:rPr>
            <w:t xml:space="preserve"> </w:t>
          </w:r>
          <w:r>
            <w:rPr>
              <w:rFonts w:eastAsia="Times New Roman"/>
              <w:b/>
              <w:bCs/>
            </w:rPr>
            <w:t>31</w:t>
          </w:r>
          <w:r>
            <w:rPr>
              <w:rFonts w:eastAsia="Times New Roman"/>
            </w:rPr>
            <w:t>, 205–208 (1992).</w:t>
          </w:r>
        </w:p>
        <w:p w14:paraId="162AFB6C" w14:textId="77777777" w:rsidR="001A08EC" w:rsidRDefault="001A08EC">
          <w:pPr>
            <w:autoSpaceDE w:val="0"/>
            <w:autoSpaceDN w:val="0"/>
            <w:ind w:hanging="640"/>
            <w:divId w:val="457068320"/>
            <w:rPr>
              <w:rFonts w:eastAsia="Times New Roman"/>
            </w:rPr>
          </w:pPr>
          <w:r>
            <w:rPr>
              <w:rFonts w:eastAsia="Times New Roman"/>
            </w:rPr>
            <w:t>24.</w:t>
          </w:r>
          <w:r>
            <w:rPr>
              <w:rFonts w:eastAsia="Times New Roman"/>
            </w:rPr>
            <w:tab/>
            <w:t xml:space="preserve">Mansourian, S. </w:t>
          </w:r>
          <w:r>
            <w:rPr>
              <w:rFonts w:eastAsia="Times New Roman"/>
              <w:i/>
              <w:iCs/>
            </w:rPr>
            <w:t>et al.</w:t>
          </w:r>
          <w:r>
            <w:rPr>
              <w:rFonts w:eastAsia="Times New Roman"/>
            </w:rPr>
            <w:t xml:space="preserve"> Wild African Drosophila melanogaster Are Seasonal Specialists on Marula Fruit. </w:t>
          </w:r>
          <w:r>
            <w:rPr>
              <w:rFonts w:eastAsia="Times New Roman"/>
              <w:i/>
              <w:iCs/>
            </w:rPr>
            <w:t>Current Biology</w:t>
          </w:r>
          <w:r>
            <w:rPr>
              <w:rFonts w:eastAsia="Times New Roman"/>
            </w:rPr>
            <w:t xml:space="preserve"> </w:t>
          </w:r>
          <w:r>
            <w:rPr>
              <w:rFonts w:eastAsia="Times New Roman"/>
              <w:b/>
              <w:bCs/>
            </w:rPr>
            <w:t>28</w:t>
          </w:r>
          <w:r>
            <w:rPr>
              <w:rFonts w:eastAsia="Times New Roman"/>
            </w:rPr>
            <w:t>, 3960-3968.e3 (2018).</w:t>
          </w:r>
        </w:p>
        <w:p w14:paraId="09FC263E" w14:textId="77777777" w:rsidR="001A08EC" w:rsidRDefault="001A08EC">
          <w:pPr>
            <w:autoSpaceDE w:val="0"/>
            <w:autoSpaceDN w:val="0"/>
            <w:ind w:hanging="640"/>
            <w:divId w:val="75784736"/>
            <w:rPr>
              <w:rFonts w:eastAsia="Times New Roman"/>
            </w:rPr>
          </w:pPr>
          <w:r>
            <w:rPr>
              <w:rFonts w:eastAsia="Times New Roman"/>
            </w:rPr>
            <w:t>25.</w:t>
          </w:r>
          <w:r>
            <w:rPr>
              <w:rFonts w:eastAsia="Times New Roman"/>
            </w:rPr>
            <w:tab/>
            <w:t xml:space="preserve">Kaplan, M., Hundt, A., Waddle, F. &amp; Nehring, N. Homemade fruit Fly Culture media. </w:t>
          </w:r>
          <w:r>
            <w:rPr>
              <w:rFonts w:eastAsia="Times New Roman"/>
              <w:i/>
              <w:iCs/>
            </w:rPr>
            <w:t>Melissa Kaplan’s Herp Care Collection</w:t>
          </w:r>
          <w:r>
            <w:rPr>
              <w:rFonts w:eastAsia="Times New Roman"/>
            </w:rPr>
            <w:t xml:space="preserve"> (1996).</w:t>
          </w:r>
        </w:p>
        <w:p w14:paraId="2953E15B" w14:textId="77777777" w:rsidR="001A08EC" w:rsidRDefault="001A08EC">
          <w:pPr>
            <w:autoSpaceDE w:val="0"/>
            <w:autoSpaceDN w:val="0"/>
            <w:ind w:hanging="640"/>
            <w:divId w:val="561135921"/>
            <w:rPr>
              <w:rFonts w:eastAsia="Times New Roman"/>
            </w:rPr>
          </w:pPr>
          <w:r>
            <w:rPr>
              <w:rFonts w:eastAsia="Times New Roman"/>
            </w:rPr>
            <w:t>26.</w:t>
          </w:r>
          <w:r>
            <w:rPr>
              <w:rFonts w:eastAsia="Times New Roman"/>
            </w:rPr>
            <w:tab/>
            <w:t xml:space="preserve">Cross, S. T. </w:t>
          </w:r>
          <w:r>
            <w:rPr>
              <w:rFonts w:eastAsia="Times New Roman"/>
              <w:i/>
              <w:iCs/>
            </w:rPr>
            <w:t>et al.</w:t>
          </w:r>
          <w:r>
            <w:rPr>
              <w:rFonts w:eastAsia="Times New Roman"/>
            </w:rPr>
            <w:t xml:space="preserve"> Partitiviruses Infecting Drosophila melanogaster and Aedes aegypti Exhibit Efficient Biparental Vertical Transmission. </w:t>
          </w:r>
          <w:r>
            <w:rPr>
              <w:rFonts w:eastAsia="Times New Roman"/>
              <w:i/>
              <w:iCs/>
            </w:rPr>
            <w:t xml:space="preserve">J </w:t>
          </w:r>
          <w:proofErr w:type="spellStart"/>
          <w:r>
            <w:rPr>
              <w:rFonts w:eastAsia="Times New Roman"/>
              <w:i/>
              <w:iCs/>
            </w:rPr>
            <w:t>Virol</w:t>
          </w:r>
          <w:proofErr w:type="spellEnd"/>
          <w:r>
            <w:rPr>
              <w:rFonts w:eastAsia="Times New Roman"/>
            </w:rPr>
            <w:t xml:space="preserve"> </w:t>
          </w:r>
          <w:r>
            <w:rPr>
              <w:rFonts w:eastAsia="Times New Roman"/>
              <w:b/>
              <w:bCs/>
            </w:rPr>
            <w:t>94</w:t>
          </w:r>
          <w:r>
            <w:rPr>
              <w:rFonts w:eastAsia="Times New Roman"/>
            </w:rPr>
            <w:t>, (2020).</w:t>
          </w:r>
        </w:p>
        <w:p w14:paraId="11F928D1" w14:textId="77777777" w:rsidR="001A08EC" w:rsidRDefault="001A08EC">
          <w:pPr>
            <w:autoSpaceDE w:val="0"/>
            <w:autoSpaceDN w:val="0"/>
            <w:ind w:hanging="640"/>
            <w:divId w:val="2136753084"/>
            <w:rPr>
              <w:rFonts w:eastAsia="Times New Roman"/>
            </w:rPr>
          </w:pPr>
          <w:r>
            <w:rPr>
              <w:rFonts w:eastAsia="Times New Roman"/>
            </w:rPr>
            <w:t>27.</w:t>
          </w:r>
          <w:r>
            <w:rPr>
              <w:rFonts w:eastAsia="Times New Roman"/>
            </w:rPr>
            <w:tab/>
            <w:t xml:space="preserve">Wickham, H. </w:t>
          </w:r>
          <w:r>
            <w:rPr>
              <w:rFonts w:eastAsia="Times New Roman"/>
              <w:i/>
              <w:iCs/>
            </w:rPr>
            <w:t>et al.</w:t>
          </w:r>
          <w:r>
            <w:rPr>
              <w:rFonts w:eastAsia="Times New Roman"/>
            </w:rPr>
            <w:t xml:space="preserve"> Welcome to the </w:t>
          </w:r>
          <w:proofErr w:type="spellStart"/>
          <w:r>
            <w:rPr>
              <w:rFonts w:eastAsia="Times New Roman"/>
            </w:rPr>
            <w:t>Tidyverse</w:t>
          </w:r>
          <w:proofErr w:type="spellEnd"/>
          <w:r>
            <w:rPr>
              <w:rFonts w:eastAsia="Times New Roman"/>
            </w:rPr>
            <w:t xml:space="preserve">. </w:t>
          </w:r>
          <w:r>
            <w:rPr>
              <w:rFonts w:eastAsia="Times New Roman"/>
              <w:i/>
              <w:iCs/>
            </w:rPr>
            <w:t xml:space="preserve">J Open Source </w:t>
          </w:r>
          <w:proofErr w:type="spellStart"/>
          <w:r>
            <w:rPr>
              <w:rFonts w:eastAsia="Times New Roman"/>
              <w:i/>
              <w:iCs/>
            </w:rPr>
            <w:t>Softw</w:t>
          </w:r>
          <w:proofErr w:type="spellEnd"/>
          <w:r>
            <w:rPr>
              <w:rFonts w:eastAsia="Times New Roman"/>
            </w:rPr>
            <w:t xml:space="preserve"> </w:t>
          </w:r>
          <w:r>
            <w:rPr>
              <w:rFonts w:eastAsia="Times New Roman"/>
              <w:b/>
              <w:bCs/>
            </w:rPr>
            <w:t>4</w:t>
          </w:r>
          <w:r>
            <w:rPr>
              <w:rFonts w:eastAsia="Times New Roman"/>
            </w:rPr>
            <w:t>, 1686 (2019).</w:t>
          </w:r>
        </w:p>
        <w:p w14:paraId="1E9F9BB7" w14:textId="77777777" w:rsidR="001A08EC" w:rsidRDefault="001A08EC">
          <w:pPr>
            <w:autoSpaceDE w:val="0"/>
            <w:autoSpaceDN w:val="0"/>
            <w:ind w:hanging="640"/>
            <w:divId w:val="899369322"/>
            <w:rPr>
              <w:rFonts w:eastAsia="Times New Roman"/>
            </w:rPr>
          </w:pPr>
          <w:r>
            <w:rPr>
              <w:rFonts w:eastAsia="Times New Roman"/>
            </w:rPr>
            <w:t>28.</w:t>
          </w:r>
          <w:r>
            <w:rPr>
              <w:rFonts w:eastAsia="Times New Roman"/>
            </w:rPr>
            <w:tab/>
            <w:t xml:space="preserve">Venables, W. &amp; Ripley, B. </w:t>
          </w:r>
          <w:r>
            <w:rPr>
              <w:rFonts w:eastAsia="Times New Roman"/>
              <w:i/>
              <w:iCs/>
            </w:rPr>
            <w:t>Modern Applied Statistics with S</w:t>
          </w:r>
          <w:r>
            <w:rPr>
              <w:rFonts w:eastAsia="Times New Roman"/>
            </w:rPr>
            <w:t>. (Springer, New York, 2002).</w:t>
          </w:r>
        </w:p>
        <w:p w14:paraId="6C258163" w14:textId="77777777" w:rsidR="001A08EC" w:rsidRDefault="001A08EC">
          <w:pPr>
            <w:autoSpaceDE w:val="0"/>
            <w:autoSpaceDN w:val="0"/>
            <w:ind w:hanging="640"/>
            <w:divId w:val="759716249"/>
            <w:rPr>
              <w:rFonts w:eastAsia="Times New Roman"/>
            </w:rPr>
          </w:pPr>
          <w:r>
            <w:rPr>
              <w:rFonts w:eastAsia="Times New Roman"/>
            </w:rPr>
            <w:t>29.</w:t>
          </w:r>
          <w:r>
            <w:rPr>
              <w:rFonts w:eastAsia="Times New Roman"/>
            </w:rPr>
            <w:tab/>
            <w:t xml:space="preserve">Lenth, R. V. </w:t>
          </w:r>
          <w:r>
            <w:rPr>
              <w:rFonts w:eastAsia="Times New Roman"/>
              <w:i/>
              <w:iCs/>
            </w:rPr>
            <w:t>et al.</w:t>
          </w:r>
          <w:r>
            <w:rPr>
              <w:rFonts w:eastAsia="Times New Roman"/>
            </w:rPr>
            <w:t xml:space="preserve"> </w:t>
          </w:r>
          <w:proofErr w:type="spellStart"/>
          <w:r>
            <w:rPr>
              <w:rFonts w:eastAsia="Times New Roman"/>
            </w:rPr>
            <w:t>emmeans</w:t>
          </w:r>
          <w:proofErr w:type="spellEnd"/>
          <w:r>
            <w:rPr>
              <w:rFonts w:eastAsia="Times New Roman"/>
            </w:rPr>
            <w:t xml:space="preserve">: Estimated Marginal Means, aka Least-Squares Means. </w:t>
          </w:r>
          <w:r>
            <w:rPr>
              <w:rFonts w:eastAsia="Times New Roman"/>
              <w:i/>
              <w:iCs/>
            </w:rPr>
            <w:t>CRAN: Contributed Packages</w:t>
          </w:r>
          <w:r>
            <w:rPr>
              <w:rFonts w:eastAsia="Times New Roman"/>
            </w:rPr>
            <w:t xml:space="preserve"> Preprint at https://doi.org/10.32614/CRAN.package.emmeans (2017).</w:t>
          </w:r>
        </w:p>
        <w:p w14:paraId="75E19EDC" w14:textId="77777777" w:rsidR="001A08EC" w:rsidRDefault="001A08EC">
          <w:pPr>
            <w:autoSpaceDE w:val="0"/>
            <w:autoSpaceDN w:val="0"/>
            <w:ind w:hanging="640"/>
            <w:divId w:val="196090224"/>
            <w:rPr>
              <w:rFonts w:eastAsia="Times New Roman"/>
            </w:rPr>
          </w:pPr>
          <w:r>
            <w:rPr>
              <w:rFonts w:eastAsia="Times New Roman"/>
            </w:rPr>
            <w:t>30.</w:t>
          </w:r>
          <w:r>
            <w:rPr>
              <w:rFonts w:eastAsia="Times New Roman"/>
            </w:rPr>
            <w:tab/>
          </w:r>
          <w:proofErr w:type="spellStart"/>
          <w:r>
            <w:rPr>
              <w:rFonts w:eastAsia="Times New Roman"/>
            </w:rPr>
            <w:t>Ruebenbauer</w:t>
          </w:r>
          <w:proofErr w:type="spellEnd"/>
          <w:r>
            <w:rPr>
              <w:rFonts w:eastAsia="Times New Roman"/>
            </w:rPr>
            <w:t xml:space="preserve">, A., Schlyter, F., Hansson, B. S., </w:t>
          </w:r>
          <w:proofErr w:type="spellStart"/>
          <w:r>
            <w:rPr>
              <w:rFonts w:eastAsia="Times New Roman"/>
            </w:rPr>
            <w:t>Löfstedt</w:t>
          </w:r>
          <w:proofErr w:type="spellEnd"/>
          <w:r>
            <w:rPr>
              <w:rFonts w:eastAsia="Times New Roman"/>
            </w:rPr>
            <w:t xml:space="preserve">, C. &amp; Larsson, M. C. Genetic Variability and Robustness of Host Odor Preference in Drosophila melanogaster. </w:t>
          </w:r>
          <w:r>
            <w:rPr>
              <w:rFonts w:eastAsia="Times New Roman"/>
              <w:i/>
              <w:iCs/>
            </w:rPr>
            <w:t>Current Biology</w:t>
          </w:r>
          <w:r>
            <w:rPr>
              <w:rFonts w:eastAsia="Times New Roman"/>
            </w:rPr>
            <w:t xml:space="preserve"> </w:t>
          </w:r>
          <w:r>
            <w:rPr>
              <w:rFonts w:eastAsia="Times New Roman"/>
              <w:b/>
              <w:bCs/>
            </w:rPr>
            <w:t>18</w:t>
          </w:r>
          <w:r>
            <w:rPr>
              <w:rFonts w:eastAsia="Times New Roman"/>
            </w:rPr>
            <w:t>, 1438–1443 (2008).</w:t>
          </w:r>
        </w:p>
        <w:p w14:paraId="6B984D57" w14:textId="77777777" w:rsidR="001A08EC" w:rsidRDefault="001A08EC">
          <w:pPr>
            <w:autoSpaceDE w:val="0"/>
            <w:autoSpaceDN w:val="0"/>
            <w:ind w:hanging="640"/>
            <w:divId w:val="1883783516"/>
            <w:rPr>
              <w:rFonts w:eastAsia="Times New Roman"/>
            </w:rPr>
          </w:pPr>
          <w:r>
            <w:rPr>
              <w:rFonts w:eastAsia="Times New Roman"/>
            </w:rPr>
            <w:lastRenderedPageBreak/>
            <w:t>31.</w:t>
          </w:r>
          <w:r>
            <w:rPr>
              <w:rFonts w:eastAsia="Times New Roman"/>
            </w:rPr>
            <w:tab/>
            <w:t>Soto-</w:t>
          </w:r>
          <w:proofErr w:type="spellStart"/>
          <w:r>
            <w:rPr>
              <w:rFonts w:eastAsia="Times New Roman"/>
            </w:rPr>
            <w:t>Yéber</w:t>
          </w:r>
          <w:proofErr w:type="spellEnd"/>
          <w:r>
            <w:rPr>
              <w:rFonts w:eastAsia="Times New Roman"/>
            </w:rPr>
            <w:t xml:space="preserve">, L., Soto-Ortiz, J., Godoy, P. &amp; Godoy-Herrera, R. The behavior of adult Drosophila in the wild. </w:t>
          </w:r>
          <w:proofErr w:type="spellStart"/>
          <w:r>
            <w:rPr>
              <w:rFonts w:eastAsia="Times New Roman"/>
              <w:i/>
              <w:iCs/>
            </w:rPr>
            <w:t>PLoS</w:t>
          </w:r>
          <w:proofErr w:type="spellEnd"/>
          <w:r>
            <w:rPr>
              <w:rFonts w:eastAsia="Times New Roman"/>
              <w:i/>
              <w:iCs/>
            </w:rPr>
            <w:t xml:space="preserve"> One</w:t>
          </w:r>
          <w:r>
            <w:rPr>
              <w:rFonts w:eastAsia="Times New Roman"/>
            </w:rPr>
            <w:t xml:space="preserve"> </w:t>
          </w:r>
          <w:r>
            <w:rPr>
              <w:rFonts w:eastAsia="Times New Roman"/>
              <w:b/>
              <w:bCs/>
            </w:rPr>
            <w:t>13</w:t>
          </w:r>
          <w:r>
            <w:rPr>
              <w:rFonts w:eastAsia="Times New Roman"/>
            </w:rPr>
            <w:t>, e0209917 (2018).</w:t>
          </w:r>
        </w:p>
        <w:p w14:paraId="4CDBE057" w14:textId="77777777" w:rsidR="001A08EC" w:rsidRDefault="001A08EC">
          <w:pPr>
            <w:autoSpaceDE w:val="0"/>
            <w:autoSpaceDN w:val="0"/>
            <w:ind w:hanging="640"/>
            <w:divId w:val="520779309"/>
            <w:rPr>
              <w:rFonts w:eastAsia="Times New Roman"/>
            </w:rPr>
          </w:pPr>
          <w:r>
            <w:rPr>
              <w:rFonts w:eastAsia="Times New Roman"/>
            </w:rPr>
            <w:t>32.</w:t>
          </w:r>
          <w:r>
            <w:rPr>
              <w:rFonts w:eastAsia="Times New Roman"/>
            </w:rPr>
            <w:tab/>
            <w:t xml:space="preserve">Markow, T. A. &amp; O’Grady, P. M. Chapter 4 - Collecting Drosophila in the wild. in </w:t>
          </w:r>
          <w:r>
            <w:rPr>
              <w:rFonts w:eastAsia="Times New Roman"/>
              <w:i/>
              <w:iCs/>
            </w:rPr>
            <w:t>Drosophila</w:t>
          </w:r>
          <w:r>
            <w:rPr>
              <w:rFonts w:eastAsia="Times New Roman"/>
            </w:rPr>
            <w:t xml:space="preserve"> (eds. Markow, T. A. &amp; O’Grady, P. M.) 145–153 (Academic Press, San Diego, 2006). </w:t>
          </w:r>
          <w:proofErr w:type="spellStart"/>
          <w:proofErr w:type="gramStart"/>
          <w:r>
            <w:rPr>
              <w:rFonts w:eastAsia="Times New Roman"/>
            </w:rPr>
            <w:t>doi:https</w:t>
          </w:r>
          <w:proofErr w:type="spellEnd"/>
          <w:r>
            <w:rPr>
              <w:rFonts w:eastAsia="Times New Roman"/>
            </w:rPr>
            <w:t>://doi.org/10.1016/B978-012473052-6/50004-4</w:t>
          </w:r>
          <w:proofErr w:type="gramEnd"/>
          <w:r>
            <w:rPr>
              <w:rFonts w:eastAsia="Times New Roman"/>
            </w:rPr>
            <w:t>.</w:t>
          </w:r>
        </w:p>
        <w:p w14:paraId="2A3A4C70" w14:textId="77777777" w:rsidR="001A08EC" w:rsidRDefault="001A08EC">
          <w:pPr>
            <w:autoSpaceDE w:val="0"/>
            <w:autoSpaceDN w:val="0"/>
            <w:ind w:hanging="640"/>
            <w:divId w:val="614406739"/>
            <w:rPr>
              <w:rFonts w:eastAsia="Times New Roman"/>
            </w:rPr>
          </w:pPr>
          <w:r>
            <w:rPr>
              <w:rFonts w:eastAsia="Times New Roman"/>
            </w:rPr>
            <w:t>33.</w:t>
          </w:r>
          <w:r>
            <w:rPr>
              <w:rFonts w:eastAsia="Times New Roman"/>
            </w:rPr>
            <w:tab/>
            <w:t xml:space="preserve">Viljoen, A. M., </w:t>
          </w:r>
          <w:proofErr w:type="spellStart"/>
          <w:r>
            <w:rPr>
              <w:rFonts w:eastAsia="Times New Roman"/>
            </w:rPr>
            <w:t>Kamatou</w:t>
          </w:r>
          <w:proofErr w:type="spellEnd"/>
          <w:r>
            <w:rPr>
              <w:rFonts w:eastAsia="Times New Roman"/>
            </w:rPr>
            <w:t>, G. P. P. &amp; Başer, K. H. C. Head-space volatiles of marula (</w:t>
          </w:r>
          <w:proofErr w:type="spellStart"/>
          <w:r>
            <w:rPr>
              <w:rFonts w:eastAsia="Times New Roman"/>
            </w:rPr>
            <w:t>Sclerocarya</w:t>
          </w:r>
          <w:proofErr w:type="spellEnd"/>
          <w:r>
            <w:rPr>
              <w:rFonts w:eastAsia="Times New Roman"/>
            </w:rPr>
            <w:t xml:space="preserve"> </w:t>
          </w:r>
          <w:proofErr w:type="spellStart"/>
          <w:r>
            <w:rPr>
              <w:rFonts w:eastAsia="Times New Roman"/>
            </w:rPr>
            <w:t>birrea</w:t>
          </w:r>
          <w:proofErr w:type="spellEnd"/>
          <w:r>
            <w:rPr>
              <w:rFonts w:eastAsia="Times New Roman"/>
            </w:rPr>
            <w:t xml:space="preserve"> subsp. </w:t>
          </w:r>
          <w:proofErr w:type="spellStart"/>
          <w:r>
            <w:rPr>
              <w:rFonts w:eastAsia="Times New Roman"/>
            </w:rPr>
            <w:t>caffra</w:t>
          </w:r>
          <w:proofErr w:type="spellEnd"/>
          <w:r>
            <w:rPr>
              <w:rFonts w:eastAsia="Times New Roman"/>
            </w:rPr>
            <w:t xml:space="preserve">). </w:t>
          </w:r>
          <w:r>
            <w:rPr>
              <w:rFonts w:eastAsia="Times New Roman"/>
              <w:i/>
              <w:iCs/>
            </w:rPr>
            <w:t>South African Journal of Botany</w:t>
          </w:r>
          <w:r>
            <w:rPr>
              <w:rFonts w:eastAsia="Times New Roman"/>
            </w:rPr>
            <w:t xml:space="preserve"> </w:t>
          </w:r>
          <w:r>
            <w:rPr>
              <w:rFonts w:eastAsia="Times New Roman"/>
              <w:b/>
              <w:bCs/>
            </w:rPr>
            <w:t>74</w:t>
          </w:r>
          <w:r>
            <w:rPr>
              <w:rFonts w:eastAsia="Times New Roman"/>
            </w:rPr>
            <w:t>, 325–326 (2008).</w:t>
          </w:r>
        </w:p>
        <w:p w14:paraId="19932E92" w14:textId="77777777" w:rsidR="001A08EC" w:rsidRDefault="001A08EC">
          <w:pPr>
            <w:autoSpaceDE w:val="0"/>
            <w:autoSpaceDN w:val="0"/>
            <w:ind w:hanging="640"/>
            <w:divId w:val="439953252"/>
            <w:rPr>
              <w:rFonts w:eastAsia="Times New Roman"/>
            </w:rPr>
          </w:pPr>
          <w:r>
            <w:rPr>
              <w:rFonts w:eastAsia="Times New Roman"/>
            </w:rPr>
            <w:t>34.</w:t>
          </w:r>
          <w:r>
            <w:rPr>
              <w:rFonts w:eastAsia="Times New Roman"/>
            </w:rPr>
            <w:tab/>
            <w:t xml:space="preserve">Raghu, S. &amp; Clarke, A. R. Spatial and temporal partitioning of </w:t>
          </w:r>
          <w:proofErr w:type="spellStart"/>
          <w:r>
            <w:rPr>
              <w:rFonts w:eastAsia="Times New Roman"/>
            </w:rPr>
            <w:t>behaviour</w:t>
          </w:r>
          <w:proofErr w:type="spellEnd"/>
          <w:r>
            <w:rPr>
              <w:rFonts w:eastAsia="Times New Roman"/>
            </w:rPr>
            <w:t xml:space="preserve"> by adult </w:t>
          </w:r>
          <w:proofErr w:type="spellStart"/>
          <w:r>
            <w:rPr>
              <w:rFonts w:eastAsia="Times New Roman"/>
            </w:rPr>
            <w:t>dacines</w:t>
          </w:r>
          <w:proofErr w:type="spellEnd"/>
          <w:r>
            <w:rPr>
              <w:rFonts w:eastAsia="Times New Roman"/>
            </w:rPr>
            <w:t xml:space="preserve">: direct evidence for methyl eugenol as a mate rendezvous cue for </w:t>
          </w:r>
          <w:proofErr w:type="spellStart"/>
          <w:r>
            <w:rPr>
              <w:rFonts w:eastAsia="Times New Roman"/>
              <w:i/>
              <w:iCs/>
            </w:rPr>
            <w:t>Bactrocera</w:t>
          </w:r>
          <w:proofErr w:type="spellEnd"/>
          <w:r>
            <w:rPr>
              <w:rFonts w:eastAsia="Times New Roman"/>
              <w:i/>
              <w:iCs/>
            </w:rPr>
            <w:t xml:space="preserve"> </w:t>
          </w:r>
          <w:proofErr w:type="spellStart"/>
          <w:r>
            <w:rPr>
              <w:rFonts w:eastAsia="Times New Roman"/>
              <w:i/>
              <w:iCs/>
            </w:rPr>
            <w:t>cacuminata</w:t>
          </w:r>
          <w:proofErr w:type="spellEnd"/>
          <w:r>
            <w:rPr>
              <w:rFonts w:eastAsia="Times New Roman"/>
            </w:rPr>
            <w:t xml:space="preserve">. </w:t>
          </w:r>
          <w:proofErr w:type="spellStart"/>
          <w:r>
            <w:rPr>
              <w:rFonts w:eastAsia="Times New Roman"/>
              <w:i/>
              <w:iCs/>
            </w:rPr>
            <w:t>Physiol</w:t>
          </w:r>
          <w:proofErr w:type="spellEnd"/>
          <w:r>
            <w:rPr>
              <w:rFonts w:eastAsia="Times New Roman"/>
              <w:i/>
              <w:iCs/>
            </w:rPr>
            <w:t xml:space="preserve"> </w:t>
          </w:r>
          <w:proofErr w:type="spellStart"/>
          <w:r>
            <w:rPr>
              <w:rFonts w:eastAsia="Times New Roman"/>
              <w:i/>
              <w:iCs/>
            </w:rPr>
            <w:t>Entomol</w:t>
          </w:r>
          <w:proofErr w:type="spellEnd"/>
          <w:r>
            <w:rPr>
              <w:rFonts w:eastAsia="Times New Roman"/>
            </w:rPr>
            <w:t xml:space="preserve"> </w:t>
          </w:r>
          <w:r>
            <w:rPr>
              <w:rFonts w:eastAsia="Times New Roman"/>
              <w:b/>
              <w:bCs/>
            </w:rPr>
            <w:t>28</w:t>
          </w:r>
          <w:r>
            <w:rPr>
              <w:rFonts w:eastAsia="Times New Roman"/>
            </w:rPr>
            <w:t>, 175–184 (2003).</w:t>
          </w:r>
        </w:p>
        <w:p w14:paraId="3E6E4E43" w14:textId="77777777" w:rsidR="001A08EC" w:rsidRDefault="001A08EC">
          <w:pPr>
            <w:autoSpaceDE w:val="0"/>
            <w:autoSpaceDN w:val="0"/>
            <w:ind w:hanging="640"/>
            <w:divId w:val="962467816"/>
            <w:rPr>
              <w:rFonts w:eastAsia="Times New Roman"/>
            </w:rPr>
          </w:pPr>
          <w:r>
            <w:rPr>
              <w:rFonts w:eastAsia="Times New Roman"/>
            </w:rPr>
            <w:t>35.</w:t>
          </w:r>
          <w:r>
            <w:rPr>
              <w:rFonts w:eastAsia="Times New Roman"/>
            </w:rPr>
            <w:tab/>
          </w:r>
          <w:proofErr w:type="spellStart"/>
          <w:r>
            <w:rPr>
              <w:rFonts w:eastAsia="Times New Roman"/>
            </w:rPr>
            <w:t>Vitanović</w:t>
          </w:r>
          <w:proofErr w:type="spellEnd"/>
          <w:r>
            <w:rPr>
              <w:rFonts w:eastAsia="Times New Roman"/>
            </w:rPr>
            <w:t xml:space="preserve">, E. </w:t>
          </w:r>
          <w:r>
            <w:rPr>
              <w:rFonts w:eastAsia="Times New Roman"/>
              <w:i/>
              <w:iCs/>
            </w:rPr>
            <w:t>et al.</w:t>
          </w:r>
          <w:r>
            <w:rPr>
              <w:rFonts w:eastAsia="Times New Roman"/>
            </w:rPr>
            <w:t xml:space="preserve"> Olive Fruit Fly, </w:t>
          </w:r>
          <w:proofErr w:type="spellStart"/>
          <w:r>
            <w:rPr>
              <w:rFonts w:eastAsia="Times New Roman"/>
            </w:rPr>
            <w:t>Bactrocera</w:t>
          </w:r>
          <w:proofErr w:type="spellEnd"/>
          <w:r>
            <w:rPr>
              <w:rFonts w:eastAsia="Times New Roman"/>
            </w:rPr>
            <w:t xml:space="preserve"> </w:t>
          </w:r>
          <w:proofErr w:type="spellStart"/>
          <w:r>
            <w:rPr>
              <w:rFonts w:eastAsia="Times New Roman"/>
            </w:rPr>
            <w:t>oleae</w:t>
          </w:r>
          <w:proofErr w:type="spellEnd"/>
          <w:r>
            <w:rPr>
              <w:rFonts w:eastAsia="Times New Roman"/>
            </w:rPr>
            <w:t xml:space="preserve"> (Diptera: </w:t>
          </w:r>
          <w:proofErr w:type="spellStart"/>
          <w:r>
            <w:rPr>
              <w:rFonts w:eastAsia="Times New Roman"/>
            </w:rPr>
            <w:t>Tephritidae</w:t>
          </w:r>
          <w:proofErr w:type="spellEnd"/>
          <w:r>
            <w:rPr>
              <w:rFonts w:eastAsia="Times New Roman"/>
            </w:rPr>
            <w:t xml:space="preserve">), Attraction to Volatile Compounds Produced by Host and Insect-Associated Yeast Strains. </w:t>
          </w:r>
          <w:r>
            <w:rPr>
              <w:rFonts w:eastAsia="Times New Roman"/>
              <w:i/>
              <w:iCs/>
            </w:rPr>
            <w:t xml:space="preserve">J Econ </w:t>
          </w:r>
          <w:proofErr w:type="spellStart"/>
          <w:r>
            <w:rPr>
              <w:rFonts w:eastAsia="Times New Roman"/>
              <w:i/>
              <w:iCs/>
            </w:rPr>
            <w:t>Entomol</w:t>
          </w:r>
          <w:proofErr w:type="spellEnd"/>
          <w:r>
            <w:rPr>
              <w:rFonts w:eastAsia="Times New Roman"/>
            </w:rPr>
            <w:t xml:space="preserve"> </w:t>
          </w:r>
          <w:r>
            <w:rPr>
              <w:rFonts w:eastAsia="Times New Roman"/>
              <w:b/>
              <w:bCs/>
            </w:rPr>
            <w:t>113</w:t>
          </w:r>
          <w:r>
            <w:rPr>
              <w:rFonts w:eastAsia="Times New Roman"/>
            </w:rPr>
            <w:t>, 752–759 (2020).</w:t>
          </w:r>
        </w:p>
        <w:p w14:paraId="28BD3529" w14:textId="77777777" w:rsidR="001A08EC" w:rsidRDefault="001A08EC">
          <w:pPr>
            <w:autoSpaceDE w:val="0"/>
            <w:autoSpaceDN w:val="0"/>
            <w:ind w:hanging="640"/>
            <w:divId w:val="237403214"/>
            <w:rPr>
              <w:rFonts w:eastAsia="Times New Roman"/>
            </w:rPr>
          </w:pPr>
          <w:r>
            <w:rPr>
              <w:rFonts w:eastAsia="Times New Roman"/>
            </w:rPr>
            <w:t>36.</w:t>
          </w:r>
          <w:r>
            <w:rPr>
              <w:rFonts w:eastAsia="Times New Roman"/>
            </w:rPr>
            <w:tab/>
          </w:r>
          <w:proofErr w:type="spellStart"/>
          <w:r>
            <w:rPr>
              <w:rFonts w:eastAsia="Times New Roman"/>
            </w:rPr>
            <w:t>Ti̇ri̇ng</w:t>
          </w:r>
          <w:proofErr w:type="spellEnd"/>
          <w:r>
            <w:rPr>
              <w:rFonts w:eastAsia="Times New Roman"/>
            </w:rPr>
            <w:t xml:space="preserve">, G., </w:t>
          </w:r>
          <w:proofErr w:type="spellStart"/>
          <w:r>
            <w:rPr>
              <w:rFonts w:eastAsia="Times New Roman"/>
            </w:rPr>
            <w:t>Hasanoğlu</w:t>
          </w:r>
          <w:proofErr w:type="spellEnd"/>
          <w:r>
            <w:rPr>
              <w:rFonts w:eastAsia="Times New Roman"/>
            </w:rPr>
            <w:t xml:space="preserve">, A., Gazit, Y. &amp; Satar, S. The behavioral responses of Ceratitis capitata (Diptera: </w:t>
          </w:r>
          <w:proofErr w:type="spellStart"/>
          <w:r>
            <w:rPr>
              <w:rFonts w:eastAsia="Times New Roman"/>
            </w:rPr>
            <w:t>Tephritidae</w:t>
          </w:r>
          <w:proofErr w:type="spellEnd"/>
          <w:r>
            <w:rPr>
              <w:rFonts w:eastAsia="Times New Roman"/>
            </w:rPr>
            <w:t xml:space="preserve">) to predominant volatile compounds of apricot. </w:t>
          </w:r>
          <w:proofErr w:type="spellStart"/>
          <w:r>
            <w:rPr>
              <w:rFonts w:eastAsia="Times New Roman"/>
              <w:i/>
              <w:iCs/>
            </w:rPr>
            <w:t>Phytochem</w:t>
          </w:r>
          <w:proofErr w:type="spellEnd"/>
          <w:r>
            <w:rPr>
              <w:rFonts w:eastAsia="Times New Roman"/>
              <w:i/>
              <w:iCs/>
            </w:rPr>
            <w:t xml:space="preserve"> Lett</w:t>
          </w:r>
          <w:r>
            <w:rPr>
              <w:rFonts w:eastAsia="Times New Roman"/>
            </w:rPr>
            <w:t xml:space="preserve"> </w:t>
          </w:r>
          <w:r>
            <w:rPr>
              <w:rFonts w:eastAsia="Times New Roman"/>
              <w:b/>
              <w:bCs/>
            </w:rPr>
            <w:t>61</w:t>
          </w:r>
          <w:r>
            <w:rPr>
              <w:rFonts w:eastAsia="Times New Roman"/>
            </w:rPr>
            <w:t>, 292–297 (2024).</w:t>
          </w:r>
        </w:p>
        <w:p w14:paraId="7DAD310B" w14:textId="77777777" w:rsidR="001A08EC" w:rsidRDefault="001A08EC">
          <w:pPr>
            <w:autoSpaceDE w:val="0"/>
            <w:autoSpaceDN w:val="0"/>
            <w:ind w:hanging="640"/>
            <w:divId w:val="1399783892"/>
            <w:rPr>
              <w:rFonts w:eastAsia="Times New Roman"/>
            </w:rPr>
          </w:pPr>
          <w:r>
            <w:rPr>
              <w:rFonts w:eastAsia="Times New Roman"/>
            </w:rPr>
            <w:t>37.</w:t>
          </w:r>
          <w:r>
            <w:rPr>
              <w:rFonts w:eastAsia="Times New Roman"/>
            </w:rPr>
            <w:tab/>
            <w:t xml:space="preserve">Auer, T. O. </w:t>
          </w:r>
          <w:r>
            <w:rPr>
              <w:rFonts w:eastAsia="Times New Roman"/>
              <w:i/>
              <w:iCs/>
            </w:rPr>
            <w:t>et al.</w:t>
          </w:r>
          <w:r>
            <w:rPr>
              <w:rFonts w:eastAsia="Times New Roman"/>
            </w:rPr>
            <w:t xml:space="preserve"> Olfactory receptor and circuit evolution promote host specialization. </w:t>
          </w:r>
          <w:r>
            <w:rPr>
              <w:rFonts w:eastAsia="Times New Roman"/>
              <w:i/>
              <w:iCs/>
            </w:rPr>
            <w:t>Nature</w:t>
          </w:r>
          <w:r>
            <w:rPr>
              <w:rFonts w:eastAsia="Times New Roman"/>
            </w:rPr>
            <w:t xml:space="preserve"> </w:t>
          </w:r>
          <w:r>
            <w:rPr>
              <w:rFonts w:eastAsia="Times New Roman"/>
              <w:b/>
              <w:bCs/>
            </w:rPr>
            <w:t>579</w:t>
          </w:r>
          <w:r>
            <w:rPr>
              <w:rFonts w:eastAsia="Times New Roman"/>
            </w:rPr>
            <w:t>, 402–408 (2020).</w:t>
          </w:r>
        </w:p>
        <w:p w14:paraId="783F7A50" w14:textId="77777777" w:rsidR="001A08EC" w:rsidRDefault="001A08EC">
          <w:pPr>
            <w:autoSpaceDE w:val="0"/>
            <w:autoSpaceDN w:val="0"/>
            <w:ind w:hanging="640"/>
            <w:divId w:val="2123913752"/>
            <w:rPr>
              <w:rFonts w:eastAsia="Times New Roman"/>
            </w:rPr>
          </w:pPr>
          <w:r>
            <w:rPr>
              <w:rFonts w:eastAsia="Times New Roman"/>
            </w:rPr>
            <w:t>38.</w:t>
          </w:r>
          <w:r>
            <w:rPr>
              <w:rFonts w:eastAsia="Times New Roman"/>
            </w:rPr>
            <w:tab/>
          </w:r>
          <w:proofErr w:type="spellStart"/>
          <w:r>
            <w:rPr>
              <w:rFonts w:eastAsia="Times New Roman"/>
            </w:rPr>
            <w:t>Comeault</w:t>
          </w:r>
          <w:proofErr w:type="spellEnd"/>
          <w:r>
            <w:rPr>
              <w:rFonts w:eastAsia="Times New Roman"/>
            </w:rPr>
            <w:t xml:space="preserve">, A. A. </w:t>
          </w:r>
          <w:r>
            <w:rPr>
              <w:rFonts w:eastAsia="Times New Roman"/>
              <w:i/>
              <w:iCs/>
            </w:rPr>
            <w:t>et al.</w:t>
          </w:r>
          <w:r>
            <w:rPr>
              <w:rFonts w:eastAsia="Times New Roman"/>
            </w:rPr>
            <w:t xml:space="preserve"> A nonrandom subset of olfactory genes is associated with host preference in the fruit fly Drosophila </w:t>
          </w:r>
          <w:proofErr w:type="spellStart"/>
          <w:r>
            <w:rPr>
              <w:rFonts w:eastAsia="Times New Roman"/>
            </w:rPr>
            <w:t>orena</w:t>
          </w:r>
          <w:proofErr w:type="spellEnd"/>
          <w:r>
            <w:rPr>
              <w:rFonts w:eastAsia="Times New Roman"/>
            </w:rPr>
            <w:t xml:space="preserve">. </w:t>
          </w:r>
          <w:r>
            <w:rPr>
              <w:rFonts w:eastAsia="Times New Roman"/>
              <w:i/>
              <w:iCs/>
            </w:rPr>
            <w:t>Evolution Letters</w:t>
          </w:r>
          <w:r>
            <w:rPr>
              <w:rFonts w:eastAsia="Times New Roman"/>
            </w:rPr>
            <w:t xml:space="preserve"> vol. 1 73–85 Preprint at https://doi.org/10.1002/evl3.7 (2017).</w:t>
          </w:r>
        </w:p>
        <w:p w14:paraId="364450EA" w14:textId="77777777" w:rsidR="001A08EC" w:rsidRDefault="001A08EC">
          <w:pPr>
            <w:autoSpaceDE w:val="0"/>
            <w:autoSpaceDN w:val="0"/>
            <w:ind w:hanging="640"/>
            <w:divId w:val="2114275291"/>
            <w:rPr>
              <w:rFonts w:eastAsia="Times New Roman"/>
            </w:rPr>
          </w:pPr>
          <w:r>
            <w:rPr>
              <w:rFonts w:eastAsia="Times New Roman"/>
            </w:rPr>
            <w:t>39.</w:t>
          </w:r>
          <w:r>
            <w:rPr>
              <w:rFonts w:eastAsia="Times New Roman"/>
            </w:rPr>
            <w:tab/>
            <w:t xml:space="preserve">de Bruyne, M., Smart, R., Zammit, E. &amp; Warr, C. G. Functional and molecular evolution of olfactory neurons and receptors for aliphatic esters across the Drosophila genus. </w:t>
          </w:r>
          <w:r>
            <w:rPr>
              <w:rFonts w:eastAsia="Times New Roman"/>
              <w:i/>
              <w:iCs/>
            </w:rPr>
            <w:t xml:space="preserve">J Comp </w:t>
          </w:r>
          <w:proofErr w:type="spellStart"/>
          <w:r>
            <w:rPr>
              <w:rFonts w:eastAsia="Times New Roman"/>
              <w:i/>
              <w:iCs/>
            </w:rPr>
            <w:t>Physiol</w:t>
          </w:r>
          <w:proofErr w:type="spellEnd"/>
          <w:r>
            <w:rPr>
              <w:rFonts w:eastAsia="Times New Roman"/>
              <w:i/>
              <w:iCs/>
            </w:rPr>
            <w:t xml:space="preserve"> A </w:t>
          </w:r>
          <w:proofErr w:type="spellStart"/>
          <w:r>
            <w:rPr>
              <w:rFonts w:eastAsia="Times New Roman"/>
              <w:i/>
              <w:iCs/>
            </w:rPr>
            <w:t>Neuroethol</w:t>
          </w:r>
          <w:proofErr w:type="spellEnd"/>
          <w:r>
            <w:rPr>
              <w:rFonts w:eastAsia="Times New Roman"/>
              <w:i/>
              <w:iCs/>
            </w:rPr>
            <w:t xml:space="preserve"> Sens Neural </w:t>
          </w:r>
          <w:proofErr w:type="spellStart"/>
          <w:r>
            <w:rPr>
              <w:rFonts w:eastAsia="Times New Roman"/>
              <w:i/>
              <w:iCs/>
            </w:rPr>
            <w:t>Behav</w:t>
          </w:r>
          <w:proofErr w:type="spellEnd"/>
          <w:r>
            <w:rPr>
              <w:rFonts w:eastAsia="Times New Roman"/>
              <w:i/>
              <w:iCs/>
            </w:rPr>
            <w:t xml:space="preserve"> </w:t>
          </w:r>
          <w:proofErr w:type="spellStart"/>
          <w:r>
            <w:rPr>
              <w:rFonts w:eastAsia="Times New Roman"/>
              <w:i/>
              <w:iCs/>
            </w:rPr>
            <w:t>Physiol</w:t>
          </w:r>
          <w:proofErr w:type="spellEnd"/>
          <w:r>
            <w:rPr>
              <w:rFonts w:eastAsia="Times New Roman"/>
            </w:rPr>
            <w:t xml:space="preserve"> </w:t>
          </w:r>
          <w:r>
            <w:rPr>
              <w:rFonts w:eastAsia="Times New Roman"/>
              <w:b/>
              <w:bCs/>
            </w:rPr>
            <w:t>196</w:t>
          </w:r>
          <w:r>
            <w:rPr>
              <w:rFonts w:eastAsia="Times New Roman"/>
            </w:rPr>
            <w:t>, 97–109 (2010).</w:t>
          </w:r>
        </w:p>
        <w:p w14:paraId="75E0F29A" w14:textId="77777777" w:rsidR="001A08EC" w:rsidRDefault="001A08EC">
          <w:pPr>
            <w:autoSpaceDE w:val="0"/>
            <w:autoSpaceDN w:val="0"/>
            <w:ind w:hanging="640"/>
            <w:divId w:val="1871411447"/>
            <w:rPr>
              <w:rFonts w:eastAsia="Times New Roman"/>
            </w:rPr>
          </w:pPr>
          <w:r>
            <w:rPr>
              <w:rFonts w:eastAsia="Times New Roman"/>
            </w:rPr>
            <w:t>40.</w:t>
          </w:r>
          <w:r>
            <w:rPr>
              <w:rFonts w:eastAsia="Times New Roman"/>
            </w:rPr>
            <w:tab/>
            <w:t xml:space="preserve">Lukyanenko, R., Wiggins, A. &amp; Rosser, H. K. Citizen Science: An Information Quality Research Frontier. </w:t>
          </w:r>
          <w:r>
            <w:rPr>
              <w:rFonts w:eastAsia="Times New Roman"/>
              <w:i/>
              <w:iCs/>
            </w:rPr>
            <w:t>Information Systems Frontiers</w:t>
          </w:r>
          <w:r>
            <w:rPr>
              <w:rFonts w:eastAsia="Times New Roman"/>
            </w:rPr>
            <w:t xml:space="preserve"> </w:t>
          </w:r>
          <w:r>
            <w:rPr>
              <w:rFonts w:eastAsia="Times New Roman"/>
              <w:b/>
              <w:bCs/>
            </w:rPr>
            <w:t>22</w:t>
          </w:r>
          <w:r>
            <w:rPr>
              <w:rFonts w:eastAsia="Times New Roman"/>
            </w:rPr>
            <w:t>, 961–983 (2020).</w:t>
          </w:r>
        </w:p>
        <w:p w14:paraId="51C7F6BB" w14:textId="77777777" w:rsidR="001A08EC" w:rsidRDefault="001A08EC">
          <w:pPr>
            <w:autoSpaceDE w:val="0"/>
            <w:autoSpaceDN w:val="0"/>
            <w:ind w:hanging="640"/>
            <w:divId w:val="1814903940"/>
            <w:rPr>
              <w:rFonts w:eastAsia="Times New Roman"/>
            </w:rPr>
          </w:pPr>
          <w:r>
            <w:rPr>
              <w:rFonts w:eastAsia="Times New Roman"/>
            </w:rPr>
            <w:t>41.</w:t>
          </w:r>
          <w:r>
            <w:rPr>
              <w:rFonts w:eastAsia="Times New Roman"/>
            </w:rPr>
            <w:tab/>
          </w:r>
          <w:proofErr w:type="spellStart"/>
          <w:r>
            <w:rPr>
              <w:rFonts w:eastAsia="Times New Roman"/>
            </w:rPr>
            <w:t>Fraisl</w:t>
          </w:r>
          <w:proofErr w:type="spellEnd"/>
          <w:r>
            <w:rPr>
              <w:rFonts w:eastAsia="Times New Roman"/>
            </w:rPr>
            <w:t xml:space="preserve">, D. </w:t>
          </w:r>
          <w:r>
            <w:rPr>
              <w:rFonts w:eastAsia="Times New Roman"/>
              <w:i/>
              <w:iCs/>
            </w:rPr>
            <w:t>et al.</w:t>
          </w:r>
          <w:r>
            <w:rPr>
              <w:rFonts w:eastAsia="Times New Roman"/>
            </w:rPr>
            <w:t xml:space="preserve"> Citizen science in environmental and ecological sciences. </w:t>
          </w:r>
          <w:r>
            <w:rPr>
              <w:rFonts w:eastAsia="Times New Roman"/>
              <w:i/>
              <w:iCs/>
            </w:rPr>
            <w:t>Nature Reviews Methods Primers</w:t>
          </w:r>
          <w:r>
            <w:rPr>
              <w:rFonts w:eastAsia="Times New Roman"/>
            </w:rPr>
            <w:t xml:space="preserve"> </w:t>
          </w:r>
          <w:r>
            <w:rPr>
              <w:rFonts w:eastAsia="Times New Roman"/>
              <w:b/>
              <w:bCs/>
            </w:rPr>
            <w:t>2</w:t>
          </w:r>
          <w:r>
            <w:rPr>
              <w:rFonts w:eastAsia="Times New Roman"/>
            </w:rPr>
            <w:t>, 64 (2022).</w:t>
          </w:r>
        </w:p>
        <w:p w14:paraId="7F513647" w14:textId="77777777" w:rsidR="001A08EC" w:rsidRDefault="001A08EC">
          <w:pPr>
            <w:autoSpaceDE w:val="0"/>
            <w:autoSpaceDN w:val="0"/>
            <w:ind w:hanging="640"/>
            <w:divId w:val="1473863459"/>
            <w:rPr>
              <w:rFonts w:eastAsia="Times New Roman"/>
            </w:rPr>
          </w:pPr>
          <w:r>
            <w:rPr>
              <w:rFonts w:eastAsia="Times New Roman"/>
            </w:rPr>
            <w:t>42.</w:t>
          </w:r>
          <w:r>
            <w:rPr>
              <w:rFonts w:eastAsia="Times New Roman"/>
            </w:rPr>
            <w:tab/>
            <w:t xml:space="preserve">Encarnação, J., Teodósio, M. A. &amp; Morais, P. Citizen Science and Biological Invasions: A Review. </w:t>
          </w:r>
          <w:r>
            <w:rPr>
              <w:rFonts w:eastAsia="Times New Roman"/>
              <w:i/>
              <w:iCs/>
            </w:rPr>
            <w:t>Front Environ Sci</w:t>
          </w:r>
          <w:r>
            <w:rPr>
              <w:rFonts w:eastAsia="Times New Roman"/>
            </w:rPr>
            <w:t xml:space="preserve"> </w:t>
          </w:r>
          <w:r>
            <w:rPr>
              <w:rFonts w:eastAsia="Times New Roman"/>
              <w:b/>
              <w:bCs/>
            </w:rPr>
            <w:t>8</w:t>
          </w:r>
          <w:r>
            <w:rPr>
              <w:rFonts w:eastAsia="Times New Roman"/>
            </w:rPr>
            <w:t>, (2021).</w:t>
          </w:r>
        </w:p>
        <w:p w14:paraId="699C3388" w14:textId="77777777" w:rsidR="001A08EC" w:rsidRDefault="001A08EC">
          <w:pPr>
            <w:autoSpaceDE w:val="0"/>
            <w:autoSpaceDN w:val="0"/>
            <w:ind w:hanging="640"/>
            <w:divId w:val="1925020757"/>
            <w:rPr>
              <w:rFonts w:eastAsia="Times New Roman"/>
            </w:rPr>
          </w:pPr>
          <w:r>
            <w:rPr>
              <w:rFonts w:eastAsia="Times New Roman"/>
            </w:rPr>
            <w:t>43.</w:t>
          </w:r>
          <w:r>
            <w:rPr>
              <w:rFonts w:eastAsia="Times New Roman"/>
            </w:rPr>
            <w:tab/>
            <w:t xml:space="preserve">Dweck, H. K. M. </w:t>
          </w:r>
          <w:r>
            <w:rPr>
              <w:rFonts w:eastAsia="Times New Roman"/>
              <w:i/>
              <w:iCs/>
            </w:rPr>
            <w:t>et al.</w:t>
          </w:r>
          <w:r>
            <w:rPr>
              <w:rFonts w:eastAsia="Times New Roman"/>
            </w:rPr>
            <w:t xml:space="preserve"> The Olfactory Logic behind Fruit Odor Preferences in Larval and Adult Drosophila. </w:t>
          </w:r>
          <w:r>
            <w:rPr>
              <w:rFonts w:eastAsia="Times New Roman"/>
              <w:i/>
              <w:iCs/>
            </w:rPr>
            <w:t>Cell Rep</w:t>
          </w:r>
          <w:r>
            <w:rPr>
              <w:rFonts w:eastAsia="Times New Roman"/>
            </w:rPr>
            <w:t xml:space="preserve"> </w:t>
          </w:r>
          <w:r>
            <w:rPr>
              <w:rFonts w:eastAsia="Times New Roman"/>
              <w:b/>
              <w:bCs/>
            </w:rPr>
            <w:t>23</w:t>
          </w:r>
          <w:r>
            <w:rPr>
              <w:rFonts w:eastAsia="Times New Roman"/>
            </w:rPr>
            <w:t>, 2524–2531 (2018).</w:t>
          </w:r>
        </w:p>
        <w:p w14:paraId="698243BA" w14:textId="2871DE45" w:rsidR="006E3307" w:rsidRPr="0027308E" w:rsidRDefault="001A08EC" w:rsidP="00A45DC8">
          <w:pPr>
            <w:spacing w:line="360" w:lineRule="auto"/>
            <w:rPr>
              <w:rFonts w:ascii="Arial" w:hAnsi="Arial" w:cs="Arial"/>
              <w:sz w:val="21"/>
              <w:szCs w:val="21"/>
            </w:rPr>
          </w:pPr>
          <w:r>
            <w:rPr>
              <w:rFonts w:eastAsia="Times New Roman"/>
            </w:rPr>
            <w:t> </w:t>
          </w:r>
        </w:p>
      </w:sdtContent>
    </w:sdt>
    <w:sectPr w:rsidR="006E3307" w:rsidRPr="0027308E" w:rsidSect="00B378E6">
      <w:pgSz w:w="12240" w:h="15840"/>
      <w:pgMar w:top="1440" w:right="1440" w:bottom="1440" w:left="1440" w:header="720" w:footer="720" w:gutter="0"/>
      <w:lnNumType w:countBy="1" w:restart="continuous"/>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72" w:author="Keene-Snickers,Lexi" w:date="2025-04-11T12:03:00Z" w:initials="LK">
    <w:p w14:paraId="05459A7D" w14:textId="77777777" w:rsidR="00C22F0C" w:rsidRDefault="00C22F0C" w:rsidP="00C22F0C">
      <w:r>
        <w:rPr>
          <w:rStyle w:val="CommentReference"/>
        </w:rPr>
        <w:annotationRef/>
      </w:r>
      <w:r>
        <w:rPr>
          <w:sz w:val="20"/>
          <w:szCs w:val="20"/>
        </w:rPr>
        <w:t>I don’t think a map is necessary. Stating the locations should work.</w:t>
      </w:r>
    </w:p>
  </w:comment>
  <w:comment w:id="105" w:author="Keene-Snickers,Lexi" w:date="2025-04-11T12:32:00Z" w:initials="LK">
    <w:p w14:paraId="456DA050" w14:textId="77777777" w:rsidR="006F350D" w:rsidRDefault="006F350D" w:rsidP="006F350D">
      <w:r>
        <w:rPr>
          <w:rStyle w:val="CommentReference"/>
        </w:rPr>
        <w:annotationRef/>
      </w:r>
      <w:r>
        <w:rPr>
          <w:sz w:val="20"/>
          <w:szCs w:val="20"/>
        </w:rPr>
        <w:t>This is in response to reviewer 2s 4th comment. I’m not sure how much more should be said since it’s not the focus of this paper.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5459A7D" w15:done="0"/>
  <w15:commentEx w15:paraId="456DA05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EA4FEB9" w16cex:dateUtc="2025-04-11T18:03:00Z"/>
  <w16cex:commentExtensible w16cex:durableId="680711C6" w16cex:dateUtc="2025-04-11T18:3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5459A7D" w16cid:durableId="0EA4FEB9"/>
  <w16cid:commentId w16cid:paraId="456DA050" w16cid:durableId="680711C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8D20A2" w14:textId="77777777" w:rsidR="00E334B3" w:rsidRDefault="00E334B3" w:rsidP="008F443C">
      <w:r>
        <w:separator/>
      </w:r>
    </w:p>
  </w:endnote>
  <w:endnote w:type="continuationSeparator" w:id="0">
    <w:p w14:paraId="4E3687F0" w14:textId="77777777" w:rsidR="00E334B3" w:rsidRDefault="00E334B3" w:rsidP="008F44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D2C0C8" w14:textId="77777777" w:rsidR="00E334B3" w:rsidRDefault="00E334B3" w:rsidP="008F443C">
      <w:r>
        <w:separator/>
      </w:r>
    </w:p>
  </w:footnote>
  <w:footnote w:type="continuationSeparator" w:id="0">
    <w:p w14:paraId="20A7DA8E" w14:textId="77777777" w:rsidR="00E334B3" w:rsidRDefault="00E334B3" w:rsidP="008F443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60E0B"/>
    <w:multiLevelType w:val="hybridMultilevel"/>
    <w:tmpl w:val="A49A1A5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80256519">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eene-Snickers,Lexi">
    <w15:presenceInfo w15:providerId="AD" w15:userId="S::akeene@colostate.edu::3bd229c1-2371-4f60-90c8-491aa26b73d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4006"/>
    <w:rsid w:val="00004E2F"/>
    <w:rsid w:val="000203E1"/>
    <w:rsid w:val="00033322"/>
    <w:rsid w:val="0005051A"/>
    <w:rsid w:val="00052550"/>
    <w:rsid w:val="00052AE8"/>
    <w:rsid w:val="00062EDF"/>
    <w:rsid w:val="00092807"/>
    <w:rsid w:val="00095FA9"/>
    <w:rsid w:val="000A62CA"/>
    <w:rsid w:val="000D7059"/>
    <w:rsid w:val="000D7AC9"/>
    <w:rsid w:val="000E5D12"/>
    <w:rsid w:val="001009F0"/>
    <w:rsid w:val="00103F50"/>
    <w:rsid w:val="00116CA6"/>
    <w:rsid w:val="001337D9"/>
    <w:rsid w:val="00134FF0"/>
    <w:rsid w:val="00141430"/>
    <w:rsid w:val="0014528C"/>
    <w:rsid w:val="00150060"/>
    <w:rsid w:val="00153BC0"/>
    <w:rsid w:val="00154769"/>
    <w:rsid w:val="00163F9D"/>
    <w:rsid w:val="0017035E"/>
    <w:rsid w:val="00184D40"/>
    <w:rsid w:val="00185813"/>
    <w:rsid w:val="00186BDD"/>
    <w:rsid w:val="00187E54"/>
    <w:rsid w:val="00192842"/>
    <w:rsid w:val="00197232"/>
    <w:rsid w:val="001A08EC"/>
    <w:rsid w:val="001A4575"/>
    <w:rsid w:val="001B3B0D"/>
    <w:rsid w:val="001E11F2"/>
    <w:rsid w:val="00220EE2"/>
    <w:rsid w:val="0023756D"/>
    <w:rsid w:val="0024221B"/>
    <w:rsid w:val="00252CCE"/>
    <w:rsid w:val="00256308"/>
    <w:rsid w:val="00270A5C"/>
    <w:rsid w:val="00271391"/>
    <w:rsid w:val="0027308E"/>
    <w:rsid w:val="002810C0"/>
    <w:rsid w:val="002821F3"/>
    <w:rsid w:val="002A6661"/>
    <w:rsid w:val="002B1503"/>
    <w:rsid w:val="002C0B3B"/>
    <w:rsid w:val="002C1A66"/>
    <w:rsid w:val="002C595A"/>
    <w:rsid w:val="002D029F"/>
    <w:rsid w:val="002D13B7"/>
    <w:rsid w:val="002E40F5"/>
    <w:rsid w:val="002E5B3B"/>
    <w:rsid w:val="002E5F78"/>
    <w:rsid w:val="00304034"/>
    <w:rsid w:val="00304652"/>
    <w:rsid w:val="00313A92"/>
    <w:rsid w:val="00315D92"/>
    <w:rsid w:val="00321C3A"/>
    <w:rsid w:val="00323851"/>
    <w:rsid w:val="00323999"/>
    <w:rsid w:val="003252E8"/>
    <w:rsid w:val="00340CBB"/>
    <w:rsid w:val="00352EE4"/>
    <w:rsid w:val="0037046B"/>
    <w:rsid w:val="003744E8"/>
    <w:rsid w:val="0039344A"/>
    <w:rsid w:val="00397EE1"/>
    <w:rsid w:val="003B2876"/>
    <w:rsid w:val="003B6093"/>
    <w:rsid w:val="003C0F7C"/>
    <w:rsid w:val="003C1B5C"/>
    <w:rsid w:val="003C3F68"/>
    <w:rsid w:val="003E0FB6"/>
    <w:rsid w:val="003E3973"/>
    <w:rsid w:val="003E407D"/>
    <w:rsid w:val="003E5E3E"/>
    <w:rsid w:val="003F2255"/>
    <w:rsid w:val="00402268"/>
    <w:rsid w:val="004064BD"/>
    <w:rsid w:val="00411D35"/>
    <w:rsid w:val="00412000"/>
    <w:rsid w:val="00421414"/>
    <w:rsid w:val="0042621C"/>
    <w:rsid w:val="004404DF"/>
    <w:rsid w:val="00453BA7"/>
    <w:rsid w:val="00466861"/>
    <w:rsid w:val="00472F1E"/>
    <w:rsid w:val="0047385A"/>
    <w:rsid w:val="004A5AD8"/>
    <w:rsid w:val="004B450B"/>
    <w:rsid w:val="004C4BFC"/>
    <w:rsid w:val="004F0698"/>
    <w:rsid w:val="004F58A2"/>
    <w:rsid w:val="00502ABB"/>
    <w:rsid w:val="005052CB"/>
    <w:rsid w:val="005175B2"/>
    <w:rsid w:val="00521BB6"/>
    <w:rsid w:val="00525ED0"/>
    <w:rsid w:val="00532A1C"/>
    <w:rsid w:val="00555E19"/>
    <w:rsid w:val="00556B35"/>
    <w:rsid w:val="00562115"/>
    <w:rsid w:val="005720F7"/>
    <w:rsid w:val="0057263D"/>
    <w:rsid w:val="00583A34"/>
    <w:rsid w:val="00594079"/>
    <w:rsid w:val="00596611"/>
    <w:rsid w:val="005A48C3"/>
    <w:rsid w:val="005A5E3C"/>
    <w:rsid w:val="005A60E6"/>
    <w:rsid w:val="005B2E92"/>
    <w:rsid w:val="005B2ED4"/>
    <w:rsid w:val="005C588E"/>
    <w:rsid w:val="005D0421"/>
    <w:rsid w:val="005D5E35"/>
    <w:rsid w:val="005E1936"/>
    <w:rsid w:val="005E4963"/>
    <w:rsid w:val="005F2BFB"/>
    <w:rsid w:val="005F7191"/>
    <w:rsid w:val="006201F2"/>
    <w:rsid w:val="00625600"/>
    <w:rsid w:val="00627CF3"/>
    <w:rsid w:val="00631586"/>
    <w:rsid w:val="006643F4"/>
    <w:rsid w:val="0067475C"/>
    <w:rsid w:val="006754B2"/>
    <w:rsid w:val="00677517"/>
    <w:rsid w:val="00681E91"/>
    <w:rsid w:val="00682254"/>
    <w:rsid w:val="00691D39"/>
    <w:rsid w:val="00692CE8"/>
    <w:rsid w:val="00693184"/>
    <w:rsid w:val="006A4071"/>
    <w:rsid w:val="006B36C2"/>
    <w:rsid w:val="006B4591"/>
    <w:rsid w:val="006B46BB"/>
    <w:rsid w:val="006B6650"/>
    <w:rsid w:val="006E3307"/>
    <w:rsid w:val="006E77E8"/>
    <w:rsid w:val="006E7C46"/>
    <w:rsid w:val="006F350D"/>
    <w:rsid w:val="00723450"/>
    <w:rsid w:val="00727EE0"/>
    <w:rsid w:val="00730B37"/>
    <w:rsid w:val="00750402"/>
    <w:rsid w:val="00751531"/>
    <w:rsid w:val="0075769E"/>
    <w:rsid w:val="00761CB7"/>
    <w:rsid w:val="0078728B"/>
    <w:rsid w:val="007874CE"/>
    <w:rsid w:val="00792F68"/>
    <w:rsid w:val="00792FFA"/>
    <w:rsid w:val="007A26CE"/>
    <w:rsid w:val="007B255F"/>
    <w:rsid w:val="007C0455"/>
    <w:rsid w:val="007D2790"/>
    <w:rsid w:val="007E023E"/>
    <w:rsid w:val="007F068E"/>
    <w:rsid w:val="007F3E46"/>
    <w:rsid w:val="008128AC"/>
    <w:rsid w:val="00815568"/>
    <w:rsid w:val="0082036E"/>
    <w:rsid w:val="00825A02"/>
    <w:rsid w:val="00834C74"/>
    <w:rsid w:val="00837CCF"/>
    <w:rsid w:val="008652B4"/>
    <w:rsid w:val="00867381"/>
    <w:rsid w:val="00877075"/>
    <w:rsid w:val="00883C9D"/>
    <w:rsid w:val="008847AE"/>
    <w:rsid w:val="0089177A"/>
    <w:rsid w:val="00892000"/>
    <w:rsid w:val="008A258F"/>
    <w:rsid w:val="008A4991"/>
    <w:rsid w:val="008A64D3"/>
    <w:rsid w:val="008B3B36"/>
    <w:rsid w:val="008C018F"/>
    <w:rsid w:val="008D3F09"/>
    <w:rsid w:val="008D479F"/>
    <w:rsid w:val="008D721C"/>
    <w:rsid w:val="008E389B"/>
    <w:rsid w:val="008F399C"/>
    <w:rsid w:val="008F443C"/>
    <w:rsid w:val="00906CFE"/>
    <w:rsid w:val="009074C4"/>
    <w:rsid w:val="00914066"/>
    <w:rsid w:val="00916096"/>
    <w:rsid w:val="009170B4"/>
    <w:rsid w:val="00931142"/>
    <w:rsid w:val="00932586"/>
    <w:rsid w:val="00950B6E"/>
    <w:rsid w:val="00951167"/>
    <w:rsid w:val="0096128F"/>
    <w:rsid w:val="00971236"/>
    <w:rsid w:val="00974BD4"/>
    <w:rsid w:val="00975F91"/>
    <w:rsid w:val="00985833"/>
    <w:rsid w:val="009A2AED"/>
    <w:rsid w:val="009B10DF"/>
    <w:rsid w:val="009B4CE1"/>
    <w:rsid w:val="009C10E3"/>
    <w:rsid w:val="009C4006"/>
    <w:rsid w:val="009C60F5"/>
    <w:rsid w:val="009D2047"/>
    <w:rsid w:val="009E6260"/>
    <w:rsid w:val="009F6FBA"/>
    <w:rsid w:val="00A00693"/>
    <w:rsid w:val="00A13CBD"/>
    <w:rsid w:val="00A16FE2"/>
    <w:rsid w:val="00A222DC"/>
    <w:rsid w:val="00A22F67"/>
    <w:rsid w:val="00A41E74"/>
    <w:rsid w:val="00A45DC8"/>
    <w:rsid w:val="00A4633D"/>
    <w:rsid w:val="00A7583F"/>
    <w:rsid w:val="00A932CE"/>
    <w:rsid w:val="00AA1FE9"/>
    <w:rsid w:val="00AB12BA"/>
    <w:rsid w:val="00AB55CE"/>
    <w:rsid w:val="00AD3AAE"/>
    <w:rsid w:val="00AE6D15"/>
    <w:rsid w:val="00AF1DD4"/>
    <w:rsid w:val="00AF20C5"/>
    <w:rsid w:val="00AF34E9"/>
    <w:rsid w:val="00B005BC"/>
    <w:rsid w:val="00B0111D"/>
    <w:rsid w:val="00B04187"/>
    <w:rsid w:val="00B21B62"/>
    <w:rsid w:val="00B2219F"/>
    <w:rsid w:val="00B309B6"/>
    <w:rsid w:val="00B378E2"/>
    <w:rsid w:val="00B378E6"/>
    <w:rsid w:val="00B41888"/>
    <w:rsid w:val="00B430C3"/>
    <w:rsid w:val="00B56B37"/>
    <w:rsid w:val="00B658A0"/>
    <w:rsid w:val="00B67449"/>
    <w:rsid w:val="00B754DF"/>
    <w:rsid w:val="00B91856"/>
    <w:rsid w:val="00B97F1E"/>
    <w:rsid w:val="00BA054A"/>
    <w:rsid w:val="00BA60D6"/>
    <w:rsid w:val="00BB477C"/>
    <w:rsid w:val="00BB517D"/>
    <w:rsid w:val="00BD69D0"/>
    <w:rsid w:val="00BF3795"/>
    <w:rsid w:val="00C0059C"/>
    <w:rsid w:val="00C02AC9"/>
    <w:rsid w:val="00C20CCA"/>
    <w:rsid w:val="00C22F0C"/>
    <w:rsid w:val="00C47155"/>
    <w:rsid w:val="00C6063C"/>
    <w:rsid w:val="00C667C6"/>
    <w:rsid w:val="00C733CF"/>
    <w:rsid w:val="00C91F90"/>
    <w:rsid w:val="00CA2A49"/>
    <w:rsid w:val="00CA3829"/>
    <w:rsid w:val="00CA38BD"/>
    <w:rsid w:val="00CB540D"/>
    <w:rsid w:val="00CC5383"/>
    <w:rsid w:val="00CD17B0"/>
    <w:rsid w:val="00CD3F17"/>
    <w:rsid w:val="00CF568C"/>
    <w:rsid w:val="00D061D5"/>
    <w:rsid w:val="00D1056D"/>
    <w:rsid w:val="00D26584"/>
    <w:rsid w:val="00D30707"/>
    <w:rsid w:val="00D43509"/>
    <w:rsid w:val="00D454B4"/>
    <w:rsid w:val="00D46B5E"/>
    <w:rsid w:val="00D47A43"/>
    <w:rsid w:val="00D63B2B"/>
    <w:rsid w:val="00D779CF"/>
    <w:rsid w:val="00D8362D"/>
    <w:rsid w:val="00D91A53"/>
    <w:rsid w:val="00D91B9D"/>
    <w:rsid w:val="00D92035"/>
    <w:rsid w:val="00DC4CDC"/>
    <w:rsid w:val="00DD22B9"/>
    <w:rsid w:val="00DD54CC"/>
    <w:rsid w:val="00DF76EA"/>
    <w:rsid w:val="00E01E5C"/>
    <w:rsid w:val="00E049A0"/>
    <w:rsid w:val="00E06A30"/>
    <w:rsid w:val="00E10768"/>
    <w:rsid w:val="00E21143"/>
    <w:rsid w:val="00E22DA7"/>
    <w:rsid w:val="00E248BA"/>
    <w:rsid w:val="00E334B3"/>
    <w:rsid w:val="00E429FE"/>
    <w:rsid w:val="00E42B70"/>
    <w:rsid w:val="00E4531E"/>
    <w:rsid w:val="00E6712D"/>
    <w:rsid w:val="00E77CE7"/>
    <w:rsid w:val="00E85897"/>
    <w:rsid w:val="00E93E65"/>
    <w:rsid w:val="00EA1EC2"/>
    <w:rsid w:val="00EB6772"/>
    <w:rsid w:val="00EB6E22"/>
    <w:rsid w:val="00EB7DFA"/>
    <w:rsid w:val="00EC007D"/>
    <w:rsid w:val="00EC1A63"/>
    <w:rsid w:val="00EC6F13"/>
    <w:rsid w:val="00ED0CB8"/>
    <w:rsid w:val="00ED7826"/>
    <w:rsid w:val="00EE1DEE"/>
    <w:rsid w:val="00EE2565"/>
    <w:rsid w:val="00EE3BF7"/>
    <w:rsid w:val="00EE4279"/>
    <w:rsid w:val="00EF3484"/>
    <w:rsid w:val="00EF6028"/>
    <w:rsid w:val="00F23362"/>
    <w:rsid w:val="00F33A49"/>
    <w:rsid w:val="00F40051"/>
    <w:rsid w:val="00F41A62"/>
    <w:rsid w:val="00F5702F"/>
    <w:rsid w:val="00F571BC"/>
    <w:rsid w:val="00F66182"/>
    <w:rsid w:val="00F70C87"/>
    <w:rsid w:val="00F71782"/>
    <w:rsid w:val="00F81DEF"/>
    <w:rsid w:val="00F831C2"/>
    <w:rsid w:val="00F83371"/>
    <w:rsid w:val="00FA4D1A"/>
    <w:rsid w:val="00FE1E6C"/>
    <w:rsid w:val="00FE717B"/>
    <w:rsid w:val="00FE7AA8"/>
    <w:rsid w:val="00FF44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30112D"/>
  <w15:chartTrackingRefBased/>
  <w15:docId w15:val="{7CD011AC-9FAC-6B4A-8E12-D4FB93C0C1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400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E3307"/>
    <w:rPr>
      <w:color w:val="666666"/>
    </w:rPr>
  </w:style>
  <w:style w:type="character" w:styleId="Hyperlink">
    <w:name w:val="Hyperlink"/>
    <w:basedOn w:val="DefaultParagraphFont"/>
    <w:uiPriority w:val="99"/>
    <w:unhideWhenUsed/>
    <w:rsid w:val="009D2047"/>
    <w:rPr>
      <w:color w:val="0563C1" w:themeColor="hyperlink"/>
      <w:u w:val="single"/>
    </w:rPr>
  </w:style>
  <w:style w:type="character" w:styleId="UnresolvedMention">
    <w:name w:val="Unresolved Mention"/>
    <w:basedOn w:val="DefaultParagraphFont"/>
    <w:uiPriority w:val="99"/>
    <w:semiHidden/>
    <w:unhideWhenUsed/>
    <w:rsid w:val="009D2047"/>
    <w:rPr>
      <w:color w:val="605E5C"/>
      <w:shd w:val="clear" w:color="auto" w:fill="E1DFDD"/>
    </w:rPr>
  </w:style>
  <w:style w:type="character" w:styleId="CommentReference">
    <w:name w:val="annotation reference"/>
    <w:basedOn w:val="DefaultParagraphFont"/>
    <w:uiPriority w:val="99"/>
    <w:semiHidden/>
    <w:unhideWhenUsed/>
    <w:rsid w:val="0005051A"/>
    <w:rPr>
      <w:sz w:val="16"/>
      <w:szCs w:val="16"/>
    </w:rPr>
  </w:style>
  <w:style w:type="paragraph" w:styleId="CommentText">
    <w:name w:val="annotation text"/>
    <w:basedOn w:val="Normal"/>
    <w:link w:val="CommentTextChar"/>
    <w:uiPriority w:val="99"/>
    <w:semiHidden/>
    <w:unhideWhenUsed/>
    <w:rsid w:val="0005051A"/>
    <w:rPr>
      <w:sz w:val="20"/>
      <w:szCs w:val="20"/>
    </w:rPr>
  </w:style>
  <w:style w:type="character" w:customStyle="1" w:styleId="CommentTextChar">
    <w:name w:val="Comment Text Char"/>
    <w:basedOn w:val="DefaultParagraphFont"/>
    <w:link w:val="CommentText"/>
    <w:uiPriority w:val="99"/>
    <w:semiHidden/>
    <w:rsid w:val="0005051A"/>
    <w:rPr>
      <w:sz w:val="20"/>
      <w:szCs w:val="20"/>
    </w:rPr>
  </w:style>
  <w:style w:type="paragraph" w:styleId="CommentSubject">
    <w:name w:val="annotation subject"/>
    <w:basedOn w:val="CommentText"/>
    <w:next w:val="CommentText"/>
    <w:link w:val="CommentSubjectChar"/>
    <w:uiPriority w:val="99"/>
    <w:semiHidden/>
    <w:unhideWhenUsed/>
    <w:rsid w:val="0005051A"/>
    <w:rPr>
      <w:b/>
      <w:bCs/>
    </w:rPr>
  </w:style>
  <w:style w:type="character" w:customStyle="1" w:styleId="CommentSubjectChar">
    <w:name w:val="Comment Subject Char"/>
    <w:basedOn w:val="CommentTextChar"/>
    <w:link w:val="CommentSubject"/>
    <w:uiPriority w:val="99"/>
    <w:semiHidden/>
    <w:rsid w:val="0005051A"/>
    <w:rPr>
      <w:b/>
      <w:bCs/>
      <w:sz w:val="20"/>
      <w:szCs w:val="20"/>
    </w:rPr>
  </w:style>
  <w:style w:type="character" w:styleId="FollowedHyperlink">
    <w:name w:val="FollowedHyperlink"/>
    <w:basedOn w:val="DefaultParagraphFont"/>
    <w:uiPriority w:val="99"/>
    <w:semiHidden/>
    <w:unhideWhenUsed/>
    <w:rsid w:val="00313A92"/>
    <w:rPr>
      <w:color w:val="954F72" w:themeColor="followedHyperlink"/>
      <w:u w:val="single"/>
    </w:rPr>
  </w:style>
  <w:style w:type="paragraph" w:customStyle="1" w:styleId="paragraph">
    <w:name w:val="paragraph"/>
    <w:basedOn w:val="Normal"/>
    <w:rsid w:val="00FE717B"/>
    <w:pPr>
      <w:spacing w:before="100" w:beforeAutospacing="1" w:after="100" w:afterAutospacing="1"/>
    </w:pPr>
    <w:rPr>
      <w:rFonts w:ascii="Times New Roman" w:eastAsia="Times New Roman" w:hAnsi="Times New Roman" w:cs="Times New Roman"/>
      <w:kern w:val="0"/>
      <w14:ligatures w14:val="none"/>
    </w:rPr>
  </w:style>
  <w:style w:type="character" w:customStyle="1" w:styleId="normaltextrun">
    <w:name w:val="normaltextrun"/>
    <w:basedOn w:val="DefaultParagraphFont"/>
    <w:rsid w:val="00FE717B"/>
  </w:style>
  <w:style w:type="character" w:customStyle="1" w:styleId="eop">
    <w:name w:val="eop"/>
    <w:basedOn w:val="DefaultParagraphFont"/>
    <w:rsid w:val="00FE717B"/>
  </w:style>
  <w:style w:type="character" w:styleId="LineNumber">
    <w:name w:val="line number"/>
    <w:basedOn w:val="DefaultParagraphFont"/>
    <w:uiPriority w:val="99"/>
    <w:unhideWhenUsed/>
    <w:rsid w:val="00FE717B"/>
    <w:rPr>
      <w:rFonts w:ascii="Arial" w:hAnsi="Arial"/>
      <w:color w:val="A6A6A6" w:themeColor="background1" w:themeShade="A6"/>
      <w:sz w:val="22"/>
    </w:rPr>
  </w:style>
  <w:style w:type="paragraph" w:styleId="Revision">
    <w:name w:val="Revision"/>
    <w:hidden/>
    <w:uiPriority w:val="99"/>
    <w:semiHidden/>
    <w:rsid w:val="00185813"/>
  </w:style>
  <w:style w:type="paragraph" w:styleId="Header">
    <w:name w:val="header"/>
    <w:basedOn w:val="Normal"/>
    <w:link w:val="HeaderChar"/>
    <w:uiPriority w:val="99"/>
    <w:unhideWhenUsed/>
    <w:rsid w:val="008F443C"/>
    <w:pPr>
      <w:tabs>
        <w:tab w:val="center" w:pos="4680"/>
        <w:tab w:val="right" w:pos="9360"/>
      </w:tabs>
    </w:pPr>
  </w:style>
  <w:style w:type="character" w:customStyle="1" w:styleId="HeaderChar">
    <w:name w:val="Header Char"/>
    <w:basedOn w:val="DefaultParagraphFont"/>
    <w:link w:val="Header"/>
    <w:uiPriority w:val="99"/>
    <w:rsid w:val="008F443C"/>
  </w:style>
  <w:style w:type="paragraph" w:styleId="Footer">
    <w:name w:val="footer"/>
    <w:basedOn w:val="Normal"/>
    <w:link w:val="FooterChar"/>
    <w:uiPriority w:val="99"/>
    <w:unhideWhenUsed/>
    <w:rsid w:val="008F443C"/>
    <w:pPr>
      <w:tabs>
        <w:tab w:val="center" w:pos="4680"/>
        <w:tab w:val="right" w:pos="9360"/>
      </w:tabs>
    </w:pPr>
  </w:style>
  <w:style w:type="character" w:customStyle="1" w:styleId="FooterChar">
    <w:name w:val="Footer Char"/>
    <w:basedOn w:val="DefaultParagraphFont"/>
    <w:link w:val="Footer"/>
    <w:uiPriority w:val="99"/>
    <w:rsid w:val="008F443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4216">
      <w:bodyDiv w:val="1"/>
      <w:marLeft w:val="0"/>
      <w:marRight w:val="0"/>
      <w:marTop w:val="0"/>
      <w:marBottom w:val="0"/>
      <w:divBdr>
        <w:top w:val="none" w:sz="0" w:space="0" w:color="auto"/>
        <w:left w:val="none" w:sz="0" w:space="0" w:color="auto"/>
        <w:bottom w:val="none" w:sz="0" w:space="0" w:color="auto"/>
        <w:right w:val="none" w:sz="0" w:space="0" w:color="auto"/>
      </w:divBdr>
      <w:divsChild>
        <w:div w:id="1258706947">
          <w:marLeft w:val="640"/>
          <w:marRight w:val="0"/>
          <w:marTop w:val="0"/>
          <w:marBottom w:val="0"/>
          <w:divBdr>
            <w:top w:val="none" w:sz="0" w:space="0" w:color="auto"/>
            <w:left w:val="none" w:sz="0" w:space="0" w:color="auto"/>
            <w:bottom w:val="none" w:sz="0" w:space="0" w:color="auto"/>
            <w:right w:val="none" w:sz="0" w:space="0" w:color="auto"/>
          </w:divBdr>
        </w:div>
        <w:div w:id="1588465359">
          <w:marLeft w:val="640"/>
          <w:marRight w:val="0"/>
          <w:marTop w:val="0"/>
          <w:marBottom w:val="0"/>
          <w:divBdr>
            <w:top w:val="none" w:sz="0" w:space="0" w:color="auto"/>
            <w:left w:val="none" w:sz="0" w:space="0" w:color="auto"/>
            <w:bottom w:val="none" w:sz="0" w:space="0" w:color="auto"/>
            <w:right w:val="none" w:sz="0" w:space="0" w:color="auto"/>
          </w:divBdr>
        </w:div>
        <w:div w:id="1470826025">
          <w:marLeft w:val="640"/>
          <w:marRight w:val="0"/>
          <w:marTop w:val="0"/>
          <w:marBottom w:val="0"/>
          <w:divBdr>
            <w:top w:val="none" w:sz="0" w:space="0" w:color="auto"/>
            <w:left w:val="none" w:sz="0" w:space="0" w:color="auto"/>
            <w:bottom w:val="none" w:sz="0" w:space="0" w:color="auto"/>
            <w:right w:val="none" w:sz="0" w:space="0" w:color="auto"/>
          </w:divBdr>
        </w:div>
        <w:div w:id="1989741678">
          <w:marLeft w:val="640"/>
          <w:marRight w:val="0"/>
          <w:marTop w:val="0"/>
          <w:marBottom w:val="0"/>
          <w:divBdr>
            <w:top w:val="none" w:sz="0" w:space="0" w:color="auto"/>
            <w:left w:val="none" w:sz="0" w:space="0" w:color="auto"/>
            <w:bottom w:val="none" w:sz="0" w:space="0" w:color="auto"/>
            <w:right w:val="none" w:sz="0" w:space="0" w:color="auto"/>
          </w:divBdr>
        </w:div>
        <w:div w:id="2095348184">
          <w:marLeft w:val="640"/>
          <w:marRight w:val="0"/>
          <w:marTop w:val="0"/>
          <w:marBottom w:val="0"/>
          <w:divBdr>
            <w:top w:val="none" w:sz="0" w:space="0" w:color="auto"/>
            <w:left w:val="none" w:sz="0" w:space="0" w:color="auto"/>
            <w:bottom w:val="none" w:sz="0" w:space="0" w:color="auto"/>
            <w:right w:val="none" w:sz="0" w:space="0" w:color="auto"/>
          </w:divBdr>
        </w:div>
        <w:div w:id="1322270618">
          <w:marLeft w:val="640"/>
          <w:marRight w:val="0"/>
          <w:marTop w:val="0"/>
          <w:marBottom w:val="0"/>
          <w:divBdr>
            <w:top w:val="none" w:sz="0" w:space="0" w:color="auto"/>
            <w:left w:val="none" w:sz="0" w:space="0" w:color="auto"/>
            <w:bottom w:val="none" w:sz="0" w:space="0" w:color="auto"/>
            <w:right w:val="none" w:sz="0" w:space="0" w:color="auto"/>
          </w:divBdr>
        </w:div>
        <w:div w:id="2059671011">
          <w:marLeft w:val="640"/>
          <w:marRight w:val="0"/>
          <w:marTop w:val="0"/>
          <w:marBottom w:val="0"/>
          <w:divBdr>
            <w:top w:val="none" w:sz="0" w:space="0" w:color="auto"/>
            <w:left w:val="none" w:sz="0" w:space="0" w:color="auto"/>
            <w:bottom w:val="none" w:sz="0" w:space="0" w:color="auto"/>
            <w:right w:val="none" w:sz="0" w:space="0" w:color="auto"/>
          </w:divBdr>
        </w:div>
        <w:div w:id="392698498">
          <w:marLeft w:val="640"/>
          <w:marRight w:val="0"/>
          <w:marTop w:val="0"/>
          <w:marBottom w:val="0"/>
          <w:divBdr>
            <w:top w:val="none" w:sz="0" w:space="0" w:color="auto"/>
            <w:left w:val="none" w:sz="0" w:space="0" w:color="auto"/>
            <w:bottom w:val="none" w:sz="0" w:space="0" w:color="auto"/>
            <w:right w:val="none" w:sz="0" w:space="0" w:color="auto"/>
          </w:divBdr>
        </w:div>
        <w:div w:id="1681856603">
          <w:marLeft w:val="640"/>
          <w:marRight w:val="0"/>
          <w:marTop w:val="0"/>
          <w:marBottom w:val="0"/>
          <w:divBdr>
            <w:top w:val="none" w:sz="0" w:space="0" w:color="auto"/>
            <w:left w:val="none" w:sz="0" w:space="0" w:color="auto"/>
            <w:bottom w:val="none" w:sz="0" w:space="0" w:color="auto"/>
            <w:right w:val="none" w:sz="0" w:space="0" w:color="auto"/>
          </w:divBdr>
        </w:div>
        <w:div w:id="1681353932">
          <w:marLeft w:val="640"/>
          <w:marRight w:val="0"/>
          <w:marTop w:val="0"/>
          <w:marBottom w:val="0"/>
          <w:divBdr>
            <w:top w:val="none" w:sz="0" w:space="0" w:color="auto"/>
            <w:left w:val="none" w:sz="0" w:space="0" w:color="auto"/>
            <w:bottom w:val="none" w:sz="0" w:space="0" w:color="auto"/>
            <w:right w:val="none" w:sz="0" w:space="0" w:color="auto"/>
          </w:divBdr>
        </w:div>
        <w:div w:id="687486759">
          <w:marLeft w:val="640"/>
          <w:marRight w:val="0"/>
          <w:marTop w:val="0"/>
          <w:marBottom w:val="0"/>
          <w:divBdr>
            <w:top w:val="none" w:sz="0" w:space="0" w:color="auto"/>
            <w:left w:val="none" w:sz="0" w:space="0" w:color="auto"/>
            <w:bottom w:val="none" w:sz="0" w:space="0" w:color="auto"/>
            <w:right w:val="none" w:sz="0" w:space="0" w:color="auto"/>
          </w:divBdr>
        </w:div>
        <w:div w:id="626089781">
          <w:marLeft w:val="640"/>
          <w:marRight w:val="0"/>
          <w:marTop w:val="0"/>
          <w:marBottom w:val="0"/>
          <w:divBdr>
            <w:top w:val="none" w:sz="0" w:space="0" w:color="auto"/>
            <w:left w:val="none" w:sz="0" w:space="0" w:color="auto"/>
            <w:bottom w:val="none" w:sz="0" w:space="0" w:color="auto"/>
            <w:right w:val="none" w:sz="0" w:space="0" w:color="auto"/>
          </w:divBdr>
        </w:div>
        <w:div w:id="988828861">
          <w:marLeft w:val="640"/>
          <w:marRight w:val="0"/>
          <w:marTop w:val="0"/>
          <w:marBottom w:val="0"/>
          <w:divBdr>
            <w:top w:val="none" w:sz="0" w:space="0" w:color="auto"/>
            <w:left w:val="none" w:sz="0" w:space="0" w:color="auto"/>
            <w:bottom w:val="none" w:sz="0" w:space="0" w:color="auto"/>
            <w:right w:val="none" w:sz="0" w:space="0" w:color="auto"/>
          </w:divBdr>
        </w:div>
        <w:div w:id="327221936">
          <w:marLeft w:val="640"/>
          <w:marRight w:val="0"/>
          <w:marTop w:val="0"/>
          <w:marBottom w:val="0"/>
          <w:divBdr>
            <w:top w:val="none" w:sz="0" w:space="0" w:color="auto"/>
            <w:left w:val="none" w:sz="0" w:space="0" w:color="auto"/>
            <w:bottom w:val="none" w:sz="0" w:space="0" w:color="auto"/>
            <w:right w:val="none" w:sz="0" w:space="0" w:color="auto"/>
          </w:divBdr>
        </w:div>
        <w:div w:id="587232247">
          <w:marLeft w:val="640"/>
          <w:marRight w:val="0"/>
          <w:marTop w:val="0"/>
          <w:marBottom w:val="0"/>
          <w:divBdr>
            <w:top w:val="none" w:sz="0" w:space="0" w:color="auto"/>
            <w:left w:val="none" w:sz="0" w:space="0" w:color="auto"/>
            <w:bottom w:val="none" w:sz="0" w:space="0" w:color="auto"/>
            <w:right w:val="none" w:sz="0" w:space="0" w:color="auto"/>
          </w:divBdr>
        </w:div>
        <w:div w:id="1091658833">
          <w:marLeft w:val="640"/>
          <w:marRight w:val="0"/>
          <w:marTop w:val="0"/>
          <w:marBottom w:val="0"/>
          <w:divBdr>
            <w:top w:val="none" w:sz="0" w:space="0" w:color="auto"/>
            <w:left w:val="none" w:sz="0" w:space="0" w:color="auto"/>
            <w:bottom w:val="none" w:sz="0" w:space="0" w:color="auto"/>
            <w:right w:val="none" w:sz="0" w:space="0" w:color="auto"/>
          </w:divBdr>
        </w:div>
        <w:div w:id="344333689">
          <w:marLeft w:val="640"/>
          <w:marRight w:val="0"/>
          <w:marTop w:val="0"/>
          <w:marBottom w:val="0"/>
          <w:divBdr>
            <w:top w:val="none" w:sz="0" w:space="0" w:color="auto"/>
            <w:left w:val="none" w:sz="0" w:space="0" w:color="auto"/>
            <w:bottom w:val="none" w:sz="0" w:space="0" w:color="auto"/>
            <w:right w:val="none" w:sz="0" w:space="0" w:color="auto"/>
          </w:divBdr>
        </w:div>
        <w:div w:id="225188274">
          <w:marLeft w:val="640"/>
          <w:marRight w:val="0"/>
          <w:marTop w:val="0"/>
          <w:marBottom w:val="0"/>
          <w:divBdr>
            <w:top w:val="none" w:sz="0" w:space="0" w:color="auto"/>
            <w:left w:val="none" w:sz="0" w:space="0" w:color="auto"/>
            <w:bottom w:val="none" w:sz="0" w:space="0" w:color="auto"/>
            <w:right w:val="none" w:sz="0" w:space="0" w:color="auto"/>
          </w:divBdr>
        </w:div>
        <w:div w:id="161895087">
          <w:marLeft w:val="640"/>
          <w:marRight w:val="0"/>
          <w:marTop w:val="0"/>
          <w:marBottom w:val="0"/>
          <w:divBdr>
            <w:top w:val="none" w:sz="0" w:space="0" w:color="auto"/>
            <w:left w:val="none" w:sz="0" w:space="0" w:color="auto"/>
            <w:bottom w:val="none" w:sz="0" w:space="0" w:color="auto"/>
            <w:right w:val="none" w:sz="0" w:space="0" w:color="auto"/>
          </w:divBdr>
        </w:div>
        <w:div w:id="683171014">
          <w:marLeft w:val="640"/>
          <w:marRight w:val="0"/>
          <w:marTop w:val="0"/>
          <w:marBottom w:val="0"/>
          <w:divBdr>
            <w:top w:val="none" w:sz="0" w:space="0" w:color="auto"/>
            <w:left w:val="none" w:sz="0" w:space="0" w:color="auto"/>
            <w:bottom w:val="none" w:sz="0" w:space="0" w:color="auto"/>
            <w:right w:val="none" w:sz="0" w:space="0" w:color="auto"/>
          </w:divBdr>
        </w:div>
        <w:div w:id="1003900915">
          <w:marLeft w:val="640"/>
          <w:marRight w:val="0"/>
          <w:marTop w:val="0"/>
          <w:marBottom w:val="0"/>
          <w:divBdr>
            <w:top w:val="none" w:sz="0" w:space="0" w:color="auto"/>
            <w:left w:val="none" w:sz="0" w:space="0" w:color="auto"/>
            <w:bottom w:val="none" w:sz="0" w:space="0" w:color="auto"/>
            <w:right w:val="none" w:sz="0" w:space="0" w:color="auto"/>
          </w:divBdr>
        </w:div>
        <w:div w:id="729811665">
          <w:marLeft w:val="640"/>
          <w:marRight w:val="0"/>
          <w:marTop w:val="0"/>
          <w:marBottom w:val="0"/>
          <w:divBdr>
            <w:top w:val="none" w:sz="0" w:space="0" w:color="auto"/>
            <w:left w:val="none" w:sz="0" w:space="0" w:color="auto"/>
            <w:bottom w:val="none" w:sz="0" w:space="0" w:color="auto"/>
            <w:right w:val="none" w:sz="0" w:space="0" w:color="auto"/>
          </w:divBdr>
        </w:div>
        <w:div w:id="833956190">
          <w:marLeft w:val="640"/>
          <w:marRight w:val="0"/>
          <w:marTop w:val="0"/>
          <w:marBottom w:val="0"/>
          <w:divBdr>
            <w:top w:val="none" w:sz="0" w:space="0" w:color="auto"/>
            <w:left w:val="none" w:sz="0" w:space="0" w:color="auto"/>
            <w:bottom w:val="none" w:sz="0" w:space="0" w:color="auto"/>
            <w:right w:val="none" w:sz="0" w:space="0" w:color="auto"/>
          </w:divBdr>
        </w:div>
        <w:div w:id="389157183">
          <w:marLeft w:val="640"/>
          <w:marRight w:val="0"/>
          <w:marTop w:val="0"/>
          <w:marBottom w:val="0"/>
          <w:divBdr>
            <w:top w:val="none" w:sz="0" w:space="0" w:color="auto"/>
            <w:left w:val="none" w:sz="0" w:space="0" w:color="auto"/>
            <w:bottom w:val="none" w:sz="0" w:space="0" w:color="auto"/>
            <w:right w:val="none" w:sz="0" w:space="0" w:color="auto"/>
          </w:divBdr>
        </w:div>
        <w:div w:id="1762264432">
          <w:marLeft w:val="640"/>
          <w:marRight w:val="0"/>
          <w:marTop w:val="0"/>
          <w:marBottom w:val="0"/>
          <w:divBdr>
            <w:top w:val="none" w:sz="0" w:space="0" w:color="auto"/>
            <w:left w:val="none" w:sz="0" w:space="0" w:color="auto"/>
            <w:bottom w:val="none" w:sz="0" w:space="0" w:color="auto"/>
            <w:right w:val="none" w:sz="0" w:space="0" w:color="auto"/>
          </w:divBdr>
        </w:div>
        <w:div w:id="561604280">
          <w:marLeft w:val="640"/>
          <w:marRight w:val="0"/>
          <w:marTop w:val="0"/>
          <w:marBottom w:val="0"/>
          <w:divBdr>
            <w:top w:val="none" w:sz="0" w:space="0" w:color="auto"/>
            <w:left w:val="none" w:sz="0" w:space="0" w:color="auto"/>
            <w:bottom w:val="none" w:sz="0" w:space="0" w:color="auto"/>
            <w:right w:val="none" w:sz="0" w:space="0" w:color="auto"/>
          </w:divBdr>
        </w:div>
        <w:div w:id="251549931">
          <w:marLeft w:val="640"/>
          <w:marRight w:val="0"/>
          <w:marTop w:val="0"/>
          <w:marBottom w:val="0"/>
          <w:divBdr>
            <w:top w:val="none" w:sz="0" w:space="0" w:color="auto"/>
            <w:left w:val="none" w:sz="0" w:space="0" w:color="auto"/>
            <w:bottom w:val="none" w:sz="0" w:space="0" w:color="auto"/>
            <w:right w:val="none" w:sz="0" w:space="0" w:color="auto"/>
          </w:divBdr>
        </w:div>
        <w:div w:id="1531649157">
          <w:marLeft w:val="640"/>
          <w:marRight w:val="0"/>
          <w:marTop w:val="0"/>
          <w:marBottom w:val="0"/>
          <w:divBdr>
            <w:top w:val="none" w:sz="0" w:space="0" w:color="auto"/>
            <w:left w:val="none" w:sz="0" w:space="0" w:color="auto"/>
            <w:bottom w:val="none" w:sz="0" w:space="0" w:color="auto"/>
            <w:right w:val="none" w:sz="0" w:space="0" w:color="auto"/>
          </w:divBdr>
        </w:div>
      </w:divsChild>
    </w:div>
    <w:div w:id="6098157">
      <w:bodyDiv w:val="1"/>
      <w:marLeft w:val="0"/>
      <w:marRight w:val="0"/>
      <w:marTop w:val="0"/>
      <w:marBottom w:val="0"/>
      <w:divBdr>
        <w:top w:val="none" w:sz="0" w:space="0" w:color="auto"/>
        <w:left w:val="none" w:sz="0" w:space="0" w:color="auto"/>
        <w:bottom w:val="none" w:sz="0" w:space="0" w:color="auto"/>
        <w:right w:val="none" w:sz="0" w:space="0" w:color="auto"/>
      </w:divBdr>
      <w:divsChild>
        <w:div w:id="967931530">
          <w:marLeft w:val="640"/>
          <w:marRight w:val="0"/>
          <w:marTop w:val="0"/>
          <w:marBottom w:val="0"/>
          <w:divBdr>
            <w:top w:val="none" w:sz="0" w:space="0" w:color="auto"/>
            <w:left w:val="none" w:sz="0" w:space="0" w:color="auto"/>
            <w:bottom w:val="none" w:sz="0" w:space="0" w:color="auto"/>
            <w:right w:val="none" w:sz="0" w:space="0" w:color="auto"/>
          </w:divBdr>
        </w:div>
        <w:div w:id="1766026193">
          <w:marLeft w:val="640"/>
          <w:marRight w:val="0"/>
          <w:marTop w:val="0"/>
          <w:marBottom w:val="0"/>
          <w:divBdr>
            <w:top w:val="none" w:sz="0" w:space="0" w:color="auto"/>
            <w:left w:val="none" w:sz="0" w:space="0" w:color="auto"/>
            <w:bottom w:val="none" w:sz="0" w:space="0" w:color="auto"/>
            <w:right w:val="none" w:sz="0" w:space="0" w:color="auto"/>
          </w:divBdr>
        </w:div>
        <w:div w:id="695539884">
          <w:marLeft w:val="640"/>
          <w:marRight w:val="0"/>
          <w:marTop w:val="0"/>
          <w:marBottom w:val="0"/>
          <w:divBdr>
            <w:top w:val="none" w:sz="0" w:space="0" w:color="auto"/>
            <w:left w:val="none" w:sz="0" w:space="0" w:color="auto"/>
            <w:bottom w:val="none" w:sz="0" w:space="0" w:color="auto"/>
            <w:right w:val="none" w:sz="0" w:space="0" w:color="auto"/>
          </w:divBdr>
        </w:div>
        <w:div w:id="2020153561">
          <w:marLeft w:val="640"/>
          <w:marRight w:val="0"/>
          <w:marTop w:val="0"/>
          <w:marBottom w:val="0"/>
          <w:divBdr>
            <w:top w:val="none" w:sz="0" w:space="0" w:color="auto"/>
            <w:left w:val="none" w:sz="0" w:space="0" w:color="auto"/>
            <w:bottom w:val="none" w:sz="0" w:space="0" w:color="auto"/>
            <w:right w:val="none" w:sz="0" w:space="0" w:color="auto"/>
          </w:divBdr>
        </w:div>
        <w:div w:id="2028822359">
          <w:marLeft w:val="640"/>
          <w:marRight w:val="0"/>
          <w:marTop w:val="0"/>
          <w:marBottom w:val="0"/>
          <w:divBdr>
            <w:top w:val="none" w:sz="0" w:space="0" w:color="auto"/>
            <w:left w:val="none" w:sz="0" w:space="0" w:color="auto"/>
            <w:bottom w:val="none" w:sz="0" w:space="0" w:color="auto"/>
            <w:right w:val="none" w:sz="0" w:space="0" w:color="auto"/>
          </w:divBdr>
        </w:div>
        <w:div w:id="470632727">
          <w:marLeft w:val="640"/>
          <w:marRight w:val="0"/>
          <w:marTop w:val="0"/>
          <w:marBottom w:val="0"/>
          <w:divBdr>
            <w:top w:val="none" w:sz="0" w:space="0" w:color="auto"/>
            <w:left w:val="none" w:sz="0" w:space="0" w:color="auto"/>
            <w:bottom w:val="none" w:sz="0" w:space="0" w:color="auto"/>
            <w:right w:val="none" w:sz="0" w:space="0" w:color="auto"/>
          </w:divBdr>
        </w:div>
        <w:div w:id="45227198">
          <w:marLeft w:val="640"/>
          <w:marRight w:val="0"/>
          <w:marTop w:val="0"/>
          <w:marBottom w:val="0"/>
          <w:divBdr>
            <w:top w:val="none" w:sz="0" w:space="0" w:color="auto"/>
            <w:left w:val="none" w:sz="0" w:space="0" w:color="auto"/>
            <w:bottom w:val="none" w:sz="0" w:space="0" w:color="auto"/>
            <w:right w:val="none" w:sz="0" w:space="0" w:color="auto"/>
          </w:divBdr>
        </w:div>
        <w:div w:id="981665102">
          <w:marLeft w:val="640"/>
          <w:marRight w:val="0"/>
          <w:marTop w:val="0"/>
          <w:marBottom w:val="0"/>
          <w:divBdr>
            <w:top w:val="none" w:sz="0" w:space="0" w:color="auto"/>
            <w:left w:val="none" w:sz="0" w:space="0" w:color="auto"/>
            <w:bottom w:val="none" w:sz="0" w:space="0" w:color="auto"/>
            <w:right w:val="none" w:sz="0" w:space="0" w:color="auto"/>
          </w:divBdr>
        </w:div>
        <w:div w:id="264729190">
          <w:marLeft w:val="640"/>
          <w:marRight w:val="0"/>
          <w:marTop w:val="0"/>
          <w:marBottom w:val="0"/>
          <w:divBdr>
            <w:top w:val="none" w:sz="0" w:space="0" w:color="auto"/>
            <w:left w:val="none" w:sz="0" w:space="0" w:color="auto"/>
            <w:bottom w:val="none" w:sz="0" w:space="0" w:color="auto"/>
            <w:right w:val="none" w:sz="0" w:space="0" w:color="auto"/>
          </w:divBdr>
        </w:div>
        <w:div w:id="1651471602">
          <w:marLeft w:val="640"/>
          <w:marRight w:val="0"/>
          <w:marTop w:val="0"/>
          <w:marBottom w:val="0"/>
          <w:divBdr>
            <w:top w:val="none" w:sz="0" w:space="0" w:color="auto"/>
            <w:left w:val="none" w:sz="0" w:space="0" w:color="auto"/>
            <w:bottom w:val="none" w:sz="0" w:space="0" w:color="auto"/>
            <w:right w:val="none" w:sz="0" w:space="0" w:color="auto"/>
          </w:divBdr>
        </w:div>
        <w:div w:id="1889954701">
          <w:marLeft w:val="640"/>
          <w:marRight w:val="0"/>
          <w:marTop w:val="0"/>
          <w:marBottom w:val="0"/>
          <w:divBdr>
            <w:top w:val="none" w:sz="0" w:space="0" w:color="auto"/>
            <w:left w:val="none" w:sz="0" w:space="0" w:color="auto"/>
            <w:bottom w:val="none" w:sz="0" w:space="0" w:color="auto"/>
            <w:right w:val="none" w:sz="0" w:space="0" w:color="auto"/>
          </w:divBdr>
        </w:div>
        <w:div w:id="1386103529">
          <w:marLeft w:val="640"/>
          <w:marRight w:val="0"/>
          <w:marTop w:val="0"/>
          <w:marBottom w:val="0"/>
          <w:divBdr>
            <w:top w:val="none" w:sz="0" w:space="0" w:color="auto"/>
            <w:left w:val="none" w:sz="0" w:space="0" w:color="auto"/>
            <w:bottom w:val="none" w:sz="0" w:space="0" w:color="auto"/>
            <w:right w:val="none" w:sz="0" w:space="0" w:color="auto"/>
          </w:divBdr>
        </w:div>
        <w:div w:id="947273956">
          <w:marLeft w:val="640"/>
          <w:marRight w:val="0"/>
          <w:marTop w:val="0"/>
          <w:marBottom w:val="0"/>
          <w:divBdr>
            <w:top w:val="none" w:sz="0" w:space="0" w:color="auto"/>
            <w:left w:val="none" w:sz="0" w:space="0" w:color="auto"/>
            <w:bottom w:val="none" w:sz="0" w:space="0" w:color="auto"/>
            <w:right w:val="none" w:sz="0" w:space="0" w:color="auto"/>
          </w:divBdr>
        </w:div>
        <w:div w:id="277765466">
          <w:marLeft w:val="640"/>
          <w:marRight w:val="0"/>
          <w:marTop w:val="0"/>
          <w:marBottom w:val="0"/>
          <w:divBdr>
            <w:top w:val="none" w:sz="0" w:space="0" w:color="auto"/>
            <w:left w:val="none" w:sz="0" w:space="0" w:color="auto"/>
            <w:bottom w:val="none" w:sz="0" w:space="0" w:color="auto"/>
            <w:right w:val="none" w:sz="0" w:space="0" w:color="auto"/>
          </w:divBdr>
        </w:div>
        <w:div w:id="233129758">
          <w:marLeft w:val="640"/>
          <w:marRight w:val="0"/>
          <w:marTop w:val="0"/>
          <w:marBottom w:val="0"/>
          <w:divBdr>
            <w:top w:val="none" w:sz="0" w:space="0" w:color="auto"/>
            <w:left w:val="none" w:sz="0" w:space="0" w:color="auto"/>
            <w:bottom w:val="none" w:sz="0" w:space="0" w:color="auto"/>
            <w:right w:val="none" w:sz="0" w:space="0" w:color="auto"/>
          </w:divBdr>
        </w:div>
        <w:div w:id="1593969332">
          <w:marLeft w:val="640"/>
          <w:marRight w:val="0"/>
          <w:marTop w:val="0"/>
          <w:marBottom w:val="0"/>
          <w:divBdr>
            <w:top w:val="none" w:sz="0" w:space="0" w:color="auto"/>
            <w:left w:val="none" w:sz="0" w:space="0" w:color="auto"/>
            <w:bottom w:val="none" w:sz="0" w:space="0" w:color="auto"/>
            <w:right w:val="none" w:sz="0" w:space="0" w:color="auto"/>
          </w:divBdr>
        </w:div>
        <w:div w:id="687409439">
          <w:marLeft w:val="640"/>
          <w:marRight w:val="0"/>
          <w:marTop w:val="0"/>
          <w:marBottom w:val="0"/>
          <w:divBdr>
            <w:top w:val="none" w:sz="0" w:space="0" w:color="auto"/>
            <w:left w:val="none" w:sz="0" w:space="0" w:color="auto"/>
            <w:bottom w:val="none" w:sz="0" w:space="0" w:color="auto"/>
            <w:right w:val="none" w:sz="0" w:space="0" w:color="auto"/>
          </w:divBdr>
        </w:div>
        <w:div w:id="592471442">
          <w:marLeft w:val="640"/>
          <w:marRight w:val="0"/>
          <w:marTop w:val="0"/>
          <w:marBottom w:val="0"/>
          <w:divBdr>
            <w:top w:val="none" w:sz="0" w:space="0" w:color="auto"/>
            <w:left w:val="none" w:sz="0" w:space="0" w:color="auto"/>
            <w:bottom w:val="none" w:sz="0" w:space="0" w:color="auto"/>
            <w:right w:val="none" w:sz="0" w:space="0" w:color="auto"/>
          </w:divBdr>
        </w:div>
        <w:div w:id="1724911351">
          <w:marLeft w:val="640"/>
          <w:marRight w:val="0"/>
          <w:marTop w:val="0"/>
          <w:marBottom w:val="0"/>
          <w:divBdr>
            <w:top w:val="none" w:sz="0" w:space="0" w:color="auto"/>
            <w:left w:val="none" w:sz="0" w:space="0" w:color="auto"/>
            <w:bottom w:val="none" w:sz="0" w:space="0" w:color="auto"/>
            <w:right w:val="none" w:sz="0" w:space="0" w:color="auto"/>
          </w:divBdr>
        </w:div>
        <w:div w:id="1174957987">
          <w:marLeft w:val="640"/>
          <w:marRight w:val="0"/>
          <w:marTop w:val="0"/>
          <w:marBottom w:val="0"/>
          <w:divBdr>
            <w:top w:val="none" w:sz="0" w:space="0" w:color="auto"/>
            <w:left w:val="none" w:sz="0" w:space="0" w:color="auto"/>
            <w:bottom w:val="none" w:sz="0" w:space="0" w:color="auto"/>
            <w:right w:val="none" w:sz="0" w:space="0" w:color="auto"/>
          </w:divBdr>
        </w:div>
        <w:div w:id="1412848164">
          <w:marLeft w:val="640"/>
          <w:marRight w:val="0"/>
          <w:marTop w:val="0"/>
          <w:marBottom w:val="0"/>
          <w:divBdr>
            <w:top w:val="none" w:sz="0" w:space="0" w:color="auto"/>
            <w:left w:val="none" w:sz="0" w:space="0" w:color="auto"/>
            <w:bottom w:val="none" w:sz="0" w:space="0" w:color="auto"/>
            <w:right w:val="none" w:sz="0" w:space="0" w:color="auto"/>
          </w:divBdr>
        </w:div>
        <w:div w:id="1964847330">
          <w:marLeft w:val="640"/>
          <w:marRight w:val="0"/>
          <w:marTop w:val="0"/>
          <w:marBottom w:val="0"/>
          <w:divBdr>
            <w:top w:val="none" w:sz="0" w:space="0" w:color="auto"/>
            <w:left w:val="none" w:sz="0" w:space="0" w:color="auto"/>
            <w:bottom w:val="none" w:sz="0" w:space="0" w:color="auto"/>
            <w:right w:val="none" w:sz="0" w:space="0" w:color="auto"/>
          </w:divBdr>
        </w:div>
        <w:div w:id="48845877">
          <w:marLeft w:val="640"/>
          <w:marRight w:val="0"/>
          <w:marTop w:val="0"/>
          <w:marBottom w:val="0"/>
          <w:divBdr>
            <w:top w:val="none" w:sz="0" w:space="0" w:color="auto"/>
            <w:left w:val="none" w:sz="0" w:space="0" w:color="auto"/>
            <w:bottom w:val="none" w:sz="0" w:space="0" w:color="auto"/>
            <w:right w:val="none" w:sz="0" w:space="0" w:color="auto"/>
          </w:divBdr>
        </w:div>
        <w:div w:id="1856377637">
          <w:marLeft w:val="640"/>
          <w:marRight w:val="0"/>
          <w:marTop w:val="0"/>
          <w:marBottom w:val="0"/>
          <w:divBdr>
            <w:top w:val="none" w:sz="0" w:space="0" w:color="auto"/>
            <w:left w:val="none" w:sz="0" w:space="0" w:color="auto"/>
            <w:bottom w:val="none" w:sz="0" w:space="0" w:color="auto"/>
            <w:right w:val="none" w:sz="0" w:space="0" w:color="auto"/>
          </w:divBdr>
        </w:div>
        <w:div w:id="2048599461">
          <w:marLeft w:val="640"/>
          <w:marRight w:val="0"/>
          <w:marTop w:val="0"/>
          <w:marBottom w:val="0"/>
          <w:divBdr>
            <w:top w:val="none" w:sz="0" w:space="0" w:color="auto"/>
            <w:left w:val="none" w:sz="0" w:space="0" w:color="auto"/>
            <w:bottom w:val="none" w:sz="0" w:space="0" w:color="auto"/>
            <w:right w:val="none" w:sz="0" w:space="0" w:color="auto"/>
          </w:divBdr>
        </w:div>
        <w:div w:id="1253398872">
          <w:marLeft w:val="640"/>
          <w:marRight w:val="0"/>
          <w:marTop w:val="0"/>
          <w:marBottom w:val="0"/>
          <w:divBdr>
            <w:top w:val="none" w:sz="0" w:space="0" w:color="auto"/>
            <w:left w:val="none" w:sz="0" w:space="0" w:color="auto"/>
            <w:bottom w:val="none" w:sz="0" w:space="0" w:color="auto"/>
            <w:right w:val="none" w:sz="0" w:space="0" w:color="auto"/>
          </w:divBdr>
        </w:div>
        <w:div w:id="872546451">
          <w:marLeft w:val="640"/>
          <w:marRight w:val="0"/>
          <w:marTop w:val="0"/>
          <w:marBottom w:val="0"/>
          <w:divBdr>
            <w:top w:val="none" w:sz="0" w:space="0" w:color="auto"/>
            <w:left w:val="none" w:sz="0" w:space="0" w:color="auto"/>
            <w:bottom w:val="none" w:sz="0" w:space="0" w:color="auto"/>
            <w:right w:val="none" w:sz="0" w:space="0" w:color="auto"/>
          </w:divBdr>
        </w:div>
        <w:div w:id="528104190">
          <w:marLeft w:val="640"/>
          <w:marRight w:val="0"/>
          <w:marTop w:val="0"/>
          <w:marBottom w:val="0"/>
          <w:divBdr>
            <w:top w:val="none" w:sz="0" w:space="0" w:color="auto"/>
            <w:left w:val="none" w:sz="0" w:space="0" w:color="auto"/>
            <w:bottom w:val="none" w:sz="0" w:space="0" w:color="auto"/>
            <w:right w:val="none" w:sz="0" w:space="0" w:color="auto"/>
          </w:divBdr>
        </w:div>
        <w:div w:id="364645971">
          <w:marLeft w:val="640"/>
          <w:marRight w:val="0"/>
          <w:marTop w:val="0"/>
          <w:marBottom w:val="0"/>
          <w:divBdr>
            <w:top w:val="none" w:sz="0" w:space="0" w:color="auto"/>
            <w:left w:val="none" w:sz="0" w:space="0" w:color="auto"/>
            <w:bottom w:val="none" w:sz="0" w:space="0" w:color="auto"/>
            <w:right w:val="none" w:sz="0" w:space="0" w:color="auto"/>
          </w:divBdr>
        </w:div>
        <w:div w:id="182327939">
          <w:marLeft w:val="640"/>
          <w:marRight w:val="0"/>
          <w:marTop w:val="0"/>
          <w:marBottom w:val="0"/>
          <w:divBdr>
            <w:top w:val="none" w:sz="0" w:space="0" w:color="auto"/>
            <w:left w:val="none" w:sz="0" w:space="0" w:color="auto"/>
            <w:bottom w:val="none" w:sz="0" w:space="0" w:color="auto"/>
            <w:right w:val="none" w:sz="0" w:space="0" w:color="auto"/>
          </w:divBdr>
        </w:div>
        <w:div w:id="85159047">
          <w:marLeft w:val="640"/>
          <w:marRight w:val="0"/>
          <w:marTop w:val="0"/>
          <w:marBottom w:val="0"/>
          <w:divBdr>
            <w:top w:val="none" w:sz="0" w:space="0" w:color="auto"/>
            <w:left w:val="none" w:sz="0" w:space="0" w:color="auto"/>
            <w:bottom w:val="none" w:sz="0" w:space="0" w:color="auto"/>
            <w:right w:val="none" w:sz="0" w:space="0" w:color="auto"/>
          </w:divBdr>
        </w:div>
        <w:div w:id="1337460509">
          <w:marLeft w:val="640"/>
          <w:marRight w:val="0"/>
          <w:marTop w:val="0"/>
          <w:marBottom w:val="0"/>
          <w:divBdr>
            <w:top w:val="none" w:sz="0" w:space="0" w:color="auto"/>
            <w:left w:val="none" w:sz="0" w:space="0" w:color="auto"/>
            <w:bottom w:val="none" w:sz="0" w:space="0" w:color="auto"/>
            <w:right w:val="none" w:sz="0" w:space="0" w:color="auto"/>
          </w:divBdr>
        </w:div>
        <w:div w:id="1532258044">
          <w:marLeft w:val="640"/>
          <w:marRight w:val="0"/>
          <w:marTop w:val="0"/>
          <w:marBottom w:val="0"/>
          <w:divBdr>
            <w:top w:val="none" w:sz="0" w:space="0" w:color="auto"/>
            <w:left w:val="none" w:sz="0" w:space="0" w:color="auto"/>
            <w:bottom w:val="none" w:sz="0" w:space="0" w:color="auto"/>
            <w:right w:val="none" w:sz="0" w:space="0" w:color="auto"/>
          </w:divBdr>
        </w:div>
        <w:div w:id="2105881822">
          <w:marLeft w:val="640"/>
          <w:marRight w:val="0"/>
          <w:marTop w:val="0"/>
          <w:marBottom w:val="0"/>
          <w:divBdr>
            <w:top w:val="none" w:sz="0" w:space="0" w:color="auto"/>
            <w:left w:val="none" w:sz="0" w:space="0" w:color="auto"/>
            <w:bottom w:val="none" w:sz="0" w:space="0" w:color="auto"/>
            <w:right w:val="none" w:sz="0" w:space="0" w:color="auto"/>
          </w:divBdr>
        </w:div>
      </w:divsChild>
    </w:div>
    <w:div w:id="19749353">
      <w:bodyDiv w:val="1"/>
      <w:marLeft w:val="0"/>
      <w:marRight w:val="0"/>
      <w:marTop w:val="0"/>
      <w:marBottom w:val="0"/>
      <w:divBdr>
        <w:top w:val="none" w:sz="0" w:space="0" w:color="auto"/>
        <w:left w:val="none" w:sz="0" w:space="0" w:color="auto"/>
        <w:bottom w:val="none" w:sz="0" w:space="0" w:color="auto"/>
        <w:right w:val="none" w:sz="0" w:space="0" w:color="auto"/>
      </w:divBdr>
      <w:divsChild>
        <w:div w:id="1303653927">
          <w:marLeft w:val="640"/>
          <w:marRight w:val="0"/>
          <w:marTop w:val="0"/>
          <w:marBottom w:val="0"/>
          <w:divBdr>
            <w:top w:val="none" w:sz="0" w:space="0" w:color="auto"/>
            <w:left w:val="none" w:sz="0" w:space="0" w:color="auto"/>
            <w:bottom w:val="none" w:sz="0" w:space="0" w:color="auto"/>
            <w:right w:val="none" w:sz="0" w:space="0" w:color="auto"/>
          </w:divBdr>
        </w:div>
        <w:div w:id="526140657">
          <w:marLeft w:val="640"/>
          <w:marRight w:val="0"/>
          <w:marTop w:val="0"/>
          <w:marBottom w:val="0"/>
          <w:divBdr>
            <w:top w:val="none" w:sz="0" w:space="0" w:color="auto"/>
            <w:left w:val="none" w:sz="0" w:space="0" w:color="auto"/>
            <w:bottom w:val="none" w:sz="0" w:space="0" w:color="auto"/>
            <w:right w:val="none" w:sz="0" w:space="0" w:color="auto"/>
          </w:divBdr>
        </w:div>
        <w:div w:id="1362974751">
          <w:marLeft w:val="640"/>
          <w:marRight w:val="0"/>
          <w:marTop w:val="0"/>
          <w:marBottom w:val="0"/>
          <w:divBdr>
            <w:top w:val="none" w:sz="0" w:space="0" w:color="auto"/>
            <w:left w:val="none" w:sz="0" w:space="0" w:color="auto"/>
            <w:bottom w:val="none" w:sz="0" w:space="0" w:color="auto"/>
            <w:right w:val="none" w:sz="0" w:space="0" w:color="auto"/>
          </w:divBdr>
        </w:div>
        <w:div w:id="541524696">
          <w:marLeft w:val="640"/>
          <w:marRight w:val="0"/>
          <w:marTop w:val="0"/>
          <w:marBottom w:val="0"/>
          <w:divBdr>
            <w:top w:val="none" w:sz="0" w:space="0" w:color="auto"/>
            <w:left w:val="none" w:sz="0" w:space="0" w:color="auto"/>
            <w:bottom w:val="none" w:sz="0" w:space="0" w:color="auto"/>
            <w:right w:val="none" w:sz="0" w:space="0" w:color="auto"/>
          </w:divBdr>
        </w:div>
        <w:div w:id="1362435112">
          <w:marLeft w:val="640"/>
          <w:marRight w:val="0"/>
          <w:marTop w:val="0"/>
          <w:marBottom w:val="0"/>
          <w:divBdr>
            <w:top w:val="none" w:sz="0" w:space="0" w:color="auto"/>
            <w:left w:val="none" w:sz="0" w:space="0" w:color="auto"/>
            <w:bottom w:val="none" w:sz="0" w:space="0" w:color="auto"/>
            <w:right w:val="none" w:sz="0" w:space="0" w:color="auto"/>
          </w:divBdr>
        </w:div>
        <w:div w:id="10034602">
          <w:marLeft w:val="640"/>
          <w:marRight w:val="0"/>
          <w:marTop w:val="0"/>
          <w:marBottom w:val="0"/>
          <w:divBdr>
            <w:top w:val="none" w:sz="0" w:space="0" w:color="auto"/>
            <w:left w:val="none" w:sz="0" w:space="0" w:color="auto"/>
            <w:bottom w:val="none" w:sz="0" w:space="0" w:color="auto"/>
            <w:right w:val="none" w:sz="0" w:space="0" w:color="auto"/>
          </w:divBdr>
        </w:div>
        <w:div w:id="355620088">
          <w:marLeft w:val="640"/>
          <w:marRight w:val="0"/>
          <w:marTop w:val="0"/>
          <w:marBottom w:val="0"/>
          <w:divBdr>
            <w:top w:val="none" w:sz="0" w:space="0" w:color="auto"/>
            <w:left w:val="none" w:sz="0" w:space="0" w:color="auto"/>
            <w:bottom w:val="none" w:sz="0" w:space="0" w:color="auto"/>
            <w:right w:val="none" w:sz="0" w:space="0" w:color="auto"/>
          </w:divBdr>
        </w:div>
        <w:div w:id="901215495">
          <w:marLeft w:val="640"/>
          <w:marRight w:val="0"/>
          <w:marTop w:val="0"/>
          <w:marBottom w:val="0"/>
          <w:divBdr>
            <w:top w:val="none" w:sz="0" w:space="0" w:color="auto"/>
            <w:left w:val="none" w:sz="0" w:space="0" w:color="auto"/>
            <w:bottom w:val="none" w:sz="0" w:space="0" w:color="auto"/>
            <w:right w:val="none" w:sz="0" w:space="0" w:color="auto"/>
          </w:divBdr>
        </w:div>
        <w:div w:id="724185355">
          <w:marLeft w:val="640"/>
          <w:marRight w:val="0"/>
          <w:marTop w:val="0"/>
          <w:marBottom w:val="0"/>
          <w:divBdr>
            <w:top w:val="none" w:sz="0" w:space="0" w:color="auto"/>
            <w:left w:val="none" w:sz="0" w:space="0" w:color="auto"/>
            <w:bottom w:val="none" w:sz="0" w:space="0" w:color="auto"/>
            <w:right w:val="none" w:sz="0" w:space="0" w:color="auto"/>
          </w:divBdr>
        </w:div>
        <w:div w:id="874542286">
          <w:marLeft w:val="640"/>
          <w:marRight w:val="0"/>
          <w:marTop w:val="0"/>
          <w:marBottom w:val="0"/>
          <w:divBdr>
            <w:top w:val="none" w:sz="0" w:space="0" w:color="auto"/>
            <w:left w:val="none" w:sz="0" w:space="0" w:color="auto"/>
            <w:bottom w:val="none" w:sz="0" w:space="0" w:color="auto"/>
            <w:right w:val="none" w:sz="0" w:space="0" w:color="auto"/>
          </w:divBdr>
        </w:div>
        <w:div w:id="2104832822">
          <w:marLeft w:val="640"/>
          <w:marRight w:val="0"/>
          <w:marTop w:val="0"/>
          <w:marBottom w:val="0"/>
          <w:divBdr>
            <w:top w:val="none" w:sz="0" w:space="0" w:color="auto"/>
            <w:left w:val="none" w:sz="0" w:space="0" w:color="auto"/>
            <w:bottom w:val="none" w:sz="0" w:space="0" w:color="auto"/>
            <w:right w:val="none" w:sz="0" w:space="0" w:color="auto"/>
          </w:divBdr>
        </w:div>
        <w:div w:id="1823154792">
          <w:marLeft w:val="640"/>
          <w:marRight w:val="0"/>
          <w:marTop w:val="0"/>
          <w:marBottom w:val="0"/>
          <w:divBdr>
            <w:top w:val="none" w:sz="0" w:space="0" w:color="auto"/>
            <w:left w:val="none" w:sz="0" w:space="0" w:color="auto"/>
            <w:bottom w:val="none" w:sz="0" w:space="0" w:color="auto"/>
            <w:right w:val="none" w:sz="0" w:space="0" w:color="auto"/>
          </w:divBdr>
        </w:div>
        <w:div w:id="715813653">
          <w:marLeft w:val="640"/>
          <w:marRight w:val="0"/>
          <w:marTop w:val="0"/>
          <w:marBottom w:val="0"/>
          <w:divBdr>
            <w:top w:val="none" w:sz="0" w:space="0" w:color="auto"/>
            <w:left w:val="none" w:sz="0" w:space="0" w:color="auto"/>
            <w:bottom w:val="none" w:sz="0" w:space="0" w:color="auto"/>
            <w:right w:val="none" w:sz="0" w:space="0" w:color="auto"/>
          </w:divBdr>
        </w:div>
        <w:div w:id="1648515604">
          <w:marLeft w:val="640"/>
          <w:marRight w:val="0"/>
          <w:marTop w:val="0"/>
          <w:marBottom w:val="0"/>
          <w:divBdr>
            <w:top w:val="none" w:sz="0" w:space="0" w:color="auto"/>
            <w:left w:val="none" w:sz="0" w:space="0" w:color="auto"/>
            <w:bottom w:val="none" w:sz="0" w:space="0" w:color="auto"/>
            <w:right w:val="none" w:sz="0" w:space="0" w:color="auto"/>
          </w:divBdr>
        </w:div>
        <w:div w:id="534199998">
          <w:marLeft w:val="640"/>
          <w:marRight w:val="0"/>
          <w:marTop w:val="0"/>
          <w:marBottom w:val="0"/>
          <w:divBdr>
            <w:top w:val="none" w:sz="0" w:space="0" w:color="auto"/>
            <w:left w:val="none" w:sz="0" w:space="0" w:color="auto"/>
            <w:bottom w:val="none" w:sz="0" w:space="0" w:color="auto"/>
            <w:right w:val="none" w:sz="0" w:space="0" w:color="auto"/>
          </w:divBdr>
        </w:div>
        <w:div w:id="1817380540">
          <w:marLeft w:val="640"/>
          <w:marRight w:val="0"/>
          <w:marTop w:val="0"/>
          <w:marBottom w:val="0"/>
          <w:divBdr>
            <w:top w:val="none" w:sz="0" w:space="0" w:color="auto"/>
            <w:left w:val="none" w:sz="0" w:space="0" w:color="auto"/>
            <w:bottom w:val="none" w:sz="0" w:space="0" w:color="auto"/>
            <w:right w:val="none" w:sz="0" w:space="0" w:color="auto"/>
          </w:divBdr>
        </w:div>
        <w:div w:id="276838127">
          <w:marLeft w:val="640"/>
          <w:marRight w:val="0"/>
          <w:marTop w:val="0"/>
          <w:marBottom w:val="0"/>
          <w:divBdr>
            <w:top w:val="none" w:sz="0" w:space="0" w:color="auto"/>
            <w:left w:val="none" w:sz="0" w:space="0" w:color="auto"/>
            <w:bottom w:val="none" w:sz="0" w:space="0" w:color="auto"/>
            <w:right w:val="none" w:sz="0" w:space="0" w:color="auto"/>
          </w:divBdr>
        </w:div>
        <w:div w:id="793789924">
          <w:marLeft w:val="640"/>
          <w:marRight w:val="0"/>
          <w:marTop w:val="0"/>
          <w:marBottom w:val="0"/>
          <w:divBdr>
            <w:top w:val="none" w:sz="0" w:space="0" w:color="auto"/>
            <w:left w:val="none" w:sz="0" w:space="0" w:color="auto"/>
            <w:bottom w:val="none" w:sz="0" w:space="0" w:color="auto"/>
            <w:right w:val="none" w:sz="0" w:space="0" w:color="auto"/>
          </w:divBdr>
        </w:div>
        <w:div w:id="199051864">
          <w:marLeft w:val="640"/>
          <w:marRight w:val="0"/>
          <w:marTop w:val="0"/>
          <w:marBottom w:val="0"/>
          <w:divBdr>
            <w:top w:val="none" w:sz="0" w:space="0" w:color="auto"/>
            <w:left w:val="none" w:sz="0" w:space="0" w:color="auto"/>
            <w:bottom w:val="none" w:sz="0" w:space="0" w:color="auto"/>
            <w:right w:val="none" w:sz="0" w:space="0" w:color="auto"/>
          </w:divBdr>
        </w:div>
        <w:div w:id="299846088">
          <w:marLeft w:val="640"/>
          <w:marRight w:val="0"/>
          <w:marTop w:val="0"/>
          <w:marBottom w:val="0"/>
          <w:divBdr>
            <w:top w:val="none" w:sz="0" w:space="0" w:color="auto"/>
            <w:left w:val="none" w:sz="0" w:space="0" w:color="auto"/>
            <w:bottom w:val="none" w:sz="0" w:space="0" w:color="auto"/>
            <w:right w:val="none" w:sz="0" w:space="0" w:color="auto"/>
          </w:divBdr>
        </w:div>
        <w:div w:id="127861971">
          <w:marLeft w:val="640"/>
          <w:marRight w:val="0"/>
          <w:marTop w:val="0"/>
          <w:marBottom w:val="0"/>
          <w:divBdr>
            <w:top w:val="none" w:sz="0" w:space="0" w:color="auto"/>
            <w:left w:val="none" w:sz="0" w:space="0" w:color="auto"/>
            <w:bottom w:val="none" w:sz="0" w:space="0" w:color="auto"/>
            <w:right w:val="none" w:sz="0" w:space="0" w:color="auto"/>
          </w:divBdr>
        </w:div>
        <w:div w:id="552692446">
          <w:marLeft w:val="640"/>
          <w:marRight w:val="0"/>
          <w:marTop w:val="0"/>
          <w:marBottom w:val="0"/>
          <w:divBdr>
            <w:top w:val="none" w:sz="0" w:space="0" w:color="auto"/>
            <w:left w:val="none" w:sz="0" w:space="0" w:color="auto"/>
            <w:bottom w:val="none" w:sz="0" w:space="0" w:color="auto"/>
            <w:right w:val="none" w:sz="0" w:space="0" w:color="auto"/>
          </w:divBdr>
        </w:div>
        <w:div w:id="860322139">
          <w:marLeft w:val="640"/>
          <w:marRight w:val="0"/>
          <w:marTop w:val="0"/>
          <w:marBottom w:val="0"/>
          <w:divBdr>
            <w:top w:val="none" w:sz="0" w:space="0" w:color="auto"/>
            <w:left w:val="none" w:sz="0" w:space="0" w:color="auto"/>
            <w:bottom w:val="none" w:sz="0" w:space="0" w:color="auto"/>
            <w:right w:val="none" w:sz="0" w:space="0" w:color="auto"/>
          </w:divBdr>
        </w:div>
        <w:div w:id="2030063333">
          <w:marLeft w:val="640"/>
          <w:marRight w:val="0"/>
          <w:marTop w:val="0"/>
          <w:marBottom w:val="0"/>
          <w:divBdr>
            <w:top w:val="none" w:sz="0" w:space="0" w:color="auto"/>
            <w:left w:val="none" w:sz="0" w:space="0" w:color="auto"/>
            <w:bottom w:val="none" w:sz="0" w:space="0" w:color="auto"/>
            <w:right w:val="none" w:sz="0" w:space="0" w:color="auto"/>
          </w:divBdr>
        </w:div>
        <w:div w:id="1328902254">
          <w:marLeft w:val="640"/>
          <w:marRight w:val="0"/>
          <w:marTop w:val="0"/>
          <w:marBottom w:val="0"/>
          <w:divBdr>
            <w:top w:val="none" w:sz="0" w:space="0" w:color="auto"/>
            <w:left w:val="none" w:sz="0" w:space="0" w:color="auto"/>
            <w:bottom w:val="none" w:sz="0" w:space="0" w:color="auto"/>
            <w:right w:val="none" w:sz="0" w:space="0" w:color="auto"/>
          </w:divBdr>
        </w:div>
        <w:div w:id="104543870">
          <w:marLeft w:val="640"/>
          <w:marRight w:val="0"/>
          <w:marTop w:val="0"/>
          <w:marBottom w:val="0"/>
          <w:divBdr>
            <w:top w:val="none" w:sz="0" w:space="0" w:color="auto"/>
            <w:left w:val="none" w:sz="0" w:space="0" w:color="auto"/>
            <w:bottom w:val="none" w:sz="0" w:space="0" w:color="auto"/>
            <w:right w:val="none" w:sz="0" w:space="0" w:color="auto"/>
          </w:divBdr>
        </w:div>
        <w:div w:id="1145701854">
          <w:marLeft w:val="640"/>
          <w:marRight w:val="0"/>
          <w:marTop w:val="0"/>
          <w:marBottom w:val="0"/>
          <w:divBdr>
            <w:top w:val="none" w:sz="0" w:space="0" w:color="auto"/>
            <w:left w:val="none" w:sz="0" w:space="0" w:color="auto"/>
            <w:bottom w:val="none" w:sz="0" w:space="0" w:color="auto"/>
            <w:right w:val="none" w:sz="0" w:space="0" w:color="auto"/>
          </w:divBdr>
        </w:div>
        <w:div w:id="686954780">
          <w:marLeft w:val="640"/>
          <w:marRight w:val="0"/>
          <w:marTop w:val="0"/>
          <w:marBottom w:val="0"/>
          <w:divBdr>
            <w:top w:val="none" w:sz="0" w:space="0" w:color="auto"/>
            <w:left w:val="none" w:sz="0" w:space="0" w:color="auto"/>
            <w:bottom w:val="none" w:sz="0" w:space="0" w:color="auto"/>
            <w:right w:val="none" w:sz="0" w:space="0" w:color="auto"/>
          </w:divBdr>
        </w:div>
        <w:div w:id="732393351">
          <w:marLeft w:val="640"/>
          <w:marRight w:val="0"/>
          <w:marTop w:val="0"/>
          <w:marBottom w:val="0"/>
          <w:divBdr>
            <w:top w:val="none" w:sz="0" w:space="0" w:color="auto"/>
            <w:left w:val="none" w:sz="0" w:space="0" w:color="auto"/>
            <w:bottom w:val="none" w:sz="0" w:space="0" w:color="auto"/>
            <w:right w:val="none" w:sz="0" w:space="0" w:color="auto"/>
          </w:divBdr>
        </w:div>
        <w:div w:id="843014922">
          <w:marLeft w:val="640"/>
          <w:marRight w:val="0"/>
          <w:marTop w:val="0"/>
          <w:marBottom w:val="0"/>
          <w:divBdr>
            <w:top w:val="none" w:sz="0" w:space="0" w:color="auto"/>
            <w:left w:val="none" w:sz="0" w:space="0" w:color="auto"/>
            <w:bottom w:val="none" w:sz="0" w:space="0" w:color="auto"/>
            <w:right w:val="none" w:sz="0" w:space="0" w:color="auto"/>
          </w:divBdr>
        </w:div>
        <w:div w:id="987367046">
          <w:marLeft w:val="640"/>
          <w:marRight w:val="0"/>
          <w:marTop w:val="0"/>
          <w:marBottom w:val="0"/>
          <w:divBdr>
            <w:top w:val="none" w:sz="0" w:space="0" w:color="auto"/>
            <w:left w:val="none" w:sz="0" w:space="0" w:color="auto"/>
            <w:bottom w:val="none" w:sz="0" w:space="0" w:color="auto"/>
            <w:right w:val="none" w:sz="0" w:space="0" w:color="auto"/>
          </w:divBdr>
        </w:div>
        <w:div w:id="264652392">
          <w:marLeft w:val="640"/>
          <w:marRight w:val="0"/>
          <w:marTop w:val="0"/>
          <w:marBottom w:val="0"/>
          <w:divBdr>
            <w:top w:val="none" w:sz="0" w:space="0" w:color="auto"/>
            <w:left w:val="none" w:sz="0" w:space="0" w:color="auto"/>
            <w:bottom w:val="none" w:sz="0" w:space="0" w:color="auto"/>
            <w:right w:val="none" w:sz="0" w:space="0" w:color="auto"/>
          </w:divBdr>
        </w:div>
        <w:div w:id="591470382">
          <w:marLeft w:val="640"/>
          <w:marRight w:val="0"/>
          <w:marTop w:val="0"/>
          <w:marBottom w:val="0"/>
          <w:divBdr>
            <w:top w:val="none" w:sz="0" w:space="0" w:color="auto"/>
            <w:left w:val="none" w:sz="0" w:space="0" w:color="auto"/>
            <w:bottom w:val="none" w:sz="0" w:space="0" w:color="auto"/>
            <w:right w:val="none" w:sz="0" w:space="0" w:color="auto"/>
          </w:divBdr>
        </w:div>
        <w:div w:id="374500764">
          <w:marLeft w:val="640"/>
          <w:marRight w:val="0"/>
          <w:marTop w:val="0"/>
          <w:marBottom w:val="0"/>
          <w:divBdr>
            <w:top w:val="none" w:sz="0" w:space="0" w:color="auto"/>
            <w:left w:val="none" w:sz="0" w:space="0" w:color="auto"/>
            <w:bottom w:val="none" w:sz="0" w:space="0" w:color="auto"/>
            <w:right w:val="none" w:sz="0" w:space="0" w:color="auto"/>
          </w:divBdr>
        </w:div>
        <w:div w:id="1157650899">
          <w:marLeft w:val="640"/>
          <w:marRight w:val="0"/>
          <w:marTop w:val="0"/>
          <w:marBottom w:val="0"/>
          <w:divBdr>
            <w:top w:val="none" w:sz="0" w:space="0" w:color="auto"/>
            <w:left w:val="none" w:sz="0" w:space="0" w:color="auto"/>
            <w:bottom w:val="none" w:sz="0" w:space="0" w:color="auto"/>
            <w:right w:val="none" w:sz="0" w:space="0" w:color="auto"/>
          </w:divBdr>
        </w:div>
        <w:div w:id="933512699">
          <w:marLeft w:val="640"/>
          <w:marRight w:val="0"/>
          <w:marTop w:val="0"/>
          <w:marBottom w:val="0"/>
          <w:divBdr>
            <w:top w:val="none" w:sz="0" w:space="0" w:color="auto"/>
            <w:left w:val="none" w:sz="0" w:space="0" w:color="auto"/>
            <w:bottom w:val="none" w:sz="0" w:space="0" w:color="auto"/>
            <w:right w:val="none" w:sz="0" w:space="0" w:color="auto"/>
          </w:divBdr>
        </w:div>
        <w:div w:id="1122654394">
          <w:marLeft w:val="640"/>
          <w:marRight w:val="0"/>
          <w:marTop w:val="0"/>
          <w:marBottom w:val="0"/>
          <w:divBdr>
            <w:top w:val="none" w:sz="0" w:space="0" w:color="auto"/>
            <w:left w:val="none" w:sz="0" w:space="0" w:color="auto"/>
            <w:bottom w:val="none" w:sz="0" w:space="0" w:color="auto"/>
            <w:right w:val="none" w:sz="0" w:space="0" w:color="auto"/>
          </w:divBdr>
        </w:div>
        <w:div w:id="1930507879">
          <w:marLeft w:val="640"/>
          <w:marRight w:val="0"/>
          <w:marTop w:val="0"/>
          <w:marBottom w:val="0"/>
          <w:divBdr>
            <w:top w:val="none" w:sz="0" w:space="0" w:color="auto"/>
            <w:left w:val="none" w:sz="0" w:space="0" w:color="auto"/>
            <w:bottom w:val="none" w:sz="0" w:space="0" w:color="auto"/>
            <w:right w:val="none" w:sz="0" w:space="0" w:color="auto"/>
          </w:divBdr>
        </w:div>
        <w:div w:id="1470900269">
          <w:marLeft w:val="640"/>
          <w:marRight w:val="0"/>
          <w:marTop w:val="0"/>
          <w:marBottom w:val="0"/>
          <w:divBdr>
            <w:top w:val="none" w:sz="0" w:space="0" w:color="auto"/>
            <w:left w:val="none" w:sz="0" w:space="0" w:color="auto"/>
            <w:bottom w:val="none" w:sz="0" w:space="0" w:color="auto"/>
            <w:right w:val="none" w:sz="0" w:space="0" w:color="auto"/>
          </w:divBdr>
        </w:div>
        <w:div w:id="722020650">
          <w:marLeft w:val="640"/>
          <w:marRight w:val="0"/>
          <w:marTop w:val="0"/>
          <w:marBottom w:val="0"/>
          <w:divBdr>
            <w:top w:val="none" w:sz="0" w:space="0" w:color="auto"/>
            <w:left w:val="none" w:sz="0" w:space="0" w:color="auto"/>
            <w:bottom w:val="none" w:sz="0" w:space="0" w:color="auto"/>
            <w:right w:val="none" w:sz="0" w:space="0" w:color="auto"/>
          </w:divBdr>
        </w:div>
        <w:div w:id="1244216306">
          <w:marLeft w:val="640"/>
          <w:marRight w:val="0"/>
          <w:marTop w:val="0"/>
          <w:marBottom w:val="0"/>
          <w:divBdr>
            <w:top w:val="none" w:sz="0" w:space="0" w:color="auto"/>
            <w:left w:val="none" w:sz="0" w:space="0" w:color="auto"/>
            <w:bottom w:val="none" w:sz="0" w:space="0" w:color="auto"/>
            <w:right w:val="none" w:sz="0" w:space="0" w:color="auto"/>
          </w:divBdr>
        </w:div>
      </w:divsChild>
    </w:div>
    <w:div w:id="21056479">
      <w:bodyDiv w:val="1"/>
      <w:marLeft w:val="0"/>
      <w:marRight w:val="0"/>
      <w:marTop w:val="0"/>
      <w:marBottom w:val="0"/>
      <w:divBdr>
        <w:top w:val="none" w:sz="0" w:space="0" w:color="auto"/>
        <w:left w:val="none" w:sz="0" w:space="0" w:color="auto"/>
        <w:bottom w:val="none" w:sz="0" w:space="0" w:color="auto"/>
        <w:right w:val="none" w:sz="0" w:space="0" w:color="auto"/>
      </w:divBdr>
      <w:divsChild>
        <w:div w:id="1905409713">
          <w:marLeft w:val="640"/>
          <w:marRight w:val="0"/>
          <w:marTop w:val="0"/>
          <w:marBottom w:val="0"/>
          <w:divBdr>
            <w:top w:val="none" w:sz="0" w:space="0" w:color="auto"/>
            <w:left w:val="none" w:sz="0" w:space="0" w:color="auto"/>
            <w:bottom w:val="none" w:sz="0" w:space="0" w:color="auto"/>
            <w:right w:val="none" w:sz="0" w:space="0" w:color="auto"/>
          </w:divBdr>
        </w:div>
        <w:div w:id="1755469082">
          <w:marLeft w:val="640"/>
          <w:marRight w:val="0"/>
          <w:marTop w:val="0"/>
          <w:marBottom w:val="0"/>
          <w:divBdr>
            <w:top w:val="none" w:sz="0" w:space="0" w:color="auto"/>
            <w:left w:val="none" w:sz="0" w:space="0" w:color="auto"/>
            <w:bottom w:val="none" w:sz="0" w:space="0" w:color="auto"/>
            <w:right w:val="none" w:sz="0" w:space="0" w:color="auto"/>
          </w:divBdr>
        </w:div>
        <w:div w:id="57946570">
          <w:marLeft w:val="640"/>
          <w:marRight w:val="0"/>
          <w:marTop w:val="0"/>
          <w:marBottom w:val="0"/>
          <w:divBdr>
            <w:top w:val="none" w:sz="0" w:space="0" w:color="auto"/>
            <w:left w:val="none" w:sz="0" w:space="0" w:color="auto"/>
            <w:bottom w:val="none" w:sz="0" w:space="0" w:color="auto"/>
            <w:right w:val="none" w:sz="0" w:space="0" w:color="auto"/>
          </w:divBdr>
        </w:div>
        <w:div w:id="628779405">
          <w:marLeft w:val="640"/>
          <w:marRight w:val="0"/>
          <w:marTop w:val="0"/>
          <w:marBottom w:val="0"/>
          <w:divBdr>
            <w:top w:val="none" w:sz="0" w:space="0" w:color="auto"/>
            <w:left w:val="none" w:sz="0" w:space="0" w:color="auto"/>
            <w:bottom w:val="none" w:sz="0" w:space="0" w:color="auto"/>
            <w:right w:val="none" w:sz="0" w:space="0" w:color="auto"/>
          </w:divBdr>
        </w:div>
        <w:div w:id="606545573">
          <w:marLeft w:val="640"/>
          <w:marRight w:val="0"/>
          <w:marTop w:val="0"/>
          <w:marBottom w:val="0"/>
          <w:divBdr>
            <w:top w:val="none" w:sz="0" w:space="0" w:color="auto"/>
            <w:left w:val="none" w:sz="0" w:space="0" w:color="auto"/>
            <w:bottom w:val="none" w:sz="0" w:space="0" w:color="auto"/>
            <w:right w:val="none" w:sz="0" w:space="0" w:color="auto"/>
          </w:divBdr>
        </w:div>
        <w:div w:id="11684827">
          <w:marLeft w:val="640"/>
          <w:marRight w:val="0"/>
          <w:marTop w:val="0"/>
          <w:marBottom w:val="0"/>
          <w:divBdr>
            <w:top w:val="none" w:sz="0" w:space="0" w:color="auto"/>
            <w:left w:val="none" w:sz="0" w:space="0" w:color="auto"/>
            <w:bottom w:val="none" w:sz="0" w:space="0" w:color="auto"/>
            <w:right w:val="none" w:sz="0" w:space="0" w:color="auto"/>
          </w:divBdr>
        </w:div>
        <w:div w:id="483816793">
          <w:marLeft w:val="640"/>
          <w:marRight w:val="0"/>
          <w:marTop w:val="0"/>
          <w:marBottom w:val="0"/>
          <w:divBdr>
            <w:top w:val="none" w:sz="0" w:space="0" w:color="auto"/>
            <w:left w:val="none" w:sz="0" w:space="0" w:color="auto"/>
            <w:bottom w:val="none" w:sz="0" w:space="0" w:color="auto"/>
            <w:right w:val="none" w:sz="0" w:space="0" w:color="auto"/>
          </w:divBdr>
        </w:div>
        <w:div w:id="1008942562">
          <w:marLeft w:val="640"/>
          <w:marRight w:val="0"/>
          <w:marTop w:val="0"/>
          <w:marBottom w:val="0"/>
          <w:divBdr>
            <w:top w:val="none" w:sz="0" w:space="0" w:color="auto"/>
            <w:left w:val="none" w:sz="0" w:space="0" w:color="auto"/>
            <w:bottom w:val="none" w:sz="0" w:space="0" w:color="auto"/>
            <w:right w:val="none" w:sz="0" w:space="0" w:color="auto"/>
          </w:divBdr>
        </w:div>
        <w:div w:id="71900178">
          <w:marLeft w:val="640"/>
          <w:marRight w:val="0"/>
          <w:marTop w:val="0"/>
          <w:marBottom w:val="0"/>
          <w:divBdr>
            <w:top w:val="none" w:sz="0" w:space="0" w:color="auto"/>
            <w:left w:val="none" w:sz="0" w:space="0" w:color="auto"/>
            <w:bottom w:val="none" w:sz="0" w:space="0" w:color="auto"/>
            <w:right w:val="none" w:sz="0" w:space="0" w:color="auto"/>
          </w:divBdr>
        </w:div>
        <w:div w:id="829255564">
          <w:marLeft w:val="640"/>
          <w:marRight w:val="0"/>
          <w:marTop w:val="0"/>
          <w:marBottom w:val="0"/>
          <w:divBdr>
            <w:top w:val="none" w:sz="0" w:space="0" w:color="auto"/>
            <w:left w:val="none" w:sz="0" w:space="0" w:color="auto"/>
            <w:bottom w:val="none" w:sz="0" w:space="0" w:color="auto"/>
            <w:right w:val="none" w:sz="0" w:space="0" w:color="auto"/>
          </w:divBdr>
        </w:div>
        <w:div w:id="1992783942">
          <w:marLeft w:val="640"/>
          <w:marRight w:val="0"/>
          <w:marTop w:val="0"/>
          <w:marBottom w:val="0"/>
          <w:divBdr>
            <w:top w:val="none" w:sz="0" w:space="0" w:color="auto"/>
            <w:left w:val="none" w:sz="0" w:space="0" w:color="auto"/>
            <w:bottom w:val="none" w:sz="0" w:space="0" w:color="auto"/>
            <w:right w:val="none" w:sz="0" w:space="0" w:color="auto"/>
          </w:divBdr>
        </w:div>
        <w:div w:id="25644053">
          <w:marLeft w:val="640"/>
          <w:marRight w:val="0"/>
          <w:marTop w:val="0"/>
          <w:marBottom w:val="0"/>
          <w:divBdr>
            <w:top w:val="none" w:sz="0" w:space="0" w:color="auto"/>
            <w:left w:val="none" w:sz="0" w:space="0" w:color="auto"/>
            <w:bottom w:val="none" w:sz="0" w:space="0" w:color="auto"/>
            <w:right w:val="none" w:sz="0" w:space="0" w:color="auto"/>
          </w:divBdr>
        </w:div>
        <w:div w:id="1286737909">
          <w:marLeft w:val="640"/>
          <w:marRight w:val="0"/>
          <w:marTop w:val="0"/>
          <w:marBottom w:val="0"/>
          <w:divBdr>
            <w:top w:val="none" w:sz="0" w:space="0" w:color="auto"/>
            <w:left w:val="none" w:sz="0" w:space="0" w:color="auto"/>
            <w:bottom w:val="none" w:sz="0" w:space="0" w:color="auto"/>
            <w:right w:val="none" w:sz="0" w:space="0" w:color="auto"/>
          </w:divBdr>
        </w:div>
        <w:div w:id="75593561">
          <w:marLeft w:val="640"/>
          <w:marRight w:val="0"/>
          <w:marTop w:val="0"/>
          <w:marBottom w:val="0"/>
          <w:divBdr>
            <w:top w:val="none" w:sz="0" w:space="0" w:color="auto"/>
            <w:left w:val="none" w:sz="0" w:space="0" w:color="auto"/>
            <w:bottom w:val="none" w:sz="0" w:space="0" w:color="auto"/>
            <w:right w:val="none" w:sz="0" w:space="0" w:color="auto"/>
          </w:divBdr>
        </w:div>
        <w:div w:id="1114329196">
          <w:marLeft w:val="640"/>
          <w:marRight w:val="0"/>
          <w:marTop w:val="0"/>
          <w:marBottom w:val="0"/>
          <w:divBdr>
            <w:top w:val="none" w:sz="0" w:space="0" w:color="auto"/>
            <w:left w:val="none" w:sz="0" w:space="0" w:color="auto"/>
            <w:bottom w:val="none" w:sz="0" w:space="0" w:color="auto"/>
            <w:right w:val="none" w:sz="0" w:space="0" w:color="auto"/>
          </w:divBdr>
        </w:div>
        <w:div w:id="898900792">
          <w:marLeft w:val="640"/>
          <w:marRight w:val="0"/>
          <w:marTop w:val="0"/>
          <w:marBottom w:val="0"/>
          <w:divBdr>
            <w:top w:val="none" w:sz="0" w:space="0" w:color="auto"/>
            <w:left w:val="none" w:sz="0" w:space="0" w:color="auto"/>
            <w:bottom w:val="none" w:sz="0" w:space="0" w:color="auto"/>
            <w:right w:val="none" w:sz="0" w:space="0" w:color="auto"/>
          </w:divBdr>
        </w:div>
        <w:div w:id="882906976">
          <w:marLeft w:val="640"/>
          <w:marRight w:val="0"/>
          <w:marTop w:val="0"/>
          <w:marBottom w:val="0"/>
          <w:divBdr>
            <w:top w:val="none" w:sz="0" w:space="0" w:color="auto"/>
            <w:left w:val="none" w:sz="0" w:space="0" w:color="auto"/>
            <w:bottom w:val="none" w:sz="0" w:space="0" w:color="auto"/>
            <w:right w:val="none" w:sz="0" w:space="0" w:color="auto"/>
          </w:divBdr>
        </w:div>
        <w:div w:id="1344547564">
          <w:marLeft w:val="640"/>
          <w:marRight w:val="0"/>
          <w:marTop w:val="0"/>
          <w:marBottom w:val="0"/>
          <w:divBdr>
            <w:top w:val="none" w:sz="0" w:space="0" w:color="auto"/>
            <w:left w:val="none" w:sz="0" w:space="0" w:color="auto"/>
            <w:bottom w:val="none" w:sz="0" w:space="0" w:color="auto"/>
            <w:right w:val="none" w:sz="0" w:space="0" w:color="auto"/>
          </w:divBdr>
        </w:div>
        <w:div w:id="1176385790">
          <w:marLeft w:val="640"/>
          <w:marRight w:val="0"/>
          <w:marTop w:val="0"/>
          <w:marBottom w:val="0"/>
          <w:divBdr>
            <w:top w:val="none" w:sz="0" w:space="0" w:color="auto"/>
            <w:left w:val="none" w:sz="0" w:space="0" w:color="auto"/>
            <w:bottom w:val="none" w:sz="0" w:space="0" w:color="auto"/>
            <w:right w:val="none" w:sz="0" w:space="0" w:color="auto"/>
          </w:divBdr>
        </w:div>
        <w:div w:id="284894459">
          <w:marLeft w:val="640"/>
          <w:marRight w:val="0"/>
          <w:marTop w:val="0"/>
          <w:marBottom w:val="0"/>
          <w:divBdr>
            <w:top w:val="none" w:sz="0" w:space="0" w:color="auto"/>
            <w:left w:val="none" w:sz="0" w:space="0" w:color="auto"/>
            <w:bottom w:val="none" w:sz="0" w:space="0" w:color="auto"/>
            <w:right w:val="none" w:sz="0" w:space="0" w:color="auto"/>
          </w:divBdr>
        </w:div>
        <w:div w:id="934631461">
          <w:marLeft w:val="640"/>
          <w:marRight w:val="0"/>
          <w:marTop w:val="0"/>
          <w:marBottom w:val="0"/>
          <w:divBdr>
            <w:top w:val="none" w:sz="0" w:space="0" w:color="auto"/>
            <w:left w:val="none" w:sz="0" w:space="0" w:color="auto"/>
            <w:bottom w:val="none" w:sz="0" w:space="0" w:color="auto"/>
            <w:right w:val="none" w:sz="0" w:space="0" w:color="auto"/>
          </w:divBdr>
        </w:div>
        <w:div w:id="1415080852">
          <w:marLeft w:val="640"/>
          <w:marRight w:val="0"/>
          <w:marTop w:val="0"/>
          <w:marBottom w:val="0"/>
          <w:divBdr>
            <w:top w:val="none" w:sz="0" w:space="0" w:color="auto"/>
            <w:left w:val="none" w:sz="0" w:space="0" w:color="auto"/>
            <w:bottom w:val="none" w:sz="0" w:space="0" w:color="auto"/>
            <w:right w:val="none" w:sz="0" w:space="0" w:color="auto"/>
          </w:divBdr>
        </w:div>
        <w:div w:id="714425980">
          <w:marLeft w:val="640"/>
          <w:marRight w:val="0"/>
          <w:marTop w:val="0"/>
          <w:marBottom w:val="0"/>
          <w:divBdr>
            <w:top w:val="none" w:sz="0" w:space="0" w:color="auto"/>
            <w:left w:val="none" w:sz="0" w:space="0" w:color="auto"/>
            <w:bottom w:val="none" w:sz="0" w:space="0" w:color="auto"/>
            <w:right w:val="none" w:sz="0" w:space="0" w:color="auto"/>
          </w:divBdr>
        </w:div>
        <w:div w:id="1078863623">
          <w:marLeft w:val="640"/>
          <w:marRight w:val="0"/>
          <w:marTop w:val="0"/>
          <w:marBottom w:val="0"/>
          <w:divBdr>
            <w:top w:val="none" w:sz="0" w:space="0" w:color="auto"/>
            <w:left w:val="none" w:sz="0" w:space="0" w:color="auto"/>
            <w:bottom w:val="none" w:sz="0" w:space="0" w:color="auto"/>
            <w:right w:val="none" w:sz="0" w:space="0" w:color="auto"/>
          </w:divBdr>
        </w:div>
        <w:div w:id="1290817209">
          <w:marLeft w:val="640"/>
          <w:marRight w:val="0"/>
          <w:marTop w:val="0"/>
          <w:marBottom w:val="0"/>
          <w:divBdr>
            <w:top w:val="none" w:sz="0" w:space="0" w:color="auto"/>
            <w:left w:val="none" w:sz="0" w:space="0" w:color="auto"/>
            <w:bottom w:val="none" w:sz="0" w:space="0" w:color="auto"/>
            <w:right w:val="none" w:sz="0" w:space="0" w:color="auto"/>
          </w:divBdr>
        </w:div>
        <w:div w:id="839390371">
          <w:marLeft w:val="640"/>
          <w:marRight w:val="0"/>
          <w:marTop w:val="0"/>
          <w:marBottom w:val="0"/>
          <w:divBdr>
            <w:top w:val="none" w:sz="0" w:space="0" w:color="auto"/>
            <w:left w:val="none" w:sz="0" w:space="0" w:color="auto"/>
            <w:bottom w:val="none" w:sz="0" w:space="0" w:color="auto"/>
            <w:right w:val="none" w:sz="0" w:space="0" w:color="auto"/>
          </w:divBdr>
        </w:div>
        <w:div w:id="878391779">
          <w:marLeft w:val="640"/>
          <w:marRight w:val="0"/>
          <w:marTop w:val="0"/>
          <w:marBottom w:val="0"/>
          <w:divBdr>
            <w:top w:val="none" w:sz="0" w:space="0" w:color="auto"/>
            <w:left w:val="none" w:sz="0" w:space="0" w:color="auto"/>
            <w:bottom w:val="none" w:sz="0" w:space="0" w:color="auto"/>
            <w:right w:val="none" w:sz="0" w:space="0" w:color="auto"/>
          </w:divBdr>
        </w:div>
        <w:div w:id="2107341906">
          <w:marLeft w:val="640"/>
          <w:marRight w:val="0"/>
          <w:marTop w:val="0"/>
          <w:marBottom w:val="0"/>
          <w:divBdr>
            <w:top w:val="none" w:sz="0" w:space="0" w:color="auto"/>
            <w:left w:val="none" w:sz="0" w:space="0" w:color="auto"/>
            <w:bottom w:val="none" w:sz="0" w:space="0" w:color="auto"/>
            <w:right w:val="none" w:sz="0" w:space="0" w:color="auto"/>
          </w:divBdr>
        </w:div>
        <w:div w:id="1744644905">
          <w:marLeft w:val="640"/>
          <w:marRight w:val="0"/>
          <w:marTop w:val="0"/>
          <w:marBottom w:val="0"/>
          <w:divBdr>
            <w:top w:val="none" w:sz="0" w:space="0" w:color="auto"/>
            <w:left w:val="none" w:sz="0" w:space="0" w:color="auto"/>
            <w:bottom w:val="none" w:sz="0" w:space="0" w:color="auto"/>
            <w:right w:val="none" w:sz="0" w:space="0" w:color="auto"/>
          </w:divBdr>
        </w:div>
        <w:div w:id="622426752">
          <w:marLeft w:val="640"/>
          <w:marRight w:val="0"/>
          <w:marTop w:val="0"/>
          <w:marBottom w:val="0"/>
          <w:divBdr>
            <w:top w:val="none" w:sz="0" w:space="0" w:color="auto"/>
            <w:left w:val="none" w:sz="0" w:space="0" w:color="auto"/>
            <w:bottom w:val="none" w:sz="0" w:space="0" w:color="auto"/>
            <w:right w:val="none" w:sz="0" w:space="0" w:color="auto"/>
          </w:divBdr>
        </w:div>
        <w:div w:id="884367163">
          <w:marLeft w:val="640"/>
          <w:marRight w:val="0"/>
          <w:marTop w:val="0"/>
          <w:marBottom w:val="0"/>
          <w:divBdr>
            <w:top w:val="none" w:sz="0" w:space="0" w:color="auto"/>
            <w:left w:val="none" w:sz="0" w:space="0" w:color="auto"/>
            <w:bottom w:val="none" w:sz="0" w:space="0" w:color="auto"/>
            <w:right w:val="none" w:sz="0" w:space="0" w:color="auto"/>
          </w:divBdr>
        </w:div>
        <w:div w:id="1670212808">
          <w:marLeft w:val="640"/>
          <w:marRight w:val="0"/>
          <w:marTop w:val="0"/>
          <w:marBottom w:val="0"/>
          <w:divBdr>
            <w:top w:val="none" w:sz="0" w:space="0" w:color="auto"/>
            <w:left w:val="none" w:sz="0" w:space="0" w:color="auto"/>
            <w:bottom w:val="none" w:sz="0" w:space="0" w:color="auto"/>
            <w:right w:val="none" w:sz="0" w:space="0" w:color="auto"/>
          </w:divBdr>
        </w:div>
        <w:div w:id="863251361">
          <w:marLeft w:val="640"/>
          <w:marRight w:val="0"/>
          <w:marTop w:val="0"/>
          <w:marBottom w:val="0"/>
          <w:divBdr>
            <w:top w:val="none" w:sz="0" w:space="0" w:color="auto"/>
            <w:left w:val="none" w:sz="0" w:space="0" w:color="auto"/>
            <w:bottom w:val="none" w:sz="0" w:space="0" w:color="auto"/>
            <w:right w:val="none" w:sz="0" w:space="0" w:color="auto"/>
          </w:divBdr>
        </w:div>
        <w:div w:id="1923952975">
          <w:marLeft w:val="640"/>
          <w:marRight w:val="0"/>
          <w:marTop w:val="0"/>
          <w:marBottom w:val="0"/>
          <w:divBdr>
            <w:top w:val="none" w:sz="0" w:space="0" w:color="auto"/>
            <w:left w:val="none" w:sz="0" w:space="0" w:color="auto"/>
            <w:bottom w:val="none" w:sz="0" w:space="0" w:color="auto"/>
            <w:right w:val="none" w:sz="0" w:space="0" w:color="auto"/>
          </w:divBdr>
        </w:div>
        <w:div w:id="708455915">
          <w:marLeft w:val="640"/>
          <w:marRight w:val="0"/>
          <w:marTop w:val="0"/>
          <w:marBottom w:val="0"/>
          <w:divBdr>
            <w:top w:val="none" w:sz="0" w:space="0" w:color="auto"/>
            <w:left w:val="none" w:sz="0" w:space="0" w:color="auto"/>
            <w:bottom w:val="none" w:sz="0" w:space="0" w:color="auto"/>
            <w:right w:val="none" w:sz="0" w:space="0" w:color="auto"/>
          </w:divBdr>
        </w:div>
        <w:div w:id="1785422644">
          <w:marLeft w:val="640"/>
          <w:marRight w:val="0"/>
          <w:marTop w:val="0"/>
          <w:marBottom w:val="0"/>
          <w:divBdr>
            <w:top w:val="none" w:sz="0" w:space="0" w:color="auto"/>
            <w:left w:val="none" w:sz="0" w:space="0" w:color="auto"/>
            <w:bottom w:val="none" w:sz="0" w:space="0" w:color="auto"/>
            <w:right w:val="none" w:sz="0" w:space="0" w:color="auto"/>
          </w:divBdr>
        </w:div>
        <w:div w:id="642855592">
          <w:marLeft w:val="640"/>
          <w:marRight w:val="0"/>
          <w:marTop w:val="0"/>
          <w:marBottom w:val="0"/>
          <w:divBdr>
            <w:top w:val="none" w:sz="0" w:space="0" w:color="auto"/>
            <w:left w:val="none" w:sz="0" w:space="0" w:color="auto"/>
            <w:bottom w:val="none" w:sz="0" w:space="0" w:color="auto"/>
            <w:right w:val="none" w:sz="0" w:space="0" w:color="auto"/>
          </w:divBdr>
        </w:div>
        <w:div w:id="95836704">
          <w:marLeft w:val="640"/>
          <w:marRight w:val="0"/>
          <w:marTop w:val="0"/>
          <w:marBottom w:val="0"/>
          <w:divBdr>
            <w:top w:val="none" w:sz="0" w:space="0" w:color="auto"/>
            <w:left w:val="none" w:sz="0" w:space="0" w:color="auto"/>
            <w:bottom w:val="none" w:sz="0" w:space="0" w:color="auto"/>
            <w:right w:val="none" w:sz="0" w:space="0" w:color="auto"/>
          </w:divBdr>
        </w:div>
      </w:divsChild>
    </w:div>
    <w:div w:id="21439484">
      <w:bodyDiv w:val="1"/>
      <w:marLeft w:val="0"/>
      <w:marRight w:val="0"/>
      <w:marTop w:val="0"/>
      <w:marBottom w:val="0"/>
      <w:divBdr>
        <w:top w:val="none" w:sz="0" w:space="0" w:color="auto"/>
        <w:left w:val="none" w:sz="0" w:space="0" w:color="auto"/>
        <w:bottom w:val="none" w:sz="0" w:space="0" w:color="auto"/>
        <w:right w:val="none" w:sz="0" w:space="0" w:color="auto"/>
      </w:divBdr>
      <w:divsChild>
        <w:div w:id="852651353">
          <w:marLeft w:val="640"/>
          <w:marRight w:val="0"/>
          <w:marTop w:val="0"/>
          <w:marBottom w:val="0"/>
          <w:divBdr>
            <w:top w:val="none" w:sz="0" w:space="0" w:color="auto"/>
            <w:left w:val="none" w:sz="0" w:space="0" w:color="auto"/>
            <w:bottom w:val="none" w:sz="0" w:space="0" w:color="auto"/>
            <w:right w:val="none" w:sz="0" w:space="0" w:color="auto"/>
          </w:divBdr>
        </w:div>
        <w:div w:id="171267369">
          <w:marLeft w:val="640"/>
          <w:marRight w:val="0"/>
          <w:marTop w:val="0"/>
          <w:marBottom w:val="0"/>
          <w:divBdr>
            <w:top w:val="none" w:sz="0" w:space="0" w:color="auto"/>
            <w:left w:val="none" w:sz="0" w:space="0" w:color="auto"/>
            <w:bottom w:val="none" w:sz="0" w:space="0" w:color="auto"/>
            <w:right w:val="none" w:sz="0" w:space="0" w:color="auto"/>
          </w:divBdr>
        </w:div>
        <w:div w:id="407313268">
          <w:marLeft w:val="640"/>
          <w:marRight w:val="0"/>
          <w:marTop w:val="0"/>
          <w:marBottom w:val="0"/>
          <w:divBdr>
            <w:top w:val="none" w:sz="0" w:space="0" w:color="auto"/>
            <w:left w:val="none" w:sz="0" w:space="0" w:color="auto"/>
            <w:bottom w:val="none" w:sz="0" w:space="0" w:color="auto"/>
            <w:right w:val="none" w:sz="0" w:space="0" w:color="auto"/>
          </w:divBdr>
        </w:div>
        <w:div w:id="85149932">
          <w:marLeft w:val="640"/>
          <w:marRight w:val="0"/>
          <w:marTop w:val="0"/>
          <w:marBottom w:val="0"/>
          <w:divBdr>
            <w:top w:val="none" w:sz="0" w:space="0" w:color="auto"/>
            <w:left w:val="none" w:sz="0" w:space="0" w:color="auto"/>
            <w:bottom w:val="none" w:sz="0" w:space="0" w:color="auto"/>
            <w:right w:val="none" w:sz="0" w:space="0" w:color="auto"/>
          </w:divBdr>
        </w:div>
        <w:div w:id="1515414323">
          <w:marLeft w:val="640"/>
          <w:marRight w:val="0"/>
          <w:marTop w:val="0"/>
          <w:marBottom w:val="0"/>
          <w:divBdr>
            <w:top w:val="none" w:sz="0" w:space="0" w:color="auto"/>
            <w:left w:val="none" w:sz="0" w:space="0" w:color="auto"/>
            <w:bottom w:val="none" w:sz="0" w:space="0" w:color="auto"/>
            <w:right w:val="none" w:sz="0" w:space="0" w:color="auto"/>
          </w:divBdr>
        </w:div>
        <w:div w:id="1775663186">
          <w:marLeft w:val="640"/>
          <w:marRight w:val="0"/>
          <w:marTop w:val="0"/>
          <w:marBottom w:val="0"/>
          <w:divBdr>
            <w:top w:val="none" w:sz="0" w:space="0" w:color="auto"/>
            <w:left w:val="none" w:sz="0" w:space="0" w:color="auto"/>
            <w:bottom w:val="none" w:sz="0" w:space="0" w:color="auto"/>
            <w:right w:val="none" w:sz="0" w:space="0" w:color="auto"/>
          </w:divBdr>
        </w:div>
        <w:div w:id="226654117">
          <w:marLeft w:val="640"/>
          <w:marRight w:val="0"/>
          <w:marTop w:val="0"/>
          <w:marBottom w:val="0"/>
          <w:divBdr>
            <w:top w:val="none" w:sz="0" w:space="0" w:color="auto"/>
            <w:left w:val="none" w:sz="0" w:space="0" w:color="auto"/>
            <w:bottom w:val="none" w:sz="0" w:space="0" w:color="auto"/>
            <w:right w:val="none" w:sz="0" w:space="0" w:color="auto"/>
          </w:divBdr>
        </w:div>
        <w:div w:id="1754081545">
          <w:marLeft w:val="640"/>
          <w:marRight w:val="0"/>
          <w:marTop w:val="0"/>
          <w:marBottom w:val="0"/>
          <w:divBdr>
            <w:top w:val="none" w:sz="0" w:space="0" w:color="auto"/>
            <w:left w:val="none" w:sz="0" w:space="0" w:color="auto"/>
            <w:bottom w:val="none" w:sz="0" w:space="0" w:color="auto"/>
            <w:right w:val="none" w:sz="0" w:space="0" w:color="auto"/>
          </w:divBdr>
        </w:div>
        <w:div w:id="205530410">
          <w:marLeft w:val="640"/>
          <w:marRight w:val="0"/>
          <w:marTop w:val="0"/>
          <w:marBottom w:val="0"/>
          <w:divBdr>
            <w:top w:val="none" w:sz="0" w:space="0" w:color="auto"/>
            <w:left w:val="none" w:sz="0" w:space="0" w:color="auto"/>
            <w:bottom w:val="none" w:sz="0" w:space="0" w:color="auto"/>
            <w:right w:val="none" w:sz="0" w:space="0" w:color="auto"/>
          </w:divBdr>
        </w:div>
        <w:div w:id="349454346">
          <w:marLeft w:val="640"/>
          <w:marRight w:val="0"/>
          <w:marTop w:val="0"/>
          <w:marBottom w:val="0"/>
          <w:divBdr>
            <w:top w:val="none" w:sz="0" w:space="0" w:color="auto"/>
            <w:left w:val="none" w:sz="0" w:space="0" w:color="auto"/>
            <w:bottom w:val="none" w:sz="0" w:space="0" w:color="auto"/>
            <w:right w:val="none" w:sz="0" w:space="0" w:color="auto"/>
          </w:divBdr>
        </w:div>
        <w:div w:id="221411824">
          <w:marLeft w:val="640"/>
          <w:marRight w:val="0"/>
          <w:marTop w:val="0"/>
          <w:marBottom w:val="0"/>
          <w:divBdr>
            <w:top w:val="none" w:sz="0" w:space="0" w:color="auto"/>
            <w:left w:val="none" w:sz="0" w:space="0" w:color="auto"/>
            <w:bottom w:val="none" w:sz="0" w:space="0" w:color="auto"/>
            <w:right w:val="none" w:sz="0" w:space="0" w:color="auto"/>
          </w:divBdr>
        </w:div>
        <w:div w:id="1450053231">
          <w:marLeft w:val="640"/>
          <w:marRight w:val="0"/>
          <w:marTop w:val="0"/>
          <w:marBottom w:val="0"/>
          <w:divBdr>
            <w:top w:val="none" w:sz="0" w:space="0" w:color="auto"/>
            <w:left w:val="none" w:sz="0" w:space="0" w:color="auto"/>
            <w:bottom w:val="none" w:sz="0" w:space="0" w:color="auto"/>
            <w:right w:val="none" w:sz="0" w:space="0" w:color="auto"/>
          </w:divBdr>
        </w:div>
        <w:div w:id="436825800">
          <w:marLeft w:val="640"/>
          <w:marRight w:val="0"/>
          <w:marTop w:val="0"/>
          <w:marBottom w:val="0"/>
          <w:divBdr>
            <w:top w:val="none" w:sz="0" w:space="0" w:color="auto"/>
            <w:left w:val="none" w:sz="0" w:space="0" w:color="auto"/>
            <w:bottom w:val="none" w:sz="0" w:space="0" w:color="auto"/>
            <w:right w:val="none" w:sz="0" w:space="0" w:color="auto"/>
          </w:divBdr>
        </w:div>
        <w:div w:id="1523855881">
          <w:marLeft w:val="640"/>
          <w:marRight w:val="0"/>
          <w:marTop w:val="0"/>
          <w:marBottom w:val="0"/>
          <w:divBdr>
            <w:top w:val="none" w:sz="0" w:space="0" w:color="auto"/>
            <w:left w:val="none" w:sz="0" w:space="0" w:color="auto"/>
            <w:bottom w:val="none" w:sz="0" w:space="0" w:color="auto"/>
            <w:right w:val="none" w:sz="0" w:space="0" w:color="auto"/>
          </w:divBdr>
        </w:div>
        <w:div w:id="72507463">
          <w:marLeft w:val="640"/>
          <w:marRight w:val="0"/>
          <w:marTop w:val="0"/>
          <w:marBottom w:val="0"/>
          <w:divBdr>
            <w:top w:val="none" w:sz="0" w:space="0" w:color="auto"/>
            <w:left w:val="none" w:sz="0" w:space="0" w:color="auto"/>
            <w:bottom w:val="none" w:sz="0" w:space="0" w:color="auto"/>
            <w:right w:val="none" w:sz="0" w:space="0" w:color="auto"/>
          </w:divBdr>
        </w:div>
        <w:div w:id="872497768">
          <w:marLeft w:val="640"/>
          <w:marRight w:val="0"/>
          <w:marTop w:val="0"/>
          <w:marBottom w:val="0"/>
          <w:divBdr>
            <w:top w:val="none" w:sz="0" w:space="0" w:color="auto"/>
            <w:left w:val="none" w:sz="0" w:space="0" w:color="auto"/>
            <w:bottom w:val="none" w:sz="0" w:space="0" w:color="auto"/>
            <w:right w:val="none" w:sz="0" w:space="0" w:color="auto"/>
          </w:divBdr>
        </w:div>
        <w:div w:id="1574467859">
          <w:marLeft w:val="640"/>
          <w:marRight w:val="0"/>
          <w:marTop w:val="0"/>
          <w:marBottom w:val="0"/>
          <w:divBdr>
            <w:top w:val="none" w:sz="0" w:space="0" w:color="auto"/>
            <w:left w:val="none" w:sz="0" w:space="0" w:color="auto"/>
            <w:bottom w:val="none" w:sz="0" w:space="0" w:color="auto"/>
            <w:right w:val="none" w:sz="0" w:space="0" w:color="auto"/>
          </w:divBdr>
        </w:div>
        <w:div w:id="19285184">
          <w:marLeft w:val="640"/>
          <w:marRight w:val="0"/>
          <w:marTop w:val="0"/>
          <w:marBottom w:val="0"/>
          <w:divBdr>
            <w:top w:val="none" w:sz="0" w:space="0" w:color="auto"/>
            <w:left w:val="none" w:sz="0" w:space="0" w:color="auto"/>
            <w:bottom w:val="none" w:sz="0" w:space="0" w:color="auto"/>
            <w:right w:val="none" w:sz="0" w:space="0" w:color="auto"/>
          </w:divBdr>
        </w:div>
        <w:div w:id="1743213247">
          <w:marLeft w:val="640"/>
          <w:marRight w:val="0"/>
          <w:marTop w:val="0"/>
          <w:marBottom w:val="0"/>
          <w:divBdr>
            <w:top w:val="none" w:sz="0" w:space="0" w:color="auto"/>
            <w:left w:val="none" w:sz="0" w:space="0" w:color="auto"/>
            <w:bottom w:val="none" w:sz="0" w:space="0" w:color="auto"/>
            <w:right w:val="none" w:sz="0" w:space="0" w:color="auto"/>
          </w:divBdr>
        </w:div>
        <w:div w:id="631638183">
          <w:marLeft w:val="640"/>
          <w:marRight w:val="0"/>
          <w:marTop w:val="0"/>
          <w:marBottom w:val="0"/>
          <w:divBdr>
            <w:top w:val="none" w:sz="0" w:space="0" w:color="auto"/>
            <w:left w:val="none" w:sz="0" w:space="0" w:color="auto"/>
            <w:bottom w:val="none" w:sz="0" w:space="0" w:color="auto"/>
            <w:right w:val="none" w:sz="0" w:space="0" w:color="auto"/>
          </w:divBdr>
        </w:div>
        <w:div w:id="480538720">
          <w:marLeft w:val="640"/>
          <w:marRight w:val="0"/>
          <w:marTop w:val="0"/>
          <w:marBottom w:val="0"/>
          <w:divBdr>
            <w:top w:val="none" w:sz="0" w:space="0" w:color="auto"/>
            <w:left w:val="none" w:sz="0" w:space="0" w:color="auto"/>
            <w:bottom w:val="none" w:sz="0" w:space="0" w:color="auto"/>
            <w:right w:val="none" w:sz="0" w:space="0" w:color="auto"/>
          </w:divBdr>
        </w:div>
        <w:div w:id="2133136182">
          <w:marLeft w:val="640"/>
          <w:marRight w:val="0"/>
          <w:marTop w:val="0"/>
          <w:marBottom w:val="0"/>
          <w:divBdr>
            <w:top w:val="none" w:sz="0" w:space="0" w:color="auto"/>
            <w:left w:val="none" w:sz="0" w:space="0" w:color="auto"/>
            <w:bottom w:val="none" w:sz="0" w:space="0" w:color="auto"/>
            <w:right w:val="none" w:sz="0" w:space="0" w:color="auto"/>
          </w:divBdr>
        </w:div>
        <w:div w:id="478811662">
          <w:marLeft w:val="640"/>
          <w:marRight w:val="0"/>
          <w:marTop w:val="0"/>
          <w:marBottom w:val="0"/>
          <w:divBdr>
            <w:top w:val="none" w:sz="0" w:space="0" w:color="auto"/>
            <w:left w:val="none" w:sz="0" w:space="0" w:color="auto"/>
            <w:bottom w:val="none" w:sz="0" w:space="0" w:color="auto"/>
            <w:right w:val="none" w:sz="0" w:space="0" w:color="auto"/>
          </w:divBdr>
        </w:div>
        <w:div w:id="1343972369">
          <w:marLeft w:val="640"/>
          <w:marRight w:val="0"/>
          <w:marTop w:val="0"/>
          <w:marBottom w:val="0"/>
          <w:divBdr>
            <w:top w:val="none" w:sz="0" w:space="0" w:color="auto"/>
            <w:left w:val="none" w:sz="0" w:space="0" w:color="auto"/>
            <w:bottom w:val="none" w:sz="0" w:space="0" w:color="auto"/>
            <w:right w:val="none" w:sz="0" w:space="0" w:color="auto"/>
          </w:divBdr>
        </w:div>
        <w:div w:id="1530801655">
          <w:marLeft w:val="640"/>
          <w:marRight w:val="0"/>
          <w:marTop w:val="0"/>
          <w:marBottom w:val="0"/>
          <w:divBdr>
            <w:top w:val="none" w:sz="0" w:space="0" w:color="auto"/>
            <w:left w:val="none" w:sz="0" w:space="0" w:color="auto"/>
            <w:bottom w:val="none" w:sz="0" w:space="0" w:color="auto"/>
            <w:right w:val="none" w:sz="0" w:space="0" w:color="auto"/>
          </w:divBdr>
        </w:div>
        <w:div w:id="2010255404">
          <w:marLeft w:val="640"/>
          <w:marRight w:val="0"/>
          <w:marTop w:val="0"/>
          <w:marBottom w:val="0"/>
          <w:divBdr>
            <w:top w:val="none" w:sz="0" w:space="0" w:color="auto"/>
            <w:left w:val="none" w:sz="0" w:space="0" w:color="auto"/>
            <w:bottom w:val="none" w:sz="0" w:space="0" w:color="auto"/>
            <w:right w:val="none" w:sz="0" w:space="0" w:color="auto"/>
          </w:divBdr>
        </w:div>
        <w:div w:id="418912467">
          <w:marLeft w:val="640"/>
          <w:marRight w:val="0"/>
          <w:marTop w:val="0"/>
          <w:marBottom w:val="0"/>
          <w:divBdr>
            <w:top w:val="none" w:sz="0" w:space="0" w:color="auto"/>
            <w:left w:val="none" w:sz="0" w:space="0" w:color="auto"/>
            <w:bottom w:val="none" w:sz="0" w:space="0" w:color="auto"/>
            <w:right w:val="none" w:sz="0" w:space="0" w:color="auto"/>
          </w:divBdr>
        </w:div>
        <w:div w:id="411898076">
          <w:marLeft w:val="640"/>
          <w:marRight w:val="0"/>
          <w:marTop w:val="0"/>
          <w:marBottom w:val="0"/>
          <w:divBdr>
            <w:top w:val="none" w:sz="0" w:space="0" w:color="auto"/>
            <w:left w:val="none" w:sz="0" w:space="0" w:color="auto"/>
            <w:bottom w:val="none" w:sz="0" w:space="0" w:color="auto"/>
            <w:right w:val="none" w:sz="0" w:space="0" w:color="auto"/>
          </w:divBdr>
        </w:div>
        <w:div w:id="828983420">
          <w:marLeft w:val="640"/>
          <w:marRight w:val="0"/>
          <w:marTop w:val="0"/>
          <w:marBottom w:val="0"/>
          <w:divBdr>
            <w:top w:val="none" w:sz="0" w:space="0" w:color="auto"/>
            <w:left w:val="none" w:sz="0" w:space="0" w:color="auto"/>
            <w:bottom w:val="none" w:sz="0" w:space="0" w:color="auto"/>
            <w:right w:val="none" w:sz="0" w:space="0" w:color="auto"/>
          </w:divBdr>
        </w:div>
        <w:div w:id="1050618314">
          <w:marLeft w:val="640"/>
          <w:marRight w:val="0"/>
          <w:marTop w:val="0"/>
          <w:marBottom w:val="0"/>
          <w:divBdr>
            <w:top w:val="none" w:sz="0" w:space="0" w:color="auto"/>
            <w:left w:val="none" w:sz="0" w:space="0" w:color="auto"/>
            <w:bottom w:val="none" w:sz="0" w:space="0" w:color="auto"/>
            <w:right w:val="none" w:sz="0" w:space="0" w:color="auto"/>
          </w:divBdr>
        </w:div>
        <w:div w:id="1883401664">
          <w:marLeft w:val="640"/>
          <w:marRight w:val="0"/>
          <w:marTop w:val="0"/>
          <w:marBottom w:val="0"/>
          <w:divBdr>
            <w:top w:val="none" w:sz="0" w:space="0" w:color="auto"/>
            <w:left w:val="none" w:sz="0" w:space="0" w:color="auto"/>
            <w:bottom w:val="none" w:sz="0" w:space="0" w:color="auto"/>
            <w:right w:val="none" w:sz="0" w:space="0" w:color="auto"/>
          </w:divBdr>
        </w:div>
        <w:div w:id="1359892341">
          <w:marLeft w:val="640"/>
          <w:marRight w:val="0"/>
          <w:marTop w:val="0"/>
          <w:marBottom w:val="0"/>
          <w:divBdr>
            <w:top w:val="none" w:sz="0" w:space="0" w:color="auto"/>
            <w:left w:val="none" w:sz="0" w:space="0" w:color="auto"/>
            <w:bottom w:val="none" w:sz="0" w:space="0" w:color="auto"/>
            <w:right w:val="none" w:sz="0" w:space="0" w:color="auto"/>
          </w:divBdr>
        </w:div>
        <w:div w:id="276984179">
          <w:marLeft w:val="640"/>
          <w:marRight w:val="0"/>
          <w:marTop w:val="0"/>
          <w:marBottom w:val="0"/>
          <w:divBdr>
            <w:top w:val="none" w:sz="0" w:space="0" w:color="auto"/>
            <w:left w:val="none" w:sz="0" w:space="0" w:color="auto"/>
            <w:bottom w:val="none" w:sz="0" w:space="0" w:color="auto"/>
            <w:right w:val="none" w:sz="0" w:space="0" w:color="auto"/>
          </w:divBdr>
        </w:div>
        <w:div w:id="1758790333">
          <w:marLeft w:val="640"/>
          <w:marRight w:val="0"/>
          <w:marTop w:val="0"/>
          <w:marBottom w:val="0"/>
          <w:divBdr>
            <w:top w:val="none" w:sz="0" w:space="0" w:color="auto"/>
            <w:left w:val="none" w:sz="0" w:space="0" w:color="auto"/>
            <w:bottom w:val="none" w:sz="0" w:space="0" w:color="auto"/>
            <w:right w:val="none" w:sz="0" w:space="0" w:color="auto"/>
          </w:divBdr>
        </w:div>
        <w:div w:id="1906794047">
          <w:marLeft w:val="640"/>
          <w:marRight w:val="0"/>
          <w:marTop w:val="0"/>
          <w:marBottom w:val="0"/>
          <w:divBdr>
            <w:top w:val="none" w:sz="0" w:space="0" w:color="auto"/>
            <w:left w:val="none" w:sz="0" w:space="0" w:color="auto"/>
            <w:bottom w:val="none" w:sz="0" w:space="0" w:color="auto"/>
            <w:right w:val="none" w:sz="0" w:space="0" w:color="auto"/>
          </w:divBdr>
        </w:div>
        <w:div w:id="1696540051">
          <w:marLeft w:val="640"/>
          <w:marRight w:val="0"/>
          <w:marTop w:val="0"/>
          <w:marBottom w:val="0"/>
          <w:divBdr>
            <w:top w:val="none" w:sz="0" w:space="0" w:color="auto"/>
            <w:left w:val="none" w:sz="0" w:space="0" w:color="auto"/>
            <w:bottom w:val="none" w:sz="0" w:space="0" w:color="auto"/>
            <w:right w:val="none" w:sz="0" w:space="0" w:color="auto"/>
          </w:divBdr>
        </w:div>
      </w:divsChild>
    </w:div>
    <w:div w:id="28193269">
      <w:bodyDiv w:val="1"/>
      <w:marLeft w:val="0"/>
      <w:marRight w:val="0"/>
      <w:marTop w:val="0"/>
      <w:marBottom w:val="0"/>
      <w:divBdr>
        <w:top w:val="none" w:sz="0" w:space="0" w:color="auto"/>
        <w:left w:val="none" w:sz="0" w:space="0" w:color="auto"/>
        <w:bottom w:val="none" w:sz="0" w:space="0" w:color="auto"/>
        <w:right w:val="none" w:sz="0" w:space="0" w:color="auto"/>
      </w:divBdr>
      <w:divsChild>
        <w:div w:id="900598458">
          <w:marLeft w:val="640"/>
          <w:marRight w:val="0"/>
          <w:marTop w:val="0"/>
          <w:marBottom w:val="0"/>
          <w:divBdr>
            <w:top w:val="none" w:sz="0" w:space="0" w:color="auto"/>
            <w:left w:val="none" w:sz="0" w:space="0" w:color="auto"/>
            <w:bottom w:val="none" w:sz="0" w:space="0" w:color="auto"/>
            <w:right w:val="none" w:sz="0" w:space="0" w:color="auto"/>
          </w:divBdr>
        </w:div>
        <w:div w:id="374232779">
          <w:marLeft w:val="640"/>
          <w:marRight w:val="0"/>
          <w:marTop w:val="0"/>
          <w:marBottom w:val="0"/>
          <w:divBdr>
            <w:top w:val="none" w:sz="0" w:space="0" w:color="auto"/>
            <w:left w:val="none" w:sz="0" w:space="0" w:color="auto"/>
            <w:bottom w:val="none" w:sz="0" w:space="0" w:color="auto"/>
            <w:right w:val="none" w:sz="0" w:space="0" w:color="auto"/>
          </w:divBdr>
        </w:div>
        <w:div w:id="532378377">
          <w:marLeft w:val="640"/>
          <w:marRight w:val="0"/>
          <w:marTop w:val="0"/>
          <w:marBottom w:val="0"/>
          <w:divBdr>
            <w:top w:val="none" w:sz="0" w:space="0" w:color="auto"/>
            <w:left w:val="none" w:sz="0" w:space="0" w:color="auto"/>
            <w:bottom w:val="none" w:sz="0" w:space="0" w:color="auto"/>
            <w:right w:val="none" w:sz="0" w:space="0" w:color="auto"/>
          </w:divBdr>
        </w:div>
        <w:div w:id="1603881353">
          <w:marLeft w:val="640"/>
          <w:marRight w:val="0"/>
          <w:marTop w:val="0"/>
          <w:marBottom w:val="0"/>
          <w:divBdr>
            <w:top w:val="none" w:sz="0" w:space="0" w:color="auto"/>
            <w:left w:val="none" w:sz="0" w:space="0" w:color="auto"/>
            <w:bottom w:val="none" w:sz="0" w:space="0" w:color="auto"/>
            <w:right w:val="none" w:sz="0" w:space="0" w:color="auto"/>
          </w:divBdr>
        </w:div>
        <w:div w:id="534150203">
          <w:marLeft w:val="640"/>
          <w:marRight w:val="0"/>
          <w:marTop w:val="0"/>
          <w:marBottom w:val="0"/>
          <w:divBdr>
            <w:top w:val="none" w:sz="0" w:space="0" w:color="auto"/>
            <w:left w:val="none" w:sz="0" w:space="0" w:color="auto"/>
            <w:bottom w:val="none" w:sz="0" w:space="0" w:color="auto"/>
            <w:right w:val="none" w:sz="0" w:space="0" w:color="auto"/>
          </w:divBdr>
        </w:div>
        <w:div w:id="1058017504">
          <w:marLeft w:val="640"/>
          <w:marRight w:val="0"/>
          <w:marTop w:val="0"/>
          <w:marBottom w:val="0"/>
          <w:divBdr>
            <w:top w:val="none" w:sz="0" w:space="0" w:color="auto"/>
            <w:left w:val="none" w:sz="0" w:space="0" w:color="auto"/>
            <w:bottom w:val="none" w:sz="0" w:space="0" w:color="auto"/>
            <w:right w:val="none" w:sz="0" w:space="0" w:color="auto"/>
          </w:divBdr>
        </w:div>
        <w:div w:id="946154532">
          <w:marLeft w:val="640"/>
          <w:marRight w:val="0"/>
          <w:marTop w:val="0"/>
          <w:marBottom w:val="0"/>
          <w:divBdr>
            <w:top w:val="none" w:sz="0" w:space="0" w:color="auto"/>
            <w:left w:val="none" w:sz="0" w:space="0" w:color="auto"/>
            <w:bottom w:val="none" w:sz="0" w:space="0" w:color="auto"/>
            <w:right w:val="none" w:sz="0" w:space="0" w:color="auto"/>
          </w:divBdr>
        </w:div>
        <w:div w:id="1279339819">
          <w:marLeft w:val="640"/>
          <w:marRight w:val="0"/>
          <w:marTop w:val="0"/>
          <w:marBottom w:val="0"/>
          <w:divBdr>
            <w:top w:val="none" w:sz="0" w:space="0" w:color="auto"/>
            <w:left w:val="none" w:sz="0" w:space="0" w:color="auto"/>
            <w:bottom w:val="none" w:sz="0" w:space="0" w:color="auto"/>
            <w:right w:val="none" w:sz="0" w:space="0" w:color="auto"/>
          </w:divBdr>
        </w:div>
        <w:div w:id="375204347">
          <w:marLeft w:val="640"/>
          <w:marRight w:val="0"/>
          <w:marTop w:val="0"/>
          <w:marBottom w:val="0"/>
          <w:divBdr>
            <w:top w:val="none" w:sz="0" w:space="0" w:color="auto"/>
            <w:left w:val="none" w:sz="0" w:space="0" w:color="auto"/>
            <w:bottom w:val="none" w:sz="0" w:space="0" w:color="auto"/>
            <w:right w:val="none" w:sz="0" w:space="0" w:color="auto"/>
          </w:divBdr>
        </w:div>
        <w:div w:id="1766463025">
          <w:marLeft w:val="640"/>
          <w:marRight w:val="0"/>
          <w:marTop w:val="0"/>
          <w:marBottom w:val="0"/>
          <w:divBdr>
            <w:top w:val="none" w:sz="0" w:space="0" w:color="auto"/>
            <w:left w:val="none" w:sz="0" w:space="0" w:color="auto"/>
            <w:bottom w:val="none" w:sz="0" w:space="0" w:color="auto"/>
            <w:right w:val="none" w:sz="0" w:space="0" w:color="auto"/>
          </w:divBdr>
        </w:div>
        <w:div w:id="2016298859">
          <w:marLeft w:val="640"/>
          <w:marRight w:val="0"/>
          <w:marTop w:val="0"/>
          <w:marBottom w:val="0"/>
          <w:divBdr>
            <w:top w:val="none" w:sz="0" w:space="0" w:color="auto"/>
            <w:left w:val="none" w:sz="0" w:space="0" w:color="auto"/>
            <w:bottom w:val="none" w:sz="0" w:space="0" w:color="auto"/>
            <w:right w:val="none" w:sz="0" w:space="0" w:color="auto"/>
          </w:divBdr>
        </w:div>
        <w:div w:id="107551322">
          <w:marLeft w:val="640"/>
          <w:marRight w:val="0"/>
          <w:marTop w:val="0"/>
          <w:marBottom w:val="0"/>
          <w:divBdr>
            <w:top w:val="none" w:sz="0" w:space="0" w:color="auto"/>
            <w:left w:val="none" w:sz="0" w:space="0" w:color="auto"/>
            <w:bottom w:val="none" w:sz="0" w:space="0" w:color="auto"/>
            <w:right w:val="none" w:sz="0" w:space="0" w:color="auto"/>
          </w:divBdr>
        </w:div>
        <w:div w:id="851335168">
          <w:marLeft w:val="640"/>
          <w:marRight w:val="0"/>
          <w:marTop w:val="0"/>
          <w:marBottom w:val="0"/>
          <w:divBdr>
            <w:top w:val="none" w:sz="0" w:space="0" w:color="auto"/>
            <w:left w:val="none" w:sz="0" w:space="0" w:color="auto"/>
            <w:bottom w:val="none" w:sz="0" w:space="0" w:color="auto"/>
            <w:right w:val="none" w:sz="0" w:space="0" w:color="auto"/>
          </w:divBdr>
        </w:div>
        <w:div w:id="171145250">
          <w:marLeft w:val="640"/>
          <w:marRight w:val="0"/>
          <w:marTop w:val="0"/>
          <w:marBottom w:val="0"/>
          <w:divBdr>
            <w:top w:val="none" w:sz="0" w:space="0" w:color="auto"/>
            <w:left w:val="none" w:sz="0" w:space="0" w:color="auto"/>
            <w:bottom w:val="none" w:sz="0" w:space="0" w:color="auto"/>
            <w:right w:val="none" w:sz="0" w:space="0" w:color="auto"/>
          </w:divBdr>
        </w:div>
        <w:div w:id="2139376640">
          <w:marLeft w:val="640"/>
          <w:marRight w:val="0"/>
          <w:marTop w:val="0"/>
          <w:marBottom w:val="0"/>
          <w:divBdr>
            <w:top w:val="none" w:sz="0" w:space="0" w:color="auto"/>
            <w:left w:val="none" w:sz="0" w:space="0" w:color="auto"/>
            <w:bottom w:val="none" w:sz="0" w:space="0" w:color="auto"/>
            <w:right w:val="none" w:sz="0" w:space="0" w:color="auto"/>
          </w:divBdr>
        </w:div>
        <w:div w:id="1677611504">
          <w:marLeft w:val="640"/>
          <w:marRight w:val="0"/>
          <w:marTop w:val="0"/>
          <w:marBottom w:val="0"/>
          <w:divBdr>
            <w:top w:val="none" w:sz="0" w:space="0" w:color="auto"/>
            <w:left w:val="none" w:sz="0" w:space="0" w:color="auto"/>
            <w:bottom w:val="none" w:sz="0" w:space="0" w:color="auto"/>
            <w:right w:val="none" w:sz="0" w:space="0" w:color="auto"/>
          </w:divBdr>
        </w:div>
        <w:div w:id="971592181">
          <w:marLeft w:val="640"/>
          <w:marRight w:val="0"/>
          <w:marTop w:val="0"/>
          <w:marBottom w:val="0"/>
          <w:divBdr>
            <w:top w:val="none" w:sz="0" w:space="0" w:color="auto"/>
            <w:left w:val="none" w:sz="0" w:space="0" w:color="auto"/>
            <w:bottom w:val="none" w:sz="0" w:space="0" w:color="auto"/>
            <w:right w:val="none" w:sz="0" w:space="0" w:color="auto"/>
          </w:divBdr>
        </w:div>
        <w:div w:id="989793347">
          <w:marLeft w:val="640"/>
          <w:marRight w:val="0"/>
          <w:marTop w:val="0"/>
          <w:marBottom w:val="0"/>
          <w:divBdr>
            <w:top w:val="none" w:sz="0" w:space="0" w:color="auto"/>
            <w:left w:val="none" w:sz="0" w:space="0" w:color="auto"/>
            <w:bottom w:val="none" w:sz="0" w:space="0" w:color="auto"/>
            <w:right w:val="none" w:sz="0" w:space="0" w:color="auto"/>
          </w:divBdr>
        </w:div>
        <w:div w:id="1582058906">
          <w:marLeft w:val="640"/>
          <w:marRight w:val="0"/>
          <w:marTop w:val="0"/>
          <w:marBottom w:val="0"/>
          <w:divBdr>
            <w:top w:val="none" w:sz="0" w:space="0" w:color="auto"/>
            <w:left w:val="none" w:sz="0" w:space="0" w:color="auto"/>
            <w:bottom w:val="none" w:sz="0" w:space="0" w:color="auto"/>
            <w:right w:val="none" w:sz="0" w:space="0" w:color="auto"/>
          </w:divBdr>
        </w:div>
        <w:div w:id="142818148">
          <w:marLeft w:val="640"/>
          <w:marRight w:val="0"/>
          <w:marTop w:val="0"/>
          <w:marBottom w:val="0"/>
          <w:divBdr>
            <w:top w:val="none" w:sz="0" w:space="0" w:color="auto"/>
            <w:left w:val="none" w:sz="0" w:space="0" w:color="auto"/>
            <w:bottom w:val="none" w:sz="0" w:space="0" w:color="auto"/>
            <w:right w:val="none" w:sz="0" w:space="0" w:color="auto"/>
          </w:divBdr>
        </w:div>
        <w:div w:id="292173270">
          <w:marLeft w:val="640"/>
          <w:marRight w:val="0"/>
          <w:marTop w:val="0"/>
          <w:marBottom w:val="0"/>
          <w:divBdr>
            <w:top w:val="none" w:sz="0" w:space="0" w:color="auto"/>
            <w:left w:val="none" w:sz="0" w:space="0" w:color="auto"/>
            <w:bottom w:val="none" w:sz="0" w:space="0" w:color="auto"/>
            <w:right w:val="none" w:sz="0" w:space="0" w:color="auto"/>
          </w:divBdr>
        </w:div>
        <w:div w:id="1846702663">
          <w:marLeft w:val="640"/>
          <w:marRight w:val="0"/>
          <w:marTop w:val="0"/>
          <w:marBottom w:val="0"/>
          <w:divBdr>
            <w:top w:val="none" w:sz="0" w:space="0" w:color="auto"/>
            <w:left w:val="none" w:sz="0" w:space="0" w:color="auto"/>
            <w:bottom w:val="none" w:sz="0" w:space="0" w:color="auto"/>
            <w:right w:val="none" w:sz="0" w:space="0" w:color="auto"/>
          </w:divBdr>
        </w:div>
        <w:div w:id="175853617">
          <w:marLeft w:val="640"/>
          <w:marRight w:val="0"/>
          <w:marTop w:val="0"/>
          <w:marBottom w:val="0"/>
          <w:divBdr>
            <w:top w:val="none" w:sz="0" w:space="0" w:color="auto"/>
            <w:left w:val="none" w:sz="0" w:space="0" w:color="auto"/>
            <w:bottom w:val="none" w:sz="0" w:space="0" w:color="auto"/>
            <w:right w:val="none" w:sz="0" w:space="0" w:color="auto"/>
          </w:divBdr>
        </w:div>
        <w:div w:id="1373844361">
          <w:marLeft w:val="640"/>
          <w:marRight w:val="0"/>
          <w:marTop w:val="0"/>
          <w:marBottom w:val="0"/>
          <w:divBdr>
            <w:top w:val="none" w:sz="0" w:space="0" w:color="auto"/>
            <w:left w:val="none" w:sz="0" w:space="0" w:color="auto"/>
            <w:bottom w:val="none" w:sz="0" w:space="0" w:color="auto"/>
            <w:right w:val="none" w:sz="0" w:space="0" w:color="auto"/>
          </w:divBdr>
        </w:div>
        <w:div w:id="2066642834">
          <w:marLeft w:val="640"/>
          <w:marRight w:val="0"/>
          <w:marTop w:val="0"/>
          <w:marBottom w:val="0"/>
          <w:divBdr>
            <w:top w:val="none" w:sz="0" w:space="0" w:color="auto"/>
            <w:left w:val="none" w:sz="0" w:space="0" w:color="auto"/>
            <w:bottom w:val="none" w:sz="0" w:space="0" w:color="auto"/>
            <w:right w:val="none" w:sz="0" w:space="0" w:color="auto"/>
          </w:divBdr>
        </w:div>
        <w:div w:id="215629275">
          <w:marLeft w:val="640"/>
          <w:marRight w:val="0"/>
          <w:marTop w:val="0"/>
          <w:marBottom w:val="0"/>
          <w:divBdr>
            <w:top w:val="none" w:sz="0" w:space="0" w:color="auto"/>
            <w:left w:val="none" w:sz="0" w:space="0" w:color="auto"/>
            <w:bottom w:val="none" w:sz="0" w:space="0" w:color="auto"/>
            <w:right w:val="none" w:sz="0" w:space="0" w:color="auto"/>
          </w:divBdr>
        </w:div>
        <w:div w:id="1957758528">
          <w:marLeft w:val="640"/>
          <w:marRight w:val="0"/>
          <w:marTop w:val="0"/>
          <w:marBottom w:val="0"/>
          <w:divBdr>
            <w:top w:val="none" w:sz="0" w:space="0" w:color="auto"/>
            <w:left w:val="none" w:sz="0" w:space="0" w:color="auto"/>
            <w:bottom w:val="none" w:sz="0" w:space="0" w:color="auto"/>
            <w:right w:val="none" w:sz="0" w:space="0" w:color="auto"/>
          </w:divBdr>
        </w:div>
        <w:div w:id="2145080215">
          <w:marLeft w:val="640"/>
          <w:marRight w:val="0"/>
          <w:marTop w:val="0"/>
          <w:marBottom w:val="0"/>
          <w:divBdr>
            <w:top w:val="none" w:sz="0" w:space="0" w:color="auto"/>
            <w:left w:val="none" w:sz="0" w:space="0" w:color="auto"/>
            <w:bottom w:val="none" w:sz="0" w:space="0" w:color="auto"/>
            <w:right w:val="none" w:sz="0" w:space="0" w:color="auto"/>
          </w:divBdr>
        </w:div>
        <w:div w:id="68698558">
          <w:marLeft w:val="640"/>
          <w:marRight w:val="0"/>
          <w:marTop w:val="0"/>
          <w:marBottom w:val="0"/>
          <w:divBdr>
            <w:top w:val="none" w:sz="0" w:space="0" w:color="auto"/>
            <w:left w:val="none" w:sz="0" w:space="0" w:color="auto"/>
            <w:bottom w:val="none" w:sz="0" w:space="0" w:color="auto"/>
            <w:right w:val="none" w:sz="0" w:space="0" w:color="auto"/>
          </w:divBdr>
        </w:div>
        <w:div w:id="795878297">
          <w:marLeft w:val="640"/>
          <w:marRight w:val="0"/>
          <w:marTop w:val="0"/>
          <w:marBottom w:val="0"/>
          <w:divBdr>
            <w:top w:val="none" w:sz="0" w:space="0" w:color="auto"/>
            <w:left w:val="none" w:sz="0" w:space="0" w:color="auto"/>
            <w:bottom w:val="none" w:sz="0" w:space="0" w:color="auto"/>
            <w:right w:val="none" w:sz="0" w:space="0" w:color="auto"/>
          </w:divBdr>
        </w:div>
        <w:div w:id="534541349">
          <w:marLeft w:val="640"/>
          <w:marRight w:val="0"/>
          <w:marTop w:val="0"/>
          <w:marBottom w:val="0"/>
          <w:divBdr>
            <w:top w:val="none" w:sz="0" w:space="0" w:color="auto"/>
            <w:left w:val="none" w:sz="0" w:space="0" w:color="auto"/>
            <w:bottom w:val="none" w:sz="0" w:space="0" w:color="auto"/>
            <w:right w:val="none" w:sz="0" w:space="0" w:color="auto"/>
          </w:divBdr>
        </w:div>
        <w:div w:id="539709503">
          <w:marLeft w:val="640"/>
          <w:marRight w:val="0"/>
          <w:marTop w:val="0"/>
          <w:marBottom w:val="0"/>
          <w:divBdr>
            <w:top w:val="none" w:sz="0" w:space="0" w:color="auto"/>
            <w:left w:val="none" w:sz="0" w:space="0" w:color="auto"/>
            <w:bottom w:val="none" w:sz="0" w:space="0" w:color="auto"/>
            <w:right w:val="none" w:sz="0" w:space="0" w:color="auto"/>
          </w:divBdr>
        </w:div>
        <w:div w:id="2083945844">
          <w:marLeft w:val="640"/>
          <w:marRight w:val="0"/>
          <w:marTop w:val="0"/>
          <w:marBottom w:val="0"/>
          <w:divBdr>
            <w:top w:val="none" w:sz="0" w:space="0" w:color="auto"/>
            <w:left w:val="none" w:sz="0" w:space="0" w:color="auto"/>
            <w:bottom w:val="none" w:sz="0" w:space="0" w:color="auto"/>
            <w:right w:val="none" w:sz="0" w:space="0" w:color="auto"/>
          </w:divBdr>
        </w:div>
        <w:div w:id="893783924">
          <w:marLeft w:val="640"/>
          <w:marRight w:val="0"/>
          <w:marTop w:val="0"/>
          <w:marBottom w:val="0"/>
          <w:divBdr>
            <w:top w:val="none" w:sz="0" w:space="0" w:color="auto"/>
            <w:left w:val="none" w:sz="0" w:space="0" w:color="auto"/>
            <w:bottom w:val="none" w:sz="0" w:space="0" w:color="auto"/>
            <w:right w:val="none" w:sz="0" w:space="0" w:color="auto"/>
          </w:divBdr>
        </w:div>
        <w:div w:id="545993604">
          <w:marLeft w:val="640"/>
          <w:marRight w:val="0"/>
          <w:marTop w:val="0"/>
          <w:marBottom w:val="0"/>
          <w:divBdr>
            <w:top w:val="none" w:sz="0" w:space="0" w:color="auto"/>
            <w:left w:val="none" w:sz="0" w:space="0" w:color="auto"/>
            <w:bottom w:val="none" w:sz="0" w:space="0" w:color="auto"/>
            <w:right w:val="none" w:sz="0" w:space="0" w:color="auto"/>
          </w:divBdr>
        </w:div>
        <w:div w:id="834489907">
          <w:marLeft w:val="640"/>
          <w:marRight w:val="0"/>
          <w:marTop w:val="0"/>
          <w:marBottom w:val="0"/>
          <w:divBdr>
            <w:top w:val="none" w:sz="0" w:space="0" w:color="auto"/>
            <w:left w:val="none" w:sz="0" w:space="0" w:color="auto"/>
            <w:bottom w:val="none" w:sz="0" w:space="0" w:color="auto"/>
            <w:right w:val="none" w:sz="0" w:space="0" w:color="auto"/>
          </w:divBdr>
        </w:div>
      </w:divsChild>
    </w:div>
    <w:div w:id="38675901">
      <w:bodyDiv w:val="1"/>
      <w:marLeft w:val="0"/>
      <w:marRight w:val="0"/>
      <w:marTop w:val="0"/>
      <w:marBottom w:val="0"/>
      <w:divBdr>
        <w:top w:val="none" w:sz="0" w:space="0" w:color="auto"/>
        <w:left w:val="none" w:sz="0" w:space="0" w:color="auto"/>
        <w:bottom w:val="none" w:sz="0" w:space="0" w:color="auto"/>
        <w:right w:val="none" w:sz="0" w:space="0" w:color="auto"/>
      </w:divBdr>
      <w:divsChild>
        <w:div w:id="2086369037">
          <w:marLeft w:val="640"/>
          <w:marRight w:val="0"/>
          <w:marTop w:val="0"/>
          <w:marBottom w:val="0"/>
          <w:divBdr>
            <w:top w:val="none" w:sz="0" w:space="0" w:color="auto"/>
            <w:left w:val="none" w:sz="0" w:space="0" w:color="auto"/>
            <w:bottom w:val="none" w:sz="0" w:space="0" w:color="auto"/>
            <w:right w:val="none" w:sz="0" w:space="0" w:color="auto"/>
          </w:divBdr>
        </w:div>
        <w:div w:id="1678656064">
          <w:marLeft w:val="640"/>
          <w:marRight w:val="0"/>
          <w:marTop w:val="0"/>
          <w:marBottom w:val="0"/>
          <w:divBdr>
            <w:top w:val="none" w:sz="0" w:space="0" w:color="auto"/>
            <w:left w:val="none" w:sz="0" w:space="0" w:color="auto"/>
            <w:bottom w:val="none" w:sz="0" w:space="0" w:color="auto"/>
            <w:right w:val="none" w:sz="0" w:space="0" w:color="auto"/>
          </w:divBdr>
        </w:div>
        <w:div w:id="139352543">
          <w:marLeft w:val="640"/>
          <w:marRight w:val="0"/>
          <w:marTop w:val="0"/>
          <w:marBottom w:val="0"/>
          <w:divBdr>
            <w:top w:val="none" w:sz="0" w:space="0" w:color="auto"/>
            <w:left w:val="none" w:sz="0" w:space="0" w:color="auto"/>
            <w:bottom w:val="none" w:sz="0" w:space="0" w:color="auto"/>
            <w:right w:val="none" w:sz="0" w:space="0" w:color="auto"/>
          </w:divBdr>
        </w:div>
        <w:div w:id="524490783">
          <w:marLeft w:val="640"/>
          <w:marRight w:val="0"/>
          <w:marTop w:val="0"/>
          <w:marBottom w:val="0"/>
          <w:divBdr>
            <w:top w:val="none" w:sz="0" w:space="0" w:color="auto"/>
            <w:left w:val="none" w:sz="0" w:space="0" w:color="auto"/>
            <w:bottom w:val="none" w:sz="0" w:space="0" w:color="auto"/>
            <w:right w:val="none" w:sz="0" w:space="0" w:color="auto"/>
          </w:divBdr>
        </w:div>
        <w:div w:id="227765779">
          <w:marLeft w:val="640"/>
          <w:marRight w:val="0"/>
          <w:marTop w:val="0"/>
          <w:marBottom w:val="0"/>
          <w:divBdr>
            <w:top w:val="none" w:sz="0" w:space="0" w:color="auto"/>
            <w:left w:val="none" w:sz="0" w:space="0" w:color="auto"/>
            <w:bottom w:val="none" w:sz="0" w:space="0" w:color="auto"/>
            <w:right w:val="none" w:sz="0" w:space="0" w:color="auto"/>
          </w:divBdr>
        </w:div>
        <w:div w:id="324237783">
          <w:marLeft w:val="640"/>
          <w:marRight w:val="0"/>
          <w:marTop w:val="0"/>
          <w:marBottom w:val="0"/>
          <w:divBdr>
            <w:top w:val="none" w:sz="0" w:space="0" w:color="auto"/>
            <w:left w:val="none" w:sz="0" w:space="0" w:color="auto"/>
            <w:bottom w:val="none" w:sz="0" w:space="0" w:color="auto"/>
            <w:right w:val="none" w:sz="0" w:space="0" w:color="auto"/>
          </w:divBdr>
        </w:div>
        <w:div w:id="74591163">
          <w:marLeft w:val="640"/>
          <w:marRight w:val="0"/>
          <w:marTop w:val="0"/>
          <w:marBottom w:val="0"/>
          <w:divBdr>
            <w:top w:val="none" w:sz="0" w:space="0" w:color="auto"/>
            <w:left w:val="none" w:sz="0" w:space="0" w:color="auto"/>
            <w:bottom w:val="none" w:sz="0" w:space="0" w:color="auto"/>
            <w:right w:val="none" w:sz="0" w:space="0" w:color="auto"/>
          </w:divBdr>
        </w:div>
        <w:div w:id="1271203215">
          <w:marLeft w:val="640"/>
          <w:marRight w:val="0"/>
          <w:marTop w:val="0"/>
          <w:marBottom w:val="0"/>
          <w:divBdr>
            <w:top w:val="none" w:sz="0" w:space="0" w:color="auto"/>
            <w:left w:val="none" w:sz="0" w:space="0" w:color="auto"/>
            <w:bottom w:val="none" w:sz="0" w:space="0" w:color="auto"/>
            <w:right w:val="none" w:sz="0" w:space="0" w:color="auto"/>
          </w:divBdr>
        </w:div>
        <w:div w:id="1797260720">
          <w:marLeft w:val="640"/>
          <w:marRight w:val="0"/>
          <w:marTop w:val="0"/>
          <w:marBottom w:val="0"/>
          <w:divBdr>
            <w:top w:val="none" w:sz="0" w:space="0" w:color="auto"/>
            <w:left w:val="none" w:sz="0" w:space="0" w:color="auto"/>
            <w:bottom w:val="none" w:sz="0" w:space="0" w:color="auto"/>
            <w:right w:val="none" w:sz="0" w:space="0" w:color="auto"/>
          </w:divBdr>
        </w:div>
        <w:div w:id="354969284">
          <w:marLeft w:val="640"/>
          <w:marRight w:val="0"/>
          <w:marTop w:val="0"/>
          <w:marBottom w:val="0"/>
          <w:divBdr>
            <w:top w:val="none" w:sz="0" w:space="0" w:color="auto"/>
            <w:left w:val="none" w:sz="0" w:space="0" w:color="auto"/>
            <w:bottom w:val="none" w:sz="0" w:space="0" w:color="auto"/>
            <w:right w:val="none" w:sz="0" w:space="0" w:color="auto"/>
          </w:divBdr>
        </w:div>
        <w:div w:id="1220870777">
          <w:marLeft w:val="640"/>
          <w:marRight w:val="0"/>
          <w:marTop w:val="0"/>
          <w:marBottom w:val="0"/>
          <w:divBdr>
            <w:top w:val="none" w:sz="0" w:space="0" w:color="auto"/>
            <w:left w:val="none" w:sz="0" w:space="0" w:color="auto"/>
            <w:bottom w:val="none" w:sz="0" w:space="0" w:color="auto"/>
            <w:right w:val="none" w:sz="0" w:space="0" w:color="auto"/>
          </w:divBdr>
        </w:div>
        <w:div w:id="1892812547">
          <w:marLeft w:val="640"/>
          <w:marRight w:val="0"/>
          <w:marTop w:val="0"/>
          <w:marBottom w:val="0"/>
          <w:divBdr>
            <w:top w:val="none" w:sz="0" w:space="0" w:color="auto"/>
            <w:left w:val="none" w:sz="0" w:space="0" w:color="auto"/>
            <w:bottom w:val="none" w:sz="0" w:space="0" w:color="auto"/>
            <w:right w:val="none" w:sz="0" w:space="0" w:color="auto"/>
          </w:divBdr>
        </w:div>
        <w:div w:id="797718814">
          <w:marLeft w:val="640"/>
          <w:marRight w:val="0"/>
          <w:marTop w:val="0"/>
          <w:marBottom w:val="0"/>
          <w:divBdr>
            <w:top w:val="none" w:sz="0" w:space="0" w:color="auto"/>
            <w:left w:val="none" w:sz="0" w:space="0" w:color="auto"/>
            <w:bottom w:val="none" w:sz="0" w:space="0" w:color="auto"/>
            <w:right w:val="none" w:sz="0" w:space="0" w:color="auto"/>
          </w:divBdr>
        </w:div>
        <w:div w:id="2067028643">
          <w:marLeft w:val="640"/>
          <w:marRight w:val="0"/>
          <w:marTop w:val="0"/>
          <w:marBottom w:val="0"/>
          <w:divBdr>
            <w:top w:val="none" w:sz="0" w:space="0" w:color="auto"/>
            <w:left w:val="none" w:sz="0" w:space="0" w:color="auto"/>
            <w:bottom w:val="none" w:sz="0" w:space="0" w:color="auto"/>
            <w:right w:val="none" w:sz="0" w:space="0" w:color="auto"/>
          </w:divBdr>
        </w:div>
        <w:div w:id="2020113001">
          <w:marLeft w:val="640"/>
          <w:marRight w:val="0"/>
          <w:marTop w:val="0"/>
          <w:marBottom w:val="0"/>
          <w:divBdr>
            <w:top w:val="none" w:sz="0" w:space="0" w:color="auto"/>
            <w:left w:val="none" w:sz="0" w:space="0" w:color="auto"/>
            <w:bottom w:val="none" w:sz="0" w:space="0" w:color="auto"/>
            <w:right w:val="none" w:sz="0" w:space="0" w:color="auto"/>
          </w:divBdr>
        </w:div>
        <w:div w:id="1856112446">
          <w:marLeft w:val="640"/>
          <w:marRight w:val="0"/>
          <w:marTop w:val="0"/>
          <w:marBottom w:val="0"/>
          <w:divBdr>
            <w:top w:val="none" w:sz="0" w:space="0" w:color="auto"/>
            <w:left w:val="none" w:sz="0" w:space="0" w:color="auto"/>
            <w:bottom w:val="none" w:sz="0" w:space="0" w:color="auto"/>
            <w:right w:val="none" w:sz="0" w:space="0" w:color="auto"/>
          </w:divBdr>
        </w:div>
        <w:div w:id="2074622467">
          <w:marLeft w:val="640"/>
          <w:marRight w:val="0"/>
          <w:marTop w:val="0"/>
          <w:marBottom w:val="0"/>
          <w:divBdr>
            <w:top w:val="none" w:sz="0" w:space="0" w:color="auto"/>
            <w:left w:val="none" w:sz="0" w:space="0" w:color="auto"/>
            <w:bottom w:val="none" w:sz="0" w:space="0" w:color="auto"/>
            <w:right w:val="none" w:sz="0" w:space="0" w:color="auto"/>
          </w:divBdr>
        </w:div>
        <w:div w:id="1081216784">
          <w:marLeft w:val="640"/>
          <w:marRight w:val="0"/>
          <w:marTop w:val="0"/>
          <w:marBottom w:val="0"/>
          <w:divBdr>
            <w:top w:val="none" w:sz="0" w:space="0" w:color="auto"/>
            <w:left w:val="none" w:sz="0" w:space="0" w:color="auto"/>
            <w:bottom w:val="none" w:sz="0" w:space="0" w:color="auto"/>
            <w:right w:val="none" w:sz="0" w:space="0" w:color="auto"/>
          </w:divBdr>
        </w:div>
        <w:div w:id="71972875">
          <w:marLeft w:val="640"/>
          <w:marRight w:val="0"/>
          <w:marTop w:val="0"/>
          <w:marBottom w:val="0"/>
          <w:divBdr>
            <w:top w:val="none" w:sz="0" w:space="0" w:color="auto"/>
            <w:left w:val="none" w:sz="0" w:space="0" w:color="auto"/>
            <w:bottom w:val="none" w:sz="0" w:space="0" w:color="auto"/>
            <w:right w:val="none" w:sz="0" w:space="0" w:color="auto"/>
          </w:divBdr>
        </w:div>
        <w:div w:id="1426729839">
          <w:marLeft w:val="640"/>
          <w:marRight w:val="0"/>
          <w:marTop w:val="0"/>
          <w:marBottom w:val="0"/>
          <w:divBdr>
            <w:top w:val="none" w:sz="0" w:space="0" w:color="auto"/>
            <w:left w:val="none" w:sz="0" w:space="0" w:color="auto"/>
            <w:bottom w:val="none" w:sz="0" w:space="0" w:color="auto"/>
            <w:right w:val="none" w:sz="0" w:space="0" w:color="auto"/>
          </w:divBdr>
        </w:div>
        <w:div w:id="1002851799">
          <w:marLeft w:val="640"/>
          <w:marRight w:val="0"/>
          <w:marTop w:val="0"/>
          <w:marBottom w:val="0"/>
          <w:divBdr>
            <w:top w:val="none" w:sz="0" w:space="0" w:color="auto"/>
            <w:left w:val="none" w:sz="0" w:space="0" w:color="auto"/>
            <w:bottom w:val="none" w:sz="0" w:space="0" w:color="auto"/>
            <w:right w:val="none" w:sz="0" w:space="0" w:color="auto"/>
          </w:divBdr>
        </w:div>
        <w:div w:id="419110100">
          <w:marLeft w:val="640"/>
          <w:marRight w:val="0"/>
          <w:marTop w:val="0"/>
          <w:marBottom w:val="0"/>
          <w:divBdr>
            <w:top w:val="none" w:sz="0" w:space="0" w:color="auto"/>
            <w:left w:val="none" w:sz="0" w:space="0" w:color="auto"/>
            <w:bottom w:val="none" w:sz="0" w:space="0" w:color="auto"/>
            <w:right w:val="none" w:sz="0" w:space="0" w:color="auto"/>
          </w:divBdr>
        </w:div>
        <w:div w:id="1016150441">
          <w:marLeft w:val="640"/>
          <w:marRight w:val="0"/>
          <w:marTop w:val="0"/>
          <w:marBottom w:val="0"/>
          <w:divBdr>
            <w:top w:val="none" w:sz="0" w:space="0" w:color="auto"/>
            <w:left w:val="none" w:sz="0" w:space="0" w:color="auto"/>
            <w:bottom w:val="none" w:sz="0" w:space="0" w:color="auto"/>
            <w:right w:val="none" w:sz="0" w:space="0" w:color="auto"/>
          </w:divBdr>
        </w:div>
        <w:div w:id="803431449">
          <w:marLeft w:val="640"/>
          <w:marRight w:val="0"/>
          <w:marTop w:val="0"/>
          <w:marBottom w:val="0"/>
          <w:divBdr>
            <w:top w:val="none" w:sz="0" w:space="0" w:color="auto"/>
            <w:left w:val="none" w:sz="0" w:space="0" w:color="auto"/>
            <w:bottom w:val="none" w:sz="0" w:space="0" w:color="auto"/>
            <w:right w:val="none" w:sz="0" w:space="0" w:color="auto"/>
          </w:divBdr>
        </w:div>
        <w:div w:id="1899780334">
          <w:marLeft w:val="640"/>
          <w:marRight w:val="0"/>
          <w:marTop w:val="0"/>
          <w:marBottom w:val="0"/>
          <w:divBdr>
            <w:top w:val="none" w:sz="0" w:space="0" w:color="auto"/>
            <w:left w:val="none" w:sz="0" w:space="0" w:color="auto"/>
            <w:bottom w:val="none" w:sz="0" w:space="0" w:color="auto"/>
            <w:right w:val="none" w:sz="0" w:space="0" w:color="auto"/>
          </w:divBdr>
        </w:div>
        <w:div w:id="1895776442">
          <w:marLeft w:val="640"/>
          <w:marRight w:val="0"/>
          <w:marTop w:val="0"/>
          <w:marBottom w:val="0"/>
          <w:divBdr>
            <w:top w:val="none" w:sz="0" w:space="0" w:color="auto"/>
            <w:left w:val="none" w:sz="0" w:space="0" w:color="auto"/>
            <w:bottom w:val="none" w:sz="0" w:space="0" w:color="auto"/>
            <w:right w:val="none" w:sz="0" w:space="0" w:color="auto"/>
          </w:divBdr>
        </w:div>
        <w:div w:id="1687750339">
          <w:marLeft w:val="640"/>
          <w:marRight w:val="0"/>
          <w:marTop w:val="0"/>
          <w:marBottom w:val="0"/>
          <w:divBdr>
            <w:top w:val="none" w:sz="0" w:space="0" w:color="auto"/>
            <w:left w:val="none" w:sz="0" w:space="0" w:color="auto"/>
            <w:bottom w:val="none" w:sz="0" w:space="0" w:color="auto"/>
            <w:right w:val="none" w:sz="0" w:space="0" w:color="auto"/>
          </w:divBdr>
        </w:div>
        <w:div w:id="166869494">
          <w:marLeft w:val="640"/>
          <w:marRight w:val="0"/>
          <w:marTop w:val="0"/>
          <w:marBottom w:val="0"/>
          <w:divBdr>
            <w:top w:val="none" w:sz="0" w:space="0" w:color="auto"/>
            <w:left w:val="none" w:sz="0" w:space="0" w:color="auto"/>
            <w:bottom w:val="none" w:sz="0" w:space="0" w:color="auto"/>
            <w:right w:val="none" w:sz="0" w:space="0" w:color="auto"/>
          </w:divBdr>
        </w:div>
        <w:div w:id="488134832">
          <w:marLeft w:val="640"/>
          <w:marRight w:val="0"/>
          <w:marTop w:val="0"/>
          <w:marBottom w:val="0"/>
          <w:divBdr>
            <w:top w:val="none" w:sz="0" w:space="0" w:color="auto"/>
            <w:left w:val="none" w:sz="0" w:space="0" w:color="auto"/>
            <w:bottom w:val="none" w:sz="0" w:space="0" w:color="auto"/>
            <w:right w:val="none" w:sz="0" w:space="0" w:color="auto"/>
          </w:divBdr>
        </w:div>
        <w:div w:id="1964338164">
          <w:marLeft w:val="640"/>
          <w:marRight w:val="0"/>
          <w:marTop w:val="0"/>
          <w:marBottom w:val="0"/>
          <w:divBdr>
            <w:top w:val="none" w:sz="0" w:space="0" w:color="auto"/>
            <w:left w:val="none" w:sz="0" w:space="0" w:color="auto"/>
            <w:bottom w:val="none" w:sz="0" w:space="0" w:color="auto"/>
            <w:right w:val="none" w:sz="0" w:space="0" w:color="auto"/>
          </w:divBdr>
        </w:div>
        <w:div w:id="940406431">
          <w:marLeft w:val="640"/>
          <w:marRight w:val="0"/>
          <w:marTop w:val="0"/>
          <w:marBottom w:val="0"/>
          <w:divBdr>
            <w:top w:val="none" w:sz="0" w:space="0" w:color="auto"/>
            <w:left w:val="none" w:sz="0" w:space="0" w:color="auto"/>
            <w:bottom w:val="none" w:sz="0" w:space="0" w:color="auto"/>
            <w:right w:val="none" w:sz="0" w:space="0" w:color="auto"/>
          </w:divBdr>
        </w:div>
        <w:div w:id="41102666">
          <w:marLeft w:val="640"/>
          <w:marRight w:val="0"/>
          <w:marTop w:val="0"/>
          <w:marBottom w:val="0"/>
          <w:divBdr>
            <w:top w:val="none" w:sz="0" w:space="0" w:color="auto"/>
            <w:left w:val="none" w:sz="0" w:space="0" w:color="auto"/>
            <w:bottom w:val="none" w:sz="0" w:space="0" w:color="auto"/>
            <w:right w:val="none" w:sz="0" w:space="0" w:color="auto"/>
          </w:divBdr>
        </w:div>
        <w:div w:id="1092360020">
          <w:marLeft w:val="640"/>
          <w:marRight w:val="0"/>
          <w:marTop w:val="0"/>
          <w:marBottom w:val="0"/>
          <w:divBdr>
            <w:top w:val="none" w:sz="0" w:space="0" w:color="auto"/>
            <w:left w:val="none" w:sz="0" w:space="0" w:color="auto"/>
            <w:bottom w:val="none" w:sz="0" w:space="0" w:color="auto"/>
            <w:right w:val="none" w:sz="0" w:space="0" w:color="auto"/>
          </w:divBdr>
        </w:div>
        <w:div w:id="35200729">
          <w:marLeft w:val="640"/>
          <w:marRight w:val="0"/>
          <w:marTop w:val="0"/>
          <w:marBottom w:val="0"/>
          <w:divBdr>
            <w:top w:val="none" w:sz="0" w:space="0" w:color="auto"/>
            <w:left w:val="none" w:sz="0" w:space="0" w:color="auto"/>
            <w:bottom w:val="none" w:sz="0" w:space="0" w:color="auto"/>
            <w:right w:val="none" w:sz="0" w:space="0" w:color="auto"/>
          </w:divBdr>
        </w:div>
        <w:div w:id="968823980">
          <w:marLeft w:val="640"/>
          <w:marRight w:val="0"/>
          <w:marTop w:val="0"/>
          <w:marBottom w:val="0"/>
          <w:divBdr>
            <w:top w:val="none" w:sz="0" w:space="0" w:color="auto"/>
            <w:left w:val="none" w:sz="0" w:space="0" w:color="auto"/>
            <w:bottom w:val="none" w:sz="0" w:space="0" w:color="auto"/>
            <w:right w:val="none" w:sz="0" w:space="0" w:color="auto"/>
          </w:divBdr>
        </w:div>
        <w:div w:id="1534221494">
          <w:marLeft w:val="640"/>
          <w:marRight w:val="0"/>
          <w:marTop w:val="0"/>
          <w:marBottom w:val="0"/>
          <w:divBdr>
            <w:top w:val="none" w:sz="0" w:space="0" w:color="auto"/>
            <w:left w:val="none" w:sz="0" w:space="0" w:color="auto"/>
            <w:bottom w:val="none" w:sz="0" w:space="0" w:color="auto"/>
            <w:right w:val="none" w:sz="0" w:space="0" w:color="auto"/>
          </w:divBdr>
        </w:div>
        <w:div w:id="648284711">
          <w:marLeft w:val="640"/>
          <w:marRight w:val="0"/>
          <w:marTop w:val="0"/>
          <w:marBottom w:val="0"/>
          <w:divBdr>
            <w:top w:val="none" w:sz="0" w:space="0" w:color="auto"/>
            <w:left w:val="none" w:sz="0" w:space="0" w:color="auto"/>
            <w:bottom w:val="none" w:sz="0" w:space="0" w:color="auto"/>
            <w:right w:val="none" w:sz="0" w:space="0" w:color="auto"/>
          </w:divBdr>
        </w:div>
        <w:div w:id="304742744">
          <w:marLeft w:val="640"/>
          <w:marRight w:val="0"/>
          <w:marTop w:val="0"/>
          <w:marBottom w:val="0"/>
          <w:divBdr>
            <w:top w:val="none" w:sz="0" w:space="0" w:color="auto"/>
            <w:left w:val="none" w:sz="0" w:space="0" w:color="auto"/>
            <w:bottom w:val="none" w:sz="0" w:space="0" w:color="auto"/>
            <w:right w:val="none" w:sz="0" w:space="0" w:color="auto"/>
          </w:divBdr>
        </w:div>
        <w:div w:id="2086417937">
          <w:marLeft w:val="640"/>
          <w:marRight w:val="0"/>
          <w:marTop w:val="0"/>
          <w:marBottom w:val="0"/>
          <w:divBdr>
            <w:top w:val="none" w:sz="0" w:space="0" w:color="auto"/>
            <w:left w:val="none" w:sz="0" w:space="0" w:color="auto"/>
            <w:bottom w:val="none" w:sz="0" w:space="0" w:color="auto"/>
            <w:right w:val="none" w:sz="0" w:space="0" w:color="auto"/>
          </w:divBdr>
        </w:div>
        <w:div w:id="1425148050">
          <w:marLeft w:val="640"/>
          <w:marRight w:val="0"/>
          <w:marTop w:val="0"/>
          <w:marBottom w:val="0"/>
          <w:divBdr>
            <w:top w:val="none" w:sz="0" w:space="0" w:color="auto"/>
            <w:left w:val="none" w:sz="0" w:space="0" w:color="auto"/>
            <w:bottom w:val="none" w:sz="0" w:space="0" w:color="auto"/>
            <w:right w:val="none" w:sz="0" w:space="0" w:color="auto"/>
          </w:divBdr>
        </w:div>
      </w:divsChild>
    </w:div>
    <w:div w:id="54012381">
      <w:bodyDiv w:val="1"/>
      <w:marLeft w:val="0"/>
      <w:marRight w:val="0"/>
      <w:marTop w:val="0"/>
      <w:marBottom w:val="0"/>
      <w:divBdr>
        <w:top w:val="none" w:sz="0" w:space="0" w:color="auto"/>
        <w:left w:val="none" w:sz="0" w:space="0" w:color="auto"/>
        <w:bottom w:val="none" w:sz="0" w:space="0" w:color="auto"/>
        <w:right w:val="none" w:sz="0" w:space="0" w:color="auto"/>
      </w:divBdr>
      <w:divsChild>
        <w:div w:id="17586221">
          <w:marLeft w:val="640"/>
          <w:marRight w:val="0"/>
          <w:marTop w:val="0"/>
          <w:marBottom w:val="0"/>
          <w:divBdr>
            <w:top w:val="none" w:sz="0" w:space="0" w:color="auto"/>
            <w:left w:val="none" w:sz="0" w:space="0" w:color="auto"/>
            <w:bottom w:val="none" w:sz="0" w:space="0" w:color="auto"/>
            <w:right w:val="none" w:sz="0" w:space="0" w:color="auto"/>
          </w:divBdr>
        </w:div>
        <w:div w:id="157960884">
          <w:marLeft w:val="640"/>
          <w:marRight w:val="0"/>
          <w:marTop w:val="0"/>
          <w:marBottom w:val="0"/>
          <w:divBdr>
            <w:top w:val="none" w:sz="0" w:space="0" w:color="auto"/>
            <w:left w:val="none" w:sz="0" w:space="0" w:color="auto"/>
            <w:bottom w:val="none" w:sz="0" w:space="0" w:color="auto"/>
            <w:right w:val="none" w:sz="0" w:space="0" w:color="auto"/>
          </w:divBdr>
        </w:div>
        <w:div w:id="284116722">
          <w:marLeft w:val="640"/>
          <w:marRight w:val="0"/>
          <w:marTop w:val="0"/>
          <w:marBottom w:val="0"/>
          <w:divBdr>
            <w:top w:val="none" w:sz="0" w:space="0" w:color="auto"/>
            <w:left w:val="none" w:sz="0" w:space="0" w:color="auto"/>
            <w:bottom w:val="none" w:sz="0" w:space="0" w:color="auto"/>
            <w:right w:val="none" w:sz="0" w:space="0" w:color="auto"/>
          </w:divBdr>
        </w:div>
        <w:div w:id="315770329">
          <w:marLeft w:val="640"/>
          <w:marRight w:val="0"/>
          <w:marTop w:val="0"/>
          <w:marBottom w:val="0"/>
          <w:divBdr>
            <w:top w:val="none" w:sz="0" w:space="0" w:color="auto"/>
            <w:left w:val="none" w:sz="0" w:space="0" w:color="auto"/>
            <w:bottom w:val="none" w:sz="0" w:space="0" w:color="auto"/>
            <w:right w:val="none" w:sz="0" w:space="0" w:color="auto"/>
          </w:divBdr>
        </w:div>
        <w:div w:id="565602565">
          <w:marLeft w:val="640"/>
          <w:marRight w:val="0"/>
          <w:marTop w:val="0"/>
          <w:marBottom w:val="0"/>
          <w:divBdr>
            <w:top w:val="none" w:sz="0" w:space="0" w:color="auto"/>
            <w:left w:val="none" w:sz="0" w:space="0" w:color="auto"/>
            <w:bottom w:val="none" w:sz="0" w:space="0" w:color="auto"/>
            <w:right w:val="none" w:sz="0" w:space="0" w:color="auto"/>
          </w:divBdr>
        </w:div>
        <w:div w:id="666983121">
          <w:marLeft w:val="640"/>
          <w:marRight w:val="0"/>
          <w:marTop w:val="0"/>
          <w:marBottom w:val="0"/>
          <w:divBdr>
            <w:top w:val="none" w:sz="0" w:space="0" w:color="auto"/>
            <w:left w:val="none" w:sz="0" w:space="0" w:color="auto"/>
            <w:bottom w:val="none" w:sz="0" w:space="0" w:color="auto"/>
            <w:right w:val="none" w:sz="0" w:space="0" w:color="auto"/>
          </w:divBdr>
        </w:div>
        <w:div w:id="669792258">
          <w:marLeft w:val="640"/>
          <w:marRight w:val="0"/>
          <w:marTop w:val="0"/>
          <w:marBottom w:val="0"/>
          <w:divBdr>
            <w:top w:val="none" w:sz="0" w:space="0" w:color="auto"/>
            <w:left w:val="none" w:sz="0" w:space="0" w:color="auto"/>
            <w:bottom w:val="none" w:sz="0" w:space="0" w:color="auto"/>
            <w:right w:val="none" w:sz="0" w:space="0" w:color="auto"/>
          </w:divBdr>
        </w:div>
        <w:div w:id="692270368">
          <w:marLeft w:val="640"/>
          <w:marRight w:val="0"/>
          <w:marTop w:val="0"/>
          <w:marBottom w:val="0"/>
          <w:divBdr>
            <w:top w:val="none" w:sz="0" w:space="0" w:color="auto"/>
            <w:left w:val="none" w:sz="0" w:space="0" w:color="auto"/>
            <w:bottom w:val="none" w:sz="0" w:space="0" w:color="auto"/>
            <w:right w:val="none" w:sz="0" w:space="0" w:color="auto"/>
          </w:divBdr>
        </w:div>
        <w:div w:id="779639941">
          <w:marLeft w:val="640"/>
          <w:marRight w:val="0"/>
          <w:marTop w:val="0"/>
          <w:marBottom w:val="0"/>
          <w:divBdr>
            <w:top w:val="none" w:sz="0" w:space="0" w:color="auto"/>
            <w:left w:val="none" w:sz="0" w:space="0" w:color="auto"/>
            <w:bottom w:val="none" w:sz="0" w:space="0" w:color="auto"/>
            <w:right w:val="none" w:sz="0" w:space="0" w:color="auto"/>
          </w:divBdr>
        </w:div>
        <w:div w:id="788402958">
          <w:marLeft w:val="640"/>
          <w:marRight w:val="0"/>
          <w:marTop w:val="0"/>
          <w:marBottom w:val="0"/>
          <w:divBdr>
            <w:top w:val="none" w:sz="0" w:space="0" w:color="auto"/>
            <w:left w:val="none" w:sz="0" w:space="0" w:color="auto"/>
            <w:bottom w:val="none" w:sz="0" w:space="0" w:color="auto"/>
            <w:right w:val="none" w:sz="0" w:space="0" w:color="auto"/>
          </w:divBdr>
        </w:div>
        <w:div w:id="920484610">
          <w:marLeft w:val="640"/>
          <w:marRight w:val="0"/>
          <w:marTop w:val="0"/>
          <w:marBottom w:val="0"/>
          <w:divBdr>
            <w:top w:val="none" w:sz="0" w:space="0" w:color="auto"/>
            <w:left w:val="none" w:sz="0" w:space="0" w:color="auto"/>
            <w:bottom w:val="none" w:sz="0" w:space="0" w:color="auto"/>
            <w:right w:val="none" w:sz="0" w:space="0" w:color="auto"/>
          </w:divBdr>
        </w:div>
        <w:div w:id="924385651">
          <w:marLeft w:val="640"/>
          <w:marRight w:val="0"/>
          <w:marTop w:val="0"/>
          <w:marBottom w:val="0"/>
          <w:divBdr>
            <w:top w:val="none" w:sz="0" w:space="0" w:color="auto"/>
            <w:left w:val="none" w:sz="0" w:space="0" w:color="auto"/>
            <w:bottom w:val="none" w:sz="0" w:space="0" w:color="auto"/>
            <w:right w:val="none" w:sz="0" w:space="0" w:color="auto"/>
          </w:divBdr>
        </w:div>
        <w:div w:id="1074663735">
          <w:marLeft w:val="640"/>
          <w:marRight w:val="0"/>
          <w:marTop w:val="0"/>
          <w:marBottom w:val="0"/>
          <w:divBdr>
            <w:top w:val="none" w:sz="0" w:space="0" w:color="auto"/>
            <w:left w:val="none" w:sz="0" w:space="0" w:color="auto"/>
            <w:bottom w:val="none" w:sz="0" w:space="0" w:color="auto"/>
            <w:right w:val="none" w:sz="0" w:space="0" w:color="auto"/>
          </w:divBdr>
        </w:div>
        <w:div w:id="1105541886">
          <w:marLeft w:val="640"/>
          <w:marRight w:val="0"/>
          <w:marTop w:val="0"/>
          <w:marBottom w:val="0"/>
          <w:divBdr>
            <w:top w:val="none" w:sz="0" w:space="0" w:color="auto"/>
            <w:left w:val="none" w:sz="0" w:space="0" w:color="auto"/>
            <w:bottom w:val="none" w:sz="0" w:space="0" w:color="auto"/>
            <w:right w:val="none" w:sz="0" w:space="0" w:color="auto"/>
          </w:divBdr>
        </w:div>
        <w:div w:id="1240284876">
          <w:marLeft w:val="640"/>
          <w:marRight w:val="0"/>
          <w:marTop w:val="0"/>
          <w:marBottom w:val="0"/>
          <w:divBdr>
            <w:top w:val="none" w:sz="0" w:space="0" w:color="auto"/>
            <w:left w:val="none" w:sz="0" w:space="0" w:color="auto"/>
            <w:bottom w:val="none" w:sz="0" w:space="0" w:color="auto"/>
            <w:right w:val="none" w:sz="0" w:space="0" w:color="auto"/>
          </w:divBdr>
        </w:div>
        <w:div w:id="1397508950">
          <w:marLeft w:val="640"/>
          <w:marRight w:val="0"/>
          <w:marTop w:val="0"/>
          <w:marBottom w:val="0"/>
          <w:divBdr>
            <w:top w:val="none" w:sz="0" w:space="0" w:color="auto"/>
            <w:left w:val="none" w:sz="0" w:space="0" w:color="auto"/>
            <w:bottom w:val="none" w:sz="0" w:space="0" w:color="auto"/>
            <w:right w:val="none" w:sz="0" w:space="0" w:color="auto"/>
          </w:divBdr>
        </w:div>
        <w:div w:id="1437628523">
          <w:marLeft w:val="640"/>
          <w:marRight w:val="0"/>
          <w:marTop w:val="0"/>
          <w:marBottom w:val="0"/>
          <w:divBdr>
            <w:top w:val="none" w:sz="0" w:space="0" w:color="auto"/>
            <w:left w:val="none" w:sz="0" w:space="0" w:color="auto"/>
            <w:bottom w:val="none" w:sz="0" w:space="0" w:color="auto"/>
            <w:right w:val="none" w:sz="0" w:space="0" w:color="auto"/>
          </w:divBdr>
        </w:div>
        <w:div w:id="1459758896">
          <w:marLeft w:val="640"/>
          <w:marRight w:val="0"/>
          <w:marTop w:val="0"/>
          <w:marBottom w:val="0"/>
          <w:divBdr>
            <w:top w:val="none" w:sz="0" w:space="0" w:color="auto"/>
            <w:left w:val="none" w:sz="0" w:space="0" w:color="auto"/>
            <w:bottom w:val="none" w:sz="0" w:space="0" w:color="auto"/>
            <w:right w:val="none" w:sz="0" w:space="0" w:color="auto"/>
          </w:divBdr>
        </w:div>
        <w:div w:id="1837459393">
          <w:marLeft w:val="640"/>
          <w:marRight w:val="0"/>
          <w:marTop w:val="0"/>
          <w:marBottom w:val="0"/>
          <w:divBdr>
            <w:top w:val="none" w:sz="0" w:space="0" w:color="auto"/>
            <w:left w:val="none" w:sz="0" w:space="0" w:color="auto"/>
            <w:bottom w:val="none" w:sz="0" w:space="0" w:color="auto"/>
            <w:right w:val="none" w:sz="0" w:space="0" w:color="auto"/>
          </w:divBdr>
        </w:div>
        <w:div w:id="1895920835">
          <w:marLeft w:val="640"/>
          <w:marRight w:val="0"/>
          <w:marTop w:val="0"/>
          <w:marBottom w:val="0"/>
          <w:divBdr>
            <w:top w:val="none" w:sz="0" w:space="0" w:color="auto"/>
            <w:left w:val="none" w:sz="0" w:space="0" w:color="auto"/>
            <w:bottom w:val="none" w:sz="0" w:space="0" w:color="auto"/>
            <w:right w:val="none" w:sz="0" w:space="0" w:color="auto"/>
          </w:divBdr>
        </w:div>
        <w:div w:id="1910384928">
          <w:marLeft w:val="640"/>
          <w:marRight w:val="0"/>
          <w:marTop w:val="0"/>
          <w:marBottom w:val="0"/>
          <w:divBdr>
            <w:top w:val="none" w:sz="0" w:space="0" w:color="auto"/>
            <w:left w:val="none" w:sz="0" w:space="0" w:color="auto"/>
            <w:bottom w:val="none" w:sz="0" w:space="0" w:color="auto"/>
            <w:right w:val="none" w:sz="0" w:space="0" w:color="auto"/>
          </w:divBdr>
        </w:div>
        <w:div w:id="2065788654">
          <w:marLeft w:val="640"/>
          <w:marRight w:val="0"/>
          <w:marTop w:val="0"/>
          <w:marBottom w:val="0"/>
          <w:divBdr>
            <w:top w:val="none" w:sz="0" w:space="0" w:color="auto"/>
            <w:left w:val="none" w:sz="0" w:space="0" w:color="auto"/>
            <w:bottom w:val="none" w:sz="0" w:space="0" w:color="auto"/>
            <w:right w:val="none" w:sz="0" w:space="0" w:color="auto"/>
          </w:divBdr>
        </w:div>
        <w:div w:id="2078088252">
          <w:marLeft w:val="640"/>
          <w:marRight w:val="0"/>
          <w:marTop w:val="0"/>
          <w:marBottom w:val="0"/>
          <w:divBdr>
            <w:top w:val="none" w:sz="0" w:space="0" w:color="auto"/>
            <w:left w:val="none" w:sz="0" w:space="0" w:color="auto"/>
            <w:bottom w:val="none" w:sz="0" w:space="0" w:color="auto"/>
            <w:right w:val="none" w:sz="0" w:space="0" w:color="auto"/>
          </w:divBdr>
        </w:div>
      </w:divsChild>
    </w:div>
    <w:div w:id="88503731">
      <w:bodyDiv w:val="1"/>
      <w:marLeft w:val="0"/>
      <w:marRight w:val="0"/>
      <w:marTop w:val="0"/>
      <w:marBottom w:val="0"/>
      <w:divBdr>
        <w:top w:val="none" w:sz="0" w:space="0" w:color="auto"/>
        <w:left w:val="none" w:sz="0" w:space="0" w:color="auto"/>
        <w:bottom w:val="none" w:sz="0" w:space="0" w:color="auto"/>
        <w:right w:val="none" w:sz="0" w:space="0" w:color="auto"/>
      </w:divBdr>
      <w:divsChild>
        <w:div w:id="858471097">
          <w:marLeft w:val="640"/>
          <w:marRight w:val="0"/>
          <w:marTop w:val="0"/>
          <w:marBottom w:val="0"/>
          <w:divBdr>
            <w:top w:val="none" w:sz="0" w:space="0" w:color="auto"/>
            <w:left w:val="none" w:sz="0" w:space="0" w:color="auto"/>
            <w:bottom w:val="none" w:sz="0" w:space="0" w:color="auto"/>
            <w:right w:val="none" w:sz="0" w:space="0" w:color="auto"/>
          </w:divBdr>
        </w:div>
        <w:div w:id="1635284061">
          <w:marLeft w:val="640"/>
          <w:marRight w:val="0"/>
          <w:marTop w:val="0"/>
          <w:marBottom w:val="0"/>
          <w:divBdr>
            <w:top w:val="none" w:sz="0" w:space="0" w:color="auto"/>
            <w:left w:val="none" w:sz="0" w:space="0" w:color="auto"/>
            <w:bottom w:val="none" w:sz="0" w:space="0" w:color="auto"/>
            <w:right w:val="none" w:sz="0" w:space="0" w:color="auto"/>
          </w:divBdr>
        </w:div>
        <w:div w:id="1393118871">
          <w:marLeft w:val="640"/>
          <w:marRight w:val="0"/>
          <w:marTop w:val="0"/>
          <w:marBottom w:val="0"/>
          <w:divBdr>
            <w:top w:val="none" w:sz="0" w:space="0" w:color="auto"/>
            <w:left w:val="none" w:sz="0" w:space="0" w:color="auto"/>
            <w:bottom w:val="none" w:sz="0" w:space="0" w:color="auto"/>
            <w:right w:val="none" w:sz="0" w:space="0" w:color="auto"/>
          </w:divBdr>
        </w:div>
        <w:div w:id="888609986">
          <w:marLeft w:val="640"/>
          <w:marRight w:val="0"/>
          <w:marTop w:val="0"/>
          <w:marBottom w:val="0"/>
          <w:divBdr>
            <w:top w:val="none" w:sz="0" w:space="0" w:color="auto"/>
            <w:left w:val="none" w:sz="0" w:space="0" w:color="auto"/>
            <w:bottom w:val="none" w:sz="0" w:space="0" w:color="auto"/>
            <w:right w:val="none" w:sz="0" w:space="0" w:color="auto"/>
          </w:divBdr>
        </w:div>
        <w:div w:id="770248169">
          <w:marLeft w:val="640"/>
          <w:marRight w:val="0"/>
          <w:marTop w:val="0"/>
          <w:marBottom w:val="0"/>
          <w:divBdr>
            <w:top w:val="none" w:sz="0" w:space="0" w:color="auto"/>
            <w:left w:val="none" w:sz="0" w:space="0" w:color="auto"/>
            <w:bottom w:val="none" w:sz="0" w:space="0" w:color="auto"/>
            <w:right w:val="none" w:sz="0" w:space="0" w:color="auto"/>
          </w:divBdr>
        </w:div>
        <w:div w:id="845678681">
          <w:marLeft w:val="640"/>
          <w:marRight w:val="0"/>
          <w:marTop w:val="0"/>
          <w:marBottom w:val="0"/>
          <w:divBdr>
            <w:top w:val="none" w:sz="0" w:space="0" w:color="auto"/>
            <w:left w:val="none" w:sz="0" w:space="0" w:color="auto"/>
            <w:bottom w:val="none" w:sz="0" w:space="0" w:color="auto"/>
            <w:right w:val="none" w:sz="0" w:space="0" w:color="auto"/>
          </w:divBdr>
        </w:div>
        <w:div w:id="1992755138">
          <w:marLeft w:val="640"/>
          <w:marRight w:val="0"/>
          <w:marTop w:val="0"/>
          <w:marBottom w:val="0"/>
          <w:divBdr>
            <w:top w:val="none" w:sz="0" w:space="0" w:color="auto"/>
            <w:left w:val="none" w:sz="0" w:space="0" w:color="auto"/>
            <w:bottom w:val="none" w:sz="0" w:space="0" w:color="auto"/>
            <w:right w:val="none" w:sz="0" w:space="0" w:color="auto"/>
          </w:divBdr>
        </w:div>
        <w:div w:id="925456636">
          <w:marLeft w:val="640"/>
          <w:marRight w:val="0"/>
          <w:marTop w:val="0"/>
          <w:marBottom w:val="0"/>
          <w:divBdr>
            <w:top w:val="none" w:sz="0" w:space="0" w:color="auto"/>
            <w:left w:val="none" w:sz="0" w:space="0" w:color="auto"/>
            <w:bottom w:val="none" w:sz="0" w:space="0" w:color="auto"/>
            <w:right w:val="none" w:sz="0" w:space="0" w:color="auto"/>
          </w:divBdr>
        </w:div>
        <w:div w:id="741222105">
          <w:marLeft w:val="640"/>
          <w:marRight w:val="0"/>
          <w:marTop w:val="0"/>
          <w:marBottom w:val="0"/>
          <w:divBdr>
            <w:top w:val="none" w:sz="0" w:space="0" w:color="auto"/>
            <w:left w:val="none" w:sz="0" w:space="0" w:color="auto"/>
            <w:bottom w:val="none" w:sz="0" w:space="0" w:color="auto"/>
            <w:right w:val="none" w:sz="0" w:space="0" w:color="auto"/>
          </w:divBdr>
        </w:div>
        <w:div w:id="473521515">
          <w:marLeft w:val="640"/>
          <w:marRight w:val="0"/>
          <w:marTop w:val="0"/>
          <w:marBottom w:val="0"/>
          <w:divBdr>
            <w:top w:val="none" w:sz="0" w:space="0" w:color="auto"/>
            <w:left w:val="none" w:sz="0" w:space="0" w:color="auto"/>
            <w:bottom w:val="none" w:sz="0" w:space="0" w:color="auto"/>
            <w:right w:val="none" w:sz="0" w:space="0" w:color="auto"/>
          </w:divBdr>
        </w:div>
        <w:div w:id="775104540">
          <w:marLeft w:val="640"/>
          <w:marRight w:val="0"/>
          <w:marTop w:val="0"/>
          <w:marBottom w:val="0"/>
          <w:divBdr>
            <w:top w:val="none" w:sz="0" w:space="0" w:color="auto"/>
            <w:left w:val="none" w:sz="0" w:space="0" w:color="auto"/>
            <w:bottom w:val="none" w:sz="0" w:space="0" w:color="auto"/>
            <w:right w:val="none" w:sz="0" w:space="0" w:color="auto"/>
          </w:divBdr>
        </w:div>
        <w:div w:id="1420517457">
          <w:marLeft w:val="640"/>
          <w:marRight w:val="0"/>
          <w:marTop w:val="0"/>
          <w:marBottom w:val="0"/>
          <w:divBdr>
            <w:top w:val="none" w:sz="0" w:space="0" w:color="auto"/>
            <w:left w:val="none" w:sz="0" w:space="0" w:color="auto"/>
            <w:bottom w:val="none" w:sz="0" w:space="0" w:color="auto"/>
            <w:right w:val="none" w:sz="0" w:space="0" w:color="auto"/>
          </w:divBdr>
        </w:div>
        <w:div w:id="1533299272">
          <w:marLeft w:val="640"/>
          <w:marRight w:val="0"/>
          <w:marTop w:val="0"/>
          <w:marBottom w:val="0"/>
          <w:divBdr>
            <w:top w:val="none" w:sz="0" w:space="0" w:color="auto"/>
            <w:left w:val="none" w:sz="0" w:space="0" w:color="auto"/>
            <w:bottom w:val="none" w:sz="0" w:space="0" w:color="auto"/>
            <w:right w:val="none" w:sz="0" w:space="0" w:color="auto"/>
          </w:divBdr>
        </w:div>
        <w:div w:id="1380789648">
          <w:marLeft w:val="640"/>
          <w:marRight w:val="0"/>
          <w:marTop w:val="0"/>
          <w:marBottom w:val="0"/>
          <w:divBdr>
            <w:top w:val="none" w:sz="0" w:space="0" w:color="auto"/>
            <w:left w:val="none" w:sz="0" w:space="0" w:color="auto"/>
            <w:bottom w:val="none" w:sz="0" w:space="0" w:color="auto"/>
            <w:right w:val="none" w:sz="0" w:space="0" w:color="auto"/>
          </w:divBdr>
        </w:div>
        <w:div w:id="520120175">
          <w:marLeft w:val="640"/>
          <w:marRight w:val="0"/>
          <w:marTop w:val="0"/>
          <w:marBottom w:val="0"/>
          <w:divBdr>
            <w:top w:val="none" w:sz="0" w:space="0" w:color="auto"/>
            <w:left w:val="none" w:sz="0" w:space="0" w:color="auto"/>
            <w:bottom w:val="none" w:sz="0" w:space="0" w:color="auto"/>
            <w:right w:val="none" w:sz="0" w:space="0" w:color="auto"/>
          </w:divBdr>
        </w:div>
        <w:div w:id="124322979">
          <w:marLeft w:val="640"/>
          <w:marRight w:val="0"/>
          <w:marTop w:val="0"/>
          <w:marBottom w:val="0"/>
          <w:divBdr>
            <w:top w:val="none" w:sz="0" w:space="0" w:color="auto"/>
            <w:left w:val="none" w:sz="0" w:space="0" w:color="auto"/>
            <w:bottom w:val="none" w:sz="0" w:space="0" w:color="auto"/>
            <w:right w:val="none" w:sz="0" w:space="0" w:color="auto"/>
          </w:divBdr>
        </w:div>
        <w:div w:id="662314556">
          <w:marLeft w:val="640"/>
          <w:marRight w:val="0"/>
          <w:marTop w:val="0"/>
          <w:marBottom w:val="0"/>
          <w:divBdr>
            <w:top w:val="none" w:sz="0" w:space="0" w:color="auto"/>
            <w:left w:val="none" w:sz="0" w:space="0" w:color="auto"/>
            <w:bottom w:val="none" w:sz="0" w:space="0" w:color="auto"/>
            <w:right w:val="none" w:sz="0" w:space="0" w:color="auto"/>
          </w:divBdr>
        </w:div>
        <w:div w:id="387730624">
          <w:marLeft w:val="640"/>
          <w:marRight w:val="0"/>
          <w:marTop w:val="0"/>
          <w:marBottom w:val="0"/>
          <w:divBdr>
            <w:top w:val="none" w:sz="0" w:space="0" w:color="auto"/>
            <w:left w:val="none" w:sz="0" w:space="0" w:color="auto"/>
            <w:bottom w:val="none" w:sz="0" w:space="0" w:color="auto"/>
            <w:right w:val="none" w:sz="0" w:space="0" w:color="auto"/>
          </w:divBdr>
        </w:div>
        <w:div w:id="1781030836">
          <w:marLeft w:val="640"/>
          <w:marRight w:val="0"/>
          <w:marTop w:val="0"/>
          <w:marBottom w:val="0"/>
          <w:divBdr>
            <w:top w:val="none" w:sz="0" w:space="0" w:color="auto"/>
            <w:left w:val="none" w:sz="0" w:space="0" w:color="auto"/>
            <w:bottom w:val="none" w:sz="0" w:space="0" w:color="auto"/>
            <w:right w:val="none" w:sz="0" w:space="0" w:color="auto"/>
          </w:divBdr>
        </w:div>
        <w:div w:id="541209355">
          <w:marLeft w:val="640"/>
          <w:marRight w:val="0"/>
          <w:marTop w:val="0"/>
          <w:marBottom w:val="0"/>
          <w:divBdr>
            <w:top w:val="none" w:sz="0" w:space="0" w:color="auto"/>
            <w:left w:val="none" w:sz="0" w:space="0" w:color="auto"/>
            <w:bottom w:val="none" w:sz="0" w:space="0" w:color="auto"/>
            <w:right w:val="none" w:sz="0" w:space="0" w:color="auto"/>
          </w:divBdr>
        </w:div>
        <w:div w:id="325397730">
          <w:marLeft w:val="640"/>
          <w:marRight w:val="0"/>
          <w:marTop w:val="0"/>
          <w:marBottom w:val="0"/>
          <w:divBdr>
            <w:top w:val="none" w:sz="0" w:space="0" w:color="auto"/>
            <w:left w:val="none" w:sz="0" w:space="0" w:color="auto"/>
            <w:bottom w:val="none" w:sz="0" w:space="0" w:color="auto"/>
            <w:right w:val="none" w:sz="0" w:space="0" w:color="auto"/>
          </w:divBdr>
        </w:div>
        <w:div w:id="1060589840">
          <w:marLeft w:val="640"/>
          <w:marRight w:val="0"/>
          <w:marTop w:val="0"/>
          <w:marBottom w:val="0"/>
          <w:divBdr>
            <w:top w:val="none" w:sz="0" w:space="0" w:color="auto"/>
            <w:left w:val="none" w:sz="0" w:space="0" w:color="auto"/>
            <w:bottom w:val="none" w:sz="0" w:space="0" w:color="auto"/>
            <w:right w:val="none" w:sz="0" w:space="0" w:color="auto"/>
          </w:divBdr>
        </w:div>
        <w:div w:id="1144010834">
          <w:marLeft w:val="640"/>
          <w:marRight w:val="0"/>
          <w:marTop w:val="0"/>
          <w:marBottom w:val="0"/>
          <w:divBdr>
            <w:top w:val="none" w:sz="0" w:space="0" w:color="auto"/>
            <w:left w:val="none" w:sz="0" w:space="0" w:color="auto"/>
            <w:bottom w:val="none" w:sz="0" w:space="0" w:color="auto"/>
            <w:right w:val="none" w:sz="0" w:space="0" w:color="auto"/>
          </w:divBdr>
        </w:div>
        <w:div w:id="459344746">
          <w:marLeft w:val="640"/>
          <w:marRight w:val="0"/>
          <w:marTop w:val="0"/>
          <w:marBottom w:val="0"/>
          <w:divBdr>
            <w:top w:val="none" w:sz="0" w:space="0" w:color="auto"/>
            <w:left w:val="none" w:sz="0" w:space="0" w:color="auto"/>
            <w:bottom w:val="none" w:sz="0" w:space="0" w:color="auto"/>
            <w:right w:val="none" w:sz="0" w:space="0" w:color="auto"/>
          </w:divBdr>
        </w:div>
        <w:div w:id="1876886832">
          <w:marLeft w:val="640"/>
          <w:marRight w:val="0"/>
          <w:marTop w:val="0"/>
          <w:marBottom w:val="0"/>
          <w:divBdr>
            <w:top w:val="none" w:sz="0" w:space="0" w:color="auto"/>
            <w:left w:val="none" w:sz="0" w:space="0" w:color="auto"/>
            <w:bottom w:val="none" w:sz="0" w:space="0" w:color="auto"/>
            <w:right w:val="none" w:sz="0" w:space="0" w:color="auto"/>
          </w:divBdr>
        </w:div>
        <w:div w:id="1330211303">
          <w:marLeft w:val="640"/>
          <w:marRight w:val="0"/>
          <w:marTop w:val="0"/>
          <w:marBottom w:val="0"/>
          <w:divBdr>
            <w:top w:val="none" w:sz="0" w:space="0" w:color="auto"/>
            <w:left w:val="none" w:sz="0" w:space="0" w:color="auto"/>
            <w:bottom w:val="none" w:sz="0" w:space="0" w:color="auto"/>
            <w:right w:val="none" w:sz="0" w:space="0" w:color="auto"/>
          </w:divBdr>
        </w:div>
        <w:div w:id="625425621">
          <w:marLeft w:val="640"/>
          <w:marRight w:val="0"/>
          <w:marTop w:val="0"/>
          <w:marBottom w:val="0"/>
          <w:divBdr>
            <w:top w:val="none" w:sz="0" w:space="0" w:color="auto"/>
            <w:left w:val="none" w:sz="0" w:space="0" w:color="auto"/>
            <w:bottom w:val="none" w:sz="0" w:space="0" w:color="auto"/>
            <w:right w:val="none" w:sz="0" w:space="0" w:color="auto"/>
          </w:divBdr>
        </w:div>
        <w:div w:id="1378696520">
          <w:marLeft w:val="640"/>
          <w:marRight w:val="0"/>
          <w:marTop w:val="0"/>
          <w:marBottom w:val="0"/>
          <w:divBdr>
            <w:top w:val="none" w:sz="0" w:space="0" w:color="auto"/>
            <w:left w:val="none" w:sz="0" w:space="0" w:color="auto"/>
            <w:bottom w:val="none" w:sz="0" w:space="0" w:color="auto"/>
            <w:right w:val="none" w:sz="0" w:space="0" w:color="auto"/>
          </w:divBdr>
        </w:div>
        <w:div w:id="432215121">
          <w:marLeft w:val="640"/>
          <w:marRight w:val="0"/>
          <w:marTop w:val="0"/>
          <w:marBottom w:val="0"/>
          <w:divBdr>
            <w:top w:val="none" w:sz="0" w:space="0" w:color="auto"/>
            <w:left w:val="none" w:sz="0" w:space="0" w:color="auto"/>
            <w:bottom w:val="none" w:sz="0" w:space="0" w:color="auto"/>
            <w:right w:val="none" w:sz="0" w:space="0" w:color="auto"/>
          </w:divBdr>
        </w:div>
        <w:div w:id="2004628652">
          <w:marLeft w:val="640"/>
          <w:marRight w:val="0"/>
          <w:marTop w:val="0"/>
          <w:marBottom w:val="0"/>
          <w:divBdr>
            <w:top w:val="none" w:sz="0" w:space="0" w:color="auto"/>
            <w:left w:val="none" w:sz="0" w:space="0" w:color="auto"/>
            <w:bottom w:val="none" w:sz="0" w:space="0" w:color="auto"/>
            <w:right w:val="none" w:sz="0" w:space="0" w:color="auto"/>
          </w:divBdr>
        </w:div>
        <w:div w:id="169763273">
          <w:marLeft w:val="640"/>
          <w:marRight w:val="0"/>
          <w:marTop w:val="0"/>
          <w:marBottom w:val="0"/>
          <w:divBdr>
            <w:top w:val="none" w:sz="0" w:space="0" w:color="auto"/>
            <w:left w:val="none" w:sz="0" w:space="0" w:color="auto"/>
            <w:bottom w:val="none" w:sz="0" w:space="0" w:color="auto"/>
            <w:right w:val="none" w:sz="0" w:space="0" w:color="auto"/>
          </w:divBdr>
        </w:div>
        <w:div w:id="2042634257">
          <w:marLeft w:val="640"/>
          <w:marRight w:val="0"/>
          <w:marTop w:val="0"/>
          <w:marBottom w:val="0"/>
          <w:divBdr>
            <w:top w:val="none" w:sz="0" w:space="0" w:color="auto"/>
            <w:left w:val="none" w:sz="0" w:space="0" w:color="auto"/>
            <w:bottom w:val="none" w:sz="0" w:space="0" w:color="auto"/>
            <w:right w:val="none" w:sz="0" w:space="0" w:color="auto"/>
          </w:divBdr>
        </w:div>
        <w:div w:id="2031910723">
          <w:marLeft w:val="640"/>
          <w:marRight w:val="0"/>
          <w:marTop w:val="0"/>
          <w:marBottom w:val="0"/>
          <w:divBdr>
            <w:top w:val="none" w:sz="0" w:space="0" w:color="auto"/>
            <w:left w:val="none" w:sz="0" w:space="0" w:color="auto"/>
            <w:bottom w:val="none" w:sz="0" w:space="0" w:color="auto"/>
            <w:right w:val="none" w:sz="0" w:space="0" w:color="auto"/>
          </w:divBdr>
        </w:div>
        <w:div w:id="1108427963">
          <w:marLeft w:val="640"/>
          <w:marRight w:val="0"/>
          <w:marTop w:val="0"/>
          <w:marBottom w:val="0"/>
          <w:divBdr>
            <w:top w:val="none" w:sz="0" w:space="0" w:color="auto"/>
            <w:left w:val="none" w:sz="0" w:space="0" w:color="auto"/>
            <w:bottom w:val="none" w:sz="0" w:space="0" w:color="auto"/>
            <w:right w:val="none" w:sz="0" w:space="0" w:color="auto"/>
          </w:divBdr>
        </w:div>
      </w:divsChild>
    </w:div>
    <w:div w:id="103044374">
      <w:bodyDiv w:val="1"/>
      <w:marLeft w:val="0"/>
      <w:marRight w:val="0"/>
      <w:marTop w:val="0"/>
      <w:marBottom w:val="0"/>
      <w:divBdr>
        <w:top w:val="none" w:sz="0" w:space="0" w:color="auto"/>
        <w:left w:val="none" w:sz="0" w:space="0" w:color="auto"/>
        <w:bottom w:val="none" w:sz="0" w:space="0" w:color="auto"/>
        <w:right w:val="none" w:sz="0" w:space="0" w:color="auto"/>
      </w:divBdr>
      <w:divsChild>
        <w:div w:id="17701972">
          <w:marLeft w:val="640"/>
          <w:marRight w:val="0"/>
          <w:marTop w:val="0"/>
          <w:marBottom w:val="0"/>
          <w:divBdr>
            <w:top w:val="none" w:sz="0" w:space="0" w:color="auto"/>
            <w:left w:val="none" w:sz="0" w:space="0" w:color="auto"/>
            <w:bottom w:val="none" w:sz="0" w:space="0" w:color="auto"/>
            <w:right w:val="none" w:sz="0" w:space="0" w:color="auto"/>
          </w:divBdr>
        </w:div>
        <w:div w:id="576600814">
          <w:marLeft w:val="640"/>
          <w:marRight w:val="0"/>
          <w:marTop w:val="0"/>
          <w:marBottom w:val="0"/>
          <w:divBdr>
            <w:top w:val="none" w:sz="0" w:space="0" w:color="auto"/>
            <w:left w:val="none" w:sz="0" w:space="0" w:color="auto"/>
            <w:bottom w:val="none" w:sz="0" w:space="0" w:color="auto"/>
            <w:right w:val="none" w:sz="0" w:space="0" w:color="auto"/>
          </w:divBdr>
        </w:div>
        <w:div w:id="638344780">
          <w:marLeft w:val="640"/>
          <w:marRight w:val="0"/>
          <w:marTop w:val="0"/>
          <w:marBottom w:val="0"/>
          <w:divBdr>
            <w:top w:val="none" w:sz="0" w:space="0" w:color="auto"/>
            <w:left w:val="none" w:sz="0" w:space="0" w:color="auto"/>
            <w:bottom w:val="none" w:sz="0" w:space="0" w:color="auto"/>
            <w:right w:val="none" w:sz="0" w:space="0" w:color="auto"/>
          </w:divBdr>
        </w:div>
        <w:div w:id="1044134167">
          <w:marLeft w:val="640"/>
          <w:marRight w:val="0"/>
          <w:marTop w:val="0"/>
          <w:marBottom w:val="0"/>
          <w:divBdr>
            <w:top w:val="none" w:sz="0" w:space="0" w:color="auto"/>
            <w:left w:val="none" w:sz="0" w:space="0" w:color="auto"/>
            <w:bottom w:val="none" w:sz="0" w:space="0" w:color="auto"/>
            <w:right w:val="none" w:sz="0" w:space="0" w:color="auto"/>
          </w:divBdr>
        </w:div>
        <w:div w:id="1253006626">
          <w:marLeft w:val="640"/>
          <w:marRight w:val="0"/>
          <w:marTop w:val="0"/>
          <w:marBottom w:val="0"/>
          <w:divBdr>
            <w:top w:val="none" w:sz="0" w:space="0" w:color="auto"/>
            <w:left w:val="none" w:sz="0" w:space="0" w:color="auto"/>
            <w:bottom w:val="none" w:sz="0" w:space="0" w:color="auto"/>
            <w:right w:val="none" w:sz="0" w:space="0" w:color="auto"/>
          </w:divBdr>
        </w:div>
        <w:div w:id="1317146901">
          <w:marLeft w:val="640"/>
          <w:marRight w:val="0"/>
          <w:marTop w:val="0"/>
          <w:marBottom w:val="0"/>
          <w:divBdr>
            <w:top w:val="none" w:sz="0" w:space="0" w:color="auto"/>
            <w:left w:val="none" w:sz="0" w:space="0" w:color="auto"/>
            <w:bottom w:val="none" w:sz="0" w:space="0" w:color="auto"/>
            <w:right w:val="none" w:sz="0" w:space="0" w:color="auto"/>
          </w:divBdr>
        </w:div>
        <w:div w:id="1358967116">
          <w:marLeft w:val="640"/>
          <w:marRight w:val="0"/>
          <w:marTop w:val="0"/>
          <w:marBottom w:val="0"/>
          <w:divBdr>
            <w:top w:val="none" w:sz="0" w:space="0" w:color="auto"/>
            <w:left w:val="none" w:sz="0" w:space="0" w:color="auto"/>
            <w:bottom w:val="none" w:sz="0" w:space="0" w:color="auto"/>
            <w:right w:val="none" w:sz="0" w:space="0" w:color="auto"/>
          </w:divBdr>
        </w:div>
        <w:div w:id="1359308795">
          <w:marLeft w:val="640"/>
          <w:marRight w:val="0"/>
          <w:marTop w:val="0"/>
          <w:marBottom w:val="0"/>
          <w:divBdr>
            <w:top w:val="none" w:sz="0" w:space="0" w:color="auto"/>
            <w:left w:val="none" w:sz="0" w:space="0" w:color="auto"/>
            <w:bottom w:val="none" w:sz="0" w:space="0" w:color="auto"/>
            <w:right w:val="none" w:sz="0" w:space="0" w:color="auto"/>
          </w:divBdr>
        </w:div>
        <w:div w:id="1456412032">
          <w:marLeft w:val="640"/>
          <w:marRight w:val="0"/>
          <w:marTop w:val="0"/>
          <w:marBottom w:val="0"/>
          <w:divBdr>
            <w:top w:val="none" w:sz="0" w:space="0" w:color="auto"/>
            <w:left w:val="none" w:sz="0" w:space="0" w:color="auto"/>
            <w:bottom w:val="none" w:sz="0" w:space="0" w:color="auto"/>
            <w:right w:val="none" w:sz="0" w:space="0" w:color="auto"/>
          </w:divBdr>
        </w:div>
        <w:div w:id="1636369722">
          <w:marLeft w:val="640"/>
          <w:marRight w:val="0"/>
          <w:marTop w:val="0"/>
          <w:marBottom w:val="0"/>
          <w:divBdr>
            <w:top w:val="none" w:sz="0" w:space="0" w:color="auto"/>
            <w:left w:val="none" w:sz="0" w:space="0" w:color="auto"/>
            <w:bottom w:val="none" w:sz="0" w:space="0" w:color="auto"/>
            <w:right w:val="none" w:sz="0" w:space="0" w:color="auto"/>
          </w:divBdr>
        </w:div>
        <w:div w:id="1787232884">
          <w:marLeft w:val="640"/>
          <w:marRight w:val="0"/>
          <w:marTop w:val="0"/>
          <w:marBottom w:val="0"/>
          <w:divBdr>
            <w:top w:val="none" w:sz="0" w:space="0" w:color="auto"/>
            <w:left w:val="none" w:sz="0" w:space="0" w:color="auto"/>
            <w:bottom w:val="none" w:sz="0" w:space="0" w:color="auto"/>
            <w:right w:val="none" w:sz="0" w:space="0" w:color="auto"/>
          </w:divBdr>
        </w:div>
      </w:divsChild>
    </w:div>
    <w:div w:id="109054278">
      <w:bodyDiv w:val="1"/>
      <w:marLeft w:val="0"/>
      <w:marRight w:val="0"/>
      <w:marTop w:val="0"/>
      <w:marBottom w:val="0"/>
      <w:divBdr>
        <w:top w:val="none" w:sz="0" w:space="0" w:color="auto"/>
        <w:left w:val="none" w:sz="0" w:space="0" w:color="auto"/>
        <w:bottom w:val="none" w:sz="0" w:space="0" w:color="auto"/>
        <w:right w:val="none" w:sz="0" w:space="0" w:color="auto"/>
      </w:divBdr>
      <w:divsChild>
        <w:div w:id="149365880">
          <w:marLeft w:val="640"/>
          <w:marRight w:val="0"/>
          <w:marTop w:val="0"/>
          <w:marBottom w:val="0"/>
          <w:divBdr>
            <w:top w:val="none" w:sz="0" w:space="0" w:color="auto"/>
            <w:left w:val="none" w:sz="0" w:space="0" w:color="auto"/>
            <w:bottom w:val="none" w:sz="0" w:space="0" w:color="auto"/>
            <w:right w:val="none" w:sz="0" w:space="0" w:color="auto"/>
          </w:divBdr>
        </w:div>
        <w:div w:id="1604924405">
          <w:marLeft w:val="640"/>
          <w:marRight w:val="0"/>
          <w:marTop w:val="0"/>
          <w:marBottom w:val="0"/>
          <w:divBdr>
            <w:top w:val="none" w:sz="0" w:space="0" w:color="auto"/>
            <w:left w:val="none" w:sz="0" w:space="0" w:color="auto"/>
            <w:bottom w:val="none" w:sz="0" w:space="0" w:color="auto"/>
            <w:right w:val="none" w:sz="0" w:space="0" w:color="auto"/>
          </w:divBdr>
        </w:div>
        <w:div w:id="892429871">
          <w:marLeft w:val="640"/>
          <w:marRight w:val="0"/>
          <w:marTop w:val="0"/>
          <w:marBottom w:val="0"/>
          <w:divBdr>
            <w:top w:val="none" w:sz="0" w:space="0" w:color="auto"/>
            <w:left w:val="none" w:sz="0" w:space="0" w:color="auto"/>
            <w:bottom w:val="none" w:sz="0" w:space="0" w:color="auto"/>
            <w:right w:val="none" w:sz="0" w:space="0" w:color="auto"/>
          </w:divBdr>
        </w:div>
        <w:div w:id="385639388">
          <w:marLeft w:val="640"/>
          <w:marRight w:val="0"/>
          <w:marTop w:val="0"/>
          <w:marBottom w:val="0"/>
          <w:divBdr>
            <w:top w:val="none" w:sz="0" w:space="0" w:color="auto"/>
            <w:left w:val="none" w:sz="0" w:space="0" w:color="auto"/>
            <w:bottom w:val="none" w:sz="0" w:space="0" w:color="auto"/>
            <w:right w:val="none" w:sz="0" w:space="0" w:color="auto"/>
          </w:divBdr>
        </w:div>
        <w:div w:id="361325341">
          <w:marLeft w:val="640"/>
          <w:marRight w:val="0"/>
          <w:marTop w:val="0"/>
          <w:marBottom w:val="0"/>
          <w:divBdr>
            <w:top w:val="none" w:sz="0" w:space="0" w:color="auto"/>
            <w:left w:val="none" w:sz="0" w:space="0" w:color="auto"/>
            <w:bottom w:val="none" w:sz="0" w:space="0" w:color="auto"/>
            <w:right w:val="none" w:sz="0" w:space="0" w:color="auto"/>
          </w:divBdr>
        </w:div>
        <w:div w:id="2108429798">
          <w:marLeft w:val="640"/>
          <w:marRight w:val="0"/>
          <w:marTop w:val="0"/>
          <w:marBottom w:val="0"/>
          <w:divBdr>
            <w:top w:val="none" w:sz="0" w:space="0" w:color="auto"/>
            <w:left w:val="none" w:sz="0" w:space="0" w:color="auto"/>
            <w:bottom w:val="none" w:sz="0" w:space="0" w:color="auto"/>
            <w:right w:val="none" w:sz="0" w:space="0" w:color="auto"/>
          </w:divBdr>
        </w:div>
        <w:div w:id="1990597124">
          <w:marLeft w:val="640"/>
          <w:marRight w:val="0"/>
          <w:marTop w:val="0"/>
          <w:marBottom w:val="0"/>
          <w:divBdr>
            <w:top w:val="none" w:sz="0" w:space="0" w:color="auto"/>
            <w:left w:val="none" w:sz="0" w:space="0" w:color="auto"/>
            <w:bottom w:val="none" w:sz="0" w:space="0" w:color="auto"/>
            <w:right w:val="none" w:sz="0" w:space="0" w:color="auto"/>
          </w:divBdr>
        </w:div>
        <w:div w:id="951517267">
          <w:marLeft w:val="640"/>
          <w:marRight w:val="0"/>
          <w:marTop w:val="0"/>
          <w:marBottom w:val="0"/>
          <w:divBdr>
            <w:top w:val="none" w:sz="0" w:space="0" w:color="auto"/>
            <w:left w:val="none" w:sz="0" w:space="0" w:color="auto"/>
            <w:bottom w:val="none" w:sz="0" w:space="0" w:color="auto"/>
            <w:right w:val="none" w:sz="0" w:space="0" w:color="auto"/>
          </w:divBdr>
        </w:div>
        <w:div w:id="1965650884">
          <w:marLeft w:val="640"/>
          <w:marRight w:val="0"/>
          <w:marTop w:val="0"/>
          <w:marBottom w:val="0"/>
          <w:divBdr>
            <w:top w:val="none" w:sz="0" w:space="0" w:color="auto"/>
            <w:left w:val="none" w:sz="0" w:space="0" w:color="auto"/>
            <w:bottom w:val="none" w:sz="0" w:space="0" w:color="auto"/>
            <w:right w:val="none" w:sz="0" w:space="0" w:color="auto"/>
          </w:divBdr>
        </w:div>
        <w:div w:id="805198890">
          <w:marLeft w:val="640"/>
          <w:marRight w:val="0"/>
          <w:marTop w:val="0"/>
          <w:marBottom w:val="0"/>
          <w:divBdr>
            <w:top w:val="none" w:sz="0" w:space="0" w:color="auto"/>
            <w:left w:val="none" w:sz="0" w:space="0" w:color="auto"/>
            <w:bottom w:val="none" w:sz="0" w:space="0" w:color="auto"/>
            <w:right w:val="none" w:sz="0" w:space="0" w:color="auto"/>
          </w:divBdr>
        </w:div>
        <w:div w:id="1483548984">
          <w:marLeft w:val="640"/>
          <w:marRight w:val="0"/>
          <w:marTop w:val="0"/>
          <w:marBottom w:val="0"/>
          <w:divBdr>
            <w:top w:val="none" w:sz="0" w:space="0" w:color="auto"/>
            <w:left w:val="none" w:sz="0" w:space="0" w:color="auto"/>
            <w:bottom w:val="none" w:sz="0" w:space="0" w:color="auto"/>
            <w:right w:val="none" w:sz="0" w:space="0" w:color="auto"/>
          </w:divBdr>
        </w:div>
        <w:div w:id="1209951751">
          <w:marLeft w:val="640"/>
          <w:marRight w:val="0"/>
          <w:marTop w:val="0"/>
          <w:marBottom w:val="0"/>
          <w:divBdr>
            <w:top w:val="none" w:sz="0" w:space="0" w:color="auto"/>
            <w:left w:val="none" w:sz="0" w:space="0" w:color="auto"/>
            <w:bottom w:val="none" w:sz="0" w:space="0" w:color="auto"/>
            <w:right w:val="none" w:sz="0" w:space="0" w:color="auto"/>
          </w:divBdr>
        </w:div>
        <w:div w:id="236599459">
          <w:marLeft w:val="640"/>
          <w:marRight w:val="0"/>
          <w:marTop w:val="0"/>
          <w:marBottom w:val="0"/>
          <w:divBdr>
            <w:top w:val="none" w:sz="0" w:space="0" w:color="auto"/>
            <w:left w:val="none" w:sz="0" w:space="0" w:color="auto"/>
            <w:bottom w:val="none" w:sz="0" w:space="0" w:color="auto"/>
            <w:right w:val="none" w:sz="0" w:space="0" w:color="auto"/>
          </w:divBdr>
        </w:div>
        <w:div w:id="1734161720">
          <w:marLeft w:val="640"/>
          <w:marRight w:val="0"/>
          <w:marTop w:val="0"/>
          <w:marBottom w:val="0"/>
          <w:divBdr>
            <w:top w:val="none" w:sz="0" w:space="0" w:color="auto"/>
            <w:left w:val="none" w:sz="0" w:space="0" w:color="auto"/>
            <w:bottom w:val="none" w:sz="0" w:space="0" w:color="auto"/>
            <w:right w:val="none" w:sz="0" w:space="0" w:color="auto"/>
          </w:divBdr>
        </w:div>
        <w:div w:id="340085369">
          <w:marLeft w:val="640"/>
          <w:marRight w:val="0"/>
          <w:marTop w:val="0"/>
          <w:marBottom w:val="0"/>
          <w:divBdr>
            <w:top w:val="none" w:sz="0" w:space="0" w:color="auto"/>
            <w:left w:val="none" w:sz="0" w:space="0" w:color="auto"/>
            <w:bottom w:val="none" w:sz="0" w:space="0" w:color="auto"/>
            <w:right w:val="none" w:sz="0" w:space="0" w:color="auto"/>
          </w:divBdr>
        </w:div>
        <w:div w:id="1104692889">
          <w:marLeft w:val="640"/>
          <w:marRight w:val="0"/>
          <w:marTop w:val="0"/>
          <w:marBottom w:val="0"/>
          <w:divBdr>
            <w:top w:val="none" w:sz="0" w:space="0" w:color="auto"/>
            <w:left w:val="none" w:sz="0" w:space="0" w:color="auto"/>
            <w:bottom w:val="none" w:sz="0" w:space="0" w:color="auto"/>
            <w:right w:val="none" w:sz="0" w:space="0" w:color="auto"/>
          </w:divBdr>
        </w:div>
        <w:div w:id="1189491572">
          <w:marLeft w:val="640"/>
          <w:marRight w:val="0"/>
          <w:marTop w:val="0"/>
          <w:marBottom w:val="0"/>
          <w:divBdr>
            <w:top w:val="none" w:sz="0" w:space="0" w:color="auto"/>
            <w:left w:val="none" w:sz="0" w:space="0" w:color="auto"/>
            <w:bottom w:val="none" w:sz="0" w:space="0" w:color="auto"/>
            <w:right w:val="none" w:sz="0" w:space="0" w:color="auto"/>
          </w:divBdr>
        </w:div>
        <w:div w:id="721051882">
          <w:marLeft w:val="640"/>
          <w:marRight w:val="0"/>
          <w:marTop w:val="0"/>
          <w:marBottom w:val="0"/>
          <w:divBdr>
            <w:top w:val="none" w:sz="0" w:space="0" w:color="auto"/>
            <w:left w:val="none" w:sz="0" w:space="0" w:color="auto"/>
            <w:bottom w:val="none" w:sz="0" w:space="0" w:color="auto"/>
            <w:right w:val="none" w:sz="0" w:space="0" w:color="auto"/>
          </w:divBdr>
        </w:div>
        <w:div w:id="656806022">
          <w:marLeft w:val="640"/>
          <w:marRight w:val="0"/>
          <w:marTop w:val="0"/>
          <w:marBottom w:val="0"/>
          <w:divBdr>
            <w:top w:val="none" w:sz="0" w:space="0" w:color="auto"/>
            <w:left w:val="none" w:sz="0" w:space="0" w:color="auto"/>
            <w:bottom w:val="none" w:sz="0" w:space="0" w:color="auto"/>
            <w:right w:val="none" w:sz="0" w:space="0" w:color="auto"/>
          </w:divBdr>
        </w:div>
        <w:div w:id="241570335">
          <w:marLeft w:val="640"/>
          <w:marRight w:val="0"/>
          <w:marTop w:val="0"/>
          <w:marBottom w:val="0"/>
          <w:divBdr>
            <w:top w:val="none" w:sz="0" w:space="0" w:color="auto"/>
            <w:left w:val="none" w:sz="0" w:space="0" w:color="auto"/>
            <w:bottom w:val="none" w:sz="0" w:space="0" w:color="auto"/>
            <w:right w:val="none" w:sz="0" w:space="0" w:color="auto"/>
          </w:divBdr>
        </w:div>
        <w:div w:id="669059559">
          <w:marLeft w:val="640"/>
          <w:marRight w:val="0"/>
          <w:marTop w:val="0"/>
          <w:marBottom w:val="0"/>
          <w:divBdr>
            <w:top w:val="none" w:sz="0" w:space="0" w:color="auto"/>
            <w:left w:val="none" w:sz="0" w:space="0" w:color="auto"/>
            <w:bottom w:val="none" w:sz="0" w:space="0" w:color="auto"/>
            <w:right w:val="none" w:sz="0" w:space="0" w:color="auto"/>
          </w:divBdr>
        </w:div>
        <w:div w:id="1367562098">
          <w:marLeft w:val="640"/>
          <w:marRight w:val="0"/>
          <w:marTop w:val="0"/>
          <w:marBottom w:val="0"/>
          <w:divBdr>
            <w:top w:val="none" w:sz="0" w:space="0" w:color="auto"/>
            <w:left w:val="none" w:sz="0" w:space="0" w:color="auto"/>
            <w:bottom w:val="none" w:sz="0" w:space="0" w:color="auto"/>
            <w:right w:val="none" w:sz="0" w:space="0" w:color="auto"/>
          </w:divBdr>
        </w:div>
        <w:div w:id="1403983278">
          <w:marLeft w:val="640"/>
          <w:marRight w:val="0"/>
          <w:marTop w:val="0"/>
          <w:marBottom w:val="0"/>
          <w:divBdr>
            <w:top w:val="none" w:sz="0" w:space="0" w:color="auto"/>
            <w:left w:val="none" w:sz="0" w:space="0" w:color="auto"/>
            <w:bottom w:val="none" w:sz="0" w:space="0" w:color="auto"/>
            <w:right w:val="none" w:sz="0" w:space="0" w:color="auto"/>
          </w:divBdr>
        </w:div>
        <w:div w:id="1627198538">
          <w:marLeft w:val="640"/>
          <w:marRight w:val="0"/>
          <w:marTop w:val="0"/>
          <w:marBottom w:val="0"/>
          <w:divBdr>
            <w:top w:val="none" w:sz="0" w:space="0" w:color="auto"/>
            <w:left w:val="none" w:sz="0" w:space="0" w:color="auto"/>
            <w:bottom w:val="none" w:sz="0" w:space="0" w:color="auto"/>
            <w:right w:val="none" w:sz="0" w:space="0" w:color="auto"/>
          </w:divBdr>
        </w:div>
        <w:div w:id="398745585">
          <w:marLeft w:val="640"/>
          <w:marRight w:val="0"/>
          <w:marTop w:val="0"/>
          <w:marBottom w:val="0"/>
          <w:divBdr>
            <w:top w:val="none" w:sz="0" w:space="0" w:color="auto"/>
            <w:left w:val="none" w:sz="0" w:space="0" w:color="auto"/>
            <w:bottom w:val="none" w:sz="0" w:space="0" w:color="auto"/>
            <w:right w:val="none" w:sz="0" w:space="0" w:color="auto"/>
          </w:divBdr>
        </w:div>
        <w:div w:id="1083377958">
          <w:marLeft w:val="640"/>
          <w:marRight w:val="0"/>
          <w:marTop w:val="0"/>
          <w:marBottom w:val="0"/>
          <w:divBdr>
            <w:top w:val="none" w:sz="0" w:space="0" w:color="auto"/>
            <w:left w:val="none" w:sz="0" w:space="0" w:color="auto"/>
            <w:bottom w:val="none" w:sz="0" w:space="0" w:color="auto"/>
            <w:right w:val="none" w:sz="0" w:space="0" w:color="auto"/>
          </w:divBdr>
        </w:div>
        <w:div w:id="1510178148">
          <w:marLeft w:val="640"/>
          <w:marRight w:val="0"/>
          <w:marTop w:val="0"/>
          <w:marBottom w:val="0"/>
          <w:divBdr>
            <w:top w:val="none" w:sz="0" w:space="0" w:color="auto"/>
            <w:left w:val="none" w:sz="0" w:space="0" w:color="auto"/>
            <w:bottom w:val="none" w:sz="0" w:space="0" w:color="auto"/>
            <w:right w:val="none" w:sz="0" w:space="0" w:color="auto"/>
          </w:divBdr>
        </w:div>
        <w:div w:id="1342514749">
          <w:marLeft w:val="640"/>
          <w:marRight w:val="0"/>
          <w:marTop w:val="0"/>
          <w:marBottom w:val="0"/>
          <w:divBdr>
            <w:top w:val="none" w:sz="0" w:space="0" w:color="auto"/>
            <w:left w:val="none" w:sz="0" w:space="0" w:color="auto"/>
            <w:bottom w:val="none" w:sz="0" w:space="0" w:color="auto"/>
            <w:right w:val="none" w:sz="0" w:space="0" w:color="auto"/>
          </w:divBdr>
        </w:div>
        <w:div w:id="627275807">
          <w:marLeft w:val="640"/>
          <w:marRight w:val="0"/>
          <w:marTop w:val="0"/>
          <w:marBottom w:val="0"/>
          <w:divBdr>
            <w:top w:val="none" w:sz="0" w:space="0" w:color="auto"/>
            <w:left w:val="none" w:sz="0" w:space="0" w:color="auto"/>
            <w:bottom w:val="none" w:sz="0" w:space="0" w:color="auto"/>
            <w:right w:val="none" w:sz="0" w:space="0" w:color="auto"/>
          </w:divBdr>
        </w:div>
        <w:div w:id="118651404">
          <w:marLeft w:val="640"/>
          <w:marRight w:val="0"/>
          <w:marTop w:val="0"/>
          <w:marBottom w:val="0"/>
          <w:divBdr>
            <w:top w:val="none" w:sz="0" w:space="0" w:color="auto"/>
            <w:left w:val="none" w:sz="0" w:space="0" w:color="auto"/>
            <w:bottom w:val="none" w:sz="0" w:space="0" w:color="auto"/>
            <w:right w:val="none" w:sz="0" w:space="0" w:color="auto"/>
          </w:divBdr>
        </w:div>
        <w:div w:id="1576932704">
          <w:marLeft w:val="640"/>
          <w:marRight w:val="0"/>
          <w:marTop w:val="0"/>
          <w:marBottom w:val="0"/>
          <w:divBdr>
            <w:top w:val="none" w:sz="0" w:space="0" w:color="auto"/>
            <w:left w:val="none" w:sz="0" w:space="0" w:color="auto"/>
            <w:bottom w:val="none" w:sz="0" w:space="0" w:color="auto"/>
            <w:right w:val="none" w:sz="0" w:space="0" w:color="auto"/>
          </w:divBdr>
        </w:div>
        <w:div w:id="1940094689">
          <w:marLeft w:val="640"/>
          <w:marRight w:val="0"/>
          <w:marTop w:val="0"/>
          <w:marBottom w:val="0"/>
          <w:divBdr>
            <w:top w:val="none" w:sz="0" w:space="0" w:color="auto"/>
            <w:left w:val="none" w:sz="0" w:space="0" w:color="auto"/>
            <w:bottom w:val="none" w:sz="0" w:space="0" w:color="auto"/>
            <w:right w:val="none" w:sz="0" w:space="0" w:color="auto"/>
          </w:divBdr>
        </w:div>
        <w:div w:id="1518813665">
          <w:marLeft w:val="640"/>
          <w:marRight w:val="0"/>
          <w:marTop w:val="0"/>
          <w:marBottom w:val="0"/>
          <w:divBdr>
            <w:top w:val="none" w:sz="0" w:space="0" w:color="auto"/>
            <w:left w:val="none" w:sz="0" w:space="0" w:color="auto"/>
            <w:bottom w:val="none" w:sz="0" w:space="0" w:color="auto"/>
            <w:right w:val="none" w:sz="0" w:space="0" w:color="auto"/>
          </w:divBdr>
        </w:div>
        <w:div w:id="1875538345">
          <w:marLeft w:val="640"/>
          <w:marRight w:val="0"/>
          <w:marTop w:val="0"/>
          <w:marBottom w:val="0"/>
          <w:divBdr>
            <w:top w:val="none" w:sz="0" w:space="0" w:color="auto"/>
            <w:left w:val="none" w:sz="0" w:space="0" w:color="auto"/>
            <w:bottom w:val="none" w:sz="0" w:space="0" w:color="auto"/>
            <w:right w:val="none" w:sz="0" w:space="0" w:color="auto"/>
          </w:divBdr>
        </w:div>
        <w:div w:id="1527255949">
          <w:marLeft w:val="640"/>
          <w:marRight w:val="0"/>
          <w:marTop w:val="0"/>
          <w:marBottom w:val="0"/>
          <w:divBdr>
            <w:top w:val="none" w:sz="0" w:space="0" w:color="auto"/>
            <w:left w:val="none" w:sz="0" w:space="0" w:color="auto"/>
            <w:bottom w:val="none" w:sz="0" w:space="0" w:color="auto"/>
            <w:right w:val="none" w:sz="0" w:space="0" w:color="auto"/>
          </w:divBdr>
        </w:div>
        <w:div w:id="2096782674">
          <w:marLeft w:val="640"/>
          <w:marRight w:val="0"/>
          <w:marTop w:val="0"/>
          <w:marBottom w:val="0"/>
          <w:divBdr>
            <w:top w:val="none" w:sz="0" w:space="0" w:color="auto"/>
            <w:left w:val="none" w:sz="0" w:space="0" w:color="auto"/>
            <w:bottom w:val="none" w:sz="0" w:space="0" w:color="auto"/>
            <w:right w:val="none" w:sz="0" w:space="0" w:color="auto"/>
          </w:divBdr>
        </w:div>
      </w:divsChild>
    </w:div>
    <w:div w:id="110168426">
      <w:bodyDiv w:val="1"/>
      <w:marLeft w:val="0"/>
      <w:marRight w:val="0"/>
      <w:marTop w:val="0"/>
      <w:marBottom w:val="0"/>
      <w:divBdr>
        <w:top w:val="none" w:sz="0" w:space="0" w:color="auto"/>
        <w:left w:val="none" w:sz="0" w:space="0" w:color="auto"/>
        <w:bottom w:val="none" w:sz="0" w:space="0" w:color="auto"/>
        <w:right w:val="none" w:sz="0" w:space="0" w:color="auto"/>
      </w:divBdr>
      <w:divsChild>
        <w:div w:id="262107290">
          <w:marLeft w:val="640"/>
          <w:marRight w:val="0"/>
          <w:marTop w:val="0"/>
          <w:marBottom w:val="0"/>
          <w:divBdr>
            <w:top w:val="none" w:sz="0" w:space="0" w:color="auto"/>
            <w:left w:val="none" w:sz="0" w:space="0" w:color="auto"/>
            <w:bottom w:val="none" w:sz="0" w:space="0" w:color="auto"/>
            <w:right w:val="none" w:sz="0" w:space="0" w:color="auto"/>
          </w:divBdr>
        </w:div>
        <w:div w:id="314339803">
          <w:marLeft w:val="640"/>
          <w:marRight w:val="0"/>
          <w:marTop w:val="0"/>
          <w:marBottom w:val="0"/>
          <w:divBdr>
            <w:top w:val="none" w:sz="0" w:space="0" w:color="auto"/>
            <w:left w:val="none" w:sz="0" w:space="0" w:color="auto"/>
            <w:bottom w:val="none" w:sz="0" w:space="0" w:color="auto"/>
            <w:right w:val="none" w:sz="0" w:space="0" w:color="auto"/>
          </w:divBdr>
        </w:div>
        <w:div w:id="409230778">
          <w:marLeft w:val="640"/>
          <w:marRight w:val="0"/>
          <w:marTop w:val="0"/>
          <w:marBottom w:val="0"/>
          <w:divBdr>
            <w:top w:val="none" w:sz="0" w:space="0" w:color="auto"/>
            <w:left w:val="none" w:sz="0" w:space="0" w:color="auto"/>
            <w:bottom w:val="none" w:sz="0" w:space="0" w:color="auto"/>
            <w:right w:val="none" w:sz="0" w:space="0" w:color="auto"/>
          </w:divBdr>
        </w:div>
        <w:div w:id="506022818">
          <w:marLeft w:val="640"/>
          <w:marRight w:val="0"/>
          <w:marTop w:val="0"/>
          <w:marBottom w:val="0"/>
          <w:divBdr>
            <w:top w:val="none" w:sz="0" w:space="0" w:color="auto"/>
            <w:left w:val="none" w:sz="0" w:space="0" w:color="auto"/>
            <w:bottom w:val="none" w:sz="0" w:space="0" w:color="auto"/>
            <w:right w:val="none" w:sz="0" w:space="0" w:color="auto"/>
          </w:divBdr>
        </w:div>
        <w:div w:id="1000427913">
          <w:marLeft w:val="640"/>
          <w:marRight w:val="0"/>
          <w:marTop w:val="0"/>
          <w:marBottom w:val="0"/>
          <w:divBdr>
            <w:top w:val="none" w:sz="0" w:space="0" w:color="auto"/>
            <w:left w:val="none" w:sz="0" w:space="0" w:color="auto"/>
            <w:bottom w:val="none" w:sz="0" w:space="0" w:color="auto"/>
            <w:right w:val="none" w:sz="0" w:space="0" w:color="auto"/>
          </w:divBdr>
        </w:div>
        <w:div w:id="1105342519">
          <w:marLeft w:val="640"/>
          <w:marRight w:val="0"/>
          <w:marTop w:val="0"/>
          <w:marBottom w:val="0"/>
          <w:divBdr>
            <w:top w:val="none" w:sz="0" w:space="0" w:color="auto"/>
            <w:left w:val="none" w:sz="0" w:space="0" w:color="auto"/>
            <w:bottom w:val="none" w:sz="0" w:space="0" w:color="auto"/>
            <w:right w:val="none" w:sz="0" w:space="0" w:color="auto"/>
          </w:divBdr>
        </w:div>
        <w:div w:id="1226916522">
          <w:marLeft w:val="640"/>
          <w:marRight w:val="0"/>
          <w:marTop w:val="0"/>
          <w:marBottom w:val="0"/>
          <w:divBdr>
            <w:top w:val="none" w:sz="0" w:space="0" w:color="auto"/>
            <w:left w:val="none" w:sz="0" w:space="0" w:color="auto"/>
            <w:bottom w:val="none" w:sz="0" w:space="0" w:color="auto"/>
            <w:right w:val="none" w:sz="0" w:space="0" w:color="auto"/>
          </w:divBdr>
        </w:div>
        <w:div w:id="1513181775">
          <w:marLeft w:val="640"/>
          <w:marRight w:val="0"/>
          <w:marTop w:val="0"/>
          <w:marBottom w:val="0"/>
          <w:divBdr>
            <w:top w:val="none" w:sz="0" w:space="0" w:color="auto"/>
            <w:left w:val="none" w:sz="0" w:space="0" w:color="auto"/>
            <w:bottom w:val="none" w:sz="0" w:space="0" w:color="auto"/>
            <w:right w:val="none" w:sz="0" w:space="0" w:color="auto"/>
          </w:divBdr>
        </w:div>
        <w:div w:id="1568496722">
          <w:marLeft w:val="640"/>
          <w:marRight w:val="0"/>
          <w:marTop w:val="0"/>
          <w:marBottom w:val="0"/>
          <w:divBdr>
            <w:top w:val="none" w:sz="0" w:space="0" w:color="auto"/>
            <w:left w:val="none" w:sz="0" w:space="0" w:color="auto"/>
            <w:bottom w:val="none" w:sz="0" w:space="0" w:color="auto"/>
            <w:right w:val="none" w:sz="0" w:space="0" w:color="auto"/>
          </w:divBdr>
        </w:div>
        <w:div w:id="1898276217">
          <w:marLeft w:val="640"/>
          <w:marRight w:val="0"/>
          <w:marTop w:val="0"/>
          <w:marBottom w:val="0"/>
          <w:divBdr>
            <w:top w:val="none" w:sz="0" w:space="0" w:color="auto"/>
            <w:left w:val="none" w:sz="0" w:space="0" w:color="auto"/>
            <w:bottom w:val="none" w:sz="0" w:space="0" w:color="auto"/>
            <w:right w:val="none" w:sz="0" w:space="0" w:color="auto"/>
          </w:divBdr>
        </w:div>
        <w:div w:id="2014648789">
          <w:marLeft w:val="640"/>
          <w:marRight w:val="0"/>
          <w:marTop w:val="0"/>
          <w:marBottom w:val="0"/>
          <w:divBdr>
            <w:top w:val="none" w:sz="0" w:space="0" w:color="auto"/>
            <w:left w:val="none" w:sz="0" w:space="0" w:color="auto"/>
            <w:bottom w:val="none" w:sz="0" w:space="0" w:color="auto"/>
            <w:right w:val="none" w:sz="0" w:space="0" w:color="auto"/>
          </w:divBdr>
        </w:div>
      </w:divsChild>
    </w:div>
    <w:div w:id="114834615">
      <w:bodyDiv w:val="1"/>
      <w:marLeft w:val="0"/>
      <w:marRight w:val="0"/>
      <w:marTop w:val="0"/>
      <w:marBottom w:val="0"/>
      <w:divBdr>
        <w:top w:val="none" w:sz="0" w:space="0" w:color="auto"/>
        <w:left w:val="none" w:sz="0" w:space="0" w:color="auto"/>
        <w:bottom w:val="none" w:sz="0" w:space="0" w:color="auto"/>
        <w:right w:val="none" w:sz="0" w:space="0" w:color="auto"/>
      </w:divBdr>
      <w:divsChild>
        <w:div w:id="9839444">
          <w:marLeft w:val="640"/>
          <w:marRight w:val="0"/>
          <w:marTop w:val="0"/>
          <w:marBottom w:val="0"/>
          <w:divBdr>
            <w:top w:val="none" w:sz="0" w:space="0" w:color="auto"/>
            <w:left w:val="none" w:sz="0" w:space="0" w:color="auto"/>
            <w:bottom w:val="none" w:sz="0" w:space="0" w:color="auto"/>
            <w:right w:val="none" w:sz="0" w:space="0" w:color="auto"/>
          </w:divBdr>
        </w:div>
        <w:div w:id="125510288">
          <w:marLeft w:val="640"/>
          <w:marRight w:val="0"/>
          <w:marTop w:val="0"/>
          <w:marBottom w:val="0"/>
          <w:divBdr>
            <w:top w:val="none" w:sz="0" w:space="0" w:color="auto"/>
            <w:left w:val="none" w:sz="0" w:space="0" w:color="auto"/>
            <w:bottom w:val="none" w:sz="0" w:space="0" w:color="auto"/>
            <w:right w:val="none" w:sz="0" w:space="0" w:color="auto"/>
          </w:divBdr>
        </w:div>
        <w:div w:id="184290999">
          <w:marLeft w:val="640"/>
          <w:marRight w:val="0"/>
          <w:marTop w:val="0"/>
          <w:marBottom w:val="0"/>
          <w:divBdr>
            <w:top w:val="none" w:sz="0" w:space="0" w:color="auto"/>
            <w:left w:val="none" w:sz="0" w:space="0" w:color="auto"/>
            <w:bottom w:val="none" w:sz="0" w:space="0" w:color="auto"/>
            <w:right w:val="none" w:sz="0" w:space="0" w:color="auto"/>
          </w:divBdr>
        </w:div>
        <w:div w:id="261185962">
          <w:marLeft w:val="640"/>
          <w:marRight w:val="0"/>
          <w:marTop w:val="0"/>
          <w:marBottom w:val="0"/>
          <w:divBdr>
            <w:top w:val="none" w:sz="0" w:space="0" w:color="auto"/>
            <w:left w:val="none" w:sz="0" w:space="0" w:color="auto"/>
            <w:bottom w:val="none" w:sz="0" w:space="0" w:color="auto"/>
            <w:right w:val="none" w:sz="0" w:space="0" w:color="auto"/>
          </w:divBdr>
        </w:div>
        <w:div w:id="280769643">
          <w:marLeft w:val="640"/>
          <w:marRight w:val="0"/>
          <w:marTop w:val="0"/>
          <w:marBottom w:val="0"/>
          <w:divBdr>
            <w:top w:val="none" w:sz="0" w:space="0" w:color="auto"/>
            <w:left w:val="none" w:sz="0" w:space="0" w:color="auto"/>
            <w:bottom w:val="none" w:sz="0" w:space="0" w:color="auto"/>
            <w:right w:val="none" w:sz="0" w:space="0" w:color="auto"/>
          </w:divBdr>
        </w:div>
        <w:div w:id="516697219">
          <w:marLeft w:val="640"/>
          <w:marRight w:val="0"/>
          <w:marTop w:val="0"/>
          <w:marBottom w:val="0"/>
          <w:divBdr>
            <w:top w:val="none" w:sz="0" w:space="0" w:color="auto"/>
            <w:left w:val="none" w:sz="0" w:space="0" w:color="auto"/>
            <w:bottom w:val="none" w:sz="0" w:space="0" w:color="auto"/>
            <w:right w:val="none" w:sz="0" w:space="0" w:color="auto"/>
          </w:divBdr>
        </w:div>
        <w:div w:id="584535671">
          <w:marLeft w:val="640"/>
          <w:marRight w:val="0"/>
          <w:marTop w:val="0"/>
          <w:marBottom w:val="0"/>
          <w:divBdr>
            <w:top w:val="none" w:sz="0" w:space="0" w:color="auto"/>
            <w:left w:val="none" w:sz="0" w:space="0" w:color="auto"/>
            <w:bottom w:val="none" w:sz="0" w:space="0" w:color="auto"/>
            <w:right w:val="none" w:sz="0" w:space="0" w:color="auto"/>
          </w:divBdr>
        </w:div>
        <w:div w:id="782967064">
          <w:marLeft w:val="640"/>
          <w:marRight w:val="0"/>
          <w:marTop w:val="0"/>
          <w:marBottom w:val="0"/>
          <w:divBdr>
            <w:top w:val="none" w:sz="0" w:space="0" w:color="auto"/>
            <w:left w:val="none" w:sz="0" w:space="0" w:color="auto"/>
            <w:bottom w:val="none" w:sz="0" w:space="0" w:color="auto"/>
            <w:right w:val="none" w:sz="0" w:space="0" w:color="auto"/>
          </w:divBdr>
        </w:div>
        <w:div w:id="987443584">
          <w:marLeft w:val="640"/>
          <w:marRight w:val="0"/>
          <w:marTop w:val="0"/>
          <w:marBottom w:val="0"/>
          <w:divBdr>
            <w:top w:val="none" w:sz="0" w:space="0" w:color="auto"/>
            <w:left w:val="none" w:sz="0" w:space="0" w:color="auto"/>
            <w:bottom w:val="none" w:sz="0" w:space="0" w:color="auto"/>
            <w:right w:val="none" w:sz="0" w:space="0" w:color="auto"/>
          </w:divBdr>
        </w:div>
        <w:div w:id="1047876952">
          <w:marLeft w:val="640"/>
          <w:marRight w:val="0"/>
          <w:marTop w:val="0"/>
          <w:marBottom w:val="0"/>
          <w:divBdr>
            <w:top w:val="none" w:sz="0" w:space="0" w:color="auto"/>
            <w:left w:val="none" w:sz="0" w:space="0" w:color="auto"/>
            <w:bottom w:val="none" w:sz="0" w:space="0" w:color="auto"/>
            <w:right w:val="none" w:sz="0" w:space="0" w:color="auto"/>
          </w:divBdr>
        </w:div>
        <w:div w:id="1229458774">
          <w:marLeft w:val="640"/>
          <w:marRight w:val="0"/>
          <w:marTop w:val="0"/>
          <w:marBottom w:val="0"/>
          <w:divBdr>
            <w:top w:val="none" w:sz="0" w:space="0" w:color="auto"/>
            <w:left w:val="none" w:sz="0" w:space="0" w:color="auto"/>
            <w:bottom w:val="none" w:sz="0" w:space="0" w:color="auto"/>
            <w:right w:val="none" w:sz="0" w:space="0" w:color="auto"/>
          </w:divBdr>
        </w:div>
        <w:div w:id="1497569295">
          <w:marLeft w:val="640"/>
          <w:marRight w:val="0"/>
          <w:marTop w:val="0"/>
          <w:marBottom w:val="0"/>
          <w:divBdr>
            <w:top w:val="none" w:sz="0" w:space="0" w:color="auto"/>
            <w:left w:val="none" w:sz="0" w:space="0" w:color="auto"/>
            <w:bottom w:val="none" w:sz="0" w:space="0" w:color="auto"/>
            <w:right w:val="none" w:sz="0" w:space="0" w:color="auto"/>
          </w:divBdr>
        </w:div>
        <w:div w:id="1556240110">
          <w:marLeft w:val="640"/>
          <w:marRight w:val="0"/>
          <w:marTop w:val="0"/>
          <w:marBottom w:val="0"/>
          <w:divBdr>
            <w:top w:val="none" w:sz="0" w:space="0" w:color="auto"/>
            <w:left w:val="none" w:sz="0" w:space="0" w:color="auto"/>
            <w:bottom w:val="none" w:sz="0" w:space="0" w:color="auto"/>
            <w:right w:val="none" w:sz="0" w:space="0" w:color="auto"/>
          </w:divBdr>
        </w:div>
        <w:div w:id="1628271260">
          <w:marLeft w:val="640"/>
          <w:marRight w:val="0"/>
          <w:marTop w:val="0"/>
          <w:marBottom w:val="0"/>
          <w:divBdr>
            <w:top w:val="none" w:sz="0" w:space="0" w:color="auto"/>
            <w:left w:val="none" w:sz="0" w:space="0" w:color="auto"/>
            <w:bottom w:val="none" w:sz="0" w:space="0" w:color="auto"/>
            <w:right w:val="none" w:sz="0" w:space="0" w:color="auto"/>
          </w:divBdr>
        </w:div>
        <w:div w:id="1661884914">
          <w:marLeft w:val="640"/>
          <w:marRight w:val="0"/>
          <w:marTop w:val="0"/>
          <w:marBottom w:val="0"/>
          <w:divBdr>
            <w:top w:val="none" w:sz="0" w:space="0" w:color="auto"/>
            <w:left w:val="none" w:sz="0" w:space="0" w:color="auto"/>
            <w:bottom w:val="none" w:sz="0" w:space="0" w:color="auto"/>
            <w:right w:val="none" w:sz="0" w:space="0" w:color="auto"/>
          </w:divBdr>
        </w:div>
        <w:div w:id="2110275976">
          <w:marLeft w:val="640"/>
          <w:marRight w:val="0"/>
          <w:marTop w:val="0"/>
          <w:marBottom w:val="0"/>
          <w:divBdr>
            <w:top w:val="none" w:sz="0" w:space="0" w:color="auto"/>
            <w:left w:val="none" w:sz="0" w:space="0" w:color="auto"/>
            <w:bottom w:val="none" w:sz="0" w:space="0" w:color="auto"/>
            <w:right w:val="none" w:sz="0" w:space="0" w:color="auto"/>
          </w:divBdr>
        </w:div>
      </w:divsChild>
    </w:div>
    <w:div w:id="132406007">
      <w:bodyDiv w:val="1"/>
      <w:marLeft w:val="0"/>
      <w:marRight w:val="0"/>
      <w:marTop w:val="0"/>
      <w:marBottom w:val="0"/>
      <w:divBdr>
        <w:top w:val="none" w:sz="0" w:space="0" w:color="auto"/>
        <w:left w:val="none" w:sz="0" w:space="0" w:color="auto"/>
        <w:bottom w:val="none" w:sz="0" w:space="0" w:color="auto"/>
        <w:right w:val="none" w:sz="0" w:space="0" w:color="auto"/>
      </w:divBdr>
      <w:divsChild>
        <w:div w:id="1931789">
          <w:marLeft w:val="640"/>
          <w:marRight w:val="0"/>
          <w:marTop w:val="0"/>
          <w:marBottom w:val="0"/>
          <w:divBdr>
            <w:top w:val="none" w:sz="0" w:space="0" w:color="auto"/>
            <w:left w:val="none" w:sz="0" w:space="0" w:color="auto"/>
            <w:bottom w:val="none" w:sz="0" w:space="0" w:color="auto"/>
            <w:right w:val="none" w:sz="0" w:space="0" w:color="auto"/>
          </w:divBdr>
        </w:div>
        <w:div w:id="49498498">
          <w:marLeft w:val="640"/>
          <w:marRight w:val="0"/>
          <w:marTop w:val="0"/>
          <w:marBottom w:val="0"/>
          <w:divBdr>
            <w:top w:val="none" w:sz="0" w:space="0" w:color="auto"/>
            <w:left w:val="none" w:sz="0" w:space="0" w:color="auto"/>
            <w:bottom w:val="none" w:sz="0" w:space="0" w:color="auto"/>
            <w:right w:val="none" w:sz="0" w:space="0" w:color="auto"/>
          </w:divBdr>
        </w:div>
        <w:div w:id="159078226">
          <w:marLeft w:val="640"/>
          <w:marRight w:val="0"/>
          <w:marTop w:val="0"/>
          <w:marBottom w:val="0"/>
          <w:divBdr>
            <w:top w:val="none" w:sz="0" w:space="0" w:color="auto"/>
            <w:left w:val="none" w:sz="0" w:space="0" w:color="auto"/>
            <w:bottom w:val="none" w:sz="0" w:space="0" w:color="auto"/>
            <w:right w:val="none" w:sz="0" w:space="0" w:color="auto"/>
          </w:divBdr>
        </w:div>
        <w:div w:id="336153167">
          <w:marLeft w:val="640"/>
          <w:marRight w:val="0"/>
          <w:marTop w:val="0"/>
          <w:marBottom w:val="0"/>
          <w:divBdr>
            <w:top w:val="none" w:sz="0" w:space="0" w:color="auto"/>
            <w:left w:val="none" w:sz="0" w:space="0" w:color="auto"/>
            <w:bottom w:val="none" w:sz="0" w:space="0" w:color="auto"/>
            <w:right w:val="none" w:sz="0" w:space="0" w:color="auto"/>
          </w:divBdr>
        </w:div>
        <w:div w:id="632029343">
          <w:marLeft w:val="640"/>
          <w:marRight w:val="0"/>
          <w:marTop w:val="0"/>
          <w:marBottom w:val="0"/>
          <w:divBdr>
            <w:top w:val="none" w:sz="0" w:space="0" w:color="auto"/>
            <w:left w:val="none" w:sz="0" w:space="0" w:color="auto"/>
            <w:bottom w:val="none" w:sz="0" w:space="0" w:color="auto"/>
            <w:right w:val="none" w:sz="0" w:space="0" w:color="auto"/>
          </w:divBdr>
        </w:div>
        <w:div w:id="704526827">
          <w:marLeft w:val="640"/>
          <w:marRight w:val="0"/>
          <w:marTop w:val="0"/>
          <w:marBottom w:val="0"/>
          <w:divBdr>
            <w:top w:val="none" w:sz="0" w:space="0" w:color="auto"/>
            <w:left w:val="none" w:sz="0" w:space="0" w:color="auto"/>
            <w:bottom w:val="none" w:sz="0" w:space="0" w:color="auto"/>
            <w:right w:val="none" w:sz="0" w:space="0" w:color="auto"/>
          </w:divBdr>
        </w:div>
        <w:div w:id="814494231">
          <w:marLeft w:val="640"/>
          <w:marRight w:val="0"/>
          <w:marTop w:val="0"/>
          <w:marBottom w:val="0"/>
          <w:divBdr>
            <w:top w:val="none" w:sz="0" w:space="0" w:color="auto"/>
            <w:left w:val="none" w:sz="0" w:space="0" w:color="auto"/>
            <w:bottom w:val="none" w:sz="0" w:space="0" w:color="auto"/>
            <w:right w:val="none" w:sz="0" w:space="0" w:color="auto"/>
          </w:divBdr>
        </w:div>
        <w:div w:id="1173881405">
          <w:marLeft w:val="640"/>
          <w:marRight w:val="0"/>
          <w:marTop w:val="0"/>
          <w:marBottom w:val="0"/>
          <w:divBdr>
            <w:top w:val="none" w:sz="0" w:space="0" w:color="auto"/>
            <w:left w:val="none" w:sz="0" w:space="0" w:color="auto"/>
            <w:bottom w:val="none" w:sz="0" w:space="0" w:color="auto"/>
            <w:right w:val="none" w:sz="0" w:space="0" w:color="auto"/>
          </w:divBdr>
        </w:div>
        <w:div w:id="1218250025">
          <w:marLeft w:val="640"/>
          <w:marRight w:val="0"/>
          <w:marTop w:val="0"/>
          <w:marBottom w:val="0"/>
          <w:divBdr>
            <w:top w:val="none" w:sz="0" w:space="0" w:color="auto"/>
            <w:left w:val="none" w:sz="0" w:space="0" w:color="auto"/>
            <w:bottom w:val="none" w:sz="0" w:space="0" w:color="auto"/>
            <w:right w:val="none" w:sz="0" w:space="0" w:color="auto"/>
          </w:divBdr>
        </w:div>
        <w:div w:id="1293706770">
          <w:marLeft w:val="640"/>
          <w:marRight w:val="0"/>
          <w:marTop w:val="0"/>
          <w:marBottom w:val="0"/>
          <w:divBdr>
            <w:top w:val="none" w:sz="0" w:space="0" w:color="auto"/>
            <w:left w:val="none" w:sz="0" w:space="0" w:color="auto"/>
            <w:bottom w:val="none" w:sz="0" w:space="0" w:color="auto"/>
            <w:right w:val="none" w:sz="0" w:space="0" w:color="auto"/>
          </w:divBdr>
        </w:div>
        <w:div w:id="1449086543">
          <w:marLeft w:val="640"/>
          <w:marRight w:val="0"/>
          <w:marTop w:val="0"/>
          <w:marBottom w:val="0"/>
          <w:divBdr>
            <w:top w:val="none" w:sz="0" w:space="0" w:color="auto"/>
            <w:left w:val="none" w:sz="0" w:space="0" w:color="auto"/>
            <w:bottom w:val="none" w:sz="0" w:space="0" w:color="auto"/>
            <w:right w:val="none" w:sz="0" w:space="0" w:color="auto"/>
          </w:divBdr>
        </w:div>
        <w:div w:id="1460605645">
          <w:marLeft w:val="640"/>
          <w:marRight w:val="0"/>
          <w:marTop w:val="0"/>
          <w:marBottom w:val="0"/>
          <w:divBdr>
            <w:top w:val="none" w:sz="0" w:space="0" w:color="auto"/>
            <w:left w:val="none" w:sz="0" w:space="0" w:color="auto"/>
            <w:bottom w:val="none" w:sz="0" w:space="0" w:color="auto"/>
            <w:right w:val="none" w:sz="0" w:space="0" w:color="auto"/>
          </w:divBdr>
        </w:div>
        <w:div w:id="1496260313">
          <w:marLeft w:val="640"/>
          <w:marRight w:val="0"/>
          <w:marTop w:val="0"/>
          <w:marBottom w:val="0"/>
          <w:divBdr>
            <w:top w:val="none" w:sz="0" w:space="0" w:color="auto"/>
            <w:left w:val="none" w:sz="0" w:space="0" w:color="auto"/>
            <w:bottom w:val="none" w:sz="0" w:space="0" w:color="auto"/>
            <w:right w:val="none" w:sz="0" w:space="0" w:color="auto"/>
          </w:divBdr>
        </w:div>
        <w:div w:id="1512641162">
          <w:marLeft w:val="640"/>
          <w:marRight w:val="0"/>
          <w:marTop w:val="0"/>
          <w:marBottom w:val="0"/>
          <w:divBdr>
            <w:top w:val="none" w:sz="0" w:space="0" w:color="auto"/>
            <w:left w:val="none" w:sz="0" w:space="0" w:color="auto"/>
            <w:bottom w:val="none" w:sz="0" w:space="0" w:color="auto"/>
            <w:right w:val="none" w:sz="0" w:space="0" w:color="auto"/>
          </w:divBdr>
        </w:div>
        <w:div w:id="1870071495">
          <w:marLeft w:val="640"/>
          <w:marRight w:val="0"/>
          <w:marTop w:val="0"/>
          <w:marBottom w:val="0"/>
          <w:divBdr>
            <w:top w:val="none" w:sz="0" w:space="0" w:color="auto"/>
            <w:left w:val="none" w:sz="0" w:space="0" w:color="auto"/>
            <w:bottom w:val="none" w:sz="0" w:space="0" w:color="auto"/>
            <w:right w:val="none" w:sz="0" w:space="0" w:color="auto"/>
          </w:divBdr>
        </w:div>
      </w:divsChild>
    </w:div>
    <w:div w:id="153881045">
      <w:bodyDiv w:val="1"/>
      <w:marLeft w:val="0"/>
      <w:marRight w:val="0"/>
      <w:marTop w:val="0"/>
      <w:marBottom w:val="0"/>
      <w:divBdr>
        <w:top w:val="none" w:sz="0" w:space="0" w:color="auto"/>
        <w:left w:val="none" w:sz="0" w:space="0" w:color="auto"/>
        <w:bottom w:val="none" w:sz="0" w:space="0" w:color="auto"/>
        <w:right w:val="none" w:sz="0" w:space="0" w:color="auto"/>
      </w:divBdr>
      <w:divsChild>
        <w:div w:id="190152679">
          <w:marLeft w:val="640"/>
          <w:marRight w:val="0"/>
          <w:marTop w:val="0"/>
          <w:marBottom w:val="0"/>
          <w:divBdr>
            <w:top w:val="none" w:sz="0" w:space="0" w:color="auto"/>
            <w:left w:val="none" w:sz="0" w:space="0" w:color="auto"/>
            <w:bottom w:val="none" w:sz="0" w:space="0" w:color="auto"/>
            <w:right w:val="none" w:sz="0" w:space="0" w:color="auto"/>
          </w:divBdr>
        </w:div>
        <w:div w:id="454104386">
          <w:marLeft w:val="640"/>
          <w:marRight w:val="0"/>
          <w:marTop w:val="0"/>
          <w:marBottom w:val="0"/>
          <w:divBdr>
            <w:top w:val="none" w:sz="0" w:space="0" w:color="auto"/>
            <w:left w:val="none" w:sz="0" w:space="0" w:color="auto"/>
            <w:bottom w:val="none" w:sz="0" w:space="0" w:color="auto"/>
            <w:right w:val="none" w:sz="0" w:space="0" w:color="auto"/>
          </w:divBdr>
        </w:div>
        <w:div w:id="543449395">
          <w:marLeft w:val="640"/>
          <w:marRight w:val="0"/>
          <w:marTop w:val="0"/>
          <w:marBottom w:val="0"/>
          <w:divBdr>
            <w:top w:val="none" w:sz="0" w:space="0" w:color="auto"/>
            <w:left w:val="none" w:sz="0" w:space="0" w:color="auto"/>
            <w:bottom w:val="none" w:sz="0" w:space="0" w:color="auto"/>
            <w:right w:val="none" w:sz="0" w:space="0" w:color="auto"/>
          </w:divBdr>
        </w:div>
        <w:div w:id="621837608">
          <w:marLeft w:val="640"/>
          <w:marRight w:val="0"/>
          <w:marTop w:val="0"/>
          <w:marBottom w:val="0"/>
          <w:divBdr>
            <w:top w:val="none" w:sz="0" w:space="0" w:color="auto"/>
            <w:left w:val="none" w:sz="0" w:space="0" w:color="auto"/>
            <w:bottom w:val="none" w:sz="0" w:space="0" w:color="auto"/>
            <w:right w:val="none" w:sz="0" w:space="0" w:color="auto"/>
          </w:divBdr>
        </w:div>
        <w:div w:id="728654139">
          <w:marLeft w:val="640"/>
          <w:marRight w:val="0"/>
          <w:marTop w:val="0"/>
          <w:marBottom w:val="0"/>
          <w:divBdr>
            <w:top w:val="none" w:sz="0" w:space="0" w:color="auto"/>
            <w:left w:val="none" w:sz="0" w:space="0" w:color="auto"/>
            <w:bottom w:val="none" w:sz="0" w:space="0" w:color="auto"/>
            <w:right w:val="none" w:sz="0" w:space="0" w:color="auto"/>
          </w:divBdr>
        </w:div>
        <w:div w:id="805200690">
          <w:marLeft w:val="640"/>
          <w:marRight w:val="0"/>
          <w:marTop w:val="0"/>
          <w:marBottom w:val="0"/>
          <w:divBdr>
            <w:top w:val="none" w:sz="0" w:space="0" w:color="auto"/>
            <w:left w:val="none" w:sz="0" w:space="0" w:color="auto"/>
            <w:bottom w:val="none" w:sz="0" w:space="0" w:color="auto"/>
            <w:right w:val="none" w:sz="0" w:space="0" w:color="auto"/>
          </w:divBdr>
        </w:div>
        <w:div w:id="969021140">
          <w:marLeft w:val="640"/>
          <w:marRight w:val="0"/>
          <w:marTop w:val="0"/>
          <w:marBottom w:val="0"/>
          <w:divBdr>
            <w:top w:val="none" w:sz="0" w:space="0" w:color="auto"/>
            <w:left w:val="none" w:sz="0" w:space="0" w:color="auto"/>
            <w:bottom w:val="none" w:sz="0" w:space="0" w:color="auto"/>
            <w:right w:val="none" w:sz="0" w:space="0" w:color="auto"/>
          </w:divBdr>
        </w:div>
        <w:div w:id="1218929574">
          <w:marLeft w:val="640"/>
          <w:marRight w:val="0"/>
          <w:marTop w:val="0"/>
          <w:marBottom w:val="0"/>
          <w:divBdr>
            <w:top w:val="none" w:sz="0" w:space="0" w:color="auto"/>
            <w:left w:val="none" w:sz="0" w:space="0" w:color="auto"/>
            <w:bottom w:val="none" w:sz="0" w:space="0" w:color="auto"/>
            <w:right w:val="none" w:sz="0" w:space="0" w:color="auto"/>
          </w:divBdr>
        </w:div>
        <w:div w:id="1226187546">
          <w:marLeft w:val="640"/>
          <w:marRight w:val="0"/>
          <w:marTop w:val="0"/>
          <w:marBottom w:val="0"/>
          <w:divBdr>
            <w:top w:val="none" w:sz="0" w:space="0" w:color="auto"/>
            <w:left w:val="none" w:sz="0" w:space="0" w:color="auto"/>
            <w:bottom w:val="none" w:sz="0" w:space="0" w:color="auto"/>
            <w:right w:val="none" w:sz="0" w:space="0" w:color="auto"/>
          </w:divBdr>
        </w:div>
        <w:div w:id="1347829352">
          <w:marLeft w:val="640"/>
          <w:marRight w:val="0"/>
          <w:marTop w:val="0"/>
          <w:marBottom w:val="0"/>
          <w:divBdr>
            <w:top w:val="none" w:sz="0" w:space="0" w:color="auto"/>
            <w:left w:val="none" w:sz="0" w:space="0" w:color="auto"/>
            <w:bottom w:val="none" w:sz="0" w:space="0" w:color="auto"/>
            <w:right w:val="none" w:sz="0" w:space="0" w:color="auto"/>
          </w:divBdr>
        </w:div>
        <w:div w:id="1449008325">
          <w:marLeft w:val="640"/>
          <w:marRight w:val="0"/>
          <w:marTop w:val="0"/>
          <w:marBottom w:val="0"/>
          <w:divBdr>
            <w:top w:val="none" w:sz="0" w:space="0" w:color="auto"/>
            <w:left w:val="none" w:sz="0" w:space="0" w:color="auto"/>
            <w:bottom w:val="none" w:sz="0" w:space="0" w:color="auto"/>
            <w:right w:val="none" w:sz="0" w:space="0" w:color="auto"/>
          </w:divBdr>
        </w:div>
        <w:div w:id="1660231365">
          <w:marLeft w:val="640"/>
          <w:marRight w:val="0"/>
          <w:marTop w:val="0"/>
          <w:marBottom w:val="0"/>
          <w:divBdr>
            <w:top w:val="none" w:sz="0" w:space="0" w:color="auto"/>
            <w:left w:val="none" w:sz="0" w:space="0" w:color="auto"/>
            <w:bottom w:val="none" w:sz="0" w:space="0" w:color="auto"/>
            <w:right w:val="none" w:sz="0" w:space="0" w:color="auto"/>
          </w:divBdr>
        </w:div>
        <w:div w:id="1822962914">
          <w:marLeft w:val="640"/>
          <w:marRight w:val="0"/>
          <w:marTop w:val="0"/>
          <w:marBottom w:val="0"/>
          <w:divBdr>
            <w:top w:val="none" w:sz="0" w:space="0" w:color="auto"/>
            <w:left w:val="none" w:sz="0" w:space="0" w:color="auto"/>
            <w:bottom w:val="none" w:sz="0" w:space="0" w:color="auto"/>
            <w:right w:val="none" w:sz="0" w:space="0" w:color="auto"/>
          </w:divBdr>
        </w:div>
        <w:div w:id="1898977317">
          <w:marLeft w:val="640"/>
          <w:marRight w:val="0"/>
          <w:marTop w:val="0"/>
          <w:marBottom w:val="0"/>
          <w:divBdr>
            <w:top w:val="none" w:sz="0" w:space="0" w:color="auto"/>
            <w:left w:val="none" w:sz="0" w:space="0" w:color="auto"/>
            <w:bottom w:val="none" w:sz="0" w:space="0" w:color="auto"/>
            <w:right w:val="none" w:sz="0" w:space="0" w:color="auto"/>
          </w:divBdr>
        </w:div>
        <w:div w:id="1948582643">
          <w:marLeft w:val="640"/>
          <w:marRight w:val="0"/>
          <w:marTop w:val="0"/>
          <w:marBottom w:val="0"/>
          <w:divBdr>
            <w:top w:val="none" w:sz="0" w:space="0" w:color="auto"/>
            <w:left w:val="none" w:sz="0" w:space="0" w:color="auto"/>
            <w:bottom w:val="none" w:sz="0" w:space="0" w:color="auto"/>
            <w:right w:val="none" w:sz="0" w:space="0" w:color="auto"/>
          </w:divBdr>
        </w:div>
        <w:div w:id="1991053105">
          <w:marLeft w:val="640"/>
          <w:marRight w:val="0"/>
          <w:marTop w:val="0"/>
          <w:marBottom w:val="0"/>
          <w:divBdr>
            <w:top w:val="none" w:sz="0" w:space="0" w:color="auto"/>
            <w:left w:val="none" w:sz="0" w:space="0" w:color="auto"/>
            <w:bottom w:val="none" w:sz="0" w:space="0" w:color="auto"/>
            <w:right w:val="none" w:sz="0" w:space="0" w:color="auto"/>
          </w:divBdr>
        </w:div>
      </w:divsChild>
    </w:div>
    <w:div w:id="156578414">
      <w:bodyDiv w:val="1"/>
      <w:marLeft w:val="0"/>
      <w:marRight w:val="0"/>
      <w:marTop w:val="0"/>
      <w:marBottom w:val="0"/>
      <w:divBdr>
        <w:top w:val="none" w:sz="0" w:space="0" w:color="auto"/>
        <w:left w:val="none" w:sz="0" w:space="0" w:color="auto"/>
        <w:bottom w:val="none" w:sz="0" w:space="0" w:color="auto"/>
        <w:right w:val="none" w:sz="0" w:space="0" w:color="auto"/>
      </w:divBdr>
      <w:divsChild>
        <w:div w:id="1397823225">
          <w:marLeft w:val="640"/>
          <w:marRight w:val="0"/>
          <w:marTop w:val="0"/>
          <w:marBottom w:val="0"/>
          <w:divBdr>
            <w:top w:val="none" w:sz="0" w:space="0" w:color="auto"/>
            <w:left w:val="none" w:sz="0" w:space="0" w:color="auto"/>
            <w:bottom w:val="none" w:sz="0" w:space="0" w:color="auto"/>
            <w:right w:val="none" w:sz="0" w:space="0" w:color="auto"/>
          </w:divBdr>
        </w:div>
        <w:div w:id="1092166064">
          <w:marLeft w:val="640"/>
          <w:marRight w:val="0"/>
          <w:marTop w:val="0"/>
          <w:marBottom w:val="0"/>
          <w:divBdr>
            <w:top w:val="none" w:sz="0" w:space="0" w:color="auto"/>
            <w:left w:val="none" w:sz="0" w:space="0" w:color="auto"/>
            <w:bottom w:val="none" w:sz="0" w:space="0" w:color="auto"/>
            <w:right w:val="none" w:sz="0" w:space="0" w:color="auto"/>
          </w:divBdr>
        </w:div>
        <w:div w:id="495152838">
          <w:marLeft w:val="640"/>
          <w:marRight w:val="0"/>
          <w:marTop w:val="0"/>
          <w:marBottom w:val="0"/>
          <w:divBdr>
            <w:top w:val="none" w:sz="0" w:space="0" w:color="auto"/>
            <w:left w:val="none" w:sz="0" w:space="0" w:color="auto"/>
            <w:bottom w:val="none" w:sz="0" w:space="0" w:color="auto"/>
            <w:right w:val="none" w:sz="0" w:space="0" w:color="auto"/>
          </w:divBdr>
        </w:div>
        <w:div w:id="1509445917">
          <w:marLeft w:val="640"/>
          <w:marRight w:val="0"/>
          <w:marTop w:val="0"/>
          <w:marBottom w:val="0"/>
          <w:divBdr>
            <w:top w:val="none" w:sz="0" w:space="0" w:color="auto"/>
            <w:left w:val="none" w:sz="0" w:space="0" w:color="auto"/>
            <w:bottom w:val="none" w:sz="0" w:space="0" w:color="auto"/>
            <w:right w:val="none" w:sz="0" w:space="0" w:color="auto"/>
          </w:divBdr>
        </w:div>
        <w:div w:id="916553403">
          <w:marLeft w:val="640"/>
          <w:marRight w:val="0"/>
          <w:marTop w:val="0"/>
          <w:marBottom w:val="0"/>
          <w:divBdr>
            <w:top w:val="none" w:sz="0" w:space="0" w:color="auto"/>
            <w:left w:val="none" w:sz="0" w:space="0" w:color="auto"/>
            <w:bottom w:val="none" w:sz="0" w:space="0" w:color="auto"/>
            <w:right w:val="none" w:sz="0" w:space="0" w:color="auto"/>
          </w:divBdr>
        </w:div>
        <w:div w:id="1939218131">
          <w:marLeft w:val="640"/>
          <w:marRight w:val="0"/>
          <w:marTop w:val="0"/>
          <w:marBottom w:val="0"/>
          <w:divBdr>
            <w:top w:val="none" w:sz="0" w:space="0" w:color="auto"/>
            <w:left w:val="none" w:sz="0" w:space="0" w:color="auto"/>
            <w:bottom w:val="none" w:sz="0" w:space="0" w:color="auto"/>
            <w:right w:val="none" w:sz="0" w:space="0" w:color="auto"/>
          </w:divBdr>
        </w:div>
        <w:div w:id="512960288">
          <w:marLeft w:val="640"/>
          <w:marRight w:val="0"/>
          <w:marTop w:val="0"/>
          <w:marBottom w:val="0"/>
          <w:divBdr>
            <w:top w:val="none" w:sz="0" w:space="0" w:color="auto"/>
            <w:left w:val="none" w:sz="0" w:space="0" w:color="auto"/>
            <w:bottom w:val="none" w:sz="0" w:space="0" w:color="auto"/>
            <w:right w:val="none" w:sz="0" w:space="0" w:color="auto"/>
          </w:divBdr>
        </w:div>
        <w:div w:id="2022118684">
          <w:marLeft w:val="640"/>
          <w:marRight w:val="0"/>
          <w:marTop w:val="0"/>
          <w:marBottom w:val="0"/>
          <w:divBdr>
            <w:top w:val="none" w:sz="0" w:space="0" w:color="auto"/>
            <w:left w:val="none" w:sz="0" w:space="0" w:color="auto"/>
            <w:bottom w:val="none" w:sz="0" w:space="0" w:color="auto"/>
            <w:right w:val="none" w:sz="0" w:space="0" w:color="auto"/>
          </w:divBdr>
        </w:div>
        <w:div w:id="1807891106">
          <w:marLeft w:val="640"/>
          <w:marRight w:val="0"/>
          <w:marTop w:val="0"/>
          <w:marBottom w:val="0"/>
          <w:divBdr>
            <w:top w:val="none" w:sz="0" w:space="0" w:color="auto"/>
            <w:left w:val="none" w:sz="0" w:space="0" w:color="auto"/>
            <w:bottom w:val="none" w:sz="0" w:space="0" w:color="auto"/>
            <w:right w:val="none" w:sz="0" w:space="0" w:color="auto"/>
          </w:divBdr>
        </w:div>
        <w:div w:id="1787845300">
          <w:marLeft w:val="640"/>
          <w:marRight w:val="0"/>
          <w:marTop w:val="0"/>
          <w:marBottom w:val="0"/>
          <w:divBdr>
            <w:top w:val="none" w:sz="0" w:space="0" w:color="auto"/>
            <w:left w:val="none" w:sz="0" w:space="0" w:color="auto"/>
            <w:bottom w:val="none" w:sz="0" w:space="0" w:color="auto"/>
            <w:right w:val="none" w:sz="0" w:space="0" w:color="auto"/>
          </w:divBdr>
        </w:div>
        <w:div w:id="1286040420">
          <w:marLeft w:val="640"/>
          <w:marRight w:val="0"/>
          <w:marTop w:val="0"/>
          <w:marBottom w:val="0"/>
          <w:divBdr>
            <w:top w:val="none" w:sz="0" w:space="0" w:color="auto"/>
            <w:left w:val="none" w:sz="0" w:space="0" w:color="auto"/>
            <w:bottom w:val="none" w:sz="0" w:space="0" w:color="auto"/>
            <w:right w:val="none" w:sz="0" w:space="0" w:color="auto"/>
          </w:divBdr>
        </w:div>
        <w:div w:id="1922909275">
          <w:marLeft w:val="640"/>
          <w:marRight w:val="0"/>
          <w:marTop w:val="0"/>
          <w:marBottom w:val="0"/>
          <w:divBdr>
            <w:top w:val="none" w:sz="0" w:space="0" w:color="auto"/>
            <w:left w:val="none" w:sz="0" w:space="0" w:color="auto"/>
            <w:bottom w:val="none" w:sz="0" w:space="0" w:color="auto"/>
            <w:right w:val="none" w:sz="0" w:space="0" w:color="auto"/>
          </w:divBdr>
        </w:div>
        <w:div w:id="1270622143">
          <w:marLeft w:val="640"/>
          <w:marRight w:val="0"/>
          <w:marTop w:val="0"/>
          <w:marBottom w:val="0"/>
          <w:divBdr>
            <w:top w:val="none" w:sz="0" w:space="0" w:color="auto"/>
            <w:left w:val="none" w:sz="0" w:space="0" w:color="auto"/>
            <w:bottom w:val="none" w:sz="0" w:space="0" w:color="auto"/>
            <w:right w:val="none" w:sz="0" w:space="0" w:color="auto"/>
          </w:divBdr>
        </w:div>
        <w:div w:id="589435316">
          <w:marLeft w:val="640"/>
          <w:marRight w:val="0"/>
          <w:marTop w:val="0"/>
          <w:marBottom w:val="0"/>
          <w:divBdr>
            <w:top w:val="none" w:sz="0" w:space="0" w:color="auto"/>
            <w:left w:val="none" w:sz="0" w:space="0" w:color="auto"/>
            <w:bottom w:val="none" w:sz="0" w:space="0" w:color="auto"/>
            <w:right w:val="none" w:sz="0" w:space="0" w:color="auto"/>
          </w:divBdr>
        </w:div>
        <w:div w:id="1918400948">
          <w:marLeft w:val="640"/>
          <w:marRight w:val="0"/>
          <w:marTop w:val="0"/>
          <w:marBottom w:val="0"/>
          <w:divBdr>
            <w:top w:val="none" w:sz="0" w:space="0" w:color="auto"/>
            <w:left w:val="none" w:sz="0" w:space="0" w:color="auto"/>
            <w:bottom w:val="none" w:sz="0" w:space="0" w:color="auto"/>
            <w:right w:val="none" w:sz="0" w:space="0" w:color="auto"/>
          </w:divBdr>
        </w:div>
        <w:div w:id="980960630">
          <w:marLeft w:val="640"/>
          <w:marRight w:val="0"/>
          <w:marTop w:val="0"/>
          <w:marBottom w:val="0"/>
          <w:divBdr>
            <w:top w:val="none" w:sz="0" w:space="0" w:color="auto"/>
            <w:left w:val="none" w:sz="0" w:space="0" w:color="auto"/>
            <w:bottom w:val="none" w:sz="0" w:space="0" w:color="auto"/>
            <w:right w:val="none" w:sz="0" w:space="0" w:color="auto"/>
          </w:divBdr>
        </w:div>
        <w:div w:id="1192761827">
          <w:marLeft w:val="640"/>
          <w:marRight w:val="0"/>
          <w:marTop w:val="0"/>
          <w:marBottom w:val="0"/>
          <w:divBdr>
            <w:top w:val="none" w:sz="0" w:space="0" w:color="auto"/>
            <w:left w:val="none" w:sz="0" w:space="0" w:color="auto"/>
            <w:bottom w:val="none" w:sz="0" w:space="0" w:color="auto"/>
            <w:right w:val="none" w:sz="0" w:space="0" w:color="auto"/>
          </w:divBdr>
        </w:div>
        <w:div w:id="1561985814">
          <w:marLeft w:val="640"/>
          <w:marRight w:val="0"/>
          <w:marTop w:val="0"/>
          <w:marBottom w:val="0"/>
          <w:divBdr>
            <w:top w:val="none" w:sz="0" w:space="0" w:color="auto"/>
            <w:left w:val="none" w:sz="0" w:space="0" w:color="auto"/>
            <w:bottom w:val="none" w:sz="0" w:space="0" w:color="auto"/>
            <w:right w:val="none" w:sz="0" w:space="0" w:color="auto"/>
          </w:divBdr>
        </w:div>
        <w:div w:id="1499273589">
          <w:marLeft w:val="640"/>
          <w:marRight w:val="0"/>
          <w:marTop w:val="0"/>
          <w:marBottom w:val="0"/>
          <w:divBdr>
            <w:top w:val="none" w:sz="0" w:space="0" w:color="auto"/>
            <w:left w:val="none" w:sz="0" w:space="0" w:color="auto"/>
            <w:bottom w:val="none" w:sz="0" w:space="0" w:color="auto"/>
            <w:right w:val="none" w:sz="0" w:space="0" w:color="auto"/>
          </w:divBdr>
        </w:div>
        <w:div w:id="807017316">
          <w:marLeft w:val="640"/>
          <w:marRight w:val="0"/>
          <w:marTop w:val="0"/>
          <w:marBottom w:val="0"/>
          <w:divBdr>
            <w:top w:val="none" w:sz="0" w:space="0" w:color="auto"/>
            <w:left w:val="none" w:sz="0" w:space="0" w:color="auto"/>
            <w:bottom w:val="none" w:sz="0" w:space="0" w:color="auto"/>
            <w:right w:val="none" w:sz="0" w:space="0" w:color="auto"/>
          </w:divBdr>
        </w:div>
        <w:div w:id="953826512">
          <w:marLeft w:val="640"/>
          <w:marRight w:val="0"/>
          <w:marTop w:val="0"/>
          <w:marBottom w:val="0"/>
          <w:divBdr>
            <w:top w:val="none" w:sz="0" w:space="0" w:color="auto"/>
            <w:left w:val="none" w:sz="0" w:space="0" w:color="auto"/>
            <w:bottom w:val="none" w:sz="0" w:space="0" w:color="auto"/>
            <w:right w:val="none" w:sz="0" w:space="0" w:color="auto"/>
          </w:divBdr>
        </w:div>
        <w:div w:id="948203258">
          <w:marLeft w:val="640"/>
          <w:marRight w:val="0"/>
          <w:marTop w:val="0"/>
          <w:marBottom w:val="0"/>
          <w:divBdr>
            <w:top w:val="none" w:sz="0" w:space="0" w:color="auto"/>
            <w:left w:val="none" w:sz="0" w:space="0" w:color="auto"/>
            <w:bottom w:val="none" w:sz="0" w:space="0" w:color="auto"/>
            <w:right w:val="none" w:sz="0" w:space="0" w:color="auto"/>
          </w:divBdr>
        </w:div>
        <w:div w:id="733815763">
          <w:marLeft w:val="640"/>
          <w:marRight w:val="0"/>
          <w:marTop w:val="0"/>
          <w:marBottom w:val="0"/>
          <w:divBdr>
            <w:top w:val="none" w:sz="0" w:space="0" w:color="auto"/>
            <w:left w:val="none" w:sz="0" w:space="0" w:color="auto"/>
            <w:bottom w:val="none" w:sz="0" w:space="0" w:color="auto"/>
            <w:right w:val="none" w:sz="0" w:space="0" w:color="auto"/>
          </w:divBdr>
        </w:div>
        <w:div w:id="1953243667">
          <w:marLeft w:val="640"/>
          <w:marRight w:val="0"/>
          <w:marTop w:val="0"/>
          <w:marBottom w:val="0"/>
          <w:divBdr>
            <w:top w:val="none" w:sz="0" w:space="0" w:color="auto"/>
            <w:left w:val="none" w:sz="0" w:space="0" w:color="auto"/>
            <w:bottom w:val="none" w:sz="0" w:space="0" w:color="auto"/>
            <w:right w:val="none" w:sz="0" w:space="0" w:color="auto"/>
          </w:divBdr>
        </w:div>
        <w:div w:id="219363806">
          <w:marLeft w:val="640"/>
          <w:marRight w:val="0"/>
          <w:marTop w:val="0"/>
          <w:marBottom w:val="0"/>
          <w:divBdr>
            <w:top w:val="none" w:sz="0" w:space="0" w:color="auto"/>
            <w:left w:val="none" w:sz="0" w:space="0" w:color="auto"/>
            <w:bottom w:val="none" w:sz="0" w:space="0" w:color="auto"/>
            <w:right w:val="none" w:sz="0" w:space="0" w:color="auto"/>
          </w:divBdr>
        </w:div>
        <w:div w:id="1872958952">
          <w:marLeft w:val="640"/>
          <w:marRight w:val="0"/>
          <w:marTop w:val="0"/>
          <w:marBottom w:val="0"/>
          <w:divBdr>
            <w:top w:val="none" w:sz="0" w:space="0" w:color="auto"/>
            <w:left w:val="none" w:sz="0" w:space="0" w:color="auto"/>
            <w:bottom w:val="none" w:sz="0" w:space="0" w:color="auto"/>
            <w:right w:val="none" w:sz="0" w:space="0" w:color="auto"/>
          </w:divBdr>
        </w:div>
        <w:div w:id="1566449837">
          <w:marLeft w:val="640"/>
          <w:marRight w:val="0"/>
          <w:marTop w:val="0"/>
          <w:marBottom w:val="0"/>
          <w:divBdr>
            <w:top w:val="none" w:sz="0" w:space="0" w:color="auto"/>
            <w:left w:val="none" w:sz="0" w:space="0" w:color="auto"/>
            <w:bottom w:val="none" w:sz="0" w:space="0" w:color="auto"/>
            <w:right w:val="none" w:sz="0" w:space="0" w:color="auto"/>
          </w:divBdr>
        </w:div>
        <w:div w:id="594676988">
          <w:marLeft w:val="640"/>
          <w:marRight w:val="0"/>
          <w:marTop w:val="0"/>
          <w:marBottom w:val="0"/>
          <w:divBdr>
            <w:top w:val="none" w:sz="0" w:space="0" w:color="auto"/>
            <w:left w:val="none" w:sz="0" w:space="0" w:color="auto"/>
            <w:bottom w:val="none" w:sz="0" w:space="0" w:color="auto"/>
            <w:right w:val="none" w:sz="0" w:space="0" w:color="auto"/>
          </w:divBdr>
        </w:div>
        <w:div w:id="1599218638">
          <w:marLeft w:val="640"/>
          <w:marRight w:val="0"/>
          <w:marTop w:val="0"/>
          <w:marBottom w:val="0"/>
          <w:divBdr>
            <w:top w:val="none" w:sz="0" w:space="0" w:color="auto"/>
            <w:left w:val="none" w:sz="0" w:space="0" w:color="auto"/>
            <w:bottom w:val="none" w:sz="0" w:space="0" w:color="auto"/>
            <w:right w:val="none" w:sz="0" w:space="0" w:color="auto"/>
          </w:divBdr>
        </w:div>
        <w:div w:id="35202419">
          <w:marLeft w:val="640"/>
          <w:marRight w:val="0"/>
          <w:marTop w:val="0"/>
          <w:marBottom w:val="0"/>
          <w:divBdr>
            <w:top w:val="none" w:sz="0" w:space="0" w:color="auto"/>
            <w:left w:val="none" w:sz="0" w:space="0" w:color="auto"/>
            <w:bottom w:val="none" w:sz="0" w:space="0" w:color="auto"/>
            <w:right w:val="none" w:sz="0" w:space="0" w:color="auto"/>
          </w:divBdr>
        </w:div>
        <w:div w:id="1342246844">
          <w:marLeft w:val="640"/>
          <w:marRight w:val="0"/>
          <w:marTop w:val="0"/>
          <w:marBottom w:val="0"/>
          <w:divBdr>
            <w:top w:val="none" w:sz="0" w:space="0" w:color="auto"/>
            <w:left w:val="none" w:sz="0" w:space="0" w:color="auto"/>
            <w:bottom w:val="none" w:sz="0" w:space="0" w:color="auto"/>
            <w:right w:val="none" w:sz="0" w:space="0" w:color="auto"/>
          </w:divBdr>
        </w:div>
        <w:div w:id="1387994509">
          <w:marLeft w:val="640"/>
          <w:marRight w:val="0"/>
          <w:marTop w:val="0"/>
          <w:marBottom w:val="0"/>
          <w:divBdr>
            <w:top w:val="none" w:sz="0" w:space="0" w:color="auto"/>
            <w:left w:val="none" w:sz="0" w:space="0" w:color="auto"/>
            <w:bottom w:val="none" w:sz="0" w:space="0" w:color="auto"/>
            <w:right w:val="none" w:sz="0" w:space="0" w:color="auto"/>
          </w:divBdr>
        </w:div>
        <w:div w:id="769006403">
          <w:marLeft w:val="640"/>
          <w:marRight w:val="0"/>
          <w:marTop w:val="0"/>
          <w:marBottom w:val="0"/>
          <w:divBdr>
            <w:top w:val="none" w:sz="0" w:space="0" w:color="auto"/>
            <w:left w:val="none" w:sz="0" w:space="0" w:color="auto"/>
            <w:bottom w:val="none" w:sz="0" w:space="0" w:color="auto"/>
            <w:right w:val="none" w:sz="0" w:space="0" w:color="auto"/>
          </w:divBdr>
        </w:div>
        <w:div w:id="1352297008">
          <w:marLeft w:val="640"/>
          <w:marRight w:val="0"/>
          <w:marTop w:val="0"/>
          <w:marBottom w:val="0"/>
          <w:divBdr>
            <w:top w:val="none" w:sz="0" w:space="0" w:color="auto"/>
            <w:left w:val="none" w:sz="0" w:space="0" w:color="auto"/>
            <w:bottom w:val="none" w:sz="0" w:space="0" w:color="auto"/>
            <w:right w:val="none" w:sz="0" w:space="0" w:color="auto"/>
          </w:divBdr>
        </w:div>
      </w:divsChild>
    </w:div>
    <w:div w:id="162403524">
      <w:bodyDiv w:val="1"/>
      <w:marLeft w:val="0"/>
      <w:marRight w:val="0"/>
      <w:marTop w:val="0"/>
      <w:marBottom w:val="0"/>
      <w:divBdr>
        <w:top w:val="none" w:sz="0" w:space="0" w:color="auto"/>
        <w:left w:val="none" w:sz="0" w:space="0" w:color="auto"/>
        <w:bottom w:val="none" w:sz="0" w:space="0" w:color="auto"/>
        <w:right w:val="none" w:sz="0" w:space="0" w:color="auto"/>
      </w:divBdr>
      <w:divsChild>
        <w:div w:id="1698506453">
          <w:marLeft w:val="640"/>
          <w:marRight w:val="0"/>
          <w:marTop w:val="0"/>
          <w:marBottom w:val="0"/>
          <w:divBdr>
            <w:top w:val="none" w:sz="0" w:space="0" w:color="auto"/>
            <w:left w:val="none" w:sz="0" w:space="0" w:color="auto"/>
            <w:bottom w:val="none" w:sz="0" w:space="0" w:color="auto"/>
            <w:right w:val="none" w:sz="0" w:space="0" w:color="auto"/>
          </w:divBdr>
        </w:div>
        <w:div w:id="498234697">
          <w:marLeft w:val="640"/>
          <w:marRight w:val="0"/>
          <w:marTop w:val="0"/>
          <w:marBottom w:val="0"/>
          <w:divBdr>
            <w:top w:val="none" w:sz="0" w:space="0" w:color="auto"/>
            <w:left w:val="none" w:sz="0" w:space="0" w:color="auto"/>
            <w:bottom w:val="none" w:sz="0" w:space="0" w:color="auto"/>
            <w:right w:val="none" w:sz="0" w:space="0" w:color="auto"/>
          </w:divBdr>
        </w:div>
        <w:div w:id="335115635">
          <w:marLeft w:val="640"/>
          <w:marRight w:val="0"/>
          <w:marTop w:val="0"/>
          <w:marBottom w:val="0"/>
          <w:divBdr>
            <w:top w:val="none" w:sz="0" w:space="0" w:color="auto"/>
            <w:left w:val="none" w:sz="0" w:space="0" w:color="auto"/>
            <w:bottom w:val="none" w:sz="0" w:space="0" w:color="auto"/>
            <w:right w:val="none" w:sz="0" w:space="0" w:color="auto"/>
          </w:divBdr>
        </w:div>
        <w:div w:id="750854228">
          <w:marLeft w:val="640"/>
          <w:marRight w:val="0"/>
          <w:marTop w:val="0"/>
          <w:marBottom w:val="0"/>
          <w:divBdr>
            <w:top w:val="none" w:sz="0" w:space="0" w:color="auto"/>
            <w:left w:val="none" w:sz="0" w:space="0" w:color="auto"/>
            <w:bottom w:val="none" w:sz="0" w:space="0" w:color="auto"/>
            <w:right w:val="none" w:sz="0" w:space="0" w:color="auto"/>
          </w:divBdr>
        </w:div>
        <w:div w:id="1404378086">
          <w:marLeft w:val="640"/>
          <w:marRight w:val="0"/>
          <w:marTop w:val="0"/>
          <w:marBottom w:val="0"/>
          <w:divBdr>
            <w:top w:val="none" w:sz="0" w:space="0" w:color="auto"/>
            <w:left w:val="none" w:sz="0" w:space="0" w:color="auto"/>
            <w:bottom w:val="none" w:sz="0" w:space="0" w:color="auto"/>
            <w:right w:val="none" w:sz="0" w:space="0" w:color="auto"/>
          </w:divBdr>
        </w:div>
        <w:div w:id="542986952">
          <w:marLeft w:val="640"/>
          <w:marRight w:val="0"/>
          <w:marTop w:val="0"/>
          <w:marBottom w:val="0"/>
          <w:divBdr>
            <w:top w:val="none" w:sz="0" w:space="0" w:color="auto"/>
            <w:left w:val="none" w:sz="0" w:space="0" w:color="auto"/>
            <w:bottom w:val="none" w:sz="0" w:space="0" w:color="auto"/>
            <w:right w:val="none" w:sz="0" w:space="0" w:color="auto"/>
          </w:divBdr>
        </w:div>
        <w:div w:id="1276016347">
          <w:marLeft w:val="640"/>
          <w:marRight w:val="0"/>
          <w:marTop w:val="0"/>
          <w:marBottom w:val="0"/>
          <w:divBdr>
            <w:top w:val="none" w:sz="0" w:space="0" w:color="auto"/>
            <w:left w:val="none" w:sz="0" w:space="0" w:color="auto"/>
            <w:bottom w:val="none" w:sz="0" w:space="0" w:color="auto"/>
            <w:right w:val="none" w:sz="0" w:space="0" w:color="auto"/>
          </w:divBdr>
        </w:div>
        <w:div w:id="1675452400">
          <w:marLeft w:val="640"/>
          <w:marRight w:val="0"/>
          <w:marTop w:val="0"/>
          <w:marBottom w:val="0"/>
          <w:divBdr>
            <w:top w:val="none" w:sz="0" w:space="0" w:color="auto"/>
            <w:left w:val="none" w:sz="0" w:space="0" w:color="auto"/>
            <w:bottom w:val="none" w:sz="0" w:space="0" w:color="auto"/>
            <w:right w:val="none" w:sz="0" w:space="0" w:color="auto"/>
          </w:divBdr>
        </w:div>
        <w:div w:id="526409533">
          <w:marLeft w:val="640"/>
          <w:marRight w:val="0"/>
          <w:marTop w:val="0"/>
          <w:marBottom w:val="0"/>
          <w:divBdr>
            <w:top w:val="none" w:sz="0" w:space="0" w:color="auto"/>
            <w:left w:val="none" w:sz="0" w:space="0" w:color="auto"/>
            <w:bottom w:val="none" w:sz="0" w:space="0" w:color="auto"/>
            <w:right w:val="none" w:sz="0" w:space="0" w:color="auto"/>
          </w:divBdr>
        </w:div>
        <w:div w:id="1308895758">
          <w:marLeft w:val="640"/>
          <w:marRight w:val="0"/>
          <w:marTop w:val="0"/>
          <w:marBottom w:val="0"/>
          <w:divBdr>
            <w:top w:val="none" w:sz="0" w:space="0" w:color="auto"/>
            <w:left w:val="none" w:sz="0" w:space="0" w:color="auto"/>
            <w:bottom w:val="none" w:sz="0" w:space="0" w:color="auto"/>
            <w:right w:val="none" w:sz="0" w:space="0" w:color="auto"/>
          </w:divBdr>
        </w:div>
        <w:div w:id="326175549">
          <w:marLeft w:val="640"/>
          <w:marRight w:val="0"/>
          <w:marTop w:val="0"/>
          <w:marBottom w:val="0"/>
          <w:divBdr>
            <w:top w:val="none" w:sz="0" w:space="0" w:color="auto"/>
            <w:left w:val="none" w:sz="0" w:space="0" w:color="auto"/>
            <w:bottom w:val="none" w:sz="0" w:space="0" w:color="auto"/>
            <w:right w:val="none" w:sz="0" w:space="0" w:color="auto"/>
          </w:divBdr>
        </w:div>
        <w:div w:id="1207183215">
          <w:marLeft w:val="640"/>
          <w:marRight w:val="0"/>
          <w:marTop w:val="0"/>
          <w:marBottom w:val="0"/>
          <w:divBdr>
            <w:top w:val="none" w:sz="0" w:space="0" w:color="auto"/>
            <w:left w:val="none" w:sz="0" w:space="0" w:color="auto"/>
            <w:bottom w:val="none" w:sz="0" w:space="0" w:color="auto"/>
            <w:right w:val="none" w:sz="0" w:space="0" w:color="auto"/>
          </w:divBdr>
        </w:div>
        <w:div w:id="1646204718">
          <w:marLeft w:val="640"/>
          <w:marRight w:val="0"/>
          <w:marTop w:val="0"/>
          <w:marBottom w:val="0"/>
          <w:divBdr>
            <w:top w:val="none" w:sz="0" w:space="0" w:color="auto"/>
            <w:left w:val="none" w:sz="0" w:space="0" w:color="auto"/>
            <w:bottom w:val="none" w:sz="0" w:space="0" w:color="auto"/>
            <w:right w:val="none" w:sz="0" w:space="0" w:color="auto"/>
          </w:divBdr>
        </w:div>
        <w:div w:id="1825848820">
          <w:marLeft w:val="640"/>
          <w:marRight w:val="0"/>
          <w:marTop w:val="0"/>
          <w:marBottom w:val="0"/>
          <w:divBdr>
            <w:top w:val="none" w:sz="0" w:space="0" w:color="auto"/>
            <w:left w:val="none" w:sz="0" w:space="0" w:color="auto"/>
            <w:bottom w:val="none" w:sz="0" w:space="0" w:color="auto"/>
            <w:right w:val="none" w:sz="0" w:space="0" w:color="auto"/>
          </w:divBdr>
        </w:div>
        <w:div w:id="1410346180">
          <w:marLeft w:val="640"/>
          <w:marRight w:val="0"/>
          <w:marTop w:val="0"/>
          <w:marBottom w:val="0"/>
          <w:divBdr>
            <w:top w:val="none" w:sz="0" w:space="0" w:color="auto"/>
            <w:left w:val="none" w:sz="0" w:space="0" w:color="auto"/>
            <w:bottom w:val="none" w:sz="0" w:space="0" w:color="auto"/>
            <w:right w:val="none" w:sz="0" w:space="0" w:color="auto"/>
          </w:divBdr>
        </w:div>
        <w:div w:id="1633945692">
          <w:marLeft w:val="640"/>
          <w:marRight w:val="0"/>
          <w:marTop w:val="0"/>
          <w:marBottom w:val="0"/>
          <w:divBdr>
            <w:top w:val="none" w:sz="0" w:space="0" w:color="auto"/>
            <w:left w:val="none" w:sz="0" w:space="0" w:color="auto"/>
            <w:bottom w:val="none" w:sz="0" w:space="0" w:color="auto"/>
            <w:right w:val="none" w:sz="0" w:space="0" w:color="auto"/>
          </w:divBdr>
        </w:div>
        <w:div w:id="954287617">
          <w:marLeft w:val="640"/>
          <w:marRight w:val="0"/>
          <w:marTop w:val="0"/>
          <w:marBottom w:val="0"/>
          <w:divBdr>
            <w:top w:val="none" w:sz="0" w:space="0" w:color="auto"/>
            <w:left w:val="none" w:sz="0" w:space="0" w:color="auto"/>
            <w:bottom w:val="none" w:sz="0" w:space="0" w:color="auto"/>
            <w:right w:val="none" w:sz="0" w:space="0" w:color="auto"/>
          </w:divBdr>
        </w:div>
        <w:div w:id="1731610314">
          <w:marLeft w:val="640"/>
          <w:marRight w:val="0"/>
          <w:marTop w:val="0"/>
          <w:marBottom w:val="0"/>
          <w:divBdr>
            <w:top w:val="none" w:sz="0" w:space="0" w:color="auto"/>
            <w:left w:val="none" w:sz="0" w:space="0" w:color="auto"/>
            <w:bottom w:val="none" w:sz="0" w:space="0" w:color="auto"/>
            <w:right w:val="none" w:sz="0" w:space="0" w:color="auto"/>
          </w:divBdr>
        </w:div>
        <w:div w:id="699621303">
          <w:marLeft w:val="640"/>
          <w:marRight w:val="0"/>
          <w:marTop w:val="0"/>
          <w:marBottom w:val="0"/>
          <w:divBdr>
            <w:top w:val="none" w:sz="0" w:space="0" w:color="auto"/>
            <w:left w:val="none" w:sz="0" w:space="0" w:color="auto"/>
            <w:bottom w:val="none" w:sz="0" w:space="0" w:color="auto"/>
            <w:right w:val="none" w:sz="0" w:space="0" w:color="auto"/>
          </w:divBdr>
        </w:div>
        <w:div w:id="1719932921">
          <w:marLeft w:val="640"/>
          <w:marRight w:val="0"/>
          <w:marTop w:val="0"/>
          <w:marBottom w:val="0"/>
          <w:divBdr>
            <w:top w:val="none" w:sz="0" w:space="0" w:color="auto"/>
            <w:left w:val="none" w:sz="0" w:space="0" w:color="auto"/>
            <w:bottom w:val="none" w:sz="0" w:space="0" w:color="auto"/>
            <w:right w:val="none" w:sz="0" w:space="0" w:color="auto"/>
          </w:divBdr>
        </w:div>
        <w:div w:id="1836067130">
          <w:marLeft w:val="640"/>
          <w:marRight w:val="0"/>
          <w:marTop w:val="0"/>
          <w:marBottom w:val="0"/>
          <w:divBdr>
            <w:top w:val="none" w:sz="0" w:space="0" w:color="auto"/>
            <w:left w:val="none" w:sz="0" w:space="0" w:color="auto"/>
            <w:bottom w:val="none" w:sz="0" w:space="0" w:color="auto"/>
            <w:right w:val="none" w:sz="0" w:space="0" w:color="auto"/>
          </w:divBdr>
        </w:div>
        <w:div w:id="27263641">
          <w:marLeft w:val="640"/>
          <w:marRight w:val="0"/>
          <w:marTop w:val="0"/>
          <w:marBottom w:val="0"/>
          <w:divBdr>
            <w:top w:val="none" w:sz="0" w:space="0" w:color="auto"/>
            <w:left w:val="none" w:sz="0" w:space="0" w:color="auto"/>
            <w:bottom w:val="none" w:sz="0" w:space="0" w:color="auto"/>
            <w:right w:val="none" w:sz="0" w:space="0" w:color="auto"/>
          </w:divBdr>
        </w:div>
        <w:div w:id="1339967986">
          <w:marLeft w:val="640"/>
          <w:marRight w:val="0"/>
          <w:marTop w:val="0"/>
          <w:marBottom w:val="0"/>
          <w:divBdr>
            <w:top w:val="none" w:sz="0" w:space="0" w:color="auto"/>
            <w:left w:val="none" w:sz="0" w:space="0" w:color="auto"/>
            <w:bottom w:val="none" w:sz="0" w:space="0" w:color="auto"/>
            <w:right w:val="none" w:sz="0" w:space="0" w:color="auto"/>
          </w:divBdr>
        </w:div>
        <w:div w:id="1692799500">
          <w:marLeft w:val="640"/>
          <w:marRight w:val="0"/>
          <w:marTop w:val="0"/>
          <w:marBottom w:val="0"/>
          <w:divBdr>
            <w:top w:val="none" w:sz="0" w:space="0" w:color="auto"/>
            <w:left w:val="none" w:sz="0" w:space="0" w:color="auto"/>
            <w:bottom w:val="none" w:sz="0" w:space="0" w:color="auto"/>
            <w:right w:val="none" w:sz="0" w:space="0" w:color="auto"/>
          </w:divBdr>
        </w:div>
        <w:div w:id="798644425">
          <w:marLeft w:val="640"/>
          <w:marRight w:val="0"/>
          <w:marTop w:val="0"/>
          <w:marBottom w:val="0"/>
          <w:divBdr>
            <w:top w:val="none" w:sz="0" w:space="0" w:color="auto"/>
            <w:left w:val="none" w:sz="0" w:space="0" w:color="auto"/>
            <w:bottom w:val="none" w:sz="0" w:space="0" w:color="auto"/>
            <w:right w:val="none" w:sz="0" w:space="0" w:color="auto"/>
          </w:divBdr>
        </w:div>
        <w:div w:id="1980838356">
          <w:marLeft w:val="640"/>
          <w:marRight w:val="0"/>
          <w:marTop w:val="0"/>
          <w:marBottom w:val="0"/>
          <w:divBdr>
            <w:top w:val="none" w:sz="0" w:space="0" w:color="auto"/>
            <w:left w:val="none" w:sz="0" w:space="0" w:color="auto"/>
            <w:bottom w:val="none" w:sz="0" w:space="0" w:color="auto"/>
            <w:right w:val="none" w:sz="0" w:space="0" w:color="auto"/>
          </w:divBdr>
        </w:div>
        <w:div w:id="1693385543">
          <w:marLeft w:val="640"/>
          <w:marRight w:val="0"/>
          <w:marTop w:val="0"/>
          <w:marBottom w:val="0"/>
          <w:divBdr>
            <w:top w:val="none" w:sz="0" w:space="0" w:color="auto"/>
            <w:left w:val="none" w:sz="0" w:space="0" w:color="auto"/>
            <w:bottom w:val="none" w:sz="0" w:space="0" w:color="auto"/>
            <w:right w:val="none" w:sz="0" w:space="0" w:color="auto"/>
          </w:divBdr>
        </w:div>
        <w:div w:id="629438291">
          <w:marLeft w:val="640"/>
          <w:marRight w:val="0"/>
          <w:marTop w:val="0"/>
          <w:marBottom w:val="0"/>
          <w:divBdr>
            <w:top w:val="none" w:sz="0" w:space="0" w:color="auto"/>
            <w:left w:val="none" w:sz="0" w:space="0" w:color="auto"/>
            <w:bottom w:val="none" w:sz="0" w:space="0" w:color="auto"/>
            <w:right w:val="none" w:sz="0" w:space="0" w:color="auto"/>
          </w:divBdr>
        </w:div>
        <w:div w:id="1158158682">
          <w:marLeft w:val="640"/>
          <w:marRight w:val="0"/>
          <w:marTop w:val="0"/>
          <w:marBottom w:val="0"/>
          <w:divBdr>
            <w:top w:val="none" w:sz="0" w:space="0" w:color="auto"/>
            <w:left w:val="none" w:sz="0" w:space="0" w:color="auto"/>
            <w:bottom w:val="none" w:sz="0" w:space="0" w:color="auto"/>
            <w:right w:val="none" w:sz="0" w:space="0" w:color="auto"/>
          </w:divBdr>
        </w:div>
        <w:div w:id="1368337067">
          <w:marLeft w:val="640"/>
          <w:marRight w:val="0"/>
          <w:marTop w:val="0"/>
          <w:marBottom w:val="0"/>
          <w:divBdr>
            <w:top w:val="none" w:sz="0" w:space="0" w:color="auto"/>
            <w:left w:val="none" w:sz="0" w:space="0" w:color="auto"/>
            <w:bottom w:val="none" w:sz="0" w:space="0" w:color="auto"/>
            <w:right w:val="none" w:sz="0" w:space="0" w:color="auto"/>
          </w:divBdr>
        </w:div>
        <w:div w:id="1959144684">
          <w:marLeft w:val="640"/>
          <w:marRight w:val="0"/>
          <w:marTop w:val="0"/>
          <w:marBottom w:val="0"/>
          <w:divBdr>
            <w:top w:val="none" w:sz="0" w:space="0" w:color="auto"/>
            <w:left w:val="none" w:sz="0" w:space="0" w:color="auto"/>
            <w:bottom w:val="none" w:sz="0" w:space="0" w:color="auto"/>
            <w:right w:val="none" w:sz="0" w:space="0" w:color="auto"/>
          </w:divBdr>
        </w:div>
        <w:div w:id="1968926234">
          <w:marLeft w:val="640"/>
          <w:marRight w:val="0"/>
          <w:marTop w:val="0"/>
          <w:marBottom w:val="0"/>
          <w:divBdr>
            <w:top w:val="none" w:sz="0" w:space="0" w:color="auto"/>
            <w:left w:val="none" w:sz="0" w:space="0" w:color="auto"/>
            <w:bottom w:val="none" w:sz="0" w:space="0" w:color="auto"/>
            <w:right w:val="none" w:sz="0" w:space="0" w:color="auto"/>
          </w:divBdr>
        </w:div>
        <w:div w:id="149686565">
          <w:marLeft w:val="640"/>
          <w:marRight w:val="0"/>
          <w:marTop w:val="0"/>
          <w:marBottom w:val="0"/>
          <w:divBdr>
            <w:top w:val="none" w:sz="0" w:space="0" w:color="auto"/>
            <w:left w:val="none" w:sz="0" w:space="0" w:color="auto"/>
            <w:bottom w:val="none" w:sz="0" w:space="0" w:color="auto"/>
            <w:right w:val="none" w:sz="0" w:space="0" w:color="auto"/>
          </w:divBdr>
        </w:div>
        <w:div w:id="780612435">
          <w:marLeft w:val="640"/>
          <w:marRight w:val="0"/>
          <w:marTop w:val="0"/>
          <w:marBottom w:val="0"/>
          <w:divBdr>
            <w:top w:val="none" w:sz="0" w:space="0" w:color="auto"/>
            <w:left w:val="none" w:sz="0" w:space="0" w:color="auto"/>
            <w:bottom w:val="none" w:sz="0" w:space="0" w:color="auto"/>
            <w:right w:val="none" w:sz="0" w:space="0" w:color="auto"/>
          </w:divBdr>
        </w:div>
        <w:div w:id="1642804030">
          <w:marLeft w:val="640"/>
          <w:marRight w:val="0"/>
          <w:marTop w:val="0"/>
          <w:marBottom w:val="0"/>
          <w:divBdr>
            <w:top w:val="none" w:sz="0" w:space="0" w:color="auto"/>
            <w:left w:val="none" w:sz="0" w:space="0" w:color="auto"/>
            <w:bottom w:val="none" w:sz="0" w:space="0" w:color="auto"/>
            <w:right w:val="none" w:sz="0" w:space="0" w:color="auto"/>
          </w:divBdr>
        </w:div>
        <w:div w:id="77602781">
          <w:marLeft w:val="640"/>
          <w:marRight w:val="0"/>
          <w:marTop w:val="0"/>
          <w:marBottom w:val="0"/>
          <w:divBdr>
            <w:top w:val="none" w:sz="0" w:space="0" w:color="auto"/>
            <w:left w:val="none" w:sz="0" w:space="0" w:color="auto"/>
            <w:bottom w:val="none" w:sz="0" w:space="0" w:color="auto"/>
            <w:right w:val="none" w:sz="0" w:space="0" w:color="auto"/>
          </w:divBdr>
        </w:div>
      </w:divsChild>
    </w:div>
    <w:div w:id="164133218">
      <w:bodyDiv w:val="1"/>
      <w:marLeft w:val="0"/>
      <w:marRight w:val="0"/>
      <w:marTop w:val="0"/>
      <w:marBottom w:val="0"/>
      <w:divBdr>
        <w:top w:val="none" w:sz="0" w:space="0" w:color="auto"/>
        <w:left w:val="none" w:sz="0" w:space="0" w:color="auto"/>
        <w:bottom w:val="none" w:sz="0" w:space="0" w:color="auto"/>
        <w:right w:val="none" w:sz="0" w:space="0" w:color="auto"/>
      </w:divBdr>
      <w:divsChild>
        <w:div w:id="2124231319">
          <w:marLeft w:val="640"/>
          <w:marRight w:val="0"/>
          <w:marTop w:val="0"/>
          <w:marBottom w:val="0"/>
          <w:divBdr>
            <w:top w:val="none" w:sz="0" w:space="0" w:color="auto"/>
            <w:left w:val="none" w:sz="0" w:space="0" w:color="auto"/>
            <w:bottom w:val="none" w:sz="0" w:space="0" w:color="auto"/>
            <w:right w:val="none" w:sz="0" w:space="0" w:color="auto"/>
          </w:divBdr>
        </w:div>
        <w:div w:id="654453185">
          <w:marLeft w:val="640"/>
          <w:marRight w:val="0"/>
          <w:marTop w:val="0"/>
          <w:marBottom w:val="0"/>
          <w:divBdr>
            <w:top w:val="none" w:sz="0" w:space="0" w:color="auto"/>
            <w:left w:val="none" w:sz="0" w:space="0" w:color="auto"/>
            <w:bottom w:val="none" w:sz="0" w:space="0" w:color="auto"/>
            <w:right w:val="none" w:sz="0" w:space="0" w:color="auto"/>
          </w:divBdr>
        </w:div>
        <w:div w:id="1636334722">
          <w:marLeft w:val="640"/>
          <w:marRight w:val="0"/>
          <w:marTop w:val="0"/>
          <w:marBottom w:val="0"/>
          <w:divBdr>
            <w:top w:val="none" w:sz="0" w:space="0" w:color="auto"/>
            <w:left w:val="none" w:sz="0" w:space="0" w:color="auto"/>
            <w:bottom w:val="none" w:sz="0" w:space="0" w:color="auto"/>
            <w:right w:val="none" w:sz="0" w:space="0" w:color="auto"/>
          </w:divBdr>
        </w:div>
        <w:div w:id="474761224">
          <w:marLeft w:val="640"/>
          <w:marRight w:val="0"/>
          <w:marTop w:val="0"/>
          <w:marBottom w:val="0"/>
          <w:divBdr>
            <w:top w:val="none" w:sz="0" w:space="0" w:color="auto"/>
            <w:left w:val="none" w:sz="0" w:space="0" w:color="auto"/>
            <w:bottom w:val="none" w:sz="0" w:space="0" w:color="auto"/>
            <w:right w:val="none" w:sz="0" w:space="0" w:color="auto"/>
          </w:divBdr>
        </w:div>
        <w:div w:id="380132552">
          <w:marLeft w:val="640"/>
          <w:marRight w:val="0"/>
          <w:marTop w:val="0"/>
          <w:marBottom w:val="0"/>
          <w:divBdr>
            <w:top w:val="none" w:sz="0" w:space="0" w:color="auto"/>
            <w:left w:val="none" w:sz="0" w:space="0" w:color="auto"/>
            <w:bottom w:val="none" w:sz="0" w:space="0" w:color="auto"/>
            <w:right w:val="none" w:sz="0" w:space="0" w:color="auto"/>
          </w:divBdr>
        </w:div>
        <w:div w:id="1536313228">
          <w:marLeft w:val="640"/>
          <w:marRight w:val="0"/>
          <w:marTop w:val="0"/>
          <w:marBottom w:val="0"/>
          <w:divBdr>
            <w:top w:val="none" w:sz="0" w:space="0" w:color="auto"/>
            <w:left w:val="none" w:sz="0" w:space="0" w:color="auto"/>
            <w:bottom w:val="none" w:sz="0" w:space="0" w:color="auto"/>
            <w:right w:val="none" w:sz="0" w:space="0" w:color="auto"/>
          </w:divBdr>
        </w:div>
        <w:div w:id="800809305">
          <w:marLeft w:val="640"/>
          <w:marRight w:val="0"/>
          <w:marTop w:val="0"/>
          <w:marBottom w:val="0"/>
          <w:divBdr>
            <w:top w:val="none" w:sz="0" w:space="0" w:color="auto"/>
            <w:left w:val="none" w:sz="0" w:space="0" w:color="auto"/>
            <w:bottom w:val="none" w:sz="0" w:space="0" w:color="auto"/>
            <w:right w:val="none" w:sz="0" w:space="0" w:color="auto"/>
          </w:divBdr>
        </w:div>
        <w:div w:id="1486119158">
          <w:marLeft w:val="640"/>
          <w:marRight w:val="0"/>
          <w:marTop w:val="0"/>
          <w:marBottom w:val="0"/>
          <w:divBdr>
            <w:top w:val="none" w:sz="0" w:space="0" w:color="auto"/>
            <w:left w:val="none" w:sz="0" w:space="0" w:color="auto"/>
            <w:bottom w:val="none" w:sz="0" w:space="0" w:color="auto"/>
            <w:right w:val="none" w:sz="0" w:space="0" w:color="auto"/>
          </w:divBdr>
        </w:div>
        <w:div w:id="1554581605">
          <w:marLeft w:val="640"/>
          <w:marRight w:val="0"/>
          <w:marTop w:val="0"/>
          <w:marBottom w:val="0"/>
          <w:divBdr>
            <w:top w:val="none" w:sz="0" w:space="0" w:color="auto"/>
            <w:left w:val="none" w:sz="0" w:space="0" w:color="auto"/>
            <w:bottom w:val="none" w:sz="0" w:space="0" w:color="auto"/>
            <w:right w:val="none" w:sz="0" w:space="0" w:color="auto"/>
          </w:divBdr>
        </w:div>
        <w:div w:id="1254439633">
          <w:marLeft w:val="640"/>
          <w:marRight w:val="0"/>
          <w:marTop w:val="0"/>
          <w:marBottom w:val="0"/>
          <w:divBdr>
            <w:top w:val="none" w:sz="0" w:space="0" w:color="auto"/>
            <w:left w:val="none" w:sz="0" w:space="0" w:color="auto"/>
            <w:bottom w:val="none" w:sz="0" w:space="0" w:color="auto"/>
            <w:right w:val="none" w:sz="0" w:space="0" w:color="auto"/>
          </w:divBdr>
        </w:div>
        <w:div w:id="671880832">
          <w:marLeft w:val="640"/>
          <w:marRight w:val="0"/>
          <w:marTop w:val="0"/>
          <w:marBottom w:val="0"/>
          <w:divBdr>
            <w:top w:val="none" w:sz="0" w:space="0" w:color="auto"/>
            <w:left w:val="none" w:sz="0" w:space="0" w:color="auto"/>
            <w:bottom w:val="none" w:sz="0" w:space="0" w:color="auto"/>
            <w:right w:val="none" w:sz="0" w:space="0" w:color="auto"/>
          </w:divBdr>
        </w:div>
        <w:div w:id="284890497">
          <w:marLeft w:val="640"/>
          <w:marRight w:val="0"/>
          <w:marTop w:val="0"/>
          <w:marBottom w:val="0"/>
          <w:divBdr>
            <w:top w:val="none" w:sz="0" w:space="0" w:color="auto"/>
            <w:left w:val="none" w:sz="0" w:space="0" w:color="auto"/>
            <w:bottom w:val="none" w:sz="0" w:space="0" w:color="auto"/>
            <w:right w:val="none" w:sz="0" w:space="0" w:color="auto"/>
          </w:divBdr>
        </w:div>
        <w:div w:id="1493838418">
          <w:marLeft w:val="640"/>
          <w:marRight w:val="0"/>
          <w:marTop w:val="0"/>
          <w:marBottom w:val="0"/>
          <w:divBdr>
            <w:top w:val="none" w:sz="0" w:space="0" w:color="auto"/>
            <w:left w:val="none" w:sz="0" w:space="0" w:color="auto"/>
            <w:bottom w:val="none" w:sz="0" w:space="0" w:color="auto"/>
            <w:right w:val="none" w:sz="0" w:space="0" w:color="auto"/>
          </w:divBdr>
        </w:div>
        <w:div w:id="139540664">
          <w:marLeft w:val="640"/>
          <w:marRight w:val="0"/>
          <w:marTop w:val="0"/>
          <w:marBottom w:val="0"/>
          <w:divBdr>
            <w:top w:val="none" w:sz="0" w:space="0" w:color="auto"/>
            <w:left w:val="none" w:sz="0" w:space="0" w:color="auto"/>
            <w:bottom w:val="none" w:sz="0" w:space="0" w:color="auto"/>
            <w:right w:val="none" w:sz="0" w:space="0" w:color="auto"/>
          </w:divBdr>
        </w:div>
        <w:div w:id="601910897">
          <w:marLeft w:val="640"/>
          <w:marRight w:val="0"/>
          <w:marTop w:val="0"/>
          <w:marBottom w:val="0"/>
          <w:divBdr>
            <w:top w:val="none" w:sz="0" w:space="0" w:color="auto"/>
            <w:left w:val="none" w:sz="0" w:space="0" w:color="auto"/>
            <w:bottom w:val="none" w:sz="0" w:space="0" w:color="auto"/>
            <w:right w:val="none" w:sz="0" w:space="0" w:color="auto"/>
          </w:divBdr>
        </w:div>
        <w:div w:id="1231576228">
          <w:marLeft w:val="640"/>
          <w:marRight w:val="0"/>
          <w:marTop w:val="0"/>
          <w:marBottom w:val="0"/>
          <w:divBdr>
            <w:top w:val="none" w:sz="0" w:space="0" w:color="auto"/>
            <w:left w:val="none" w:sz="0" w:space="0" w:color="auto"/>
            <w:bottom w:val="none" w:sz="0" w:space="0" w:color="auto"/>
            <w:right w:val="none" w:sz="0" w:space="0" w:color="auto"/>
          </w:divBdr>
        </w:div>
        <w:div w:id="1264143625">
          <w:marLeft w:val="640"/>
          <w:marRight w:val="0"/>
          <w:marTop w:val="0"/>
          <w:marBottom w:val="0"/>
          <w:divBdr>
            <w:top w:val="none" w:sz="0" w:space="0" w:color="auto"/>
            <w:left w:val="none" w:sz="0" w:space="0" w:color="auto"/>
            <w:bottom w:val="none" w:sz="0" w:space="0" w:color="auto"/>
            <w:right w:val="none" w:sz="0" w:space="0" w:color="auto"/>
          </w:divBdr>
        </w:div>
        <w:div w:id="1510868709">
          <w:marLeft w:val="640"/>
          <w:marRight w:val="0"/>
          <w:marTop w:val="0"/>
          <w:marBottom w:val="0"/>
          <w:divBdr>
            <w:top w:val="none" w:sz="0" w:space="0" w:color="auto"/>
            <w:left w:val="none" w:sz="0" w:space="0" w:color="auto"/>
            <w:bottom w:val="none" w:sz="0" w:space="0" w:color="auto"/>
            <w:right w:val="none" w:sz="0" w:space="0" w:color="auto"/>
          </w:divBdr>
        </w:div>
        <w:div w:id="1158378879">
          <w:marLeft w:val="640"/>
          <w:marRight w:val="0"/>
          <w:marTop w:val="0"/>
          <w:marBottom w:val="0"/>
          <w:divBdr>
            <w:top w:val="none" w:sz="0" w:space="0" w:color="auto"/>
            <w:left w:val="none" w:sz="0" w:space="0" w:color="auto"/>
            <w:bottom w:val="none" w:sz="0" w:space="0" w:color="auto"/>
            <w:right w:val="none" w:sz="0" w:space="0" w:color="auto"/>
          </w:divBdr>
        </w:div>
        <w:div w:id="1305506287">
          <w:marLeft w:val="640"/>
          <w:marRight w:val="0"/>
          <w:marTop w:val="0"/>
          <w:marBottom w:val="0"/>
          <w:divBdr>
            <w:top w:val="none" w:sz="0" w:space="0" w:color="auto"/>
            <w:left w:val="none" w:sz="0" w:space="0" w:color="auto"/>
            <w:bottom w:val="none" w:sz="0" w:space="0" w:color="auto"/>
            <w:right w:val="none" w:sz="0" w:space="0" w:color="auto"/>
          </w:divBdr>
        </w:div>
        <w:div w:id="942149993">
          <w:marLeft w:val="640"/>
          <w:marRight w:val="0"/>
          <w:marTop w:val="0"/>
          <w:marBottom w:val="0"/>
          <w:divBdr>
            <w:top w:val="none" w:sz="0" w:space="0" w:color="auto"/>
            <w:left w:val="none" w:sz="0" w:space="0" w:color="auto"/>
            <w:bottom w:val="none" w:sz="0" w:space="0" w:color="auto"/>
            <w:right w:val="none" w:sz="0" w:space="0" w:color="auto"/>
          </w:divBdr>
        </w:div>
        <w:div w:id="1947230770">
          <w:marLeft w:val="640"/>
          <w:marRight w:val="0"/>
          <w:marTop w:val="0"/>
          <w:marBottom w:val="0"/>
          <w:divBdr>
            <w:top w:val="none" w:sz="0" w:space="0" w:color="auto"/>
            <w:left w:val="none" w:sz="0" w:space="0" w:color="auto"/>
            <w:bottom w:val="none" w:sz="0" w:space="0" w:color="auto"/>
            <w:right w:val="none" w:sz="0" w:space="0" w:color="auto"/>
          </w:divBdr>
        </w:div>
        <w:div w:id="1525317448">
          <w:marLeft w:val="640"/>
          <w:marRight w:val="0"/>
          <w:marTop w:val="0"/>
          <w:marBottom w:val="0"/>
          <w:divBdr>
            <w:top w:val="none" w:sz="0" w:space="0" w:color="auto"/>
            <w:left w:val="none" w:sz="0" w:space="0" w:color="auto"/>
            <w:bottom w:val="none" w:sz="0" w:space="0" w:color="auto"/>
            <w:right w:val="none" w:sz="0" w:space="0" w:color="auto"/>
          </w:divBdr>
        </w:div>
        <w:div w:id="402877879">
          <w:marLeft w:val="640"/>
          <w:marRight w:val="0"/>
          <w:marTop w:val="0"/>
          <w:marBottom w:val="0"/>
          <w:divBdr>
            <w:top w:val="none" w:sz="0" w:space="0" w:color="auto"/>
            <w:left w:val="none" w:sz="0" w:space="0" w:color="auto"/>
            <w:bottom w:val="none" w:sz="0" w:space="0" w:color="auto"/>
            <w:right w:val="none" w:sz="0" w:space="0" w:color="auto"/>
          </w:divBdr>
        </w:div>
        <w:div w:id="291521683">
          <w:marLeft w:val="640"/>
          <w:marRight w:val="0"/>
          <w:marTop w:val="0"/>
          <w:marBottom w:val="0"/>
          <w:divBdr>
            <w:top w:val="none" w:sz="0" w:space="0" w:color="auto"/>
            <w:left w:val="none" w:sz="0" w:space="0" w:color="auto"/>
            <w:bottom w:val="none" w:sz="0" w:space="0" w:color="auto"/>
            <w:right w:val="none" w:sz="0" w:space="0" w:color="auto"/>
          </w:divBdr>
        </w:div>
        <w:div w:id="1658730620">
          <w:marLeft w:val="640"/>
          <w:marRight w:val="0"/>
          <w:marTop w:val="0"/>
          <w:marBottom w:val="0"/>
          <w:divBdr>
            <w:top w:val="none" w:sz="0" w:space="0" w:color="auto"/>
            <w:left w:val="none" w:sz="0" w:space="0" w:color="auto"/>
            <w:bottom w:val="none" w:sz="0" w:space="0" w:color="auto"/>
            <w:right w:val="none" w:sz="0" w:space="0" w:color="auto"/>
          </w:divBdr>
        </w:div>
        <w:div w:id="1274286155">
          <w:marLeft w:val="640"/>
          <w:marRight w:val="0"/>
          <w:marTop w:val="0"/>
          <w:marBottom w:val="0"/>
          <w:divBdr>
            <w:top w:val="none" w:sz="0" w:space="0" w:color="auto"/>
            <w:left w:val="none" w:sz="0" w:space="0" w:color="auto"/>
            <w:bottom w:val="none" w:sz="0" w:space="0" w:color="auto"/>
            <w:right w:val="none" w:sz="0" w:space="0" w:color="auto"/>
          </w:divBdr>
        </w:div>
        <w:div w:id="874999894">
          <w:marLeft w:val="640"/>
          <w:marRight w:val="0"/>
          <w:marTop w:val="0"/>
          <w:marBottom w:val="0"/>
          <w:divBdr>
            <w:top w:val="none" w:sz="0" w:space="0" w:color="auto"/>
            <w:left w:val="none" w:sz="0" w:space="0" w:color="auto"/>
            <w:bottom w:val="none" w:sz="0" w:space="0" w:color="auto"/>
            <w:right w:val="none" w:sz="0" w:space="0" w:color="auto"/>
          </w:divBdr>
        </w:div>
        <w:div w:id="2125684380">
          <w:marLeft w:val="640"/>
          <w:marRight w:val="0"/>
          <w:marTop w:val="0"/>
          <w:marBottom w:val="0"/>
          <w:divBdr>
            <w:top w:val="none" w:sz="0" w:space="0" w:color="auto"/>
            <w:left w:val="none" w:sz="0" w:space="0" w:color="auto"/>
            <w:bottom w:val="none" w:sz="0" w:space="0" w:color="auto"/>
            <w:right w:val="none" w:sz="0" w:space="0" w:color="auto"/>
          </w:divBdr>
        </w:div>
        <w:div w:id="1374380697">
          <w:marLeft w:val="640"/>
          <w:marRight w:val="0"/>
          <w:marTop w:val="0"/>
          <w:marBottom w:val="0"/>
          <w:divBdr>
            <w:top w:val="none" w:sz="0" w:space="0" w:color="auto"/>
            <w:left w:val="none" w:sz="0" w:space="0" w:color="auto"/>
            <w:bottom w:val="none" w:sz="0" w:space="0" w:color="auto"/>
            <w:right w:val="none" w:sz="0" w:space="0" w:color="auto"/>
          </w:divBdr>
        </w:div>
        <w:div w:id="489105314">
          <w:marLeft w:val="640"/>
          <w:marRight w:val="0"/>
          <w:marTop w:val="0"/>
          <w:marBottom w:val="0"/>
          <w:divBdr>
            <w:top w:val="none" w:sz="0" w:space="0" w:color="auto"/>
            <w:left w:val="none" w:sz="0" w:space="0" w:color="auto"/>
            <w:bottom w:val="none" w:sz="0" w:space="0" w:color="auto"/>
            <w:right w:val="none" w:sz="0" w:space="0" w:color="auto"/>
          </w:divBdr>
        </w:div>
        <w:div w:id="1600790834">
          <w:marLeft w:val="640"/>
          <w:marRight w:val="0"/>
          <w:marTop w:val="0"/>
          <w:marBottom w:val="0"/>
          <w:divBdr>
            <w:top w:val="none" w:sz="0" w:space="0" w:color="auto"/>
            <w:left w:val="none" w:sz="0" w:space="0" w:color="auto"/>
            <w:bottom w:val="none" w:sz="0" w:space="0" w:color="auto"/>
            <w:right w:val="none" w:sz="0" w:space="0" w:color="auto"/>
          </w:divBdr>
        </w:div>
        <w:div w:id="119542246">
          <w:marLeft w:val="640"/>
          <w:marRight w:val="0"/>
          <w:marTop w:val="0"/>
          <w:marBottom w:val="0"/>
          <w:divBdr>
            <w:top w:val="none" w:sz="0" w:space="0" w:color="auto"/>
            <w:left w:val="none" w:sz="0" w:space="0" w:color="auto"/>
            <w:bottom w:val="none" w:sz="0" w:space="0" w:color="auto"/>
            <w:right w:val="none" w:sz="0" w:space="0" w:color="auto"/>
          </w:divBdr>
        </w:div>
        <w:div w:id="1533375638">
          <w:marLeft w:val="640"/>
          <w:marRight w:val="0"/>
          <w:marTop w:val="0"/>
          <w:marBottom w:val="0"/>
          <w:divBdr>
            <w:top w:val="none" w:sz="0" w:space="0" w:color="auto"/>
            <w:left w:val="none" w:sz="0" w:space="0" w:color="auto"/>
            <w:bottom w:val="none" w:sz="0" w:space="0" w:color="auto"/>
            <w:right w:val="none" w:sz="0" w:space="0" w:color="auto"/>
          </w:divBdr>
        </w:div>
        <w:div w:id="505555479">
          <w:marLeft w:val="640"/>
          <w:marRight w:val="0"/>
          <w:marTop w:val="0"/>
          <w:marBottom w:val="0"/>
          <w:divBdr>
            <w:top w:val="none" w:sz="0" w:space="0" w:color="auto"/>
            <w:left w:val="none" w:sz="0" w:space="0" w:color="auto"/>
            <w:bottom w:val="none" w:sz="0" w:space="0" w:color="auto"/>
            <w:right w:val="none" w:sz="0" w:space="0" w:color="auto"/>
          </w:divBdr>
        </w:div>
        <w:div w:id="1794054248">
          <w:marLeft w:val="640"/>
          <w:marRight w:val="0"/>
          <w:marTop w:val="0"/>
          <w:marBottom w:val="0"/>
          <w:divBdr>
            <w:top w:val="none" w:sz="0" w:space="0" w:color="auto"/>
            <w:left w:val="none" w:sz="0" w:space="0" w:color="auto"/>
            <w:bottom w:val="none" w:sz="0" w:space="0" w:color="auto"/>
            <w:right w:val="none" w:sz="0" w:space="0" w:color="auto"/>
          </w:divBdr>
        </w:div>
      </w:divsChild>
    </w:div>
    <w:div w:id="176895739">
      <w:bodyDiv w:val="1"/>
      <w:marLeft w:val="0"/>
      <w:marRight w:val="0"/>
      <w:marTop w:val="0"/>
      <w:marBottom w:val="0"/>
      <w:divBdr>
        <w:top w:val="none" w:sz="0" w:space="0" w:color="auto"/>
        <w:left w:val="none" w:sz="0" w:space="0" w:color="auto"/>
        <w:bottom w:val="none" w:sz="0" w:space="0" w:color="auto"/>
        <w:right w:val="none" w:sz="0" w:space="0" w:color="auto"/>
      </w:divBdr>
      <w:divsChild>
        <w:div w:id="178545370">
          <w:marLeft w:val="640"/>
          <w:marRight w:val="0"/>
          <w:marTop w:val="0"/>
          <w:marBottom w:val="0"/>
          <w:divBdr>
            <w:top w:val="none" w:sz="0" w:space="0" w:color="auto"/>
            <w:left w:val="none" w:sz="0" w:space="0" w:color="auto"/>
            <w:bottom w:val="none" w:sz="0" w:space="0" w:color="auto"/>
            <w:right w:val="none" w:sz="0" w:space="0" w:color="auto"/>
          </w:divBdr>
        </w:div>
        <w:div w:id="262223028">
          <w:marLeft w:val="640"/>
          <w:marRight w:val="0"/>
          <w:marTop w:val="0"/>
          <w:marBottom w:val="0"/>
          <w:divBdr>
            <w:top w:val="none" w:sz="0" w:space="0" w:color="auto"/>
            <w:left w:val="none" w:sz="0" w:space="0" w:color="auto"/>
            <w:bottom w:val="none" w:sz="0" w:space="0" w:color="auto"/>
            <w:right w:val="none" w:sz="0" w:space="0" w:color="auto"/>
          </w:divBdr>
        </w:div>
        <w:div w:id="540023680">
          <w:marLeft w:val="640"/>
          <w:marRight w:val="0"/>
          <w:marTop w:val="0"/>
          <w:marBottom w:val="0"/>
          <w:divBdr>
            <w:top w:val="none" w:sz="0" w:space="0" w:color="auto"/>
            <w:left w:val="none" w:sz="0" w:space="0" w:color="auto"/>
            <w:bottom w:val="none" w:sz="0" w:space="0" w:color="auto"/>
            <w:right w:val="none" w:sz="0" w:space="0" w:color="auto"/>
          </w:divBdr>
        </w:div>
        <w:div w:id="580917397">
          <w:marLeft w:val="640"/>
          <w:marRight w:val="0"/>
          <w:marTop w:val="0"/>
          <w:marBottom w:val="0"/>
          <w:divBdr>
            <w:top w:val="none" w:sz="0" w:space="0" w:color="auto"/>
            <w:left w:val="none" w:sz="0" w:space="0" w:color="auto"/>
            <w:bottom w:val="none" w:sz="0" w:space="0" w:color="auto"/>
            <w:right w:val="none" w:sz="0" w:space="0" w:color="auto"/>
          </w:divBdr>
        </w:div>
        <w:div w:id="904880207">
          <w:marLeft w:val="640"/>
          <w:marRight w:val="0"/>
          <w:marTop w:val="0"/>
          <w:marBottom w:val="0"/>
          <w:divBdr>
            <w:top w:val="none" w:sz="0" w:space="0" w:color="auto"/>
            <w:left w:val="none" w:sz="0" w:space="0" w:color="auto"/>
            <w:bottom w:val="none" w:sz="0" w:space="0" w:color="auto"/>
            <w:right w:val="none" w:sz="0" w:space="0" w:color="auto"/>
          </w:divBdr>
        </w:div>
        <w:div w:id="1058698871">
          <w:marLeft w:val="640"/>
          <w:marRight w:val="0"/>
          <w:marTop w:val="0"/>
          <w:marBottom w:val="0"/>
          <w:divBdr>
            <w:top w:val="none" w:sz="0" w:space="0" w:color="auto"/>
            <w:left w:val="none" w:sz="0" w:space="0" w:color="auto"/>
            <w:bottom w:val="none" w:sz="0" w:space="0" w:color="auto"/>
            <w:right w:val="none" w:sz="0" w:space="0" w:color="auto"/>
          </w:divBdr>
        </w:div>
        <w:div w:id="1143691641">
          <w:marLeft w:val="640"/>
          <w:marRight w:val="0"/>
          <w:marTop w:val="0"/>
          <w:marBottom w:val="0"/>
          <w:divBdr>
            <w:top w:val="none" w:sz="0" w:space="0" w:color="auto"/>
            <w:left w:val="none" w:sz="0" w:space="0" w:color="auto"/>
            <w:bottom w:val="none" w:sz="0" w:space="0" w:color="auto"/>
            <w:right w:val="none" w:sz="0" w:space="0" w:color="auto"/>
          </w:divBdr>
        </w:div>
        <w:div w:id="1268196195">
          <w:marLeft w:val="640"/>
          <w:marRight w:val="0"/>
          <w:marTop w:val="0"/>
          <w:marBottom w:val="0"/>
          <w:divBdr>
            <w:top w:val="none" w:sz="0" w:space="0" w:color="auto"/>
            <w:left w:val="none" w:sz="0" w:space="0" w:color="auto"/>
            <w:bottom w:val="none" w:sz="0" w:space="0" w:color="auto"/>
            <w:right w:val="none" w:sz="0" w:space="0" w:color="auto"/>
          </w:divBdr>
        </w:div>
        <w:div w:id="1273904116">
          <w:marLeft w:val="640"/>
          <w:marRight w:val="0"/>
          <w:marTop w:val="0"/>
          <w:marBottom w:val="0"/>
          <w:divBdr>
            <w:top w:val="none" w:sz="0" w:space="0" w:color="auto"/>
            <w:left w:val="none" w:sz="0" w:space="0" w:color="auto"/>
            <w:bottom w:val="none" w:sz="0" w:space="0" w:color="auto"/>
            <w:right w:val="none" w:sz="0" w:space="0" w:color="auto"/>
          </w:divBdr>
        </w:div>
        <w:div w:id="1567112227">
          <w:marLeft w:val="640"/>
          <w:marRight w:val="0"/>
          <w:marTop w:val="0"/>
          <w:marBottom w:val="0"/>
          <w:divBdr>
            <w:top w:val="none" w:sz="0" w:space="0" w:color="auto"/>
            <w:left w:val="none" w:sz="0" w:space="0" w:color="auto"/>
            <w:bottom w:val="none" w:sz="0" w:space="0" w:color="auto"/>
            <w:right w:val="none" w:sz="0" w:space="0" w:color="auto"/>
          </w:divBdr>
        </w:div>
        <w:div w:id="1620379647">
          <w:marLeft w:val="640"/>
          <w:marRight w:val="0"/>
          <w:marTop w:val="0"/>
          <w:marBottom w:val="0"/>
          <w:divBdr>
            <w:top w:val="none" w:sz="0" w:space="0" w:color="auto"/>
            <w:left w:val="none" w:sz="0" w:space="0" w:color="auto"/>
            <w:bottom w:val="none" w:sz="0" w:space="0" w:color="auto"/>
            <w:right w:val="none" w:sz="0" w:space="0" w:color="auto"/>
          </w:divBdr>
        </w:div>
        <w:div w:id="1627662477">
          <w:marLeft w:val="640"/>
          <w:marRight w:val="0"/>
          <w:marTop w:val="0"/>
          <w:marBottom w:val="0"/>
          <w:divBdr>
            <w:top w:val="none" w:sz="0" w:space="0" w:color="auto"/>
            <w:left w:val="none" w:sz="0" w:space="0" w:color="auto"/>
            <w:bottom w:val="none" w:sz="0" w:space="0" w:color="auto"/>
            <w:right w:val="none" w:sz="0" w:space="0" w:color="auto"/>
          </w:divBdr>
        </w:div>
        <w:div w:id="1712001772">
          <w:marLeft w:val="640"/>
          <w:marRight w:val="0"/>
          <w:marTop w:val="0"/>
          <w:marBottom w:val="0"/>
          <w:divBdr>
            <w:top w:val="none" w:sz="0" w:space="0" w:color="auto"/>
            <w:left w:val="none" w:sz="0" w:space="0" w:color="auto"/>
            <w:bottom w:val="none" w:sz="0" w:space="0" w:color="auto"/>
            <w:right w:val="none" w:sz="0" w:space="0" w:color="auto"/>
          </w:divBdr>
        </w:div>
        <w:div w:id="1785028934">
          <w:marLeft w:val="640"/>
          <w:marRight w:val="0"/>
          <w:marTop w:val="0"/>
          <w:marBottom w:val="0"/>
          <w:divBdr>
            <w:top w:val="none" w:sz="0" w:space="0" w:color="auto"/>
            <w:left w:val="none" w:sz="0" w:space="0" w:color="auto"/>
            <w:bottom w:val="none" w:sz="0" w:space="0" w:color="auto"/>
            <w:right w:val="none" w:sz="0" w:space="0" w:color="auto"/>
          </w:divBdr>
        </w:div>
        <w:div w:id="1857769930">
          <w:marLeft w:val="640"/>
          <w:marRight w:val="0"/>
          <w:marTop w:val="0"/>
          <w:marBottom w:val="0"/>
          <w:divBdr>
            <w:top w:val="none" w:sz="0" w:space="0" w:color="auto"/>
            <w:left w:val="none" w:sz="0" w:space="0" w:color="auto"/>
            <w:bottom w:val="none" w:sz="0" w:space="0" w:color="auto"/>
            <w:right w:val="none" w:sz="0" w:space="0" w:color="auto"/>
          </w:divBdr>
        </w:div>
        <w:div w:id="2122340570">
          <w:marLeft w:val="640"/>
          <w:marRight w:val="0"/>
          <w:marTop w:val="0"/>
          <w:marBottom w:val="0"/>
          <w:divBdr>
            <w:top w:val="none" w:sz="0" w:space="0" w:color="auto"/>
            <w:left w:val="none" w:sz="0" w:space="0" w:color="auto"/>
            <w:bottom w:val="none" w:sz="0" w:space="0" w:color="auto"/>
            <w:right w:val="none" w:sz="0" w:space="0" w:color="auto"/>
          </w:divBdr>
        </w:div>
      </w:divsChild>
    </w:div>
    <w:div w:id="184253706">
      <w:bodyDiv w:val="1"/>
      <w:marLeft w:val="0"/>
      <w:marRight w:val="0"/>
      <w:marTop w:val="0"/>
      <w:marBottom w:val="0"/>
      <w:divBdr>
        <w:top w:val="none" w:sz="0" w:space="0" w:color="auto"/>
        <w:left w:val="none" w:sz="0" w:space="0" w:color="auto"/>
        <w:bottom w:val="none" w:sz="0" w:space="0" w:color="auto"/>
        <w:right w:val="none" w:sz="0" w:space="0" w:color="auto"/>
      </w:divBdr>
      <w:divsChild>
        <w:div w:id="941184140">
          <w:marLeft w:val="640"/>
          <w:marRight w:val="0"/>
          <w:marTop w:val="0"/>
          <w:marBottom w:val="0"/>
          <w:divBdr>
            <w:top w:val="none" w:sz="0" w:space="0" w:color="auto"/>
            <w:left w:val="none" w:sz="0" w:space="0" w:color="auto"/>
            <w:bottom w:val="none" w:sz="0" w:space="0" w:color="auto"/>
            <w:right w:val="none" w:sz="0" w:space="0" w:color="auto"/>
          </w:divBdr>
        </w:div>
        <w:div w:id="176582425">
          <w:marLeft w:val="640"/>
          <w:marRight w:val="0"/>
          <w:marTop w:val="0"/>
          <w:marBottom w:val="0"/>
          <w:divBdr>
            <w:top w:val="none" w:sz="0" w:space="0" w:color="auto"/>
            <w:left w:val="none" w:sz="0" w:space="0" w:color="auto"/>
            <w:bottom w:val="none" w:sz="0" w:space="0" w:color="auto"/>
            <w:right w:val="none" w:sz="0" w:space="0" w:color="auto"/>
          </w:divBdr>
        </w:div>
        <w:div w:id="1754819758">
          <w:marLeft w:val="640"/>
          <w:marRight w:val="0"/>
          <w:marTop w:val="0"/>
          <w:marBottom w:val="0"/>
          <w:divBdr>
            <w:top w:val="none" w:sz="0" w:space="0" w:color="auto"/>
            <w:left w:val="none" w:sz="0" w:space="0" w:color="auto"/>
            <w:bottom w:val="none" w:sz="0" w:space="0" w:color="auto"/>
            <w:right w:val="none" w:sz="0" w:space="0" w:color="auto"/>
          </w:divBdr>
        </w:div>
        <w:div w:id="1998608894">
          <w:marLeft w:val="640"/>
          <w:marRight w:val="0"/>
          <w:marTop w:val="0"/>
          <w:marBottom w:val="0"/>
          <w:divBdr>
            <w:top w:val="none" w:sz="0" w:space="0" w:color="auto"/>
            <w:left w:val="none" w:sz="0" w:space="0" w:color="auto"/>
            <w:bottom w:val="none" w:sz="0" w:space="0" w:color="auto"/>
            <w:right w:val="none" w:sz="0" w:space="0" w:color="auto"/>
          </w:divBdr>
        </w:div>
        <w:div w:id="1767069184">
          <w:marLeft w:val="640"/>
          <w:marRight w:val="0"/>
          <w:marTop w:val="0"/>
          <w:marBottom w:val="0"/>
          <w:divBdr>
            <w:top w:val="none" w:sz="0" w:space="0" w:color="auto"/>
            <w:left w:val="none" w:sz="0" w:space="0" w:color="auto"/>
            <w:bottom w:val="none" w:sz="0" w:space="0" w:color="auto"/>
            <w:right w:val="none" w:sz="0" w:space="0" w:color="auto"/>
          </w:divBdr>
        </w:div>
        <w:div w:id="485166275">
          <w:marLeft w:val="640"/>
          <w:marRight w:val="0"/>
          <w:marTop w:val="0"/>
          <w:marBottom w:val="0"/>
          <w:divBdr>
            <w:top w:val="none" w:sz="0" w:space="0" w:color="auto"/>
            <w:left w:val="none" w:sz="0" w:space="0" w:color="auto"/>
            <w:bottom w:val="none" w:sz="0" w:space="0" w:color="auto"/>
            <w:right w:val="none" w:sz="0" w:space="0" w:color="auto"/>
          </w:divBdr>
        </w:div>
        <w:div w:id="1709573024">
          <w:marLeft w:val="640"/>
          <w:marRight w:val="0"/>
          <w:marTop w:val="0"/>
          <w:marBottom w:val="0"/>
          <w:divBdr>
            <w:top w:val="none" w:sz="0" w:space="0" w:color="auto"/>
            <w:left w:val="none" w:sz="0" w:space="0" w:color="auto"/>
            <w:bottom w:val="none" w:sz="0" w:space="0" w:color="auto"/>
            <w:right w:val="none" w:sz="0" w:space="0" w:color="auto"/>
          </w:divBdr>
        </w:div>
        <w:div w:id="1760252670">
          <w:marLeft w:val="640"/>
          <w:marRight w:val="0"/>
          <w:marTop w:val="0"/>
          <w:marBottom w:val="0"/>
          <w:divBdr>
            <w:top w:val="none" w:sz="0" w:space="0" w:color="auto"/>
            <w:left w:val="none" w:sz="0" w:space="0" w:color="auto"/>
            <w:bottom w:val="none" w:sz="0" w:space="0" w:color="auto"/>
            <w:right w:val="none" w:sz="0" w:space="0" w:color="auto"/>
          </w:divBdr>
        </w:div>
        <w:div w:id="1847016879">
          <w:marLeft w:val="640"/>
          <w:marRight w:val="0"/>
          <w:marTop w:val="0"/>
          <w:marBottom w:val="0"/>
          <w:divBdr>
            <w:top w:val="none" w:sz="0" w:space="0" w:color="auto"/>
            <w:left w:val="none" w:sz="0" w:space="0" w:color="auto"/>
            <w:bottom w:val="none" w:sz="0" w:space="0" w:color="auto"/>
            <w:right w:val="none" w:sz="0" w:space="0" w:color="auto"/>
          </w:divBdr>
        </w:div>
        <w:div w:id="1215967647">
          <w:marLeft w:val="640"/>
          <w:marRight w:val="0"/>
          <w:marTop w:val="0"/>
          <w:marBottom w:val="0"/>
          <w:divBdr>
            <w:top w:val="none" w:sz="0" w:space="0" w:color="auto"/>
            <w:left w:val="none" w:sz="0" w:space="0" w:color="auto"/>
            <w:bottom w:val="none" w:sz="0" w:space="0" w:color="auto"/>
            <w:right w:val="none" w:sz="0" w:space="0" w:color="auto"/>
          </w:divBdr>
        </w:div>
        <w:div w:id="1797526408">
          <w:marLeft w:val="640"/>
          <w:marRight w:val="0"/>
          <w:marTop w:val="0"/>
          <w:marBottom w:val="0"/>
          <w:divBdr>
            <w:top w:val="none" w:sz="0" w:space="0" w:color="auto"/>
            <w:left w:val="none" w:sz="0" w:space="0" w:color="auto"/>
            <w:bottom w:val="none" w:sz="0" w:space="0" w:color="auto"/>
            <w:right w:val="none" w:sz="0" w:space="0" w:color="auto"/>
          </w:divBdr>
        </w:div>
        <w:div w:id="1491796378">
          <w:marLeft w:val="640"/>
          <w:marRight w:val="0"/>
          <w:marTop w:val="0"/>
          <w:marBottom w:val="0"/>
          <w:divBdr>
            <w:top w:val="none" w:sz="0" w:space="0" w:color="auto"/>
            <w:left w:val="none" w:sz="0" w:space="0" w:color="auto"/>
            <w:bottom w:val="none" w:sz="0" w:space="0" w:color="auto"/>
            <w:right w:val="none" w:sz="0" w:space="0" w:color="auto"/>
          </w:divBdr>
        </w:div>
        <w:div w:id="1120413218">
          <w:marLeft w:val="640"/>
          <w:marRight w:val="0"/>
          <w:marTop w:val="0"/>
          <w:marBottom w:val="0"/>
          <w:divBdr>
            <w:top w:val="none" w:sz="0" w:space="0" w:color="auto"/>
            <w:left w:val="none" w:sz="0" w:space="0" w:color="auto"/>
            <w:bottom w:val="none" w:sz="0" w:space="0" w:color="auto"/>
            <w:right w:val="none" w:sz="0" w:space="0" w:color="auto"/>
          </w:divBdr>
        </w:div>
        <w:div w:id="854542838">
          <w:marLeft w:val="640"/>
          <w:marRight w:val="0"/>
          <w:marTop w:val="0"/>
          <w:marBottom w:val="0"/>
          <w:divBdr>
            <w:top w:val="none" w:sz="0" w:space="0" w:color="auto"/>
            <w:left w:val="none" w:sz="0" w:space="0" w:color="auto"/>
            <w:bottom w:val="none" w:sz="0" w:space="0" w:color="auto"/>
            <w:right w:val="none" w:sz="0" w:space="0" w:color="auto"/>
          </w:divBdr>
        </w:div>
        <w:div w:id="157615773">
          <w:marLeft w:val="640"/>
          <w:marRight w:val="0"/>
          <w:marTop w:val="0"/>
          <w:marBottom w:val="0"/>
          <w:divBdr>
            <w:top w:val="none" w:sz="0" w:space="0" w:color="auto"/>
            <w:left w:val="none" w:sz="0" w:space="0" w:color="auto"/>
            <w:bottom w:val="none" w:sz="0" w:space="0" w:color="auto"/>
            <w:right w:val="none" w:sz="0" w:space="0" w:color="auto"/>
          </w:divBdr>
        </w:div>
        <w:div w:id="585574296">
          <w:marLeft w:val="640"/>
          <w:marRight w:val="0"/>
          <w:marTop w:val="0"/>
          <w:marBottom w:val="0"/>
          <w:divBdr>
            <w:top w:val="none" w:sz="0" w:space="0" w:color="auto"/>
            <w:left w:val="none" w:sz="0" w:space="0" w:color="auto"/>
            <w:bottom w:val="none" w:sz="0" w:space="0" w:color="auto"/>
            <w:right w:val="none" w:sz="0" w:space="0" w:color="auto"/>
          </w:divBdr>
        </w:div>
        <w:div w:id="220672880">
          <w:marLeft w:val="640"/>
          <w:marRight w:val="0"/>
          <w:marTop w:val="0"/>
          <w:marBottom w:val="0"/>
          <w:divBdr>
            <w:top w:val="none" w:sz="0" w:space="0" w:color="auto"/>
            <w:left w:val="none" w:sz="0" w:space="0" w:color="auto"/>
            <w:bottom w:val="none" w:sz="0" w:space="0" w:color="auto"/>
            <w:right w:val="none" w:sz="0" w:space="0" w:color="auto"/>
          </w:divBdr>
        </w:div>
        <w:div w:id="421342710">
          <w:marLeft w:val="640"/>
          <w:marRight w:val="0"/>
          <w:marTop w:val="0"/>
          <w:marBottom w:val="0"/>
          <w:divBdr>
            <w:top w:val="none" w:sz="0" w:space="0" w:color="auto"/>
            <w:left w:val="none" w:sz="0" w:space="0" w:color="auto"/>
            <w:bottom w:val="none" w:sz="0" w:space="0" w:color="auto"/>
            <w:right w:val="none" w:sz="0" w:space="0" w:color="auto"/>
          </w:divBdr>
        </w:div>
        <w:div w:id="2072003430">
          <w:marLeft w:val="640"/>
          <w:marRight w:val="0"/>
          <w:marTop w:val="0"/>
          <w:marBottom w:val="0"/>
          <w:divBdr>
            <w:top w:val="none" w:sz="0" w:space="0" w:color="auto"/>
            <w:left w:val="none" w:sz="0" w:space="0" w:color="auto"/>
            <w:bottom w:val="none" w:sz="0" w:space="0" w:color="auto"/>
            <w:right w:val="none" w:sz="0" w:space="0" w:color="auto"/>
          </w:divBdr>
        </w:div>
        <w:div w:id="4524371">
          <w:marLeft w:val="640"/>
          <w:marRight w:val="0"/>
          <w:marTop w:val="0"/>
          <w:marBottom w:val="0"/>
          <w:divBdr>
            <w:top w:val="none" w:sz="0" w:space="0" w:color="auto"/>
            <w:left w:val="none" w:sz="0" w:space="0" w:color="auto"/>
            <w:bottom w:val="none" w:sz="0" w:space="0" w:color="auto"/>
            <w:right w:val="none" w:sz="0" w:space="0" w:color="auto"/>
          </w:divBdr>
        </w:div>
        <w:div w:id="1408114763">
          <w:marLeft w:val="640"/>
          <w:marRight w:val="0"/>
          <w:marTop w:val="0"/>
          <w:marBottom w:val="0"/>
          <w:divBdr>
            <w:top w:val="none" w:sz="0" w:space="0" w:color="auto"/>
            <w:left w:val="none" w:sz="0" w:space="0" w:color="auto"/>
            <w:bottom w:val="none" w:sz="0" w:space="0" w:color="auto"/>
            <w:right w:val="none" w:sz="0" w:space="0" w:color="auto"/>
          </w:divBdr>
        </w:div>
        <w:div w:id="582757789">
          <w:marLeft w:val="640"/>
          <w:marRight w:val="0"/>
          <w:marTop w:val="0"/>
          <w:marBottom w:val="0"/>
          <w:divBdr>
            <w:top w:val="none" w:sz="0" w:space="0" w:color="auto"/>
            <w:left w:val="none" w:sz="0" w:space="0" w:color="auto"/>
            <w:bottom w:val="none" w:sz="0" w:space="0" w:color="auto"/>
            <w:right w:val="none" w:sz="0" w:space="0" w:color="auto"/>
          </w:divBdr>
        </w:div>
        <w:div w:id="1060325666">
          <w:marLeft w:val="640"/>
          <w:marRight w:val="0"/>
          <w:marTop w:val="0"/>
          <w:marBottom w:val="0"/>
          <w:divBdr>
            <w:top w:val="none" w:sz="0" w:space="0" w:color="auto"/>
            <w:left w:val="none" w:sz="0" w:space="0" w:color="auto"/>
            <w:bottom w:val="none" w:sz="0" w:space="0" w:color="auto"/>
            <w:right w:val="none" w:sz="0" w:space="0" w:color="auto"/>
          </w:divBdr>
        </w:div>
        <w:div w:id="1171143929">
          <w:marLeft w:val="640"/>
          <w:marRight w:val="0"/>
          <w:marTop w:val="0"/>
          <w:marBottom w:val="0"/>
          <w:divBdr>
            <w:top w:val="none" w:sz="0" w:space="0" w:color="auto"/>
            <w:left w:val="none" w:sz="0" w:space="0" w:color="auto"/>
            <w:bottom w:val="none" w:sz="0" w:space="0" w:color="auto"/>
            <w:right w:val="none" w:sz="0" w:space="0" w:color="auto"/>
          </w:divBdr>
        </w:div>
        <w:div w:id="1619602972">
          <w:marLeft w:val="640"/>
          <w:marRight w:val="0"/>
          <w:marTop w:val="0"/>
          <w:marBottom w:val="0"/>
          <w:divBdr>
            <w:top w:val="none" w:sz="0" w:space="0" w:color="auto"/>
            <w:left w:val="none" w:sz="0" w:space="0" w:color="auto"/>
            <w:bottom w:val="none" w:sz="0" w:space="0" w:color="auto"/>
            <w:right w:val="none" w:sz="0" w:space="0" w:color="auto"/>
          </w:divBdr>
        </w:div>
        <w:div w:id="668630456">
          <w:marLeft w:val="640"/>
          <w:marRight w:val="0"/>
          <w:marTop w:val="0"/>
          <w:marBottom w:val="0"/>
          <w:divBdr>
            <w:top w:val="none" w:sz="0" w:space="0" w:color="auto"/>
            <w:left w:val="none" w:sz="0" w:space="0" w:color="auto"/>
            <w:bottom w:val="none" w:sz="0" w:space="0" w:color="auto"/>
            <w:right w:val="none" w:sz="0" w:space="0" w:color="auto"/>
          </w:divBdr>
        </w:div>
        <w:div w:id="1410544999">
          <w:marLeft w:val="640"/>
          <w:marRight w:val="0"/>
          <w:marTop w:val="0"/>
          <w:marBottom w:val="0"/>
          <w:divBdr>
            <w:top w:val="none" w:sz="0" w:space="0" w:color="auto"/>
            <w:left w:val="none" w:sz="0" w:space="0" w:color="auto"/>
            <w:bottom w:val="none" w:sz="0" w:space="0" w:color="auto"/>
            <w:right w:val="none" w:sz="0" w:space="0" w:color="auto"/>
          </w:divBdr>
        </w:div>
        <w:div w:id="664436554">
          <w:marLeft w:val="640"/>
          <w:marRight w:val="0"/>
          <w:marTop w:val="0"/>
          <w:marBottom w:val="0"/>
          <w:divBdr>
            <w:top w:val="none" w:sz="0" w:space="0" w:color="auto"/>
            <w:left w:val="none" w:sz="0" w:space="0" w:color="auto"/>
            <w:bottom w:val="none" w:sz="0" w:space="0" w:color="auto"/>
            <w:right w:val="none" w:sz="0" w:space="0" w:color="auto"/>
          </w:divBdr>
        </w:div>
        <w:div w:id="519856714">
          <w:marLeft w:val="640"/>
          <w:marRight w:val="0"/>
          <w:marTop w:val="0"/>
          <w:marBottom w:val="0"/>
          <w:divBdr>
            <w:top w:val="none" w:sz="0" w:space="0" w:color="auto"/>
            <w:left w:val="none" w:sz="0" w:space="0" w:color="auto"/>
            <w:bottom w:val="none" w:sz="0" w:space="0" w:color="auto"/>
            <w:right w:val="none" w:sz="0" w:space="0" w:color="auto"/>
          </w:divBdr>
        </w:div>
        <w:div w:id="407001637">
          <w:marLeft w:val="640"/>
          <w:marRight w:val="0"/>
          <w:marTop w:val="0"/>
          <w:marBottom w:val="0"/>
          <w:divBdr>
            <w:top w:val="none" w:sz="0" w:space="0" w:color="auto"/>
            <w:left w:val="none" w:sz="0" w:space="0" w:color="auto"/>
            <w:bottom w:val="none" w:sz="0" w:space="0" w:color="auto"/>
            <w:right w:val="none" w:sz="0" w:space="0" w:color="auto"/>
          </w:divBdr>
        </w:div>
        <w:div w:id="1820610201">
          <w:marLeft w:val="640"/>
          <w:marRight w:val="0"/>
          <w:marTop w:val="0"/>
          <w:marBottom w:val="0"/>
          <w:divBdr>
            <w:top w:val="none" w:sz="0" w:space="0" w:color="auto"/>
            <w:left w:val="none" w:sz="0" w:space="0" w:color="auto"/>
            <w:bottom w:val="none" w:sz="0" w:space="0" w:color="auto"/>
            <w:right w:val="none" w:sz="0" w:space="0" w:color="auto"/>
          </w:divBdr>
        </w:div>
        <w:div w:id="90782390">
          <w:marLeft w:val="640"/>
          <w:marRight w:val="0"/>
          <w:marTop w:val="0"/>
          <w:marBottom w:val="0"/>
          <w:divBdr>
            <w:top w:val="none" w:sz="0" w:space="0" w:color="auto"/>
            <w:left w:val="none" w:sz="0" w:space="0" w:color="auto"/>
            <w:bottom w:val="none" w:sz="0" w:space="0" w:color="auto"/>
            <w:right w:val="none" w:sz="0" w:space="0" w:color="auto"/>
          </w:divBdr>
        </w:div>
        <w:div w:id="1706641936">
          <w:marLeft w:val="640"/>
          <w:marRight w:val="0"/>
          <w:marTop w:val="0"/>
          <w:marBottom w:val="0"/>
          <w:divBdr>
            <w:top w:val="none" w:sz="0" w:space="0" w:color="auto"/>
            <w:left w:val="none" w:sz="0" w:space="0" w:color="auto"/>
            <w:bottom w:val="none" w:sz="0" w:space="0" w:color="auto"/>
            <w:right w:val="none" w:sz="0" w:space="0" w:color="auto"/>
          </w:divBdr>
        </w:div>
        <w:div w:id="803356591">
          <w:marLeft w:val="640"/>
          <w:marRight w:val="0"/>
          <w:marTop w:val="0"/>
          <w:marBottom w:val="0"/>
          <w:divBdr>
            <w:top w:val="none" w:sz="0" w:space="0" w:color="auto"/>
            <w:left w:val="none" w:sz="0" w:space="0" w:color="auto"/>
            <w:bottom w:val="none" w:sz="0" w:space="0" w:color="auto"/>
            <w:right w:val="none" w:sz="0" w:space="0" w:color="auto"/>
          </w:divBdr>
        </w:div>
        <w:div w:id="1581058999">
          <w:marLeft w:val="640"/>
          <w:marRight w:val="0"/>
          <w:marTop w:val="0"/>
          <w:marBottom w:val="0"/>
          <w:divBdr>
            <w:top w:val="none" w:sz="0" w:space="0" w:color="auto"/>
            <w:left w:val="none" w:sz="0" w:space="0" w:color="auto"/>
            <w:bottom w:val="none" w:sz="0" w:space="0" w:color="auto"/>
            <w:right w:val="none" w:sz="0" w:space="0" w:color="auto"/>
          </w:divBdr>
        </w:div>
        <w:div w:id="672998803">
          <w:marLeft w:val="640"/>
          <w:marRight w:val="0"/>
          <w:marTop w:val="0"/>
          <w:marBottom w:val="0"/>
          <w:divBdr>
            <w:top w:val="none" w:sz="0" w:space="0" w:color="auto"/>
            <w:left w:val="none" w:sz="0" w:space="0" w:color="auto"/>
            <w:bottom w:val="none" w:sz="0" w:space="0" w:color="auto"/>
            <w:right w:val="none" w:sz="0" w:space="0" w:color="auto"/>
          </w:divBdr>
        </w:div>
      </w:divsChild>
    </w:div>
    <w:div w:id="196504812">
      <w:bodyDiv w:val="1"/>
      <w:marLeft w:val="0"/>
      <w:marRight w:val="0"/>
      <w:marTop w:val="0"/>
      <w:marBottom w:val="0"/>
      <w:divBdr>
        <w:top w:val="none" w:sz="0" w:space="0" w:color="auto"/>
        <w:left w:val="none" w:sz="0" w:space="0" w:color="auto"/>
        <w:bottom w:val="none" w:sz="0" w:space="0" w:color="auto"/>
        <w:right w:val="none" w:sz="0" w:space="0" w:color="auto"/>
      </w:divBdr>
      <w:divsChild>
        <w:div w:id="1086461744">
          <w:marLeft w:val="640"/>
          <w:marRight w:val="0"/>
          <w:marTop w:val="0"/>
          <w:marBottom w:val="0"/>
          <w:divBdr>
            <w:top w:val="none" w:sz="0" w:space="0" w:color="auto"/>
            <w:left w:val="none" w:sz="0" w:space="0" w:color="auto"/>
            <w:bottom w:val="none" w:sz="0" w:space="0" w:color="auto"/>
            <w:right w:val="none" w:sz="0" w:space="0" w:color="auto"/>
          </w:divBdr>
        </w:div>
        <w:div w:id="2104297151">
          <w:marLeft w:val="640"/>
          <w:marRight w:val="0"/>
          <w:marTop w:val="0"/>
          <w:marBottom w:val="0"/>
          <w:divBdr>
            <w:top w:val="none" w:sz="0" w:space="0" w:color="auto"/>
            <w:left w:val="none" w:sz="0" w:space="0" w:color="auto"/>
            <w:bottom w:val="none" w:sz="0" w:space="0" w:color="auto"/>
            <w:right w:val="none" w:sz="0" w:space="0" w:color="auto"/>
          </w:divBdr>
        </w:div>
        <w:div w:id="163715731">
          <w:marLeft w:val="640"/>
          <w:marRight w:val="0"/>
          <w:marTop w:val="0"/>
          <w:marBottom w:val="0"/>
          <w:divBdr>
            <w:top w:val="none" w:sz="0" w:space="0" w:color="auto"/>
            <w:left w:val="none" w:sz="0" w:space="0" w:color="auto"/>
            <w:bottom w:val="none" w:sz="0" w:space="0" w:color="auto"/>
            <w:right w:val="none" w:sz="0" w:space="0" w:color="auto"/>
          </w:divBdr>
        </w:div>
        <w:div w:id="51319370">
          <w:marLeft w:val="640"/>
          <w:marRight w:val="0"/>
          <w:marTop w:val="0"/>
          <w:marBottom w:val="0"/>
          <w:divBdr>
            <w:top w:val="none" w:sz="0" w:space="0" w:color="auto"/>
            <w:left w:val="none" w:sz="0" w:space="0" w:color="auto"/>
            <w:bottom w:val="none" w:sz="0" w:space="0" w:color="auto"/>
            <w:right w:val="none" w:sz="0" w:space="0" w:color="auto"/>
          </w:divBdr>
        </w:div>
        <w:div w:id="142704069">
          <w:marLeft w:val="640"/>
          <w:marRight w:val="0"/>
          <w:marTop w:val="0"/>
          <w:marBottom w:val="0"/>
          <w:divBdr>
            <w:top w:val="none" w:sz="0" w:space="0" w:color="auto"/>
            <w:left w:val="none" w:sz="0" w:space="0" w:color="auto"/>
            <w:bottom w:val="none" w:sz="0" w:space="0" w:color="auto"/>
            <w:right w:val="none" w:sz="0" w:space="0" w:color="auto"/>
          </w:divBdr>
        </w:div>
        <w:div w:id="504438961">
          <w:marLeft w:val="640"/>
          <w:marRight w:val="0"/>
          <w:marTop w:val="0"/>
          <w:marBottom w:val="0"/>
          <w:divBdr>
            <w:top w:val="none" w:sz="0" w:space="0" w:color="auto"/>
            <w:left w:val="none" w:sz="0" w:space="0" w:color="auto"/>
            <w:bottom w:val="none" w:sz="0" w:space="0" w:color="auto"/>
            <w:right w:val="none" w:sz="0" w:space="0" w:color="auto"/>
          </w:divBdr>
        </w:div>
        <w:div w:id="1140419623">
          <w:marLeft w:val="640"/>
          <w:marRight w:val="0"/>
          <w:marTop w:val="0"/>
          <w:marBottom w:val="0"/>
          <w:divBdr>
            <w:top w:val="none" w:sz="0" w:space="0" w:color="auto"/>
            <w:left w:val="none" w:sz="0" w:space="0" w:color="auto"/>
            <w:bottom w:val="none" w:sz="0" w:space="0" w:color="auto"/>
            <w:right w:val="none" w:sz="0" w:space="0" w:color="auto"/>
          </w:divBdr>
        </w:div>
        <w:div w:id="467016422">
          <w:marLeft w:val="640"/>
          <w:marRight w:val="0"/>
          <w:marTop w:val="0"/>
          <w:marBottom w:val="0"/>
          <w:divBdr>
            <w:top w:val="none" w:sz="0" w:space="0" w:color="auto"/>
            <w:left w:val="none" w:sz="0" w:space="0" w:color="auto"/>
            <w:bottom w:val="none" w:sz="0" w:space="0" w:color="auto"/>
            <w:right w:val="none" w:sz="0" w:space="0" w:color="auto"/>
          </w:divBdr>
        </w:div>
        <w:div w:id="2038702160">
          <w:marLeft w:val="640"/>
          <w:marRight w:val="0"/>
          <w:marTop w:val="0"/>
          <w:marBottom w:val="0"/>
          <w:divBdr>
            <w:top w:val="none" w:sz="0" w:space="0" w:color="auto"/>
            <w:left w:val="none" w:sz="0" w:space="0" w:color="auto"/>
            <w:bottom w:val="none" w:sz="0" w:space="0" w:color="auto"/>
            <w:right w:val="none" w:sz="0" w:space="0" w:color="auto"/>
          </w:divBdr>
        </w:div>
        <w:div w:id="215315225">
          <w:marLeft w:val="640"/>
          <w:marRight w:val="0"/>
          <w:marTop w:val="0"/>
          <w:marBottom w:val="0"/>
          <w:divBdr>
            <w:top w:val="none" w:sz="0" w:space="0" w:color="auto"/>
            <w:left w:val="none" w:sz="0" w:space="0" w:color="auto"/>
            <w:bottom w:val="none" w:sz="0" w:space="0" w:color="auto"/>
            <w:right w:val="none" w:sz="0" w:space="0" w:color="auto"/>
          </w:divBdr>
        </w:div>
        <w:div w:id="1734113559">
          <w:marLeft w:val="640"/>
          <w:marRight w:val="0"/>
          <w:marTop w:val="0"/>
          <w:marBottom w:val="0"/>
          <w:divBdr>
            <w:top w:val="none" w:sz="0" w:space="0" w:color="auto"/>
            <w:left w:val="none" w:sz="0" w:space="0" w:color="auto"/>
            <w:bottom w:val="none" w:sz="0" w:space="0" w:color="auto"/>
            <w:right w:val="none" w:sz="0" w:space="0" w:color="auto"/>
          </w:divBdr>
        </w:div>
        <w:div w:id="90589566">
          <w:marLeft w:val="640"/>
          <w:marRight w:val="0"/>
          <w:marTop w:val="0"/>
          <w:marBottom w:val="0"/>
          <w:divBdr>
            <w:top w:val="none" w:sz="0" w:space="0" w:color="auto"/>
            <w:left w:val="none" w:sz="0" w:space="0" w:color="auto"/>
            <w:bottom w:val="none" w:sz="0" w:space="0" w:color="auto"/>
            <w:right w:val="none" w:sz="0" w:space="0" w:color="auto"/>
          </w:divBdr>
        </w:div>
        <w:div w:id="636572743">
          <w:marLeft w:val="640"/>
          <w:marRight w:val="0"/>
          <w:marTop w:val="0"/>
          <w:marBottom w:val="0"/>
          <w:divBdr>
            <w:top w:val="none" w:sz="0" w:space="0" w:color="auto"/>
            <w:left w:val="none" w:sz="0" w:space="0" w:color="auto"/>
            <w:bottom w:val="none" w:sz="0" w:space="0" w:color="auto"/>
            <w:right w:val="none" w:sz="0" w:space="0" w:color="auto"/>
          </w:divBdr>
        </w:div>
        <w:div w:id="939723798">
          <w:marLeft w:val="640"/>
          <w:marRight w:val="0"/>
          <w:marTop w:val="0"/>
          <w:marBottom w:val="0"/>
          <w:divBdr>
            <w:top w:val="none" w:sz="0" w:space="0" w:color="auto"/>
            <w:left w:val="none" w:sz="0" w:space="0" w:color="auto"/>
            <w:bottom w:val="none" w:sz="0" w:space="0" w:color="auto"/>
            <w:right w:val="none" w:sz="0" w:space="0" w:color="auto"/>
          </w:divBdr>
        </w:div>
        <w:div w:id="206187315">
          <w:marLeft w:val="640"/>
          <w:marRight w:val="0"/>
          <w:marTop w:val="0"/>
          <w:marBottom w:val="0"/>
          <w:divBdr>
            <w:top w:val="none" w:sz="0" w:space="0" w:color="auto"/>
            <w:left w:val="none" w:sz="0" w:space="0" w:color="auto"/>
            <w:bottom w:val="none" w:sz="0" w:space="0" w:color="auto"/>
            <w:right w:val="none" w:sz="0" w:space="0" w:color="auto"/>
          </w:divBdr>
        </w:div>
        <w:div w:id="442847544">
          <w:marLeft w:val="640"/>
          <w:marRight w:val="0"/>
          <w:marTop w:val="0"/>
          <w:marBottom w:val="0"/>
          <w:divBdr>
            <w:top w:val="none" w:sz="0" w:space="0" w:color="auto"/>
            <w:left w:val="none" w:sz="0" w:space="0" w:color="auto"/>
            <w:bottom w:val="none" w:sz="0" w:space="0" w:color="auto"/>
            <w:right w:val="none" w:sz="0" w:space="0" w:color="auto"/>
          </w:divBdr>
        </w:div>
        <w:div w:id="1697848733">
          <w:marLeft w:val="640"/>
          <w:marRight w:val="0"/>
          <w:marTop w:val="0"/>
          <w:marBottom w:val="0"/>
          <w:divBdr>
            <w:top w:val="none" w:sz="0" w:space="0" w:color="auto"/>
            <w:left w:val="none" w:sz="0" w:space="0" w:color="auto"/>
            <w:bottom w:val="none" w:sz="0" w:space="0" w:color="auto"/>
            <w:right w:val="none" w:sz="0" w:space="0" w:color="auto"/>
          </w:divBdr>
        </w:div>
        <w:div w:id="1847819763">
          <w:marLeft w:val="640"/>
          <w:marRight w:val="0"/>
          <w:marTop w:val="0"/>
          <w:marBottom w:val="0"/>
          <w:divBdr>
            <w:top w:val="none" w:sz="0" w:space="0" w:color="auto"/>
            <w:left w:val="none" w:sz="0" w:space="0" w:color="auto"/>
            <w:bottom w:val="none" w:sz="0" w:space="0" w:color="auto"/>
            <w:right w:val="none" w:sz="0" w:space="0" w:color="auto"/>
          </w:divBdr>
        </w:div>
        <w:div w:id="1920215421">
          <w:marLeft w:val="640"/>
          <w:marRight w:val="0"/>
          <w:marTop w:val="0"/>
          <w:marBottom w:val="0"/>
          <w:divBdr>
            <w:top w:val="none" w:sz="0" w:space="0" w:color="auto"/>
            <w:left w:val="none" w:sz="0" w:space="0" w:color="auto"/>
            <w:bottom w:val="none" w:sz="0" w:space="0" w:color="auto"/>
            <w:right w:val="none" w:sz="0" w:space="0" w:color="auto"/>
          </w:divBdr>
        </w:div>
        <w:div w:id="876511052">
          <w:marLeft w:val="640"/>
          <w:marRight w:val="0"/>
          <w:marTop w:val="0"/>
          <w:marBottom w:val="0"/>
          <w:divBdr>
            <w:top w:val="none" w:sz="0" w:space="0" w:color="auto"/>
            <w:left w:val="none" w:sz="0" w:space="0" w:color="auto"/>
            <w:bottom w:val="none" w:sz="0" w:space="0" w:color="auto"/>
            <w:right w:val="none" w:sz="0" w:space="0" w:color="auto"/>
          </w:divBdr>
        </w:div>
        <w:div w:id="72318292">
          <w:marLeft w:val="640"/>
          <w:marRight w:val="0"/>
          <w:marTop w:val="0"/>
          <w:marBottom w:val="0"/>
          <w:divBdr>
            <w:top w:val="none" w:sz="0" w:space="0" w:color="auto"/>
            <w:left w:val="none" w:sz="0" w:space="0" w:color="auto"/>
            <w:bottom w:val="none" w:sz="0" w:space="0" w:color="auto"/>
            <w:right w:val="none" w:sz="0" w:space="0" w:color="auto"/>
          </w:divBdr>
        </w:div>
        <w:div w:id="341319007">
          <w:marLeft w:val="640"/>
          <w:marRight w:val="0"/>
          <w:marTop w:val="0"/>
          <w:marBottom w:val="0"/>
          <w:divBdr>
            <w:top w:val="none" w:sz="0" w:space="0" w:color="auto"/>
            <w:left w:val="none" w:sz="0" w:space="0" w:color="auto"/>
            <w:bottom w:val="none" w:sz="0" w:space="0" w:color="auto"/>
            <w:right w:val="none" w:sz="0" w:space="0" w:color="auto"/>
          </w:divBdr>
        </w:div>
        <w:div w:id="2068187368">
          <w:marLeft w:val="640"/>
          <w:marRight w:val="0"/>
          <w:marTop w:val="0"/>
          <w:marBottom w:val="0"/>
          <w:divBdr>
            <w:top w:val="none" w:sz="0" w:space="0" w:color="auto"/>
            <w:left w:val="none" w:sz="0" w:space="0" w:color="auto"/>
            <w:bottom w:val="none" w:sz="0" w:space="0" w:color="auto"/>
            <w:right w:val="none" w:sz="0" w:space="0" w:color="auto"/>
          </w:divBdr>
        </w:div>
        <w:div w:id="792096339">
          <w:marLeft w:val="640"/>
          <w:marRight w:val="0"/>
          <w:marTop w:val="0"/>
          <w:marBottom w:val="0"/>
          <w:divBdr>
            <w:top w:val="none" w:sz="0" w:space="0" w:color="auto"/>
            <w:left w:val="none" w:sz="0" w:space="0" w:color="auto"/>
            <w:bottom w:val="none" w:sz="0" w:space="0" w:color="auto"/>
            <w:right w:val="none" w:sz="0" w:space="0" w:color="auto"/>
          </w:divBdr>
        </w:div>
        <w:div w:id="559054096">
          <w:marLeft w:val="640"/>
          <w:marRight w:val="0"/>
          <w:marTop w:val="0"/>
          <w:marBottom w:val="0"/>
          <w:divBdr>
            <w:top w:val="none" w:sz="0" w:space="0" w:color="auto"/>
            <w:left w:val="none" w:sz="0" w:space="0" w:color="auto"/>
            <w:bottom w:val="none" w:sz="0" w:space="0" w:color="auto"/>
            <w:right w:val="none" w:sz="0" w:space="0" w:color="auto"/>
          </w:divBdr>
        </w:div>
        <w:div w:id="830557855">
          <w:marLeft w:val="640"/>
          <w:marRight w:val="0"/>
          <w:marTop w:val="0"/>
          <w:marBottom w:val="0"/>
          <w:divBdr>
            <w:top w:val="none" w:sz="0" w:space="0" w:color="auto"/>
            <w:left w:val="none" w:sz="0" w:space="0" w:color="auto"/>
            <w:bottom w:val="none" w:sz="0" w:space="0" w:color="auto"/>
            <w:right w:val="none" w:sz="0" w:space="0" w:color="auto"/>
          </w:divBdr>
        </w:div>
        <w:div w:id="87388621">
          <w:marLeft w:val="640"/>
          <w:marRight w:val="0"/>
          <w:marTop w:val="0"/>
          <w:marBottom w:val="0"/>
          <w:divBdr>
            <w:top w:val="none" w:sz="0" w:space="0" w:color="auto"/>
            <w:left w:val="none" w:sz="0" w:space="0" w:color="auto"/>
            <w:bottom w:val="none" w:sz="0" w:space="0" w:color="auto"/>
            <w:right w:val="none" w:sz="0" w:space="0" w:color="auto"/>
          </w:divBdr>
        </w:div>
        <w:div w:id="892084833">
          <w:marLeft w:val="640"/>
          <w:marRight w:val="0"/>
          <w:marTop w:val="0"/>
          <w:marBottom w:val="0"/>
          <w:divBdr>
            <w:top w:val="none" w:sz="0" w:space="0" w:color="auto"/>
            <w:left w:val="none" w:sz="0" w:space="0" w:color="auto"/>
            <w:bottom w:val="none" w:sz="0" w:space="0" w:color="auto"/>
            <w:right w:val="none" w:sz="0" w:space="0" w:color="auto"/>
          </w:divBdr>
        </w:div>
        <w:div w:id="292563586">
          <w:marLeft w:val="640"/>
          <w:marRight w:val="0"/>
          <w:marTop w:val="0"/>
          <w:marBottom w:val="0"/>
          <w:divBdr>
            <w:top w:val="none" w:sz="0" w:space="0" w:color="auto"/>
            <w:left w:val="none" w:sz="0" w:space="0" w:color="auto"/>
            <w:bottom w:val="none" w:sz="0" w:space="0" w:color="auto"/>
            <w:right w:val="none" w:sz="0" w:space="0" w:color="auto"/>
          </w:divBdr>
        </w:div>
        <w:div w:id="1856460326">
          <w:marLeft w:val="640"/>
          <w:marRight w:val="0"/>
          <w:marTop w:val="0"/>
          <w:marBottom w:val="0"/>
          <w:divBdr>
            <w:top w:val="none" w:sz="0" w:space="0" w:color="auto"/>
            <w:left w:val="none" w:sz="0" w:space="0" w:color="auto"/>
            <w:bottom w:val="none" w:sz="0" w:space="0" w:color="auto"/>
            <w:right w:val="none" w:sz="0" w:space="0" w:color="auto"/>
          </w:divBdr>
        </w:div>
        <w:div w:id="22096813">
          <w:marLeft w:val="640"/>
          <w:marRight w:val="0"/>
          <w:marTop w:val="0"/>
          <w:marBottom w:val="0"/>
          <w:divBdr>
            <w:top w:val="none" w:sz="0" w:space="0" w:color="auto"/>
            <w:left w:val="none" w:sz="0" w:space="0" w:color="auto"/>
            <w:bottom w:val="none" w:sz="0" w:space="0" w:color="auto"/>
            <w:right w:val="none" w:sz="0" w:space="0" w:color="auto"/>
          </w:divBdr>
        </w:div>
        <w:div w:id="1183202510">
          <w:marLeft w:val="640"/>
          <w:marRight w:val="0"/>
          <w:marTop w:val="0"/>
          <w:marBottom w:val="0"/>
          <w:divBdr>
            <w:top w:val="none" w:sz="0" w:space="0" w:color="auto"/>
            <w:left w:val="none" w:sz="0" w:space="0" w:color="auto"/>
            <w:bottom w:val="none" w:sz="0" w:space="0" w:color="auto"/>
            <w:right w:val="none" w:sz="0" w:space="0" w:color="auto"/>
          </w:divBdr>
        </w:div>
        <w:div w:id="659503822">
          <w:marLeft w:val="640"/>
          <w:marRight w:val="0"/>
          <w:marTop w:val="0"/>
          <w:marBottom w:val="0"/>
          <w:divBdr>
            <w:top w:val="none" w:sz="0" w:space="0" w:color="auto"/>
            <w:left w:val="none" w:sz="0" w:space="0" w:color="auto"/>
            <w:bottom w:val="none" w:sz="0" w:space="0" w:color="auto"/>
            <w:right w:val="none" w:sz="0" w:space="0" w:color="auto"/>
          </w:divBdr>
        </w:div>
        <w:div w:id="1979452885">
          <w:marLeft w:val="640"/>
          <w:marRight w:val="0"/>
          <w:marTop w:val="0"/>
          <w:marBottom w:val="0"/>
          <w:divBdr>
            <w:top w:val="none" w:sz="0" w:space="0" w:color="auto"/>
            <w:left w:val="none" w:sz="0" w:space="0" w:color="auto"/>
            <w:bottom w:val="none" w:sz="0" w:space="0" w:color="auto"/>
            <w:right w:val="none" w:sz="0" w:space="0" w:color="auto"/>
          </w:divBdr>
        </w:div>
        <w:div w:id="1901205924">
          <w:marLeft w:val="640"/>
          <w:marRight w:val="0"/>
          <w:marTop w:val="0"/>
          <w:marBottom w:val="0"/>
          <w:divBdr>
            <w:top w:val="none" w:sz="0" w:space="0" w:color="auto"/>
            <w:left w:val="none" w:sz="0" w:space="0" w:color="auto"/>
            <w:bottom w:val="none" w:sz="0" w:space="0" w:color="auto"/>
            <w:right w:val="none" w:sz="0" w:space="0" w:color="auto"/>
          </w:divBdr>
        </w:div>
      </w:divsChild>
    </w:div>
    <w:div w:id="205610626">
      <w:bodyDiv w:val="1"/>
      <w:marLeft w:val="0"/>
      <w:marRight w:val="0"/>
      <w:marTop w:val="0"/>
      <w:marBottom w:val="0"/>
      <w:divBdr>
        <w:top w:val="none" w:sz="0" w:space="0" w:color="auto"/>
        <w:left w:val="none" w:sz="0" w:space="0" w:color="auto"/>
        <w:bottom w:val="none" w:sz="0" w:space="0" w:color="auto"/>
        <w:right w:val="none" w:sz="0" w:space="0" w:color="auto"/>
      </w:divBdr>
      <w:divsChild>
        <w:div w:id="1551183047">
          <w:marLeft w:val="640"/>
          <w:marRight w:val="0"/>
          <w:marTop w:val="0"/>
          <w:marBottom w:val="0"/>
          <w:divBdr>
            <w:top w:val="none" w:sz="0" w:space="0" w:color="auto"/>
            <w:left w:val="none" w:sz="0" w:space="0" w:color="auto"/>
            <w:bottom w:val="none" w:sz="0" w:space="0" w:color="auto"/>
            <w:right w:val="none" w:sz="0" w:space="0" w:color="auto"/>
          </w:divBdr>
        </w:div>
        <w:div w:id="389304406">
          <w:marLeft w:val="640"/>
          <w:marRight w:val="0"/>
          <w:marTop w:val="0"/>
          <w:marBottom w:val="0"/>
          <w:divBdr>
            <w:top w:val="none" w:sz="0" w:space="0" w:color="auto"/>
            <w:left w:val="none" w:sz="0" w:space="0" w:color="auto"/>
            <w:bottom w:val="none" w:sz="0" w:space="0" w:color="auto"/>
            <w:right w:val="none" w:sz="0" w:space="0" w:color="auto"/>
          </w:divBdr>
        </w:div>
        <w:div w:id="2101876531">
          <w:marLeft w:val="640"/>
          <w:marRight w:val="0"/>
          <w:marTop w:val="0"/>
          <w:marBottom w:val="0"/>
          <w:divBdr>
            <w:top w:val="none" w:sz="0" w:space="0" w:color="auto"/>
            <w:left w:val="none" w:sz="0" w:space="0" w:color="auto"/>
            <w:bottom w:val="none" w:sz="0" w:space="0" w:color="auto"/>
            <w:right w:val="none" w:sz="0" w:space="0" w:color="auto"/>
          </w:divBdr>
        </w:div>
        <w:div w:id="1161971472">
          <w:marLeft w:val="640"/>
          <w:marRight w:val="0"/>
          <w:marTop w:val="0"/>
          <w:marBottom w:val="0"/>
          <w:divBdr>
            <w:top w:val="none" w:sz="0" w:space="0" w:color="auto"/>
            <w:left w:val="none" w:sz="0" w:space="0" w:color="auto"/>
            <w:bottom w:val="none" w:sz="0" w:space="0" w:color="auto"/>
            <w:right w:val="none" w:sz="0" w:space="0" w:color="auto"/>
          </w:divBdr>
        </w:div>
        <w:div w:id="1165973102">
          <w:marLeft w:val="640"/>
          <w:marRight w:val="0"/>
          <w:marTop w:val="0"/>
          <w:marBottom w:val="0"/>
          <w:divBdr>
            <w:top w:val="none" w:sz="0" w:space="0" w:color="auto"/>
            <w:left w:val="none" w:sz="0" w:space="0" w:color="auto"/>
            <w:bottom w:val="none" w:sz="0" w:space="0" w:color="auto"/>
            <w:right w:val="none" w:sz="0" w:space="0" w:color="auto"/>
          </w:divBdr>
        </w:div>
        <w:div w:id="514928116">
          <w:marLeft w:val="640"/>
          <w:marRight w:val="0"/>
          <w:marTop w:val="0"/>
          <w:marBottom w:val="0"/>
          <w:divBdr>
            <w:top w:val="none" w:sz="0" w:space="0" w:color="auto"/>
            <w:left w:val="none" w:sz="0" w:space="0" w:color="auto"/>
            <w:bottom w:val="none" w:sz="0" w:space="0" w:color="auto"/>
            <w:right w:val="none" w:sz="0" w:space="0" w:color="auto"/>
          </w:divBdr>
        </w:div>
        <w:div w:id="843470140">
          <w:marLeft w:val="640"/>
          <w:marRight w:val="0"/>
          <w:marTop w:val="0"/>
          <w:marBottom w:val="0"/>
          <w:divBdr>
            <w:top w:val="none" w:sz="0" w:space="0" w:color="auto"/>
            <w:left w:val="none" w:sz="0" w:space="0" w:color="auto"/>
            <w:bottom w:val="none" w:sz="0" w:space="0" w:color="auto"/>
            <w:right w:val="none" w:sz="0" w:space="0" w:color="auto"/>
          </w:divBdr>
        </w:div>
        <w:div w:id="633874209">
          <w:marLeft w:val="640"/>
          <w:marRight w:val="0"/>
          <w:marTop w:val="0"/>
          <w:marBottom w:val="0"/>
          <w:divBdr>
            <w:top w:val="none" w:sz="0" w:space="0" w:color="auto"/>
            <w:left w:val="none" w:sz="0" w:space="0" w:color="auto"/>
            <w:bottom w:val="none" w:sz="0" w:space="0" w:color="auto"/>
            <w:right w:val="none" w:sz="0" w:space="0" w:color="auto"/>
          </w:divBdr>
        </w:div>
        <w:div w:id="1305625653">
          <w:marLeft w:val="640"/>
          <w:marRight w:val="0"/>
          <w:marTop w:val="0"/>
          <w:marBottom w:val="0"/>
          <w:divBdr>
            <w:top w:val="none" w:sz="0" w:space="0" w:color="auto"/>
            <w:left w:val="none" w:sz="0" w:space="0" w:color="auto"/>
            <w:bottom w:val="none" w:sz="0" w:space="0" w:color="auto"/>
            <w:right w:val="none" w:sz="0" w:space="0" w:color="auto"/>
          </w:divBdr>
        </w:div>
        <w:div w:id="1527014697">
          <w:marLeft w:val="640"/>
          <w:marRight w:val="0"/>
          <w:marTop w:val="0"/>
          <w:marBottom w:val="0"/>
          <w:divBdr>
            <w:top w:val="none" w:sz="0" w:space="0" w:color="auto"/>
            <w:left w:val="none" w:sz="0" w:space="0" w:color="auto"/>
            <w:bottom w:val="none" w:sz="0" w:space="0" w:color="auto"/>
            <w:right w:val="none" w:sz="0" w:space="0" w:color="auto"/>
          </w:divBdr>
        </w:div>
        <w:div w:id="801576951">
          <w:marLeft w:val="640"/>
          <w:marRight w:val="0"/>
          <w:marTop w:val="0"/>
          <w:marBottom w:val="0"/>
          <w:divBdr>
            <w:top w:val="none" w:sz="0" w:space="0" w:color="auto"/>
            <w:left w:val="none" w:sz="0" w:space="0" w:color="auto"/>
            <w:bottom w:val="none" w:sz="0" w:space="0" w:color="auto"/>
            <w:right w:val="none" w:sz="0" w:space="0" w:color="auto"/>
          </w:divBdr>
        </w:div>
        <w:div w:id="1075514711">
          <w:marLeft w:val="640"/>
          <w:marRight w:val="0"/>
          <w:marTop w:val="0"/>
          <w:marBottom w:val="0"/>
          <w:divBdr>
            <w:top w:val="none" w:sz="0" w:space="0" w:color="auto"/>
            <w:left w:val="none" w:sz="0" w:space="0" w:color="auto"/>
            <w:bottom w:val="none" w:sz="0" w:space="0" w:color="auto"/>
            <w:right w:val="none" w:sz="0" w:space="0" w:color="auto"/>
          </w:divBdr>
        </w:div>
        <w:div w:id="1965453771">
          <w:marLeft w:val="640"/>
          <w:marRight w:val="0"/>
          <w:marTop w:val="0"/>
          <w:marBottom w:val="0"/>
          <w:divBdr>
            <w:top w:val="none" w:sz="0" w:space="0" w:color="auto"/>
            <w:left w:val="none" w:sz="0" w:space="0" w:color="auto"/>
            <w:bottom w:val="none" w:sz="0" w:space="0" w:color="auto"/>
            <w:right w:val="none" w:sz="0" w:space="0" w:color="auto"/>
          </w:divBdr>
        </w:div>
        <w:div w:id="1152214041">
          <w:marLeft w:val="640"/>
          <w:marRight w:val="0"/>
          <w:marTop w:val="0"/>
          <w:marBottom w:val="0"/>
          <w:divBdr>
            <w:top w:val="none" w:sz="0" w:space="0" w:color="auto"/>
            <w:left w:val="none" w:sz="0" w:space="0" w:color="auto"/>
            <w:bottom w:val="none" w:sz="0" w:space="0" w:color="auto"/>
            <w:right w:val="none" w:sz="0" w:space="0" w:color="auto"/>
          </w:divBdr>
        </w:div>
        <w:div w:id="1911773650">
          <w:marLeft w:val="640"/>
          <w:marRight w:val="0"/>
          <w:marTop w:val="0"/>
          <w:marBottom w:val="0"/>
          <w:divBdr>
            <w:top w:val="none" w:sz="0" w:space="0" w:color="auto"/>
            <w:left w:val="none" w:sz="0" w:space="0" w:color="auto"/>
            <w:bottom w:val="none" w:sz="0" w:space="0" w:color="auto"/>
            <w:right w:val="none" w:sz="0" w:space="0" w:color="auto"/>
          </w:divBdr>
        </w:div>
        <w:div w:id="1619026626">
          <w:marLeft w:val="640"/>
          <w:marRight w:val="0"/>
          <w:marTop w:val="0"/>
          <w:marBottom w:val="0"/>
          <w:divBdr>
            <w:top w:val="none" w:sz="0" w:space="0" w:color="auto"/>
            <w:left w:val="none" w:sz="0" w:space="0" w:color="auto"/>
            <w:bottom w:val="none" w:sz="0" w:space="0" w:color="auto"/>
            <w:right w:val="none" w:sz="0" w:space="0" w:color="auto"/>
          </w:divBdr>
        </w:div>
        <w:div w:id="762726827">
          <w:marLeft w:val="640"/>
          <w:marRight w:val="0"/>
          <w:marTop w:val="0"/>
          <w:marBottom w:val="0"/>
          <w:divBdr>
            <w:top w:val="none" w:sz="0" w:space="0" w:color="auto"/>
            <w:left w:val="none" w:sz="0" w:space="0" w:color="auto"/>
            <w:bottom w:val="none" w:sz="0" w:space="0" w:color="auto"/>
            <w:right w:val="none" w:sz="0" w:space="0" w:color="auto"/>
          </w:divBdr>
        </w:div>
        <w:div w:id="459809129">
          <w:marLeft w:val="640"/>
          <w:marRight w:val="0"/>
          <w:marTop w:val="0"/>
          <w:marBottom w:val="0"/>
          <w:divBdr>
            <w:top w:val="none" w:sz="0" w:space="0" w:color="auto"/>
            <w:left w:val="none" w:sz="0" w:space="0" w:color="auto"/>
            <w:bottom w:val="none" w:sz="0" w:space="0" w:color="auto"/>
            <w:right w:val="none" w:sz="0" w:space="0" w:color="auto"/>
          </w:divBdr>
        </w:div>
        <w:div w:id="750615511">
          <w:marLeft w:val="640"/>
          <w:marRight w:val="0"/>
          <w:marTop w:val="0"/>
          <w:marBottom w:val="0"/>
          <w:divBdr>
            <w:top w:val="none" w:sz="0" w:space="0" w:color="auto"/>
            <w:left w:val="none" w:sz="0" w:space="0" w:color="auto"/>
            <w:bottom w:val="none" w:sz="0" w:space="0" w:color="auto"/>
            <w:right w:val="none" w:sz="0" w:space="0" w:color="auto"/>
          </w:divBdr>
        </w:div>
        <w:div w:id="1844197927">
          <w:marLeft w:val="640"/>
          <w:marRight w:val="0"/>
          <w:marTop w:val="0"/>
          <w:marBottom w:val="0"/>
          <w:divBdr>
            <w:top w:val="none" w:sz="0" w:space="0" w:color="auto"/>
            <w:left w:val="none" w:sz="0" w:space="0" w:color="auto"/>
            <w:bottom w:val="none" w:sz="0" w:space="0" w:color="auto"/>
            <w:right w:val="none" w:sz="0" w:space="0" w:color="auto"/>
          </w:divBdr>
        </w:div>
        <w:div w:id="324281137">
          <w:marLeft w:val="640"/>
          <w:marRight w:val="0"/>
          <w:marTop w:val="0"/>
          <w:marBottom w:val="0"/>
          <w:divBdr>
            <w:top w:val="none" w:sz="0" w:space="0" w:color="auto"/>
            <w:left w:val="none" w:sz="0" w:space="0" w:color="auto"/>
            <w:bottom w:val="none" w:sz="0" w:space="0" w:color="auto"/>
            <w:right w:val="none" w:sz="0" w:space="0" w:color="auto"/>
          </w:divBdr>
        </w:div>
        <w:div w:id="513036366">
          <w:marLeft w:val="640"/>
          <w:marRight w:val="0"/>
          <w:marTop w:val="0"/>
          <w:marBottom w:val="0"/>
          <w:divBdr>
            <w:top w:val="none" w:sz="0" w:space="0" w:color="auto"/>
            <w:left w:val="none" w:sz="0" w:space="0" w:color="auto"/>
            <w:bottom w:val="none" w:sz="0" w:space="0" w:color="auto"/>
            <w:right w:val="none" w:sz="0" w:space="0" w:color="auto"/>
          </w:divBdr>
        </w:div>
        <w:div w:id="869225052">
          <w:marLeft w:val="640"/>
          <w:marRight w:val="0"/>
          <w:marTop w:val="0"/>
          <w:marBottom w:val="0"/>
          <w:divBdr>
            <w:top w:val="none" w:sz="0" w:space="0" w:color="auto"/>
            <w:left w:val="none" w:sz="0" w:space="0" w:color="auto"/>
            <w:bottom w:val="none" w:sz="0" w:space="0" w:color="auto"/>
            <w:right w:val="none" w:sz="0" w:space="0" w:color="auto"/>
          </w:divBdr>
        </w:div>
        <w:div w:id="1508013753">
          <w:marLeft w:val="640"/>
          <w:marRight w:val="0"/>
          <w:marTop w:val="0"/>
          <w:marBottom w:val="0"/>
          <w:divBdr>
            <w:top w:val="none" w:sz="0" w:space="0" w:color="auto"/>
            <w:left w:val="none" w:sz="0" w:space="0" w:color="auto"/>
            <w:bottom w:val="none" w:sz="0" w:space="0" w:color="auto"/>
            <w:right w:val="none" w:sz="0" w:space="0" w:color="auto"/>
          </w:divBdr>
        </w:div>
        <w:div w:id="1838690222">
          <w:marLeft w:val="640"/>
          <w:marRight w:val="0"/>
          <w:marTop w:val="0"/>
          <w:marBottom w:val="0"/>
          <w:divBdr>
            <w:top w:val="none" w:sz="0" w:space="0" w:color="auto"/>
            <w:left w:val="none" w:sz="0" w:space="0" w:color="auto"/>
            <w:bottom w:val="none" w:sz="0" w:space="0" w:color="auto"/>
            <w:right w:val="none" w:sz="0" w:space="0" w:color="auto"/>
          </w:divBdr>
        </w:div>
        <w:div w:id="109908246">
          <w:marLeft w:val="640"/>
          <w:marRight w:val="0"/>
          <w:marTop w:val="0"/>
          <w:marBottom w:val="0"/>
          <w:divBdr>
            <w:top w:val="none" w:sz="0" w:space="0" w:color="auto"/>
            <w:left w:val="none" w:sz="0" w:space="0" w:color="auto"/>
            <w:bottom w:val="none" w:sz="0" w:space="0" w:color="auto"/>
            <w:right w:val="none" w:sz="0" w:space="0" w:color="auto"/>
          </w:divBdr>
        </w:div>
        <w:div w:id="478494870">
          <w:marLeft w:val="640"/>
          <w:marRight w:val="0"/>
          <w:marTop w:val="0"/>
          <w:marBottom w:val="0"/>
          <w:divBdr>
            <w:top w:val="none" w:sz="0" w:space="0" w:color="auto"/>
            <w:left w:val="none" w:sz="0" w:space="0" w:color="auto"/>
            <w:bottom w:val="none" w:sz="0" w:space="0" w:color="auto"/>
            <w:right w:val="none" w:sz="0" w:space="0" w:color="auto"/>
          </w:divBdr>
        </w:div>
        <w:div w:id="2004696564">
          <w:marLeft w:val="640"/>
          <w:marRight w:val="0"/>
          <w:marTop w:val="0"/>
          <w:marBottom w:val="0"/>
          <w:divBdr>
            <w:top w:val="none" w:sz="0" w:space="0" w:color="auto"/>
            <w:left w:val="none" w:sz="0" w:space="0" w:color="auto"/>
            <w:bottom w:val="none" w:sz="0" w:space="0" w:color="auto"/>
            <w:right w:val="none" w:sz="0" w:space="0" w:color="auto"/>
          </w:divBdr>
        </w:div>
        <w:div w:id="1368020689">
          <w:marLeft w:val="640"/>
          <w:marRight w:val="0"/>
          <w:marTop w:val="0"/>
          <w:marBottom w:val="0"/>
          <w:divBdr>
            <w:top w:val="none" w:sz="0" w:space="0" w:color="auto"/>
            <w:left w:val="none" w:sz="0" w:space="0" w:color="auto"/>
            <w:bottom w:val="none" w:sz="0" w:space="0" w:color="auto"/>
            <w:right w:val="none" w:sz="0" w:space="0" w:color="auto"/>
          </w:divBdr>
        </w:div>
        <w:div w:id="1534924093">
          <w:marLeft w:val="640"/>
          <w:marRight w:val="0"/>
          <w:marTop w:val="0"/>
          <w:marBottom w:val="0"/>
          <w:divBdr>
            <w:top w:val="none" w:sz="0" w:space="0" w:color="auto"/>
            <w:left w:val="none" w:sz="0" w:space="0" w:color="auto"/>
            <w:bottom w:val="none" w:sz="0" w:space="0" w:color="auto"/>
            <w:right w:val="none" w:sz="0" w:space="0" w:color="auto"/>
          </w:divBdr>
        </w:div>
        <w:div w:id="36125931">
          <w:marLeft w:val="640"/>
          <w:marRight w:val="0"/>
          <w:marTop w:val="0"/>
          <w:marBottom w:val="0"/>
          <w:divBdr>
            <w:top w:val="none" w:sz="0" w:space="0" w:color="auto"/>
            <w:left w:val="none" w:sz="0" w:space="0" w:color="auto"/>
            <w:bottom w:val="none" w:sz="0" w:space="0" w:color="auto"/>
            <w:right w:val="none" w:sz="0" w:space="0" w:color="auto"/>
          </w:divBdr>
        </w:div>
        <w:div w:id="1401635967">
          <w:marLeft w:val="640"/>
          <w:marRight w:val="0"/>
          <w:marTop w:val="0"/>
          <w:marBottom w:val="0"/>
          <w:divBdr>
            <w:top w:val="none" w:sz="0" w:space="0" w:color="auto"/>
            <w:left w:val="none" w:sz="0" w:space="0" w:color="auto"/>
            <w:bottom w:val="none" w:sz="0" w:space="0" w:color="auto"/>
            <w:right w:val="none" w:sz="0" w:space="0" w:color="auto"/>
          </w:divBdr>
        </w:div>
        <w:div w:id="184370442">
          <w:marLeft w:val="640"/>
          <w:marRight w:val="0"/>
          <w:marTop w:val="0"/>
          <w:marBottom w:val="0"/>
          <w:divBdr>
            <w:top w:val="none" w:sz="0" w:space="0" w:color="auto"/>
            <w:left w:val="none" w:sz="0" w:space="0" w:color="auto"/>
            <w:bottom w:val="none" w:sz="0" w:space="0" w:color="auto"/>
            <w:right w:val="none" w:sz="0" w:space="0" w:color="auto"/>
          </w:divBdr>
        </w:div>
        <w:div w:id="671183560">
          <w:marLeft w:val="640"/>
          <w:marRight w:val="0"/>
          <w:marTop w:val="0"/>
          <w:marBottom w:val="0"/>
          <w:divBdr>
            <w:top w:val="none" w:sz="0" w:space="0" w:color="auto"/>
            <w:left w:val="none" w:sz="0" w:space="0" w:color="auto"/>
            <w:bottom w:val="none" w:sz="0" w:space="0" w:color="auto"/>
            <w:right w:val="none" w:sz="0" w:space="0" w:color="auto"/>
          </w:divBdr>
        </w:div>
        <w:div w:id="50930297">
          <w:marLeft w:val="640"/>
          <w:marRight w:val="0"/>
          <w:marTop w:val="0"/>
          <w:marBottom w:val="0"/>
          <w:divBdr>
            <w:top w:val="none" w:sz="0" w:space="0" w:color="auto"/>
            <w:left w:val="none" w:sz="0" w:space="0" w:color="auto"/>
            <w:bottom w:val="none" w:sz="0" w:space="0" w:color="auto"/>
            <w:right w:val="none" w:sz="0" w:space="0" w:color="auto"/>
          </w:divBdr>
        </w:div>
        <w:div w:id="287057024">
          <w:marLeft w:val="640"/>
          <w:marRight w:val="0"/>
          <w:marTop w:val="0"/>
          <w:marBottom w:val="0"/>
          <w:divBdr>
            <w:top w:val="none" w:sz="0" w:space="0" w:color="auto"/>
            <w:left w:val="none" w:sz="0" w:space="0" w:color="auto"/>
            <w:bottom w:val="none" w:sz="0" w:space="0" w:color="auto"/>
            <w:right w:val="none" w:sz="0" w:space="0" w:color="auto"/>
          </w:divBdr>
        </w:div>
      </w:divsChild>
    </w:div>
    <w:div w:id="216357620">
      <w:bodyDiv w:val="1"/>
      <w:marLeft w:val="0"/>
      <w:marRight w:val="0"/>
      <w:marTop w:val="0"/>
      <w:marBottom w:val="0"/>
      <w:divBdr>
        <w:top w:val="none" w:sz="0" w:space="0" w:color="auto"/>
        <w:left w:val="none" w:sz="0" w:space="0" w:color="auto"/>
        <w:bottom w:val="none" w:sz="0" w:space="0" w:color="auto"/>
        <w:right w:val="none" w:sz="0" w:space="0" w:color="auto"/>
      </w:divBdr>
      <w:divsChild>
        <w:div w:id="1733918088">
          <w:marLeft w:val="640"/>
          <w:marRight w:val="0"/>
          <w:marTop w:val="0"/>
          <w:marBottom w:val="0"/>
          <w:divBdr>
            <w:top w:val="none" w:sz="0" w:space="0" w:color="auto"/>
            <w:left w:val="none" w:sz="0" w:space="0" w:color="auto"/>
            <w:bottom w:val="none" w:sz="0" w:space="0" w:color="auto"/>
            <w:right w:val="none" w:sz="0" w:space="0" w:color="auto"/>
          </w:divBdr>
        </w:div>
        <w:div w:id="1365593527">
          <w:marLeft w:val="640"/>
          <w:marRight w:val="0"/>
          <w:marTop w:val="0"/>
          <w:marBottom w:val="0"/>
          <w:divBdr>
            <w:top w:val="none" w:sz="0" w:space="0" w:color="auto"/>
            <w:left w:val="none" w:sz="0" w:space="0" w:color="auto"/>
            <w:bottom w:val="none" w:sz="0" w:space="0" w:color="auto"/>
            <w:right w:val="none" w:sz="0" w:space="0" w:color="auto"/>
          </w:divBdr>
        </w:div>
        <w:div w:id="2041468604">
          <w:marLeft w:val="640"/>
          <w:marRight w:val="0"/>
          <w:marTop w:val="0"/>
          <w:marBottom w:val="0"/>
          <w:divBdr>
            <w:top w:val="none" w:sz="0" w:space="0" w:color="auto"/>
            <w:left w:val="none" w:sz="0" w:space="0" w:color="auto"/>
            <w:bottom w:val="none" w:sz="0" w:space="0" w:color="auto"/>
            <w:right w:val="none" w:sz="0" w:space="0" w:color="auto"/>
          </w:divBdr>
        </w:div>
        <w:div w:id="1946575539">
          <w:marLeft w:val="640"/>
          <w:marRight w:val="0"/>
          <w:marTop w:val="0"/>
          <w:marBottom w:val="0"/>
          <w:divBdr>
            <w:top w:val="none" w:sz="0" w:space="0" w:color="auto"/>
            <w:left w:val="none" w:sz="0" w:space="0" w:color="auto"/>
            <w:bottom w:val="none" w:sz="0" w:space="0" w:color="auto"/>
            <w:right w:val="none" w:sz="0" w:space="0" w:color="auto"/>
          </w:divBdr>
        </w:div>
        <w:div w:id="617565898">
          <w:marLeft w:val="640"/>
          <w:marRight w:val="0"/>
          <w:marTop w:val="0"/>
          <w:marBottom w:val="0"/>
          <w:divBdr>
            <w:top w:val="none" w:sz="0" w:space="0" w:color="auto"/>
            <w:left w:val="none" w:sz="0" w:space="0" w:color="auto"/>
            <w:bottom w:val="none" w:sz="0" w:space="0" w:color="auto"/>
            <w:right w:val="none" w:sz="0" w:space="0" w:color="auto"/>
          </w:divBdr>
        </w:div>
        <w:div w:id="426468610">
          <w:marLeft w:val="640"/>
          <w:marRight w:val="0"/>
          <w:marTop w:val="0"/>
          <w:marBottom w:val="0"/>
          <w:divBdr>
            <w:top w:val="none" w:sz="0" w:space="0" w:color="auto"/>
            <w:left w:val="none" w:sz="0" w:space="0" w:color="auto"/>
            <w:bottom w:val="none" w:sz="0" w:space="0" w:color="auto"/>
            <w:right w:val="none" w:sz="0" w:space="0" w:color="auto"/>
          </w:divBdr>
        </w:div>
        <w:div w:id="903879638">
          <w:marLeft w:val="640"/>
          <w:marRight w:val="0"/>
          <w:marTop w:val="0"/>
          <w:marBottom w:val="0"/>
          <w:divBdr>
            <w:top w:val="none" w:sz="0" w:space="0" w:color="auto"/>
            <w:left w:val="none" w:sz="0" w:space="0" w:color="auto"/>
            <w:bottom w:val="none" w:sz="0" w:space="0" w:color="auto"/>
            <w:right w:val="none" w:sz="0" w:space="0" w:color="auto"/>
          </w:divBdr>
        </w:div>
        <w:div w:id="1857109207">
          <w:marLeft w:val="640"/>
          <w:marRight w:val="0"/>
          <w:marTop w:val="0"/>
          <w:marBottom w:val="0"/>
          <w:divBdr>
            <w:top w:val="none" w:sz="0" w:space="0" w:color="auto"/>
            <w:left w:val="none" w:sz="0" w:space="0" w:color="auto"/>
            <w:bottom w:val="none" w:sz="0" w:space="0" w:color="auto"/>
            <w:right w:val="none" w:sz="0" w:space="0" w:color="auto"/>
          </w:divBdr>
        </w:div>
        <w:div w:id="1992326027">
          <w:marLeft w:val="640"/>
          <w:marRight w:val="0"/>
          <w:marTop w:val="0"/>
          <w:marBottom w:val="0"/>
          <w:divBdr>
            <w:top w:val="none" w:sz="0" w:space="0" w:color="auto"/>
            <w:left w:val="none" w:sz="0" w:space="0" w:color="auto"/>
            <w:bottom w:val="none" w:sz="0" w:space="0" w:color="auto"/>
            <w:right w:val="none" w:sz="0" w:space="0" w:color="auto"/>
          </w:divBdr>
        </w:div>
        <w:div w:id="63188276">
          <w:marLeft w:val="640"/>
          <w:marRight w:val="0"/>
          <w:marTop w:val="0"/>
          <w:marBottom w:val="0"/>
          <w:divBdr>
            <w:top w:val="none" w:sz="0" w:space="0" w:color="auto"/>
            <w:left w:val="none" w:sz="0" w:space="0" w:color="auto"/>
            <w:bottom w:val="none" w:sz="0" w:space="0" w:color="auto"/>
            <w:right w:val="none" w:sz="0" w:space="0" w:color="auto"/>
          </w:divBdr>
        </w:div>
        <w:div w:id="1608926876">
          <w:marLeft w:val="640"/>
          <w:marRight w:val="0"/>
          <w:marTop w:val="0"/>
          <w:marBottom w:val="0"/>
          <w:divBdr>
            <w:top w:val="none" w:sz="0" w:space="0" w:color="auto"/>
            <w:left w:val="none" w:sz="0" w:space="0" w:color="auto"/>
            <w:bottom w:val="none" w:sz="0" w:space="0" w:color="auto"/>
            <w:right w:val="none" w:sz="0" w:space="0" w:color="auto"/>
          </w:divBdr>
        </w:div>
        <w:div w:id="486631860">
          <w:marLeft w:val="640"/>
          <w:marRight w:val="0"/>
          <w:marTop w:val="0"/>
          <w:marBottom w:val="0"/>
          <w:divBdr>
            <w:top w:val="none" w:sz="0" w:space="0" w:color="auto"/>
            <w:left w:val="none" w:sz="0" w:space="0" w:color="auto"/>
            <w:bottom w:val="none" w:sz="0" w:space="0" w:color="auto"/>
            <w:right w:val="none" w:sz="0" w:space="0" w:color="auto"/>
          </w:divBdr>
        </w:div>
        <w:div w:id="1745759233">
          <w:marLeft w:val="640"/>
          <w:marRight w:val="0"/>
          <w:marTop w:val="0"/>
          <w:marBottom w:val="0"/>
          <w:divBdr>
            <w:top w:val="none" w:sz="0" w:space="0" w:color="auto"/>
            <w:left w:val="none" w:sz="0" w:space="0" w:color="auto"/>
            <w:bottom w:val="none" w:sz="0" w:space="0" w:color="auto"/>
            <w:right w:val="none" w:sz="0" w:space="0" w:color="auto"/>
          </w:divBdr>
        </w:div>
        <w:div w:id="932276577">
          <w:marLeft w:val="640"/>
          <w:marRight w:val="0"/>
          <w:marTop w:val="0"/>
          <w:marBottom w:val="0"/>
          <w:divBdr>
            <w:top w:val="none" w:sz="0" w:space="0" w:color="auto"/>
            <w:left w:val="none" w:sz="0" w:space="0" w:color="auto"/>
            <w:bottom w:val="none" w:sz="0" w:space="0" w:color="auto"/>
            <w:right w:val="none" w:sz="0" w:space="0" w:color="auto"/>
          </w:divBdr>
        </w:div>
        <w:div w:id="1721513678">
          <w:marLeft w:val="640"/>
          <w:marRight w:val="0"/>
          <w:marTop w:val="0"/>
          <w:marBottom w:val="0"/>
          <w:divBdr>
            <w:top w:val="none" w:sz="0" w:space="0" w:color="auto"/>
            <w:left w:val="none" w:sz="0" w:space="0" w:color="auto"/>
            <w:bottom w:val="none" w:sz="0" w:space="0" w:color="auto"/>
            <w:right w:val="none" w:sz="0" w:space="0" w:color="auto"/>
          </w:divBdr>
        </w:div>
        <w:div w:id="1538153116">
          <w:marLeft w:val="640"/>
          <w:marRight w:val="0"/>
          <w:marTop w:val="0"/>
          <w:marBottom w:val="0"/>
          <w:divBdr>
            <w:top w:val="none" w:sz="0" w:space="0" w:color="auto"/>
            <w:left w:val="none" w:sz="0" w:space="0" w:color="auto"/>
            <w:bottom w:val="none" w:sz="0" w:space="0" w:color="auto"/>
            <w:right w:val="none" w:sz="0" w:space="0" w:color="auto"/>
          </w:divBdr>
        </w:div>
        <w:div w:id="317922012">
          <w:marLeft w:val="640"/>
          <w:marRight w:val="0"/>
          <w:marTop w:val="0"/>
          <w:marBottom w:val="0"/>
          <w:divBdr>
            <w:top w:val="none" w:sz="0" w:space="0" w:color="auto"/>
            <w:left w:val="none" w:sz="0" w:space="0" w:color="auto"/>
            <w:bottom w:val="none" w:sz="0" w:space="0" w:color="auto"/>
            <w:right w:val="none" w:sz="0" w:space="0" w:color="auto"/>
          </w:divBdr>
        </w:div>
        <w:div w:id="926957681">
          <w:marLeft w:val="640"/>
          <w:marRight w:val="0"/>
          <w:marTop w:val="0"/>
          <w:marBottom w:val="0"/>
          <w:divBdr>
            <w:top w:val="none" w:sz="0" w:space="0" w:color="auto"/>
            <w:left w:val="none" w:sz="0" w:space="0" w:color="auto"/>
            <w:bottom w:val="none" w:sz="0" w:space="0" w:color="auto"/>
            <w:right w:val="none" w:sz="0" w:space="0" w:color="auto"/>
          </w:divBdr>
        </w:div>
        <w:div w:id="153105601">
          <w:marLeft w:val="640"/>
          <w:marRight w:val="0"/>
          <w:marTop w:val="0"/>
          <w:marBottom w:val="0"/>
          <w:divBdr>
            <w:top w:val="none" w:sz="0" w:space="0" w:color="auto"/>
            <w:left w:val="none" w:sz="0" w:space="0" w:color="auto"/>
            <w:bottom w:val="none" w:sz="0" w:space="0" w:color="auto"/>
            <w:right w:val="none" w:sz="0" w:space="0" w:color="auto"/>
          </w:divBdr>
        </w:div>
        <w:div w:id="1178156425">
          <w:marLeft w:val="640"/>
          <w:marRight w:val="0"/>
          <w:marTop w:val="0"/>
          <w:marBottom w:val="0"/>
          <w:divBdr>
            <w:top w:val="none" w:sz="0" w:space="0" w:color="auto"/>
            <w:left w:val="none" w:sz="0" w:space="0" w:color="auto"/>
            <w:bottom w:val="none" w:sz="0" w:space="0" w:color="auto"/>
            <w:right w:val="none" w:sz="0" w:space="0" w:color="auto"/>
          </w:divBdr>
        </w:div>
        <w:div w:id="1405759281">
          <w:marLeft w:val="640"/>
          <w:marRight w:val="0"/>
          <w:marTop w:val="0"/>
          <w:marBottom w:val="0"/>
          <w:divBdr>
            <w:top w:val="none" w:sz="0" w:space="0" w:color="auto"/>
            <w:left w:val="none" w:sz="0" w:space="0" w:color="auto"/>
            <w:bottom w:val="none" w:sz="0" w:space="0" w:color="auto"/>
            <w:right w:val="none" w:sz="0" w:space="0" w:color="auto"/>
          </w:divBdr>
        </w:div>
        <w:div w:id="1267424448">
          <w:marLeft w:val="640"/>
          <w:marRight w:val="0"/>
          <w:marTop w:val="0"/>
          <w:marBottom w:val="0"/>
          <w:divBdr>
            <w:top w:val="none" w:sz="0" w:space="0" w:color="auto"/>
            <w:left w:val="none" w:sz="0" w:space="0" w:color="auto"/>
            <w:bottom w:val="none" w:sz="0" w:space="0" w:color="auto"/>
            <w:right w:val="none" w:sz="0" w:space="0" w:color="auto"/>
          </w:divBdr>
        </w:div>
        <w:div w:id="91171463">
          <w:marLeft w:val="640"/>
          <w:marRight w:val="0"/>
          <w:marTop w:val="0"/>
          <w:marBottom w:val="0"/>
          <w:divBdr>
            <w:top w:val="none" w:sz="0" w:space="0" w:color="auto"/>
            <w:left w:val="none" w:sz="0" w:space="0" w:color="auto"/>
            <w:bottom w:val="none" w:sz="0" w:space="0" w:color="auto"/>
            <w:right w:val="none" w:sz="0" w:space="0" w:color="auto"/>
          </w:divBdr>
        </w:div>
        <w:div w:id="1308627185">
          <w:marLeft w:val="640"/>
          <w:marRight w:val="0"/>
          <w:marTop w:val="0"/>
          <w:marBottom w:val="0"/>
          <w:divBdr>
            <w:top w:val="none" w:sz="0" w:space="0" w:color="auto"/>
            <w:left w:val="none" w:sz="0" w:space="0" w:color="auto"/>
            <w:bottom w:val="none" w:sz="0" w:space="0" w:color="auto"/>
            <w:right w:val="none" w:sz="0" w:space="0" w:color="auto"/>
          </w:divBdr>
        </w:div>
        <w:div w:id="171722469">
          <w:marLeft w:val="640"/>
          <w:marRight w:val="0"/>
          <w:marTop w:val="0"/>
          <w:marBottom w:val="0"/>
          <w:divBdr>
            <w:top w:val="none" w:sz="0" w:space="0" w:color="auto"/>
            <w:left w:val="none" w:sz="0" w:space="0" w:color="auto"/>
            <w:bottom w:val="none" w:sz="0" w:space="0" w:color="auto"/>
            <w:right w:val="none" w:sz="0" w:space="0" w:color="auto"/>
          </w:divBdr>
        </w:div>
        <w:div w:id="1556745247">
          <w:marLeft w:val="640"/>
          <w:marRight w:val="0"/>
          <w:marTop w:val="0"/>
          <w:marBottom w:val="0"/>
          <w:divBdr>
            <w:top w:val="none" w:sz="0" w:space="0" w:color="auto"/>
            <w:left w:val="none" w:sz="0" w:space="0" w:color="auto"/>
            <w:bottom w:val="none" w:sz="0" w:space="0" w:color="auto"/>
            <w:right w:val="none" w:sz="0" w:space="0" w:color="auto"/>
          </w:divBdr>
        </w:div>
        <w:div w:id="1105736232">
          <w:marLeft w:val="640"/>
          <w:marRight w:val="0"/>
          <w:marTop w:val="0"/>
          <w:marBottom w:val="0"/>
          <w:divBdr>
            <w:top w:val="none" w:sz="0" w:space="0" w:color="auto"/>
            <w:left w:val="none" w:sz="0" w:space="0" w:color="auto"/>
            <w:bottom w:val="none" w:sz="0" w:space="0" w:color="auto"/>
            <w:right w:val="none" w:sz="0" w:space="0" w:color="auto"/>
          </w:divBdr>
        </w:div>
        <w:div w:id="1249269532">
          <w:marLeft w:val="640"/>
          <w:marRight w:val="0"/>
          <w:marTop w:val="0"/>
          <w:marBottom w:val="0"/>
          <w:divBdr>
            <w:top w:val="none" w:sz="0" w:space="0" w:color="auto"/>
            <w:left w:val="none" w:sz="0" w:space="0" w:color="auto"/>
            <w:bottom w:val="none" w:sz="0" w:space="0" w:color="auto"/>
            <w:right w:val="none" w:sz="0" w:space="0" w:color="auto"/>
          </w:divBdr>
        </w:div>
        <w:div w:id="796148850">
          <w:marLeft w:val="640"/>
          <w:marRight w:val="0"/>
          <w:marTop w:val="0"/>
          <w:marBottom w:val="0"/>
          <w:divBdr>
            <w:top w:val="none" w:sz="0" w:space="0" w:color="auto"/>
            <w:left w:val="none" w:sz="0" w:space="0" w:color="auto"/>
            <w:bottom w:val="none" w:sz="0" w:space="0" w:color="auto"/>
            <w:right w:val="none" w:sz="0" w:space="0" w:color="auto"/>
          </w:divBdr>
        </w:div>
        <w:div w:id="1672295155">
          <w:marLeft w:val="640"/>
          <w:marRight w:val="0"/>
          <w:marTop w:val="0"/>
          <w:marBottom w:val="0"/>
          <w:divBdr>
            <w:top w:val="none" w:sz="0" w:space="0" w:color="auto"/>
            <w:left w:val="none" w:sz="0" w:space="0" w:color="auto"/>
            <w:bottom w:val="none" w:sz="0" w:space="0" w:color="auto"/>
            <w:right w:val="none" w:sz="0" w:space="0" w:color="auto"/>
          </w:divBdr>
        </w:div>
        <w:div w:id="478572088">
          <w:marLeft w:val="640"/>
          <w:marRight w:val="0"/>
          <w:marTop w:val="0"/>
          <w:marBottom w:val="0"/>
          <w:divBdr>
            <w:top w:val="none" w:sz="0" w:space="0" w:color="auto"/>
            <w:left w:val="none" w:sz="0" w:space="0" w:color="auto"/>
            <w:bottom w:val="none" w:sz="0" w:space="0" w:color="auto"/>
            <w:right w:val="none" w:sz="0" w:space="0" w:color="auto"/>
          </w:divBdr>
        </w:div>
        <w:div w:id="172912866">
          <w:marLeft w:val="640"/>
          <w:marRight w:val="0"/>
          <w:marTop w:val="0"/>
          <w:marBottom w:val="0"/>
          <w:divBdr>
            <w:top w:val="none" w:sz="0" w:space="0" w:color="auto"/>
            <w:left w:val="none" w:sz="0" w:space="0" w:color="auto"/>
            <w:bottom w:val="none" w:sz="0" w:space="0" w:color="auto"/>
            <w:right w:val="none" w:sz="0" w:space="0" w:color="auto"/>
          </w:divBdr>
        </w:div>
        <w:div w:id="826366085">
          <w:marLeft w:val="640"/>
          <w:marRight w:val="0"/>
          <w:marTop w:val="0"/>
          <w:marBottom w:val="0"/>
          <w:divBdr>
            <w:top w:val="none" w:sz="0" w:space="0" w:color="auto"/>
            <w:left w:val="none" w:sz="0" w:space="0" w:color="auto"/>
            <w:bottom w:val="none" w:sz="0" w:space="0" w:color="auto"/>
            <w:right w:val="none" w:sz="0" w:space="0" w:color="auto"/>
          </w:divBdr>
        </w:div>
        <w:div w:id="1464422495">
          <w:marLeft w:val="640"/>
          <w:marRight w:val="0"/>
          <w:marTop w:val="0"/>
          <w:marBottom w:val="0"/>
          <w:divBdr>
            <w:top w:val="none" w:sz="0" w:space="0" w:color="auto"/>
            <w:left w:val="none" w:sz="0" w:space="0" w:color="auto"/>
            <w:bottom w:val="none" w:sz="0" w:space="0" w:color="auto"/>
            <w:right w:val="none" w:sz="0" w:space="0" w:color="auto"/>
          </w:divBdr>
        </w:div>
        <w:div w:id="1288657522">
          <w:marLeft w:val="640"/>
          <w:marRight w:val="0"/>
          <w:marTop w:val="0"/>
          <w:marBottom w:val="0"/>
          <w:divBdr>
            <w:top w:val="none" w:sz="0" w:space="0" w:color="auto"/>
            <w:left w:val="none" w:sz="0" w:space="0" w:color="auto"/>
            <w:bottom w:val="none" w:sz="0" w:space="0" w:color="auto"/>
            <w:right w:val="none" w:sz="0" w:space="0" w:color="auto"/>
          </w:divBdr>
        </w:div>
        <w:div w:id="1762801577">
          <w:marLeft w:val="640"/>
          <w:marRight w:val="0"/>
          <w:marTop w:val="0"/>
          <w:marBottom w:val="0"/>
          <w:divBdr>
            <w:top w:val="none" w:sz="0" w:space="0" w:color="auto"/>
            <w:left w:val="none" w:sz="0" w:space="0" w:color="auto"/>
            <w:bottom w:val="none" w:sz="0" w:space="0" w:color="auto"/>
            <w:right w:val="none" w:sz="0" w:space="0" w:color="auto"/>
          </w:divBdr>
        </w:div>
        <w:div w:id="945313926">
          <w:marLeft w:val="640"/>
          <w:marRight w:val="0"/>
          <w:marTop w:val="0"/>
          <w:marBottom w:val="0"/>
          <w:divBdr>
            <w:top w:val="none" w:sz="0" w:space="0" w:color="auto"/>
            <w:left w:val="none" w:sz="0" w:space="0" w:color="auto"/>
            <w:bottom w:val="none" w:sz="0" w:space="0" w:color="auto"/>
            <w:right w:val="none" w:sz="0" w:space="0" w:color="auto"/>
          </w:divBdr>
        </w:div>
        <w:div w:id="1114785587">
          <w:marLeft w:val="640"/>
          <w:marRight w:val="0"/>
          <w:marTop w:val="0"/>
          <w:marBottom w:val="0"/>
          <w:divBdr>
            <w:top w:val="none" w:sz="0" w:space="0" w:color="auto"/>
            <w:left w:val="none" w:sz="0" w:space="0" w:color="auto"/>
            <w:bottom w:val="none" w:sz="0" w:space="0" w:color="auto"/>
            <w:right w:val="none" w:sz="0" w:space="0" w:color="auto"/>
          </w:divBdr>
        </w:div>
        <w:div w:id="1213465864">
          <w:marLeft w:val="640"/>
          <w:marRight w:val="0"/>
          <w:marTop w:val="0"/>
          <w:marBottom w:val="0"/>
          <w:divBdr>
            <w:top w:val="none" w:sz="0" w:space="0" w:color="auto"/>
            <w:left w:val="none" w:sz="0" w:space="0" w:color="auto"/>
            <w:bottom w:val="none" w:sz="0" w:space="0" w:color="auto"/>
            <w:right w:val="none" w:sz="0" w:space="0" w:color="auto"/>
          </w:divBdr>
        </w:div>
      </w:divsChild>
    </w:div>
    <w:div w:id="217283446">
      <w:bodyDiv w:val="1"/>
      <w:marLeft w:val="0"/>
      <w:marRight w:val="0"/>
      <w:marTop w:val="0"/>
      <w:marBottom w:val="0"/>
      <w:divBdr>
        <w:top w:val="none" w:sz="0" w:space="0" w:color="auto"/>
        <w:left w:val="none" w:sz="0" w:space="0" w:color="auto"/>
        <w:bottom w:val="none" w:sz="0" w:space="0" w:color="auto"/>
        <w:right w:val="none" w:sz="0" w:space="0" w:color="auto"/>
      </w:divBdr>
      <w:divsChild>
        <w:div w:id="1644234985">
          <w:marLeft w:val="640"/>
          <w:marRight w:val="0"/>
          <w:marTop w:val="0"/>
          <w:marBottom w:val="0"/>
          <w:divBdr>
            <w:top w:val="none" w:sz="0" w:space="0" w:color="auto"/>
            <w:left w:val="none" w:sz="0" w:space="0" w:color="auto"/>
            <w:bottom w:val="none" w:sz="0" w:space="0" w:color="auto"/>
            <w:right w:val="none" w:sz="0" w:space="0" w:color="auto"/>
          </w:divBdr>
        </w:div>
        <w:div w:id="1027566195">
          <w:marLeft w:val="640"/>
          <w:marRight w:val="0"/>
          <w:marTop w:val="0"/>
          <w:marBottom w:val="0"/>
          <w:divBdr>
            <w:top w:val="none" w:sz="0" w:space="0" w:color="auto"/>
            <w:left w:val="none" w:sz="0" w:space="0" w:color="auto"/>
            <w:bottom w:val="none" w:sz="0" w:space="0" w:color="auto"/>
            <w:right w:val="none" w:sz="0" w:space="0" w:color="auto"/>
          </w:divBdr>
        </w:div>
        <w:div w:id="135993599">
          <w:marLeft w:val="640"/>
          <w:marRight w:val="0"/>
          <w:marTop w:val="0"/>
          <w:marBottom w:val="0"/>
          <w:divBdr>
            <w:top w:val="none" w:sz="0" w:space="0" w:color="auto"/>
            <w:left w:val="none" w:sz="0" w:space="0" w:color="auto"/>
            <w:bottom w:val="none" w:sz="0" w:space="0" w:color="auto"/>
            <w:right w:val="none" w:sz="0" w:space="0" w:color="auto"/>
          </w:divBdr>
        </w:div>
        <w:div w:id="685014935">
          <w:marLeft w:val="640"/>
          <w:marRight w:val="0"/>
          <w:marTop w:val="0"/>
          <w:marBottom w:val="0"/>
          <w:divBdr>
            <w:top w:val="none" w:sz="0" w:space="0" w:color="auto"/>
            <w:left w:val="none" w:sz="0" w:space="0" w:color="auto"/>
            <w:bottom w:val="none" w:sz="0" w:space="0" w:color="auto"/>
            <w:right w:val="none" w:sz="0" w:space="0" w:color="auto"/>
          </w:divBdr>
        </w:div>
        <w:div w:id="812327747">
          <w:marLeft w:val="640"/>
          <w:marRight w:val="0"/>
          <w:marTop w:val="0"/>
          <w:marBottom w:val="0"/>
          <w:divBdr>
            <w:top w:val="none" w:sz="0" w:space="0" w:color="auto"/>
            <w:left w:val="none" w:sz="0" w:space="0" w:color="auto"/>
            <w:bottom w:val="none" w:sz="0" w:space="0" w:color="auto"/>
            <w:right w:val="none" w:sz="0" w:space="0" w:color="auto"/>
          </w:divBdr>
        </w:div>
        <w:div w:id="1675184646">
          <w:marLeft w:val="640"/>
          <w:marRight w:val="0"/>
          <w:marTop w:val="0"/>
          <w:marBottom w:val="0"/>
          <w:divBdr>
            <w:top w:val="none" w:sz="0" w:space="0" w:color="auto"/>
            <w:left w:val="none" w:sz="0" w:space="0" w:color="auto"/>
            <w:bottom w:val="none" w:sz="0" w:space="0" w:color="auto"/>
            <w:right w:val="none" w:sz="0" w:space="0" w:color="auto"/>
          </w:divBdr>
        </w:div>
        <w:div w:id="442069173">
          <w:marLeft w:val="640"/>
          <w:marRight w:val="0"/>
          <w:marTop w:val="0"/>
          <w:marBottom w:val="0"/>
          <w:divBdr>
            <w:top w:val="none" w:sz="0" w:space="0" w:color="auto"/>
            <w:left w:val="none" w:sz="0" w:space="0" w:color="auto"/>
            <w:bottom w:val="none" w:sz="0" w:space="0" w:color="auto"/>
            <w:right w:val="none" w:sz="0" w:space="0" w:color="auto"/>
          </w:divBdr>
        </w:div>
        <w:div w:id="865872847">
          <w:marLeft w:val="640"/>
          <w:marRight w:val="0"/>
          <w:marTop w:val="0"/>
          <w:marBottom w:val="0"/>
          <w:divBdr>
            <w:top w:val="none" w:sz="0" w:space="0" w:color="auto"/>
            <w:left w:val="none" w:sz="0" w:space="0" w:color="auto"/>
            <w:bottom w:val="none" w:sz="0" w:space="0" w:color="auto"/>
            <w:right w:val="none" w:sz="0" w:space="0" w:color="auto"/>
          </w:divBdr>
        </w:div>
        <w:div w:id="1995378613">
          <w:marLeft w:val="640"/>
          <w:marRight w:val="0"/>
          <w:marTop w:val="0"/>
          <w:marBottom w:val="0"/>
          <w:divBdr>
            <w:top w:val="none" w:sz="0" w:space="0" w:color="auto"/>
            <w:left w:val="none" w:sz="0" w:space="0" w:color="auto"/>
            <w:bottom w:val="none" w:sz="0" w:space="0" w:color="auto"/>
            <w:right w:val="none" w:sz="0" w:space="0" w:color="auto"/>
          </w:divBdr>
        </w:div>
        <w:div w:id="1449930436">
          <w:marLeft w:val="640"/>
          <w:marRight w:val="0"/>
          <w:marTop w:val="0"/>
          <w:marBottom w:val="0"/>
          <w:divBdr>
            <w:top w:val="none" w:sz="0" w:space="0" w:color="auto"/>
            <w:left w:val="none" w:sz="0" w:space="0" w:color="auto"/>
            <w:bottom w:val="none" w:sz="0" w:space="0" w:color="auto"/>
            <w:right w:val="none" w:sz="0" w:space="0" w:color="auto"/>
          </w:divBdr>
        </w:div>
        <w:div w:id="676540859">
          <w:marLeft w:val="640"/>
          <w:marRight w:val="0"/>
          <w:marTop w:val="0"/>
          <w:marBottom w:val="0"/>
          <w:divBdr>
            <w:top w:val="none" w:sz="0" w:space="0" w:color="auto"/>
            <w:left w:val="none" w:sz="0" w:space="0" w:color="auto"/>
            <w:bottom w:val="none" w:sz="0" w:space="0" w:color="auto"/>
            <w:right w:val="none" w:sz="0" w:space="0" w:color="auto"/>
          </w:divBdr>
        </w:div>
        <w:div w:id="696926097">
          <w:marLeft w:val="640"/>
          <w:marRight w:val="0"/>
          <w:marTop w:val="0"/>
          <w:marBottom w:val="0"/>
          <w:divBdr>
            <w:top w:val="none" w:sz="0" w:space="0" w:color="auto"/>
            <w:left w:val="none" w:sz="0" w:space="0" w:color="auto"/>
            <w:bottom w:val="none" w:sz="0" w:space="0" w:color="auto"/>
            <w:right w:val="none" w:sz="0" w:space="0" w:color="auto"/>
          </w:divBdr>
        </w:div>
        <w:div w:id="885070981">
          <w:marLeft w:val="640"/>
          <w:marRight w:val="0"/>
          <w:marTop w:val="0"/>
          <w:marBottom w:val="0"/>
          <w:divBdr>
            <w:top w:val="none" w:sz="0" w:space="0" w:color="auto"/>
            <w:left w:val="none" w:sz="0" w:space="0" w:color="auto"/>
            <w:bottom w:val="none" w:sz="0" w:space="0" w:color="auto"/>
            <w:right w:val="none" w:sz="0" w:space="0" w:color="auto"/>
          </w:divBdr>
        </w:div>
        <w:div w:id="2120249411">
          <w:marLeft w:val="640"/>
          <w:marRight w:val="0"/>
          <w:marTop w:val="0"/>
          <w:marBottom w:val="0"/>
          <w:divBdr>
            <w:top w:val="none" w:sz="0" w:space="0" w:color="auto"/>
            <w:left w:val="none" w:sz="0" w:space="0" w:color="auto"/>
            <w:bottom w:val="none" w:sz="0" w:space="0" w:color="auto"/>
            <w:right w:val="none" w:sz="0" w:space="0" w:color="auto"/>
          </w:divBdr>
        </w:div>
        <w:div w:id="1753116899">
          <w:marLeft w:val="640"/>
          <w:marRight w:val="0"/>
          <w:marTop w:val="0"/>
          <w:marBottom w:val="0"/>
          <w:divBdr>
            <w:top w:val="none" w:sz="0" w:space="0" w:color="auto"/>
            <w:left w:val="none" w:sz="0" w:space="0" w:color="auto"/>
            <w:bottom w:val="none" w:sz="0" w:space="0" w:color="auto"/>
            <w:right w:val="none" w:sz="0" w:space="0" w:color="auto"/>
          </w:divBdr>
        </w:div>
        <w:div w:id="1279725050">
          <w:marLeft w:val="640"/>
          <w:marRight w:val="0"/>
          <w:marTop w:val="0"/>
          <w:marBottom w:val="0"/>
          <w:divBdr>
            <w:top w:val="none" w:sz="0" w:space="0" w:color="auto"/>
            <w:left w:val="none" w:sz="0" w:space="0" w:color="auto"/>
            <w:bottom w:val="none" w:sz="0" w:space="0" w:color="auto"/>
            <w:right w:val="none" w:sz="0" w:space="0" w:color="auto"/>
          </w:divBdr>
        </w:div>
        <w:div w:id="1742557472">
          <w:marLeft w:val="640"/>
          <w:marRight w:val="0"/>
          <w:marTop w:val="0"/>
          <w:marBottom w:val="0"/>
          <w:divBdr>
            <w:top w:val="none" w:sz="0" w:space="0" w:color="auto"/>
            <w:left w:val="none" w:sz="0" w:space="0" w:color="auto"/>
            <w:bottom w:val="none" w:sz="0" w:space="0" w:color="auto"/>
            <w:right w:val="none" w:sz="0" w:space="0" w:color="auto"/>
          </w:divBdr>
        </w:div>
        <w:div w:id="972520878">
          <w:marLeft w:val="640"/>
          <w:marRight w:val="0"/>
          <w:marTop w:val="0"/>
          <w:marBottom w:val="0"/>
          <w:divBdr>
            <w:top w:val="none" w:sz="0" w:space="0" w:color="auto"/>
            <w:left w:val="none" w:sz="0" w:space="0" w:color="auto"/>
            <w:bottom w:val="none" w:sz="0" w:space="0" w:color="auto"/>
            <w:right w:val="none" w:sz="0" w:space="0" w:color="auto"/>
          </w:divBdr>
        </w:div>
        <w:div w:id="1825201474">
          <w:marLeft w:val="640"/>
          <w:marRight w:val="0"/>
          <w:marTop w:val="0"/>
          <w:marBottom w:val="0"/>
          <w:divBdr>
            <w:top w:val="none" w:sz="0" w:space="0" w:color="auto"/>
            <w:left w:val="none" w:sz="0" w:space="0" w:color="auto"/>
            <w:bottom w:val="none" w:sz="0" w:space="0" w:color="auto"/>
            <w:right w:val="none" w:sz="0" w:space="0" w:color="auto"/>
          </w:divBdr>
        </w:div>
        <w:div w:id="1530870858">
          <w:marLeft w:val="640"/>
          <w:marRight w:val="0"/>
          <w:marTop w:val="0"/>
          <w:marBottom w:val="0"/>
          <w:divBdr>
            <w:top w:val="none" w:sz="0" w:space="0" w:color="auto"/>
            <w:left w:val="none" w:sz="0" w:space="0" w:color="auto"/>
            <w:bottom w:val="none" w:sz="0" w:space="0" w:color="auto"/>
            <w:right w:val="none" w:sz="0" w:space="0" w:color="auto"/>
          </w:divBdr>
        </w:div>
        <w:div w:id="1415779323">
          <w:marLeft w:val="640"/>
          <w:marRight w:val="0"/>
          <w:marTop w:val="0"/>
          <w:marBottom w:val="0"/>
          <w:divBdr>
            <w:top w:val="none" w:sz="0" w:space="0" w:color="auto"/>
            <w:left w:val="none" w:sz="0" w:space="0" w:color="auto"/>
            <w:bottom w:val="none" w:sz="0" w:space="0" w:color="auto"/>
            <w:right w:val="none" w:sz="0" w:space="0" w:color="auto"/>
          </w:divBdr>
        </w:div>
        <w:div w:id="2066292468">
          <w:marLeft w:val="640"/>
          <w:marRight w:val="0"/>
          <w:marTop w:val="0"/>
          <w:marBottom w:val="0"/>
          <w:divBdr>
            <w:top w:val="none" w:sz="0" w:space="0" w:color="auto"/>
            <w:left w:val="none" w:sz="0" w:space="0" w:color="auto"/>
            <w:bottom w:val="none" w:sz="0" w:space="0" w:color="auto"/>
            <w:right w:val="none" w:sz="0" w:space="0" w:color="auto"/>
          </w:divBdr>
        </w:div>
        <w:div w:id="172186775">
          <w:marLeft w:val="640"/>
          <w:marRight w:val="0"/>
          <w:marTop w:val="0"/>
          <w:marBottom w:val="0"/>
          <w:divBdr>
            <w:top w:val="none" w:sz="0" w:space="0" w:color="auto"/>
            <w:left w:val="none" w:sz="0" w:space="0" w:color="auto"/>
            <w:bottom w:val="none" w:sz="0" w:space="0" w:color="auto"/>
            <w:right w:val="none" w:sz="0" w:space="0" w:color="auto"/>
          </w:divBdr>
        </w:div>
        <w:div w:id="209152745">
          <w:marLeft w:val="640"/>
          <w:marRight w:val="0"/>
          <w:marTop w:val="0"/>
          <w:marBottom w:val="0"/>
          <w:divBdr>
            <w:top w:val="none" w:sz="0" w:space="0" w:color="auto"/>
            <w:left w:val="none" w:sz="0" w:space="0" w:color="auto"/>
            <w:bottom w:val="none" w:sz="0" w:space="0" w:color="auto"/>
            <w:right w:val="none" w:sz="0" w:space="0" w:color="auto"/>
          </w:divBdr>
        </w:div>
        <w:div w:id="1803428088">
          <w:marLeft w:val="640"/>
          <w:marRight w:val="0"/>
          <w:marTop w:val="0"/>
          <w:marBottom w:val="0"/>
          <w:divBdr>
            <w:top w:val="none" w:sz="0" w:space="0" w:color="auto"/>
            <w:left w:val="none" w:sz="0" w:space="0" w:color="auto"/>
            <w:bottom w:val="none" w:sz="0" w:space="0" w:color="auto"/>
            <w:right w:val="none" w:sz="0" w:space="0" w:color="auto"/>
          </w:divBdr>
        </w:div>
        <w:div w:id="291134472">
          <w:marLeft w:val="640"/>
          <w:marRight w:val="0"/>
          <w:marTop w:val="0"/>
          <w:marBottom w:val="0"/>
          <w:divBdr>
            <w:top w:val="none" w:sz="0" w:space="0" w:color="auto"/>
            <w:left w:val="none" w:sz="0" w:space="0" w:color="auto"/>
            <w:bottom w:val="none" w:sz="0" w:space="0" w:color="auto"/>
            <w:right w:val="none" w:sz="0" w:space="0" w:color="auto"/>
          </w:divBdr>
        </w:div>
        <w:div w:id="1624262701">
          <w:marLeft w:val="640"/>
          <w:marRight w:val="0"/>
          <w:marTop w:val="0"/>
          <w:marBottom w:val="0"/>
          <w:divBdr>
            <w:top w:val="none" w:sz="0" w:space="0" w:color="auto"/>
            <w:left w:val="none" w:sz="0" w:space="0" w:color="auto"/>
            <w:bottom w:val="none" w:sz="0" w:space="0" w:color="auto"/>
            <w:right w:val="none" w:sz="0" w:space="0" w:color="auto"/>
          </w:divBdr>
        </w:div>
        <w:div w:id="38016037">
          <w:marLeft w:val="640"/>
          <w:marRight w:val="0"/>
          <w:marTop w:val="0"/>
          <w:marBottom w:val="0"/>
          <w:divBdr>
            <w:top w:val="none" w:sz="0" w:space="0" w:color="auto"/>
            <w:left w:val="none" w:sz="0" w:space="0" w:color="auto"/>
            <w:bottom w:val="none" w:sz="0" w:space="0" w:color="auto"/>
            <w:right w:val="none" w:sz="0" w:space="0" w:color="auto"/>
          </w:divBdr>
        </w:div>
        <w:div w:id="1713650617">
          <w:marLeft w:val="640"/>
          <w:marRight w:val="0"/>
          <w:marTop w:val="0"/>
          <w:marBottom w:val="0"/>
          <w:divBdr>
            <w:top w:val="none" w:sz="0" w:space="0" w:color="auto"/>
            <w:left w:val="none" w:sz="0" w:space="0" w:color="auto"/>
            <w:bottom w:val="none" w:sz="0" w:space="0" w:color="auto"/>
            <w:right w:val="none" w:sz="0" w:space="0" w:color="auto"/>
          </w:divBdr>
        </w:div>
        <w:div w:id="1078477869">
          <w:marLeft w:val="640"/>
          <w:marRight w:val="0"/>
          <w:marTop w:val="0"/>
          <w:marBottom w:val="0"/>
          <w:divBdr>
            <w:top w:val="none" w:sz="0" w:space="0" w:color="auto"/>
            <w:left w:val="none" w:sz="0" w:space="0" w:color="auto"/>
            <w:bottom w:val="none" w:sz="0" w:space="0" w:color="auto"/>
            <w:right w:val="none" w:sz="0" w:space="0" w:color="auto"/>
          </w:divBdr>
        </w:div>
        <w:div w:id="564798223">
          <w:marLeft w:val="640"/>
          <w:marRight w:val="0"/>
          <w:marTop w:val="0"/>
          <w:marBottom w:val="0"/>
          <w:divBdr>
            <w:top w:val="none" w:sz="0" w:space="0" w:color="auto"/>
            <w:left w:val="none" w:sz="0" w:space="0" w:color="auto"/>
            <w:bottom w:val="none" w:sz="0" w:space="0" w:color="auto"/>
            <w:right w:val="none" w:sz="0" w:space="0" w:color="auto"/>
          </w:divBdr>
        </w:div>
        <w:div w:id="537350610">
          <w:marLeft w:val="640"/>
          <w:marRight w:val="0"/>
          <w:marTop w:val="0"/>
          <w:marBottom w:val="0"/>
          <w:divBdr>
            <w:top w:val="none" w:sz="0" w:space="0" w:color="auto"/>
            <w:left w:val="none" w:sz="0" w:space="0" w:color="auto"/>
            <w:bottom w:val="none" w:sz="0" w:space="0" w:color="auto"/>
            <w:right w:val="none" w:sz="0" w:space="0" w:color="auto"/>
          </w:divBdr>
        </w:div>
        <w:div w:id="517087705">
          <w:marLeft w:val="640"/>
          <w:marRight w:val="0"/>
          <w:marTop w:val="0"/>
          <w:marBottom w:val="0"/>
          <w:divBdr>
            <w:top w:val="none" w:sz="0" w:space="0" w:color="auto"/>
            <w:left w:val="none" w:sz="0" w:space="0" w:color="auto"/>
            <w:bottom w:val="none" w:sz="0" w:space="0" w:color="auto"/>
            <w:right w:val="none" w:sz="0" w:space="0" w:color="auto"/>
          </w:divBdr>
        </w:div>
        <w:div w:id="571698283">
          <w:marLeft w:val="640"/>
          <w:marRight w:val="0"/>
          <w:marTop w:val="0"/>
          <w:marBottom w:val="0"/>
          <w:divBdr>
            <w:top w:val="none" w:sz="0" w:space="0" w:color="auto"/>
            <w:left w:val="none" w:sz="0" w:space="0" w:color="auto"/>
            <w:bottom w:val="none" w:sz="0" w:space="0" w:color="auto"/>
            <w:right w:val="none" w:sz="0" w:space="0" w:color="auto"/>
          </w:divBdr>
        </w:div>
        <w:div w:id="406075794">
          <w:marLeft w:val="640"/>
          <w:marRight w:val="0"/>
          <w:marTop w:val="0"/>
          <w:marBottom w:val="0"/>
          <w:divBdr>
            <w:top w:val="none" w:sz="0" w:space="0" w:color="auto"/>
            <w:left w:val="none" w:sz="0" w:space="0" w:color="auto"/>
            <w:bottom w:val="none" w:sz="0" w:space="0" w:color="auto"/>
            <w:right w:val="none" w:sz="0" w:space="0" w:color="auto"/>
          </w:divBdr>
        </w:div>
        <w:div w:id="1073351487">
          <w:marLeft w:val="640"/>
          <w:marRight w:val="0"/>
          <w:marTop w:val="0"/>
          <w:marBottom w:val="0"/>
          <w:divBdr>
            <w:top w:val="none" w:sz="0" w:space="0" w:color="auto"/>
            <w:left w:val="none" w:sz="0" w:space="0" w:color="auto"/>
            <w:bottom w:val="none" w:sz="0" w:space="0" w:color="auto"/>
            <w:right w:val="none" w:sz="0" w:space="0" w:color="auto"/>
          </w:divBdr>
        </w:div>
      </w:divsChild>
    </w:div>
    <w:div w:id="226458608">
      <w:bodyDiv w:val="1"/>
      <w:marLeft w:val="0"/>
      <w:marRight w:val="0"/>
      <w:marTop w:val="0"/>
      <w:marBottom w:val="0"/>
      <w:divBdr>
        <w:top w:val="none" w:sz="0" w:space="0" w:color="auto"/>
        <w:left w:val="none" w:sz="0" w:space="0" w:color="auto"/>
        <w:bottom w:val="none" w:sz="0" w:space="0" w:color="auto"/>
        <w:right w:val="none" w:sz="0" w:space="0" w:color="auto"/>
      </w:divBdr>
      <w:divsChild>
        <w:div w:id="919367291">
          <w:marLeft w:val="640"/>
          <w:marRight w:val="0"/>
          <w:marTop w:val="0"/>
          <w:marBottom w:val="0"/>
          <w:divBdr>
            <w:top w:val="none" w:sz="0" w:space="0" w:color="auto"/>
            <w:left w:val="none" w:sz="0" w:space="0" w:color="auto"/>
            <w:bottom w:val="none" w:sz="0" w:space="0" w:color="auto"/>
            <w:right w:val="none" w:sz="0" w:space="0" w:color="auto"/>
          </w:divBdr>
        </w:div>
        <w:div w:id="2100104506">
          <w:marLeft w:val="640"/>
          <w:marRight w:val="0"/>
          <w:marTop w:val="0"/>
          <w:marBottom w:val="0"/>
          <w:divBdr>
            <w:top w:val="none" w:sz="0" w:space="0" w:color="auto"/>
            <w:left w:val="none" w:sz="0" w:space="0" w:color="auto"/>
            <w:bottom w:val="none" w:sz="0" w:space="0" w:color="auto"/>
            <w:right w:val="none" w:sz="0" w:space="0" w:color="auto"/>
          </w:divBdr>
        </w:div>
        <w:div w:id="1390575469">
          <w:marLeft w:val="640"/>
          <w:marRight w:val="0"/>
          <w:marTop w:val="0"/>
          <w:marBottom w:val="0"/>
          <w:divBdr>
            <w:top w:val="none" w:sz="0" w:space="0" w:color="auto"/>
            <w:left w:val="none" w:sz="0" w:space="0" w:color="auto"/>
            <w:bottom w:val="none" w:sz="0" w:space="0" w:color="auto"/>
            <w:right w:val="none" w:sz="0" w:space="0" w:color="auto"/>
          </w:divBdr>
        </w:div>
        <w:div w:id="44064524">
          <w:marLeft w:val="640"/>
          <w:marRight w:val="0"/>
          <w:marTop w:val="0"/>
          <w:marBottom w:val="0"/>
          <w:divBdr>
            <w:top w:val="none" w:sz="0" w:space="0" w:color="auto"/>
            <w:left w:val="none" w:sz="0" w:space="0" w:color="auto"/>
            <w:bottom w:val="none" w:sz="0" w:space="0" w:color="auto"/>
            <w:right w:val="none" w:sz="0" w:space="0" w:color="auto"/>
          </w:divBdr>
        </w:div>
        <w:div w:id="101343715">
          <w:marLeft w:val="640"/>
          <w:marRight w:val="0"/>
          <w:marTop w:val="0"/>
          <w:marBottom w:val="0"/>
          <w:divBdr>
            <w:top w:val="none" w:sz="0" w:space="0" w:color="auto"/>
            <w:left w:val="none" w:sz="0" w:space="0" w:color="auto"/>
            <w:bottom w:val="none" w:sz="0" w:space="0" w:color="auto"/>
            <w:right w:val="none" w:sz="0" w:space="0" w:color="auto"/>
          </w:divBdr>
        </w:div>
        <w:div w:id="425734889">
          <w:marLeft w:val="640"/>
          <w:marRight w:val="0"/>
          <w:marTop w:val="0"/>
          <w:marBottom w:val="0"/>
          <w:divBdr>
            <w:top w:val="none" w:sz="0" w:space="0" w:color="auto"/>
            <w:left w:val="none" w:sz="0" w:space="0" w:color="auto"/>
            <w:bottom w:val="none" w:sz="0" w:space="0" w:color="auto"/>
            <w:right w:val="none" w:sz="0" w:space="0" w:color="auto"/>
          </w:divBdr>
        </w:div>
        <w:div w:id="809975552">
          <w:marLeft w:val="640"/>
          <w:marRight w:val="0"/>
          <w:marTop w:val="0"/>
          <w:marBottom w:val="0"/>
          <w:divBdr>
            <w:top w:val="none" w:sz="0" w:space="0" w:color="auto"/>
            <w:left w:val="none" w:sz="0" w:space="0" w:color="auto"/>
            <w:bottom w:val="none" w:sz="0" w:space="0" w:color="auto"/>
            <w:right w:val="none" w:sz="0" w:space="0" w:color="auto"/>
          </w:divBdr>
        </w:div>
        <w:div w:id="1570925784">
          <w:marLeft w:val="640"/>
          <w:marRight w:val="0"/>
          <w:marTop w:val="0"/>
          <w:marBottom w:val="0"/>
          <w:divBdr>
            <w:top w:val="none" w:sz="0" w:space="0" w:color="auto"/>
            <w:left w:val="none" w:sz="0" w:space="0" w:color="auto"/>
            <w:bottom w:val="none" w:sz="0" w:space="0" w:color="auto"/>
            <w:right w:val="none" w:sz="0" w:space="0" w:color="auto"/>
          </w:divBdr>
        </w:div>
        <w:div w:id="420764204">
          <w:marLeft w:val="640"/>
          <w:marRight w:val="0"/>
          <w:marTop w:val="0"/>
          <w:marBottom w:val="0"/>
          <w:divBdr>
            <w:top w:val="none" w:sz="0" w:space="0" w:color="auto"/>
            <w:left w:val="none" w:sz="0" w:space="0" w:color="auto"/>
            <w:bottom w:val="none" w:sz="0" w:space="0" w:color="auto"/>
            <w:right w:val="none" w:sz="0" w:space="0" w:color="auto"/>
          </w:divBdr>
        </w:div>
        <w:div w:id="1645046592">
          <w:marLeft w:val="640"/>
          <w:marRight w:val="0"/>
          <w:marTop w:val="0"/>
          <w:marBottom w:val="0"/>
          <w:divBdr>
            <w:top w:val="none" w:sz="0" w:space="0" w:color="auto"/>
            <w:left w:val="none" w:sz="0" w:space="0" w:color="auto"/>
            <w:bottom w:val="none" w:sz="0" w:space="0" w:color="auto"/>
            <w:right w:val="none" w:sz="0" w:space="0" w:color="auto"/>
          </w:divBdr>
        </w:div>
        <w:div w:id="44989009">
          <w:marLeft w:val="640"/>
          <w:marRight w:val="0"/>
          <w:marTop w:val="0"/>
          <w:marBottom w:val="0"/>
          <w:divBdr>
            <w:top w:val="none" w:sz="0" w:space="0" w:color="auto"/>
            <w:left w:val="none" w:sz="0" w:space="0" w:color="auto"/>
            <w:bottom w:val="none" w:sz="0" w:space="0" w:color="auto"/>
            <w:right w:val="none" w:sz="0" w:space="0" w:color="auto"/>
          </w:divBdr>
        </w:div>
        <w:div w:id="341010940">
          <w:marLeft w:val="640"/>
          <w:marRight w:val="0"/>
          <w:marTop w:val="0"/>
          <w:marBottom w:val="0"/>
          <w:divBdr>
            <w:top w:val="none" w:sz="0" w:space="0" w:color="auto"/>
            <w:left w:val="none" w:sz="0" w:space="0" w:color="auto"/>
            <w:bottom w:val="none" w:sz="0" w:space="0" w:color="auto"/>
            <w:right w:val="none" w:sz="0" w:space="0" w:color="auto"/>
          </w:divBdr>
        </w:div>
        <w:div w:id="1921867426">
          <w:marLeft w:val="640"/>
          <w:marRight w:val="0"/>
          <w:marTop w:val="0"/>
          <w:marBottom w:val="0"/>
          <w:divBdr>
            <w:top w:val="none" w:sz="0" w:space="0" w:color="auto"/>
            <w:left w:val="none" w:sz="0" w:space="0" w:color="auto"/>
            <w:bottom w:val="none" w:sz="0" w:space="0" w:color="auto"/>
            <w:right w:val="none" w:sz="0" w:space="0" w:color="auto"/>
          </w:divBdr>
        </w:div>
        <w:div w:id="1978366638">
          <w:marLeft w:val="640"/>
          <w:marRight w:val="0"/>
          <w:marTop w:val="0"/>
          <w:marBottom w:val="0"/>
          <w:divBdr>
            <w:top w:val="none" w:sz="0" w:space="0" w:color="auto"/>
            <w:left w:val="none" w:sz="0" w:space="0" w:color="auto"/>
            <w:bottom w:val="none" w:sz="0" w:space="0" w:color="auto"/>
            <w:right w:val="none" w:sz="0" w:space="0" w:color="auto"/>
          </w:divBdr>
        </w:div>
        <w:div w:id="48264507">
          <w:marLeft w:val="640"/>
          <w:marRight w:val="0"/>
          <w:marTop w:val="0"/>
          <w:marBottom w:val="0"/>
          <w:divBdr>
            <w:top w:val="none" w:sz="0" w:space="0" w:color="auto"/>
            <w:left w:val="none" w:sz="0" w:space="0" w:color="auto"/>
            <w:bottom w:val="none" w:sz="0" w:space="0" w:color="auto"/>
            <w:right w:val="none" w:sz="0" w:space="0" w:color="auto"/>
          </w:divBdr>
        </w:div>
        <w:div w:id="1867717959">
          <w:marLeft w:val="640"/>
          <w:marRight w:val="0"/>
          <w:marTop w:val="0"/>
          <w:marBottom w:val="0"/>
          <w:divBdr>
            <w:top w:val="none" w:sz="0" w:space="0" w:color="auto"/>
            <w:left w:val="none" w:sz="0" w:space="0" w:color="auto"/>
            <w:bottom w:val="none" w:sz="0" w:space="0" w:color="auto"/>
            <w:right w:val="none" w:sz="0" w:space="0" w:color="auto"/>
          </w:divBdr>
        </w:div>
        <w:div w:id="564682879">
          <w:marLeft w:val="640"/>
          <w:marRight w:val="0"/>
          <w:marTop w:val="0"/>
          <w:marBottom w:val="0"/>
          <w:divBdr>
            <w:top w:val="none" w:sz="0" w:space="0" w:color="auto"/>
            <w:left w:val="none" w:sz="0" w:space="0" w:color="auto"/>
            <w:bottom w:val="none" w:sz="0" w:space="0" w:color="auto"/>
            <w:right w:val="none" w:sz="0" w:space="0" w:color="auto"/>
          </w:divBdr>
        </w:div>
        <w:div w:id="425032434">
          <w:marLeft w:val="640"/>
          <w:marRight w:val="0"/>
          <w:marTop w:val="0"/>
          <w:marBottom w:val="0"/>
          <w:divBdr>
            <w:top w:val="none" w:sz="0" w:space="0" w:color="auto"/>
            <w:left w:val="none" w:sz="0" w:space="0" w:color="auto"/>
            <w:bottom w:val="none" w:sz="0" w:space="0" w:color="auto"/>
            <w:right w:val="none" w:sz="0" w:space="0" w:color="auto"/>
          </w:divBdr>
        </w:div>
        <w:div w:id="1331102061">
          <w:marLeft w:val="640"/>
          <w:marRight w:val="0"/>
          <w:marTop w:val="0"/>
          <w:marBottom w:val="0"/>
          <w:divBdr>
            <w:top w:val="none" w:sz="0" w:space="0" w:color="auto"/>
            <w:left w:val="none" w:sz="0" w:space="0" w:color="auto"/>
            <w:bottom w:val="none" w:sz="0" w:space="0" w:color="auto"/>
            <w:right w:val="none" w:sz="0" w:space="0" w:color="auto"/>
          </w:divBdr>
        </w:div>
        <w:div w:id="96874731">
          <w:marLeft w:val="640"/>
          <w:marRight w:val="0"/>
          <w:marTop w:val="0"/>
          <w:marBottom w:val="0"/>
          <w:divBdr>
            <w:top w:val="none" w:sz="0" w:space="0" w:color="auto"/>
            <w:left w:val="none" w:sz="0" w:space="0" w:color="auto"/>
            <w:bottom w:val="none" w:sz="0" w:space="0" w:color="auto"/>
            <w:right w:val="none" w:sz="0" w:space="0" w:color="auto"/>
          </w:divBdr>
        </w:div>
        <w:div w:id="1914387405">
          <w:marLeft w:val="640"/>
          <w:marRight w:val="0"/>
          <w:marTop w:val="0"/>
          <w:marBottom w:val="0"/>
          <w:divBdr>
            <w:top w:val="none" w:sz="0" w:space="0" w:color="auto"/>
            <w:left w:val="none" w:sz="0" w:space="0" w:color="auto"/>
            <w:bottom w:val="none" w:sz="0" w:space="0" w:color="auto"/>
            <w:right w:val="none" w:sz="0" w:space="0" w:color="auto"/>
          </w:divBdr>
        </w:div>
        <w:div w:id="1455169425">
          <w:marLeft w:val="640"/>
          <w:marRight w:val="0"/>
          <w:marTop w:val="0"/>
          <w:marBottom w:val="0"/>
          <w:divBdr>
            <w:top w:val="none" w:sz="0" w:space="0" w:color="auto"/>
            <w:left w:val="none" w:sz="0" w:space="0" w:color="auto"/>
            <w:bottom w:val="none" w:sz="0" w:space="0" w:color="auto"/>
            <w:right w:val="none" w:sz="0" w:space="0" w:color="auto"/>
          </w:divBdr>
        </w:div>
        <w:div w:id="980963693">
          <w:marLeft w:val="640"/>
          <w:marRight w:val="0"/>
          <w:marTop w:val="0"/>
          <w:marBottom w:val="0"/>
          <w:divBdr>
            <w:top w:val="none" w:sz="0" w:space="0" w:color="auto"/>
            <w:left w:val="none" w:sz="0" w:space="0" w:color="auto"/>
            <w:bottom w:val="none" w:sz="0" w:space="0" w:color="auto"/>
            <w:right w:val="none" w:sz="0" w:space="0" w:color="auto"/>
          </w:divBdr>
        </w:div>
        <w:div w:id="1910728768">
          <w:marLeft w:val="640"/>
          <w:marRight w:val="0"/>
          <w:marTop w:val="0"/>
          <w:marBottom w:val="0"/>
          <w:divBdr>
            <w:top w:val="none" w:sz="0" w:space="0" w:color="auto"/>
            <w:left w:val="none" w:sz="0" w:space="0" w:color="auto"/>
            <w:bottom w:val="none" w:sz="0" w:space="0" w:color="auto"/>
            <w:right w:val="none" w:sz="0" w:space="0" w:color="auto"/>
          </w:divBdr>
        </w:div>
        <w:div w:id="1062942542">
          <w:marLeft w:val="640"/>
          <w:marRight w:val="0"/>
          <w:marTop w:val="0"/>
          <w:marBottom w:val="0"/>
          <w:divBdr>
            <w:top w:val="none" w:sz="0" w:space="0" w:color="auto"/>
            <w:left w:val="none" w:sz="0" w:space="0" w:color="auto"/>
            <w:bottom w:val="none" w:sz="0" w:space="0" w:color="auto"/>
            <w:right w:val="none" w:sz="0" w:space="0" w:color="auto"/>
          </w:divBdr>
        </w:div>
        <w:div w:id="795680511">
          <w:marLeft w:val="640"/>
          <w:marRight w:val="0"/>
          <w:marTop w:val="0"/>
          <w:marBottom w:val="0"/>
          <w:divBdr>
            <w:top w:val="none" w:sz="0" w:space="0" w:color="auto"/>
            <w:left w:val="none" w:sz="0" w:space="0" w:color="auto"/>
            <w:bottom w:val="none" w:sz="0" w:space="0" w:color="auto"/>
            <w:right w:val="none" w:sz="0" w:space="0" w:color="auto"/>
          </w:divBdr>
        </w:div>
        <w:div w:id="1907915356">
          <w:marLeft w:val="640"/>
          <w:marRight w:val="0"/>
          <w:marTop w:val="0"/>
          <w:marBottom w:val="0"/>
          <w:divBdr>
            <w:top w:val="none" w:sz="0" w:space="0" w:color="auto"/>
            <w:left w:val="none" w:sz="0" w:space="0" w:color="auto"/>
            <w:bottom w:val="none" w:sz="0" w:space="0" w:color="auto"/>
            <w:right w:val="none" w:sz="0" w:space="0" w:color="auto"/>
          </w:divBdr>
        </w:div>
        <w:div w:id="1404718456">
          <w:marLeft w:val="640"/>
          <w:marRight w:val="0"/>
          <w:marTop w:val="0"/>
          <w:marBottom w:val="0"/>
          <w:divBdr>
            <w:top w:val="none" w:sz="0" w:space="0" w:color="auto"/>
            <w:left w:val="none" w:sz="0" w:space="0" w:color="auto"/>
            <w:bottom w:val="none" w:sz="0" w:space="0" w:color="auto"/>
            <w:right w:val="none" w:sz="0" w:space="0" w:color="auto"/>
          </w:divBdr>
        </w:div>
        <w:div w:id="1316951055">
          <w:marLeft w:val="640"/>
          <w:marRight w:val="0"/>
          <w:marTop w:val="0"/>
          <w:marBottom w:val="0"/>
          <w:divBdr>
            <w:top w:val="none" w:sz="0" w:space="0" w:color="auto"/>
            <w:left w:val="none" w:sz="0" w:space="0" w:color="auto"/>
            <w:bottom w:val="none" w:sz="0" w:space="0" w:color="auto"/>
            <w:right w:val="none" w:sz="0" w:space="0" w:color="auto"/>
          </w:divBdr>
        </w:div>
        <w:div w:id="1859077744">
          <w:marLeft w:val="640"/>
          <w:marRight w:val="0"/>
          <w:marTop w:val="0"/>
          <w:marBottom w:val="0"/>
          <w:divBdr>
            <w:top w:val="none" w:sz="0" w:space="0" w:color="auto"/>
            <w:left w:val="none" w:sz="0" w:space="0" w:color="auto"/>
            <w:bottom w:val="none" w:sz="0" w:space="0" w:color="auto"/>
            <w:right w:val="none" w:sz="0" w:space="0" w:color="auto"/>
          </w:divBdr>
        </w:div>
        <w:div w:id="1697391628">
          <w:marLeft w:val="640"/>
          <w:marRight w:val="0"/>
          <w:marTop w:val="0"/>
          <w:marBottom w:val="0"/>
          <w:divBdr>
            <w:top w:val="none" w:sz="0" w:space="0" w:color="auto"/>
            <w:left w:val="none" w:sz="0" w:space="0" w:color="auto"/>
            <w:bottom w:val="none" w:sz="0" w:space="0" w:color="auto"/>
            <w:right w:val="none" w:sz="0" w:space="0" w:color="auto"/>
          </w:divBdr>
        </w:div>
        <w:div w:id="766972490">
          <w:marLeft w:val="640"/>
          <w:marRight w:val="0"/>
          <w:marTop w:val="0"/>
          <w:marBottom w:val="0"/>
          <w:divBdr>
            <w:top w:val="none" w:sz="0" w:space="0" w:color="auto"/>
            <w:left w:val="none" w:sz="0" w:space="0" w:color="auto"/>
            <w:bottom w:val="none" w:sz="0" w:space="0" w:color="auto"/>
            <w:right w:val="none" w:sz="0" w:space="0" w:color="auto"/>
          </w:divBdr>
        </w:div>
        <w:div w:id="99841305">
          <w:marLeft w:val="640"/>
          <w:marRight w:val="0"/>
          <w:marTop w:val="0"/>
          <w:marBottom w:val="0"/>
          <w:divBdr>
            <w:top w:val="none" w:sz="0" w:space="0" w:color="auto"/>
            <w:left w:val="none" w:sz="0" w:space="0" w:color="auto"/>
            <w:bottom w:val="none" w:sz="0" w:space="0" w:color="auto"/>
            <w:right w:val="none" w:sz="0" w:space="0" w:color="auto"/>
          </w:divBdr>
        </w:div>
        <w:div w:id="1332173531">
          <w:marLeft w:val="640"/>
          <w:marRight w:val="0"/>
          <w:marTop w:val="0"/>
          <w:marBottom w:val="0"/>
          <w:divBdr>
            <w:top w:val="none" w:sz="0" w:space="0" w:color="auto"/>
            <w:left w:val="none" w:sz="0" w:space="0" w:color="auto"/>
            <w:bottom w:val="none" w:sz="0" w:space="0" w:color="auto"/>
            <w:right w:val="none" w:sz="0" w:space="0" w:color="auto"/>
          </w:divBdr>
        </w:div>
        <w:div w:id="2044669450">
          <w:marLeft w:val="640"/>
          <w:marRight w:val="0"/>
          <w:marTop w:val="0"/>
          <w:marBottom w:val="0"/>
          <w:divBdr>
            <w:top w:val="none" w:sz="0" w:space="0" w:color="auto"/>
            <w:left w:val="none" w:sz="0" w:space="0" w:color="auto"/>
            <w:bottom w:val="none" w:sz="0" w:space="0" w:color="auto"/>
            <w:right w:val="none" w:sz="0" w:space="0" w:color="auto"/>
          </w:divBdr>
        </w:div>
        <w:div w:id="612589006">
          <w:marLeft w:val="640"/>
          <w:marRight w:val="0"/>
          <w:marTop w:val="0"/>
          <w:marBottom w:val="0"/>
          <w:divBdr>
            <w:top w:val="none" w:sz="0" w:space="0" w:color="auto"/>
            <w:left w:val="none" w:sz="0" w:space="0" w:color="auto"/>
            <w:bottom w:val="none" w:sz="0" w:space="0" w:color="auto"/>
            <w:right w:val="none" w:sz="0" w:space="0" w:color="auto"/>
          </w:divBdr>
        </w:div>
        <w:div w:id="1322276033">
          <w:marLeft w:val="640"/>
          <w:marRight w:val="0"/>
          <w:marTop w:val="0"/>
          <w:marBottom w:val="0"/>
          <w:divBdr>
            <w:top w:val="none" w:sz="0" w:space="0" w:color="auto"/>
            <w:left w:val="none" w:sz="0" w:space="0" w:color="auto"/>
            <w:bottom w:val="none" w:sz="0" w:space="0" w:color="auto"/>
            <w:right w:val="none" w:sz="0" w:space="0" w:color="auto"/>
          </w:divBdr>
        </w:div>
        <w:div w:id="477966579">
          <w:marLeft w:val="640"/>
          <w:marRight w:val="0"/>
          <w:marTop w:val="0"/>
          <w:marBottom w:val="0"/>
          <w:divBdr>
            <w:top w:val="none" w:sz="0" w:space="0" w:color="auto"/>
            <w:left w:val="none" w:sz="0" w:space="0" w:color="auto"/>
            <w:bottom w:val="none" w:sz="0" w:space="0" w:color="auto"/>
            <w:right w:val="none" w:sz="0" w:space="0" w:color="auto"/>
          </w:divBdr>
        </w:div>
        <w:div w:id="1577130553">
          <w:marLeft w:val="640"/>
          <w:marRight w:val="0"/>
          <w:marTop w:val="0"/>
          <w:marBottom w:val="0"/>
          <w:divBdr>
            <w:top w:val="none" w:sz="0" w:space="0" w:color="auto"/>
            <w:left w:val="none" w:sz="0" w:space="0" w:color="auto"/>
            <w:bottom w:val="none" w:sz="0" w:space="0" w:color="auto"/>
            <w:right w:val="none" w:sz="0" w:space="0" w:color="auto"/>
          </w:divBdr>
        </w:div>
      </w:divsChild>
    </w:div>
    <w:div w:id="253637292">
      <w:bodyDiv w:val="1"/>
      <w:marLeft w:val="0"/>
      <w:marRight w:val="0"/>
      <w:marTop w:val="0"/>
      <w:marBottom w:val="0"/>
      <w:divBdr>
        <w:top w:val="none" w:sz="0" w:space="0" w:color="auto"/>
        <w:left w:val="none" w:sz="0" w:space="0" w:color="auto"/>
        <w:bottom w:val="none" w:sz="0" w:space="0" w:color="auto"/>
        <w:right w:val="none" w:sz="0" w:space="0" w:color="auto"/>
      </w:divBdr>
      <w:divsChild>
        <w:div w:id="65732706">
          <w:marLeft w:val="640"/>
          <w:marRight w:val="0"/>
          <w:marTop w:val="0"/>
          <w:marBottom w:val="0"/>
          <w:divBdr>
            <w:top w:val="none" w:sz="0" w:space="0" w:color="auto"/>
            <w:left w:val="none" w:sz="0" w:space="0" w:color="auto"/>
            <w:bottom w:val="none" w:sz="0" w:space="0" w:color="auto"/>
            <w:right w:val="none" w:sz="0" w:space="0" w:color="auto"/>
          </w:divBdr>
        </w:div>
        <w:div w:id="175116329">
          <w:marLeft w:val="640"/>
          <w:marRight w:val="0"/>
          <w:marTop w:val="0"/>
          <w:marBottom w:val="0"/>
          <w:divBdr>
            <w:top w:val="none" w:sz="0" w:space="0" w:color="auto"/>
            <w:left w:val="none" w:sz="0" w:space="0" w:color="auto"/>
            <w:bottom w:val="none" w:sz="0" w:space="0" w:color="auto"/>
            <w:right w:val="none" w:sz="0" w:space="0" w:color="auto"/>
          </w:divBdr>
        </w:div>
        <w:div w:id="446585031">
          <w:marLeft w:val="640"/>
          <w:marRight w:val="0"/>
          <w:marTop w:val="0"/>
          <w:marBottom w:val="0"/>
          <w:divBdr>
            <w:top w:val="none" w:sz="0" w:space="0" w:color="auto"/>
            <w:left w:val="none" w:sz="0" w:space="0" w:color="auto"/>
            <w:bottom w:val="none" w:sz="0" w:space="0" w:color="auto"/>
            <w:right w:val="none" w:sz="0" w:space="0" w:color="auto"/>
          </w:divBdr>
        </w:div>
        <w:div w:id="494952655">
          <w:marLeft w:val="640"/>
          <w:marRight w:val="0"/>
          <w:marTop w:val="0"/>
          <w:marBottom w:val="0"/>
          <w:divBdr>
            <w:top w:val="none" w:sz="0" w:space="0" w:color="auto"/>
            <w:left w:val="none" w:sz="0" w:space="0" w:color="auto"/>
            <w:bottom w:val="none" w:sz="0" w:space="0" w:color="auto"/>
            <w:right w:val="none" w:sz="0" w:space="0" w:color="auto"/>
          </w:divBdr>
        </w:div>
        <w:div w:id="567303334">
          <w:marLeft w:val="640"/>
          <w:marRight w:val="0"/>
          <w:marTop w:val="0"/>
          <w:marBottom w:val="0"/>
          <w:divBdr>
            <w:top w:val="none" w:sz="0" w:space="0" w:color="auto"/>
            <w:left w:val="none" w:sz="0" w:space="0" w:color="auto"/>
            <w:bottom w:val="none" w:sz="0" w:space="0" w:color="auto"/>
            <w:right w:val="none" w:sz="0" w:space="0" w:color="auto"/>
          </w:divBdr>
        </w:div>
        <w:div w:id="609361813">
          <w:marLeft w:val="640"/>
          <w:marRight w:val="0"/>
          <w:marTop w:val="0"/>
          <w:marBottom w:val="0"/>
          <w:divBdr>
            <w:top w:val="none" w:sz="0" w:space="0" w:color="auto"/>
            <w:left w:val="none" w:sz="0" w:space="0" w:color="auto"/>
            <w:bottom w:val="none" w:sz="0" w:space="0" w:color="auto"/>
            <w:right w:val="none" w:sz="0" w:space="0" w:color="auto"/>
          </w:divBdr>
        </w:div>
        <w:div w:id="692848402">
          <w:marLeft w:val="640"/>
          <w:marRight w:val="0"/>
          <w:marTop w:val="0"/>
          <w:marBottom w:val="0"/>
          <w:divBdr>
            <w:top w:val="none" w:sz="0" w:space="0" w:color="auto"/>
            <w:left w:val="none" w:sz="0" w:space="0" w:color="auto"/>
            <w:bottom w:val="none" w:sz="0" w:space="0" w:color="auto"/>
            <w:right w:val="none" w:sz="0" w:space="0" w:color="auto"/>
          </w:divBdr>
        </w:div>
        <w:div w:id="731150866">
          <w:marLeft w:val="640"/>
          <w:marRight w:val="0"/>
          <w:marTop w:val="0"/>
          <w:marBottom w:val="0"/>
          <w:divBdr>
            <w:top w:val="none" w:sz="0" w:space="0" w:color="auto"/>
            <w:left w:val="none" w:sz="0" w:space="0" w:color="auto"/>
            <w:bottom w:val="none" w:sz="0" w:space="0" w:color="auto"/>
            <w:right w:val="none" w:sz="0" w:space="0" w:color="auto"/>
          </w:divBdr>
        </w:div>
        <w:div w:id="960648322">
          <w:marLeft w:val="640"/>
          <w:marRight w:val="0"/>
          <w:marTop w:val="0"/>
          <w:marBottom w:val="0"/>
          <w:divBdr>
            <w:top w:val="none" w:sz="0" w:space="0" w:color="auto"/>
            <w:left w:val="none" w:sz="0" w:space="0" w:color="auto"/>
            <w:bottom w:val="none" w:sz="0" w:space="0" w:color="auto"/>
            <w:right w:val="none" w:sz="0" w:space="0" w:color="auto"/>
          </w:divBdr>
        </w:div>
        <w:div w:id="1059668920">
          <w:marLeft w:val="640"/>
          <w:marRight w:val="0"/>
          <w:marTop w:val="0"/>
          <w:marBottom w:val="0"/>
          <w:divBdr>
            <w:top w:val="none" w:sz="0" w:space="0" w:color="auto"/>
            <w:left w:val="none" w:sz="0" w:space="0" w:color="auto"/>
            <w:bottom w:val="none" w:sz="0" w:space="0" w:color="auto"/>
            <w:right w:val="none" w:sz="0" w:space="0" w:color="auto"/>
          </w:divBdr>
        </w:div>
        <w:div w:id="1096631652">
          <w:marLeft w:val="640"/>
          <w:marRight w:val="0"/>
          <w:marTop w:val="0"/>
          <w:marBottom w:val="0"/>
          <w:divBdr>
            <w:top w:val="none" w:sz="0" w:space="0" w:color="auto"/>
            <w:left w:val="none" w:sz="0" w:space="0" w:color="auto"/>
            <w:bottom w:val="none" w:sz="0" w:space="0" w:color="auto"/>
            <w:right w:val="none" w:sz="0" w:space="0" w:color="auto"/>
          </w:divBdr>
        </w:div>
        <w:div w:id="1223492202">
          <w:marLeft w:val="640"/>
          <w:marRight w:val="0"/>
          <w:marTop w:val="0"/>
          <w:marBottom w:val="0"/>
          <w:divBdr>
            <w:top w:val="none" w:sz="0" w:space="0" w:color="auto"/>
            <w:left w:val="none" w:sz="0" w:space="0" w:color="auto"/>
            <w:bottom w:val="none" w:sz="0" w:space="0" w:color="auto"/>
            <w:right w:val="none" w:sz="0" w:space="0" w:color="auto"/>
          </w:divBdr>
        </w:div>
        <w:div w:id="1356270801">
          <w:marLeft w:val="640"/>
          <w:marRight w:val="0"/>
          <w:marTop w:val="0"/>
          <w:marBottom w:val="0"/>
          <w:divBdr>
            <w:top w:val="none" w:sz="0" w:space="0" w:color="auto"/>
            <w:left w:val="none" w:sz="0" w:space="0" w:color="auto"/>
            <w:bottom w:val="none" w:sz="0" w:space="0" w:color="auto"/>
            <w:right w:val="none" w:sz="0" w:space="0" w:color="auto"/>
          </w:divBdr>
        </w:div>
        <w:div w:id="2011563707">
          <w:marLeft w:val="640"/>
          <w:marRight w:val="0"/>
          <w:marTop w:val="0"/>
          <w:marBottom w:val="0"/>
          <w:divBdr>
            <w:top w:val="none" w:sz="0" w:space="0" w:color="auto"/>
            <w:left w:val="none" w:sz="0" w:space="0" w:color="auto"/>
            <w:bottom w:val="none" w:sz="0" w:space="0" w:color="auto"/>
            <w:right w:val="none" w:sz="0" w:space="0" w:color="auto"/>
          </w:divBdr>
        </w:div>
        <w:div w:id="2016765919">
          <w:marLeft w:val="640"/>
          <w:marRight w:val="0"/>
          <w:marTop w:val="0"/>
          <w:marBottom w:val="0"/>
          <w:divBdr>
            <w:top w:val="none" w:sz="0" w:space="0" w:color="auto"/>
            <w:left w:val="none" w:sz="0" w:space="0" w:color="auto"/>
            <w:bottom w:val="none" w:sz="0" w:space="0" w:color="auto"/>
            <w:right w:val="none" w:sz="0" w:space="0" w:color="auto"/>
          </w:divBdr>
        </w:div>
        <w:div w:id="2142310565">
          <w:marLeft w:val="640"/>
          <w:marRight w:val="0"/>
          <w:marTop w:val="0"/>
          <w:marBottom w:val="0"/>
          <w:divBdr>
            <w:top w:val="none" w:sz="0" w:space="0" w:color="auto"/>
            <w:left w:val="none" w:sz="0" w:space="0" w:color="auto"/>
            <w:bottom w:val="none" w:sz="0" w:space="0" w:color="auto"/>
            <w:right w:val="none" w:sz="0" w:space="0" w:color="auto"/>
          </w:divBdr>
        </w:div>
      </w:divsChild>
    </w:div>
    <w:div w:id="266741485">
      <w:bodyDiv w:val="1"/>
      <w:marLeft w:val="0"/>
      <w:marRight w:val="0"/>
      <w:marTop w:val="0"/>
      <w:marBottom w:val="0"/>
      <w:divBdr>
        <w:top w:val="none" w:sz="0" w:space="0" w:color="auto"/>
        <w:left w:val="none" w:sz="0" w:space="0" w:color="auto"/>
        <w:bottom w:val="none" w:sz="0" w:space="0" w:color="auto"/>
        <w:right w:val="none" w:sz="0" w:space="0" w:color="auto"/>
      </w:divBdr>
      <w:divsChild>
        <w:div w:id="624238752">
          <w:marLeft w:val="640"/>
          <w:marRight w:val="0"/>
          <w:marTop w:val="0"/>
          <w:marBottom w:val="0"/>
          <w:divBdr>
            <w:top w:val="none" w:sz="0" w:space="0" w:color="auto"/>
            <w:left w:val="none" w:sz="0" w:space="0" w:color="auto"/>
            <w:bottom w:val="none" w:sz="0" w:space="0" w:color="auto"/>
            <w:right w:val="none" w:sz="0" w:space="0" w:color="auto"/>
          </w:divBdr>
        </w:div>
        <w:div w:id="1809129227">
          <w:marLeft w:val="640"/>
          <w:marRight w:val="0"/>
          <w:marTop w:val="0"/>
          <w:marBottom w:val="0"/>
          <w:divBdr>
            <w:top w:val="none" w:sz="0" w:space="0" w:color="auto"/>
            <w:left w:val="none" w:sz="0" w:space="0" w:color="auto"/>
            <w:bottom w:val="none" w:sz="0" w:space="0" w:color="auto"/>
            <w:right w:val="none" w:sz="0" w:space="0" w:color="auto"/>
          </w:divBdr>
        </w:div>
        <w:div w:id="1773041752">
          <w:marLeft w:val="640"/>
          <w:marRight w:val="0"/>
          <w:marTop w:val="0"/>
          <w:marBottom w:val="0"/>
          <w:divBdr>
            <w:top w:val="none" w:sz="0" w:space="0" w:color="auto"/>
            <w:left w:val="none" w:sz="0" w:space="0" w:color="auto"/>
            <w:bottom w:val="none" w:sz="0" w:space="0" w:color="auto"/>
            <w:right w:val="none" w:sz="0" w:space="0" w:color="auto"/>
          </w:divBdr>
        </w:div>
        <w:div w:id="539825602">
          <w:marLeft w:val="640"/>
          <w:marRight w:val="0"/>
          <w:marTop w:val="0"/>
          <w:marBottom w:val="0"/>
          <w:divBdr>
            <w:top w:val="none" w:sz="0" w:space="0" w:color="auto"/>
            <w:left w:val="none" w:sz="0" w:space="0" w:color="auto"/>
            <w:bottom w:val="none" w:sz="0" w:space="0" w:color="auto"/>
            <w:right w:val="none" w:sz="0" w:space="0" w:color="auto"/>
          </w:divBdr>
        </w:div>
        <w:div w:id="1659114449">
          <w:marLeft w:val="640"/>
          <w:marRight w:val="0"/>
          <w:marTop w:val="0"/>
          <w:marBottom w:val="0"/>
          <w:divBdr>
            <w:top w:val="none" w:sz="0" w:space="0" w:color="auto"/>
            <w:left w:val="none" w:sz="0" w:space="0" w:color="auto"/>
            <w:bottom w:val="none" w:sz="0" w:space="0" w:color="auto"/>
            <w:right w:val="none" w:sz="0" w:space="0" w:color="auto"/>
          </w:divBdr>
        </w:div>
        <w:div w:id="1796288367">
          <w:marLeft w:val="640"/>
          <w:marRight w:val="0"/>
          <w:marTop w:val="0"/>
          <w:marBottom w:val="0"/>
          <w:divBdr>
            <w:top w:val="none" w:sz="0" w:space="0" w:color="auto"/>
            <w:left w:val="none" w:sz="0" w:space="0" w:color="auto"/>
            <w:bottom w:val="none" w:sz="0" w:space="0" w:color="auto"/>
            <w:right w:val="none" w:sz="0" w:space="0" w:color="auto"/>
          </w:divBdr>
        </w:div>
        <w:div w:id="705642716">
          <w:marLeft w:val="640"/>
          <w:marRight w:val="0"/>
          <w:marTop w:val="0"/>
          <w:marBottom w:val="0"/>
          <w:divBdr>
            <w:top w:val="none" w:sz="0" w:space="0" w:color="auto"/>
            <w:left w:val="none" w:sz="0" w:space="0" w:color="auto"/>
            <w:bottom w:val="none" w:sz="0" w:space="0" w:color="auto"/>
            <w:right w:val="none" w:sz="0" w:space="0" w:color="auto"/>
          </w:divBdr>
        </w:div>
        <w:div w:id="939486144">
          <w:marLeft w:val="640"/>
          <w:marRight w:val="0"/>
          <w:marTop w:val="0"/>
          <w:marBottom w:val="0"/>
          <w:divBdr>
            <w:top w:val="none" w:sz="0" w:space="0" w:color="auto"/>
            <w:left w:val="none" w:sz="0" w:space="0" w:color="auto"/>
            <w:bottom w:val="none" w:sz="0" w:space="0" w:color="auto"/>
            <w:right w:val="none" w:sz="0" w:space="0" w:color="auto"/>
          </w:divBdr>
        </w:div>
        <w:div w:id="86508527">
          <w:marLeft w:val="640"/>
          <w:marRight w:val="0"/>
          <w:marTop w:val="0"/>
          <w:marBottom w:val="0"/>
          <w:divBdr>
            <w:top w:val="none" w:sz="0" w:space="0" w:color="auto"/>
            <w:left w:val="none" w:sz="0" w:space="0" w:color="auto"/>
            <w:bottom w:val="none" w:sz="0" w:space="0" w:color="auto"/>
            <w:right w:val="none" w:sz="0" w:space="0" w:color="auto"/>
          </w:divBdr>
        </w:div>
        <w:div w:id="2145073812">
          <w:marLeft w:val="640"/>
          <w:marRight w:val="0"/>
          <w:marTop w:val="0"/>
          <w:marBottom w:val="0"/>
          <w:divBdr>
            <w:top w:val="none" w:sz="0" w:space="0" w:color="auto"/>
            <w:left w:val="none" w:sz="0" w:space="0" w:color="auto"/>
            <w:bottom w:val="none" w:sz="0" w:space="0" w:color="auto"/>
            <w:right w:val="none" w:sz="0" w:space="0" w:color="auto"/>
          </w:divBdr>
        </w:div>
        <w:div w:id="628708088">
          <w:marLeft w:val="640"/>
          <w:marRight w:val="0"/>
          <w:marTop w:val="0"/>
          <w:marBottom w:val="0"/>
          <w:divBdr>
            <w:top w:val="none" w:sz="0" w:space="0" w:color="auto"/>
            <w:left w:val="none" w:sz="0" w:space="0" w:color="auto"/>
            <w:bottom w:val="none" w:sz="0" w:space="0" w:color="auto"/>
            <w:right w:val="none" w:sz="0" w:space="0" w:color="auto"/>
          </w:divBdr>
        </w:div>
        <w:div w:id="574052103">
          <w:marLeft w:val="640"/>
          <w:marRight w:val="0"/>
          <w:marTop w:val="0"/>
          <w:marBottom w:val="0"/>
          <w:divBdr>
            <w:top w:val="none" w:sz="0" w:space="0" w:color="auto"/>
            <w:left w:val="none" w:sz="0" w:space="0" w:color="auto"/>
            <w:bottom w:val="none" w:sz="0" w:space="0" w:color="auto"/>
            <w:right w:val="none" w:sz="0" w:space="0" w:color="auto"/>
          </w:divBdr>
        </w:div>
        <w:div w:id="1531841253">
          <w:marLeft w:val="640"/>
          <w:marRight w:val="0"/>
          <w:marTop w:val="0"/>
          <w:marBottom w:val="0"/>
          <w:divBdr>
            <w:top w:val="none" w:sz="0" w:space="0" w:color="auto"/>
            <w:left w:val="none" w:sz="0" w:space="0" w:color="auto"/>
            <w:bottom w:val="none" w:sz="0" w:space="0" w:color="auto"/>
            <w:right w:val="none" w:sz="0" w:space="0" w:color="auto"/>
          </w:divBdr>
        </w:div>
        <w:div w:id="1511093516">
          <w:marLeft w:val="640"/>
          <w:marRight w:val="0"/>
          <w:marTop w:val="0"/>
          <w:marBottom w:val="0"/>
          <w:divBdr>
            <w:top w:val="none" w:sz="0" w:space="0" w:color="auto"/>
            <w:left w:val="none" w:sz="0" w:space="0" w:color="auto"/>
            <w:bottom w:val="none" w:sz="0" w:space="0" w:color="auto"/>
            <w:right w:val="none" w:sz="0" w:space="0" w:color="auto"/>
          </w:divBdr>
        </w:div>
        <w:div w:id="1657800916">
          <w:marLeft w:val="640"/>
          <w:marRight w:val="0"/>
          <w:marTop w:val="0"/>
          <w:marBottom w:val="0"/>
          <w:divBdr>
            <w:top w:val="none" w:sz="0" w:space="0" w:color="auto"/>
            <w:left w:val="none" w:sz="0" w:space="0" w:color="auto"/>
            <w:bottom w:val="none" w:sz="0" w:space="0" w:color="auto"/>
            <w:right w:val="none" w:sz="0" w:space="0" w:color="auto"/>
          </w:divBdr>
        </w:div>
        <w:div w:id="955990322">
          <w:marLeft w:val="640"/>
          <w:marRight w:val="0"/>
          <w:marTop w:val="0"/>
          <w:marBottom w:val="0"/>
          <w:divBdr>
            <w:top w:val="none" w:sz="0" w:space="0" w:color="auto"/>
            <w:left w:val="none" w:sz="0" w:space="0" w:color="auto"/>
            <w:bottom w:val="none" w:sz="0" w:space="0" w:color="auto"/>
            <w:right w:val="none" w:sz="0" w:space="0" w:color="auto"/>
          </w:divBdr>
        </w:div>
        <w:div w:id="2061250447">
          <w:marLeft w:val="640"/>
          <w:marRight w:val="0"/>
          <w:marTop w:val="0"/>
          <w:marBottom w:val="0"/>
          <w:divBdr>
            <w:top w:val="none" w:sz="0" w:space="0" w:color="auto"/>
            <w:left w:val="none" w:sz="0" w:space="0" w:color="auto"/>
            <w:bottom w:val="none" w:sz="0" w:space="0" w:color="auto"/>
            <w:right w:val="none" w:sz="0" w:space="0" w:color="auto"/>
          </w:divBdr>
        </w:div>
        <w:div w:id="1071849121">
          <w:marLeft w:val="640"/>
          <w:marRight w:val="0"/>
          <w:marTop w:val="0"/>
          <w:marBottom w:val="0"/>
          <w:divBdr>
            <w:top w:val="none" w:sz="0" w:space="0" w:color="auto"/>
            <w:left w:val="none" w:sz="0" w:space="0" w:color="auto"/>
            <w:bottom w:val="none" w:sz="0" w:space="0" w:color="auto"/>
            <w:right w:val="none" w:sz="0" w:space="0" w:color="auto"/>
          </w:divBdr>
        </w:div>
        <w:div w:id="822890592">
          <w:marLeft w:val="640"/>
          <w:marRight w:val="0"/>
          <w:marTop w:val="0"/>
          <w:marBottom w:val="0"/>
          <w:divBdr>
            <w:top w:val="none" w:sz="0" w:space="0" w:color="auto"/>
            <w:left w:val="none" w:sz="0" w:space="0" w:color="auto"/>
            <w:bottom w:val="none" w:sz="0" w:space="0" w:color="auto"/>
            <w:right w:val="none" w:sz="0" w:space="0" w:color="auto"/>
          </w:divBdr>
        </w:div>
        <w:div w:id="775827047">
          <w:marLeft w:val="640"/>
          <w:marRight w:val="0"/>
          <w:marTop w:val="0"/>
          <w:marBottom w:val="0"/>
          <w:divBdr>
            <w:top w:val="none" w:sz="0" w:space="0" w:color="auto"/>
            <w:left w:val="none" w:sz="0" w:space="0" w:color="auto"/>
            <w:bottom w:val="none" w:sz="0" w:space="0" w:color="auto"/>
            <w:right w:val="none" w:sz="0" w:space="0" w:color="auto"/>
          </w:divBdr>
        </w:div>
        <w:div w:id="942036651">
          <w:marLeft w:val="640"/>
          <w:marRight w:val="0"/>
          <w:marTop w:val="0"/>
          <w:marBottom w:val="0"/>
          <w:divBdr>
            <w:top w:val="none" w:sz="0" w:space="0" w:color="auto"/>
            <w:left w:val="none" w:sz="0" w:space="0" w:color="auto"/>
            <w:bottom w:val="none" w:sz="0" w:space="0" w:color="auto"/>
            <w:right w:val="none" w:sz="0" w:space="0" w:color="auto"/>
          </w:divBdr>
        </w:div>
        <w:div w:id="517551472">
          <w:marLeft w:val="640"/>
          <w:marRight w:val="0"/>
          <w:marTop w:val="0"/>
          <w:marBottom w:val="0"/>
          <w:divBdr>
            <w:top w:val="none" w:sz="0" w:space="0" w:color="auto"/>
            <w:left w:val="none" w:sz="0" w:space="0" w:color="auto"/>
            <w:bottom w:val="none" w:sz="0" w:space="0" w:color="auto"/>
            <w:right w:val="none" w:sz="0" w:space="0" w:color="auto"/>
          </w:divBdr>
        </w:div>
        <w:div w:id="1785542568">
          <w:marLeft w:val="640"/>
          <w:marRight w:val="0"/>
          <w:marTop w:val="0"/>
          <w:marBottom w:val="0"/>
          <w:divBdr>
            <w:top w:val="none" w:sz="0" w:space="0" w:color="auto"/>
            <w:left w:val="none" w:sz="0" w:space="0" w:color="auto"/>
            <w:bottom w:val="none" w:sz="0" w:space="0" w:color="auto"/>
            <w:right w:val="none" w:sz="0" w:space="0" w:color="auto"/>
          </w:divBdr>
        </w:div>
        <w:div w:id="2063825569">
          <w:marLeft w:val="640"/>
          <w:marRight w:val="0"/>
          <w:marTop w:val="0"/>
          <w:marBottom w:val="0"/>
          <w:divBdr>
            <w:top w:val="none" w:sz="0" w:space="0" w:color="auto"/>
            <w:left w:val="none" w:sz="0" w:space="0" w:color="auto"/>
            <w:bottom w:val="none" w:sz="0" w:space="0" w:color="auto"/>
            <w:right w:val="none" w:sz="0" w:space="0" w:color="auto"/>
          </w:divBdr>
        </w:div>
        <w:div w:id="694967427">
          <w:marLeft w:val="640"/>
          <w:marRight w:val="0"/>
          <w:marTop w:val="0"/>
          <w:marBottom w:val="0"/>
          <w:divBdr>
            <w:top w:val="none" w:sz="0" w:space="0" w:color="auto"/>
            <w:left w:val="none" w:sz="0" w:space="0" w:color="auto"/>
            <w:bottom w:val="none" w:sz="0" w:space="0" w:color="auto"/>
            <w:right w:val="none" w:sz="0" w:space="0" w:color="auto"/>
          </w:divBdr>
        </w:div>
        <w:div w:id="1365861654">
          <w:marLeft w:val="640"/>
          <w:marRight w:val="0"/>
          <w:marTop w:val="0"/>
          <w:marBottom w:val="0"/>
          <w:divBdr>
            <w:top w:val="none" w:sz="0" w:space="0" w:color="auto"/>
            <w:left w:val="none" w:sz="0" w:space="0" w:color="auto"/>
            <w:bottom w:val="none" w:sz="0" w:space="0" w:color="auto"/>
            <w:right w:val="none" w:sz="0" w:space="0" w:color="auto"/>
          </w:divBdr>
        </w:div>
        <w:div w:id="250159754">
          <w:marLeft w:val="640"/>
          <w:marRight w:val="0"/>
          <w:marTop w:val="0"/>
          <w:marBottom w:val="0"/>
          <w:divBdr>
            <w:top w:val="none" w:sz="0" w:space="0" w:color="auto"/>
            <w:left w:val="none" w:sz="0" w:space="0" w:color="auto"/>
            <w:bottom w:val="none" w:sz="0" w:space="0" w:color="auto"/>
            <w:right w:val="none" w:sz="0" w:space="0" w:color="auto"/>
          </w:divBdr>
        </w:div>
        <w:div w:id="595289486">
          <w:marLeft w:val="640"/>
          <w:marRight w:val="0"/>
          <w:marTop w:val="0"/>
          <w:marBottom w:val="0"/>
          <w:divBdr>
            <w:top w:val="none" w:sz="0" w:space="0" w:color="auto"/>
            <w:left w:val="none" w:sz="0" w:space="0" w:color="auto"/>
            <w:bottom w:val="none" w:sz="0" w:space="0" w:color="auto"/>
            <w:right w:val="none" w:sz="0" w:space="0" w:color="auto"/>
          </w:divBdr>
        </w:div>
        <w:div w:id="1896626686">
          <w:marLeft w:val="640"/>
          <w:marRight w:val="0"/>
          <w:marTop w:val="0"/>
          <w:marBottom w:val="0"/>
          <w:divBdr>
            <w:top w:val="none" w:sz="0" w:space="0" w:color="auto"/>
            <w:left w:val="none" w:sz="0" w:space="0" w:color="auto"/>
            <w:bottom w:val="none" w:sz="0" w:space="0" w:color="auto"/>
            <w:right w:val="none" w:sz="0" w:space="0" w:color="auto"/>
          </w:divBdr>
        </w:div>
        <w:div w:id="470876582">
          <w:marLeft w:val="640"/>
          <w:marRight w:val="0"/>
          <w:marTop w:val="0"/>
          <w:marBottom w:val="0"/>
          <w:divBdr>
            <w:top w:val="none" w:sz="0" w:space="0" w:color="auto"/>
            <w:left w:val="none" w:sz="0" w:space="0" w:color="auto"/>
            <w:bottom w:val="none" w:sz="0" w:space="0" w:color="auto"/>
            <w:right w:val="none" w:sz="0" w:space="0" w:color="auto"/>
          </w:divBdr>
        </w:div>
        <w:div w:id="57244596">
          <w:marLeft w:val="640"/>
          <w:marRight w:val="0"/>
          <w:marTop w:val="0"/>
          <w:marBottom w:val="0"/>
          <w:divBdr>
            <w:top w:val="none" w:sz="0" w:space="0" w:color="auto"/>
            <w:left w:val="none" w:sz="0" w:space="0" w:color="auto"/>
            <w:bottom w:val="none" w:sz="0" w:space="0" w:color="auto"/>
            <w:right w:val="none" w:sz="0" w:space="0" w:color="auto"/>
          </w:divBdr>
        </w:div>
        <w:div w:id="362173079">
          <w:marLeft w:val="640"/>
          <w:marRight w:val="0"/>
          <w:marTop w:val="0"/>
          <w:marBottom w:val="0"/>
          <w:divBdr>
            <w:top w:val="none" w:sz="0" w:space="0" w:color="auto"/>
            <w:left w:val="none" w:sz="0" w:space="0" w:color="auto"/>
            <w:bottom w:val="none" w:sz="0" w:space="0" w:color="auto"/>
            <w:right w:val="none" w:sz="0" w:space="0" w:color="auto"/>
          </w:divBdr>
        </w:div>
        <w:div w:id="366226559">
          <w:marLeft w:val="640"/>
          <w:marRight w:val="0"/>
          <w:marTop w:val="0"/>
          <w:marBottom w:val="0"/>
          <w:divBdr>
            <w:top w:val="none" w:sz="0" w:space="0" w:color="auto"/>
            <w:left w:val="none" w:sz="0" w:space="0" w:color="auto"/>
            <w:bottom w:val="none" w:sz="0" w:space="0" w:color="auto"/>
            <w:right w:val="none" w:sz="0" w:space="0" w:color="auto"/>
          </w:divBdr>
        </w:div>
        <w:div w:id="667175044">
          <w:marLeft w:val="640"/>
          <w:marRight w:val="0"/>
          <w:marTop w:val="0"/>
          <w:marBottom w:val="0"/>
          <w:divBdr>
            <w:top w:val="none" w:sz="0" w:space="0" w:color="auto"/>
            <w:left w:val="none" w:sz="0" w:space="0" w:color="auto"/>
            <w:bottom w:val="none" w:sz="0" w:space="0" w:color="auto"/>
            <w:right w:val="none" w:sz="0" w:space="0" w:color="auto"/>
          </w:divBdr>
        </w:div>
        <w:div w:id="380718159">
          <w:marLeft w:val="640"/>
          <w:marRight w:val="0"/>
          <w:marTop w:val="0"/>
          <w:marBottom w:val="0"/>
          <w:divBdr>
            <w:top w:val="none" w:sz="0" w:space="0" w:color="auto"/>
            <w:left w:val="none" w:sz="0" w:space="0" w:color="auto"/>
            <w:bottom w:val="none" w:sz="0" w:space="0" w:color="auto"/>
            <w:right w:val="none" w:sz="0" w:space="0" w:color="auto"/>
          </w:divBdr>
        </w:div>
        <w:div w:id="2052342423">
          <w:marLeft w:val="640"/>
          <w:marRight w:val="0"/>
          <w:marTop w:val="0"/>
          <w:marBottom w:val="0"/>
          <w:divBdr>
            <w:top w:val="none" w:sz="0" w:space="0" w:color="auto"/>
            <w:left w:val="none" w:sz="0" w:space="0" w:color="auto"/>
            <w:bottom w:val="none" w:sz="0" w:space="0" w:color="auto"/>
            <w:right w:val="none" w:sz="0" w:space="0" w:color="auto"/>
          </w:divBdr>
        </w:div>
      </w:divsChild>
    </w:div>
    <w:div w:id="269169500">
      <w:bodyDiv w:val="1"/>
      <w:marLeft w:val="0"/>
      <w:marRight w:val="0"/>
      <w:marTop w:val="0"/>
      <w:marBottom w:val="0"/>
      <w:divBdr>
        <w:top w:val="none" w:sz="0" w:space="0" w:color="auto"/>
        <w:left w:val="none" w:sz="0" w:space="0" w:color="auto"/>
        <w:bottom w:val="none" w:sz="0" w:space="0" w:color="auto"/>
        <w:right w:val="none" w:sz="0" w:space="0" w:color="auto"/>
      </w:divBdr>
      <w:divsChild>
        <w:div w:id="1448354926">
          <w:marLeft w:val="640"/>
          <w:marRight w:val="0"/>
          <w:marTop w:val="0"/>
          <w:marBottom w:val="0"/>
          <w:divBdr>
            <w:top w:val="none" w:sz="0" w:space="0" w:color="auto"/>
            <w:left w:val="none" w:sz="0" w:space="0" w:color="auto"/>
            <w:bottom w:val="none" w:sz="0" w:space="0" w:color="auto"/>
            <w:right w:val="none" w:sz="0" w:space="0" w:color="auto"/>
          </w:divBdr>
        </w:div>
        <w:div w:id="1671519344">
          <w:marLeft w:val="640"/>
          <w:marRight w:val="0"/>
          <w:marTop w:val="0"/>
          <w:marBottom w:val="0"/>
          <w:divBdr>
            <w:top w:val="none" w:sz="0" w:space="0" w:color="auto"/>
            <w:left w:val="none" w:sz="0" w:space="0" w:color="auto"/>
            <w:bottom w:val="none" w:sz="0" w:space="0" w:color="auto"/>
            <w:right w:val="none" w:sz="0" w:space="0" w:color="auto"/>
          </w:divBdr>
        </w:div>
        <w:div w:id="1649630208">
          <w:marLeft w:val="640"/>
          <w:marRight w:val="0"/>
          <w:marTop w:val="0"/>
          <w:marBottom w:val="0"/>
          <w:divBdr>
            <w:top w:val="none" w:sz="0" w:space="0" w:color="auto"/>
            <w:left w:val="none" w:sz="0" w:space="0" w:color="auto"/>
            <w:bottom w:val="none" w:sz="0" w:space="0" w:color="auto"/>
            <w:right w:val="none" w:sz="0" w:space="0" w:color="auto"/>
          </w:divBdr>
        </w:div>
        <w:div w:id="543172652">
          <w:marLeft w:val="640"/>
          <w:marRight w:val="0"/>
          <w:marTop w:val="0"/>
          <w:marBottom w:val="0"/>
          <w:divBdr>
            <w:top w:val="none" w:sz="0" w:space="0" w:color="auto"/>
            <w:left w:val="none" w:sz="0" w:space="0" w:color="auto"/>
            <w:bottom w:val="none" w:sz="0" w:space="0" w:color="auto"/>
            <w:right w:val="none" w:sz="0" w:space="0" w:color="auto"/>
          </w:divBdr>
        </w:div>
        <w:div w:id="1724015895">
          <w:marLeft w:val="640"/>
          <w:marRight w:val="0"/>
          <w:marTop w:val="0"/>
          <w:marBottom w:val="0"/>
          <w:divBdr>
            <w:top w:val="none" w:sz="0" w:space="0" w:color="auto"/>
            <w:left w:val="none" w:sz="0" w:space="0" w:color="auto"/>
            <w:bottom w:val="none" w:sz="0" w:space="0" w:color="auto"/>
            <w:right w:val="none" w:sz="0" w:space="0" w:color="auto"/>
          </w:divBdr>
        </w:div>
        <w:div w:id="1974408361">
          <w:marLeft w:val="640"/>
          <w:marRight w:val="0"/>
          <w:marTop w:val="0"/>
          <w:marBottom w:val="0"/>
          <w:divBdr>
            <w:top w:val="none" w:sz="0" w:space="0" w:color="auto"/>
            <w:left w:val="none" w:sz="0" w:space="0" w:color="auto"/>
            <w:bottom w:val="none" w:sz="0" w:space="0" w:color="auto"/>
            <w:right w:val="none" w:sz="0" w:space="0" w:color="auto"/>
          </w:divBdr>
        </w:div>
        <w:div w:id="60759592">
          <w:marLeft w:val="640"/>
          <w:marRight w:val="0"/>
          <w:marTop w:val="0"/>
          <w:marBottom w:val="0"/>
          <w:divBdr>
            <w:top w:val="none" w:sz="0" w:space="0" w:color="auto"/>
            <w:left w:val="none" w:sz="0" w:space="0" w:color="auto"/>
            <w:bottom w:val="none" w:sz="0" w:space="0" w:color="auto"/>
            <w:right w:val="none" w:sz="0" w:space="0" w:color="auto"/>
          </w:divBdr>
        </w:div>
        <w:div w:id="15273360">
          <w:marLeft w:val="640"/>
          <w:marRight w:val="0"/>
          <w:marTop w:val="0"/>
          <w:marBottom w:val="0"/>
          <w:divBdr>
            <w:top w:val="none" w:sz="0" w:space="0" w:color="auto"/>
            <w:left w:val="none" w:sz="0" w:space="0" w:color="auto"/>
            <w:bottom w:val="none" w:sz="0" w:space="0" w:color="auto"/>
            <w:right w:val="none" w:sz="0" w:space="0" w:color="auto"/>
          </w:divBdr>
        </w:div>
        <w:div w:id="1082027384">
          <w:marLeft w:val="640"/>
          <w:marRight w:val="0"/>
          <w:marTop w:val="0"/>
          <w:marBottom w:val="0"/>
          <w:divBdr>
            <w:top w:val="none" w:sz="0" w:space="0" w:color="auto"/>
            <w:left w:val="none" w:sz="0" w:space="0" w:color="auto"/>
            <w:bottom w:val="none" w:sz="0" w:space="0" w:color="auto"/>
            <w:right w:val="none" w:sz="0" w:space="0" w:color="auto"/>
          </w:divBdr>
        </w:div>
        <w:div w:id="1673532762">
          <w:marLeft w:val="640"/>
          <w:marRight w:val="0"/>
          <w:marTop w:val="0"/>
          <w:marBottom w:val="0"/>
          <w:divBdr>
            <w:top w:val="none" w:sz="0" w:space="0" w:color="auto"/>
            <w:left w:val="none" w:sz="0" w:space="0" w:color="auto"/>
            <w:bottom w:val="none" w:sz="0" w:space="0" w:color="auto"/>
            <w:right w:val="none" w:sz="0" w:space="0" w:color="auto"/>
          </w:divBdr>
        </w:div>
        <w:div w:id="504397536">
          <w:marLeft w:val="640"/>
          <w:marRight w:val="0"/>
          <w:marTop w:val="0"/>
          <w:marBottom w:val="0"/>
          <w:divBdr>
            <w:top w:val="none" w:sz="0" w:space="0" w:color="auto"/>
            <w:left w:val="none" w:sz="0" w:space="0" w:color="auto"/>
            <w:bottom w:val="none" w:sz="0" w:space="0" w:color="auto"/>
            <w:right w:val="none" w:sz="0" w:space="0" w:color="auto"/>
          </w:divBdr>
        </w:div>
        <w:div w:id="1741366292">
          <w:marLeft w:val="640"/>
          <w:marRight w:val="0"/>
          <w:marTop w:val="0"/>
          <w:marBottom w:val="0"/>
          <w:divBdr>
            <w:top w:val="none" w:sz="0" w:space="0" w:color="auto"/>
            <w:left w:val="none" w:sz="0" w:space="0" w:color="auto"/>
            <w:bottom w:val="none" w:sz="0" w:space="0" w:color="auto"/>
            <w:right w:val="none" w:sz="0" w:space="0" w:color="auto"/>
          </w:divBdr>
        </w:div>
        <w:div w:id="1657611691">
          <w:marLeft w:val="640"/>
          <w:marRight w:val="0"/>
          <w:marTop w:val="0"/>
          <w:marBottom w:val="0"/>
          <w:divBdr>
            <w:top w:val="none" w:sz="0" w:space="0" w:color="auto"/>
            <w:left w:val="none" w:sz="0" w:space="0" w:color="auto"/>
            <w:bottom w:val="none" w:sz="0" w:space="0" w:color="auto"/>
            <w:right w:val="none" w:sz="0" w:space="0" w:color="auto"/>
          </w:divBdr>
        </w:div>
        <w:div w:id="1554657910">
          <w:marLeft w:val="640"/>
          <w:marRight w:val="0"/>
          <w:marTop w:val="0"/>
          <w:marBottom w:val="0"/>
          <w:divBdr>
            <w:top w:val="none" w:sz="0" w:space="0" w:color="auto"/>
            <w:left w:val="none" w:sz="0" w:space="0" w:color="auto"/>
            <w:bottom w:val="none" w:sz="0" w:space="0" w:color="auto"/>
            <w:right w:val="none" w:sz="0" w:space="0" w:color="auto"/>
          </w:divBdr>
        </w:div>
        <w:div w:id="1509295419">
          <w:marLeft w:val="640"/>
          <w:marRight w:val="0"/>
          <w:marTop w:val="0"/>
          <w:marBottom w:val="0"/>
          <w:divBdr>
            <w:top w:val="none" w:sz="0" w:space="0" w:color="auto"/>
            <w:left w:val="none" w:sz="0" w:space="0" w:color="auto"/>
            <w:bottom w:val="none" w:sz="0" w:space="0" w:color="auto"/>
            <w:right w:val="none" w:sz="0" w:space="0" w:color="auto"/>
          </w:divBdr>
        </w:div>
        <w:div w:id="849873822">
          <w:marLeft w:val="640"/>
          <w:marRight w:val="0"/>
          <w:marTop w:val="0"/>
          <w:marBottom w:val="0"/>
          <w:divBdr>
            <w:top w:val="none" w:sz="0" w:space="0" w:color="auto"/>
            <w:left w:val="none" w:sz="0" w:space="0" w:color="auto"/>
            <w:bottom w:val="none" w:sz="0" w:space="0" w:color="auto"/>
            <w:right w:val="none" w:sz="0" w:space="0" w:color="auto"/>
          </w:divBdr>
        </w:div>
        <w:div w:id="603342053">
          <w:marLeft w:val="640"/>
          <w:marRight w:val="0"/>
          <w:marTop w:val="0"/>
          <w:marBottom w:val="0"/>
          <w:divBdr>
            <w:top w:val="none" w:sz="0" w:space="0" w:color="auto"/>
            <w:left w:val="none" w:sz="0" w:space="0" w:color="auto"/>
            <w:bottom w:val="none" w:sz="0" w:space="0" w:color="auto"/>
            <w:right w:val="none" w:sz="0" w:space="0" w:color="auto"/>
          </w:divBdr>
        </w:div>
        <w:div w:id="1467426300">
          <w:marLeft w:val="640"/>
          <w:marRight w:val="0"/>
          <w:marTop w:val="0"/>
          <w:marBottom w:val="0"/>
          <w:divBdr>
            <w:top w:val="none" w:sz="0" w:space="0" w:color="auto"/>
            <w:left w:val="none" w:sz="0" w:space="0" w:color="auto"/>
            <w:bottom w:val="none" w:sz="0" w:space="0" w:color="auto"/>
            <w:right w:val="none" w:sz="0" w:space="0" w:color="auto"/>
          </w:divBdr>
        </w:div>
        <w:div w:id="1145119937">
          <w:marLeft w:val="640"/>
          <w:marRight w:val="0"/>
          <w:marTop w:val="0"/>
          <w:marBottom w:val="0"/>
          <w:divBdr>
            <w:top w:val="none" w:sz="0" w:space="0" w:color="auto"/>
            <w:left w:val="none" w:sz="0" w:space="0" w:color="auto"/>
            <w:bottom w:val="none" w:sz="0" w:space="0" w:color="auto"/>
            <w:right w:val="none" w:sz="0" w:space="0" w:color="auto"/>
          </w:divBdr>
        </w:div>
        <w:div w:id="1047601880">
          <w:marLeft w:val="640"/>
          <w:marRight w:val="0"/>
          <w:marTop w:val="0"/>
          <w:marBottom w:val="0"/>
          <w:divBdr>
            <w:top w:val="none" w:sz="0" w:space="0" w:color="auto"/>
            <w:left w:val="none" w:sz="0" w:space="0" w:color="auto"/>
            <w:bottom w:val="none" w:sz="0" w:space="0" w:color="auto"/>
            <w:right w:val="none" w:sz="0" w:space="0" w:color="auto"/>
          </w:divBdr>
        </w:div>
        <w:div w:id="1836413533">
          <w:marLeft w:val="640"/>
          <w:marRight w:val="0"/>
          <w:marTop w:val="0"/>
          <w:marBottom w:val="0"/>
          <w:divBdr>
            <w:top w:val="none" w:sz="0" w:space="0" w:color="auto"/>
            <w:left w:val="none" w:sz="0" w:space="0" w:color="auto"/>
            <w:bottom w:val="none" w:sz="0" w:space="0" w:color="auto"/>
            <w:right w:val="none" w:sz="0" w:space="0" w:color="auto"/>
          </w:divBdr>
        </w:div>
        <w:div w:id="1564950927">
          <w:marLeft w:val="640"/>
          <w:marRight w:val="0"/>
          <w:marTop w:val="0"/>
          <w:marBottom w:val="0"/>
          <w:divBdr>
            <w:top w:val="none" w:sz="0" w:space="0" w:color="auto"/>
            <w:left w:val="none" w:sz="0" w:space="0" w:color="auto"/>
            <w:bottom w:val="none" w:sz="0" w:space="0" w:color="auto"/>
            <w:right w:val="none" w:sz="0" w:space="0" w:color="auto"/>
          </w:divBdr>
        </w:div>
        <w:div w:id="724984502">
          <w:marLeft w:val="640"/>
          <w:marRight w:val="0"/>
          <w:marTop w:val="0"/>
          <w:marBottom w:val="0"/>
          <w:divBdr>
            <w:top w:val="none" w:sz="0" w:space="0" w:color="auto"/>
            <w:left w:val="none" w:sz="0" w:space="0" w:color="auto"/>
            <w:bottom w:val="none" w:sz="0" w:space="0" w:color="auto"/>
            <w:right w:val="none" w:sz="0" w:space="0" w:color="auto"/>
          </w:divBdr>
        </w:div>
        <w:div w:id="1082413725">
          <w:marLeft w:val="640"/>
          <w:marRight w:val="0"/>
          <w:marTop w:val="0"/>
          <w:marBottom w:val="0"/>
          <w:divBdr>
            <w:top w:val="none" w:sz="0" w:space="0" w:color="auto"/>
            <w:left w:val="none" w:sz="0" w:space="0" w:color="auto"/>
            <w:bottom w:val="none" w:sz="0" w:space="0" w:color="auto"/>
            <w:right w:val="none" w:sz="0" w:space="0" w:color="auto"/>
          </w:divBdr>
        </w:div>
        <w:div w:id="791242524">
          <w:marLeft w:val="640"/>
          <w:marRight w:val="0"/>
          <w:marTop w:val="0"/>
          <w:marBottom w:val="0"/>
          <w:divBdr>
            <w:top w:val="none" w:sz="0" w:space="0" w:color="auto"/>
            <w:left w:val="none" w:sz="0" w:space="0" w:color="auto"/>
            <w:bottom w:val="none" w:sz="0" w:space="0" w:color="auto"/>
            <w:right w:val="none" w:sz="0" w:space="0" w:color="auto"/>
          </w:divBdr>
        </w:div>
        <w:div w:id="1546025238">
          <w:marLeft w:val="640"/>
          <w:marRight w:val="0"/>
          <w:marTop w:val="0"/>
          <w:marBottom w:val="0"/>
          <w:divBdr>
            <w:top w:val="none" w:sz="0" w:space="0" w:color="auto"/>
            <w:left w:val="none" w:sz="0" w:space="0" w:color="auto"/>
            <w:bottom w:val="none" w:sz="0" w:space="0" w:color="auto"/>
            <w:right w:val="none" w:sz="0" w:space="0" w:color="auto"/>
          </w:divBdr>
        </w:div>
        <w:div w:id="372733022">
          <w:marLeft w:val="640"/>
          <w:marRight w:val="0"/>
          <w:marTop w:val="0"/>
          <w:marBottom w:val="0"/>
          <w:divBdr>
            <w:top w:val="none" w:sz="0" w:space="0" w:color="auto"/>
            <w:left w:val="none" w:sz="0" w:space="0" w:color="auto"/>
            <w:bottom w:val="none" w:sz="0" w:space="0" w:color="auto"/>
            <w:right w:val="none" w:sz="0" w:space="0" w:color="auto"/>
          </w:divBdr>
        </w:div>
        <w:div w:id="1452892331">
          <w:marLeft w:val="640"/>
          <w:marRight w:val="0"/>
          <w:marTop w:val="0"/>
          <w:marBottom w:val="0"/>
          <w:divBdr>
            <w:top w:val="none" w:sz="0" w:space="0" w:color="auto"/>
            <w:left w:val="none" w:sz="0" w:space="0" w:color="auto"/>
            <w:bottom w:val="none" w:sz="0" w:space="0" w:color="auto"/>
            <w:right w:val="none" w:sz="0" w:space="0" w:color="auto"/>
          </w:divBdr>
        </w:div>
        <w:div w:id="1509445386">
          <w:marLeft w:val="640"/>
          <w:marRight w:val="0"/>
          <w:marTop w:val="0"/>
          <w:marBottom w:val="0"/>
          <w:divBdr>
            <w:top w:val="none" w:sz="0" w:space="0" w:color="auto"/>
            <w:left w:val="none" w:sz="0" w:space="0" w:color="auto"/>
            <w:bottom w:val="none" w:sz="0" w:space="0" w:color="auto"/>
            <w:right w:val="none" w:sz="0" w:space="0" w:color="auto"/>
          </w:divBdr>
        </w:div>
        <w:div w:id="501629305">
          <w:marLeft w:val="640"/>
          <w:marRight w:val="0"/>
          <w:marTop w:val="0"/>
          <w:marBottom w:val="0"/>
          <w:divBdr>
            <w:top w:val="none" w:sz="0" w:space="0" w:color="auto"/>
            <w:left w:val="none" w:sz="0" w:space="0" w:color="auto"/>
            <w:bottom w:val="none" w:sz="0" w:space="0" w:color="auto"/>
            <w:right w:val="none" w:sz="0" w:space="0" w:color="auto"/>
          </w:divBdr>
        </w:div>
        <w:div w:id="220410205">
          <w:marLeft w:val="640"/>
          <w:marRight w:val="0"/>
          <w:marTop w:val="0"/>
          <w:marBottom w:val="0"/>
          <w:divBdr>
            <w:top w:val="none" w:sz="0" w:space="0" w:color="auto"/>
            <w:left w:val="none" w:sz="0" w:space="0" w:color="auto"/>
            <w:bottom w:val="none" w:sz="0" w:space="0" w:color="auto"/>
            <w:right w:val="none" w:sz="0" w:space="0" w:color="auto"/>
          </w:divBdr>
        </w:div>
        <w:div w:id="196823258">
          <w:marLeft w:val="640"/>
          <w:marRight w:val="0"/>
          <w:marTop w:val="0"/>
          <w:marBottom w:val="0"/>
          <w:divBdr>
            <w:top w:val="none" w:sz="0" w:space="0" w:color="auto"/>
            <w:left w:val="none" w:sz="0" w:space="0" w:color="auto"/>
            <w:bottom w:val="none" w:sz="0" w:space="0" w:color="auto"/>
            <w:right w:val="none" w:sz="0" w:space="0" w:color="auto"/>
          </w:divBdr>
        </w:div>
        <w:div w:id="589847919">
          <w:marLeft w:val="640"/>
          <w:marRight w:val="0"/>
          <w:marTop w:val="0"/>
          <w:marBottom w:val="0"/>
          <w:divBdr>
            <w:top w:val="none" w:sz="0" w:space="0" w:color="auto"/>
            <w:left w:val="none" w:sz="0" w:space="0" w:color="auto"/>
            <w:bottom w:val="none" w:sz="0" w:space="0" w:color="auto"/>
            <w:right w:val="none" w:sz="0" w:space="0" w:color="auto"/>
          </w:divBdr>
        </w:div>
        <w:div w:id="1597980364">
          <w:marLeft w:val="640"/>
          <w:marRight w:val="0"/>
          <w:marTop w:val="0"/>
          <w:marBottom w:val="0"/>
          <w:divBdr>
            <w:top w:val="none" w:sz="0" w:space="0" w:color="auto"/>
            <w:left w:val="none" w:sz="0" w:space="0" w:color="auto"/>
            <w:bottom w:val="none" w:sz="0" w:space="0" w:color="auto"/>
            <w:right w:val="none" w:sz="0" w:space="0" w:color="auto"/>
          </w:divBdr>
        </w:div>
      </w:divsChild>
    </w:div>
    <w:div w:id="290602032">
      <w:bodyDiv w:val="1"/>
      <w:marLeft w:val="0"/>
      <w:marRight w:val="0"/>
      <w:marTop w:val="0"/>
      <w:marBottom w:val="0"/>
      <w:divBdr>
        <w:top w:val="none" w:sz="0" w:space="0" w:color="auto"/>
        <w:left w:val="none" w:sz="0" w:space="0" w:color="auto"/>
        <w:bottom w:val="none" w:sz="0" w:space="0" w:color="auto"/>
        <w:right w:val="none" w:sz="0" w:space="0" w:color="auto"/>
      </w:divBdr>
      <w:divsChild>
        <w:div w:id="1498111365">
          <w:marLeft w:val="640"/>
          <w:marRight w:val="0"/>
          <w:marTop w:val="0"/>
          <w:marBottom w:val="0"/>
          <w:divBdr>
            <w:top w:val="none" w:sz="0" w:space="0" w:color="auto"/>
            <w:left w:val="none" w:sz="0" w:space="0" w:color="auto"/>
            <w:bottom w:val="none" w:sz="0" w:space="0" w:color="auto"/>
            <w:right w:val="none" w:sz="0" w:space="0" w:color="auto"/>
          </w:divBdr>
        </w:div>
        <w:div w:id="1634363491">
          <w:marLeft w:val="640"/>
          <w:marRight w:val="0"/>
          <w:marTop w:val="0"/>
          <w:marBottom w:val="0"/>
          <w:divBdr>
            <w:top w:val="none" w:sz="0" w:space="0" w:color="auto"/>
            <w:left w:val="none" w:sz="0" w:space="0" w:color="auto"/>
            <w:bottom w:val="none" w:sz="0" w:space="0" w:color="auto"/>
            <w:right w:val="none" w:sz="0" w:space="0" w:color="auto"/>
          </w:divBdr>
        </w:div>
        <w:div w:id="444154702">
          <w:marLeft w:val="640"/>
          <w:marRight w:val="0"/>
          <w:marTop w:val="0"/>
          <w:marBottom w:val="0"/>
          <w:divBdr>
            <w:top w:val="none" w:sz="0" w:space="0" w:color="auto"/>
            <w:left w:val="none" w:sz="0" w:space="0" w:color="auto"/>
            <w:bottom w:val="none" w:sz="0" w:space="0" w:color="auto"/>
            <w:right w:val="none" w:sz="0" w:space="0" w:color="auto"/>
          </w:divBdr>
        </w:div>
        <w:div w:id="74401446">
          <w:marLeft w:val="640"/>
          <w:marRight w:val="0"/>
          <w:marTop w:val="0"/>
          <w:marBottom w:val="0"/>
          <w:divBdr>
            <w:top w:val="none" w:sz="0" w:space="0" w:color="auto"/>
            <w:left w:val="none" w:sz="0" w:space="0" w:color="auto"/>
            <w:bottom w:val="none" w:sz="0" w:space="0" w:color="auto"/>
            <w:right w:val="none" w:sz="0" w:space="0" w:color="auto"/>
          </w:divBdr>
        </w:div>
        <w:div w:id="1255750352">
          <w:marLeft w:val="640"/>
          <w:marRight w:val="0"/>
          <w:marTop w:val="0"/>
          <w:marBottom w:val="0"/>
          <w:divBdr>
            <w:top w:val="none" w:sz="0" w:space="0" w:color="auto"/>
            <w:left w:val="none" w:sz="0" w:space="0" w:color="auto"/>
            <w:bottom w:val="none" w:sz="0" w:space="0" w:color="auto"/>
            <w:right w:val="none" w:sz="0" w:space="0" w:color="auto"/>
          </w:divBdr>
        </w:div>
        <w:div w:id="27418289">
          <w:marLeft w:val="640"/>
          <w:marRight w:val="0"/>
          <w:marTop w:val="0"/>
          <w:marBottom w:val="0"/>
          <w:divBdr>
            <w:top w:val="none" w:sz="0" w:space="0" w:color="auto"/>
            <w:left w:val="none" w:sz="0" w:space="0" w:color="auto"/>
            <w:bottom w:val="none" w:sz="0" w:space="0" w:color="auto"/>
            <w:right w:val="none" w:sz="0" w:space="0" w:color="auto"/>
          </w:divBdr>
        </w:div>
        <w:div w:id="2074085406">
          <w:marLeft w:val="640"/>
          <w:marRight w:val="0"/>
          <w:marTop w:val="0"/>
          <w:marBottom w:val="0"/>
          <w:divBdr>
            <w:top w:val="none" w:sz="0" w:space="0" w:color="auto"/>
            <w:left w:val="none" w:sz="0" w:space="0" w:color="auto"/>
            <w:bottom w:val="none" w:sz="0" w:space="0" w:color="auto"/>
            <w:right w:val="none" w:sz="0" w:space="0" w:color="auto"/>
          </w:divBdr>
        </w:div>
        <w:div w:id="1835341138">
          <w:marLeft w:val="640"/>
          <w:marRight w:val="0"/>
          <w:marTop w:val="0"/>
          <w:marBottom w:val="0"/>
          <w:divBdr>
            <w:top w:val="none" w:sz="0" w:space="0" w:color="auto"/>
            <w:left w:val="none" w:sz="0" w:space="0" w:color="auto"/>
            <w:bottom w:val="none" w:sz="0" w:space="0" w:color="auto"/>
            <w:right w:val="none" w:sz="0" w:space="0" w:color="auto"/>
          </w:divBdr>
        </w:div>
        <w:div w:id="648288260">
          <w:marLeft w:val="640"/>
          <w:marRight w:val="0"/>
          <w:marTop w:val="0"/>
          <w:marBottom w:val="0"/>
          <w:divBdr>
            <w:top w:val="none" w:sz="0" w:space="0" w:color="auto"/>
            <w:left w:val="none" w:sz="0" w:space="0" w:color="auto"/>
            <w:bottom w:val="none" w:sz="0" w:space="0" w:color="auto"/>
            <w:right w:val="none" w:sz="0" w:space="0" w:color="auto"/>
          </w:divBdr>
        </w:div>
        <w:div w:id="1756783850">
          <w:marLeft w:val="640"/>
          <w:marRight w:val="0"/>
          <w:marTop w:val="0"/>
          <w:marBottom w:val="0"/>
          <w:divBdr>
            <w:top w:val="none" w:sz="0" w:space="0" w:color="auto"/>
            <w:left w:val="none" w:sz="0" w:space="0" w:color="auto"/>
            <w:bottom w:val="none" w:sz="0" w:space="0" w:color="auto"/>
            <w:right w:val="none" w:sz="0" w:space="0" w:color="auto"/>
          </w:divBdr>
        </w:div>
        <w:div w:id="757678453">
          <w:marLeft w:val="640"/>
          <w:marRight w:val="0"/>
          <w:marTop w:val="0"/>
          <w:marBottom w:val="0"/>
          <w:divBdr>
            <w:top w:val="none" w:sz="0" w:space="0" w:color="auto"/>
            <w:left w:val="none" w:sz="0" w:space="0" w:color="auto"/>
            <w:bottom w:val="none" w:sz="0" w:space="0" w:color="auto"/>
            <w:right w:val="none" w:sz="0" w:space="0" w:color="auto"/>
          </w:divBdr>
        </w:div>
        <w:div w:id="467552633">
          <w:marLeft w:val="640"/>
          <w:marRight w:val="0"/>
          <w:marTop w:val="0"/>
          <w:marBottom w:val="0"/>
          <w:divBdr>
            <w:top w:val="none" w:sz="0" w:space="0" w:color="auto"/>
            <w:left w:val="none" w:sz="0" w:space="0" w:color="auto"/>
            <w:bottom w:val="none" w:sz="0" w:space="0" w:color="auto"/>
            <w:right w:val="none" w:sz="0" w:space="0" w:color="auto"/>
          </w:divBdr>
        </w:div>
        <w:div w:id="1657958729">
          <w:marLeft w:val="640"/>
          <w:marRight w:val="0"/>
          <w:marTop w:val="0"/>
          <w:marBottom w:val="0"/>
          <w:divBdr>
            <w:top w:val="none" w:sz="0" w:space="0" w:color="auto"/>
            <w:left w:val="none" w:sz="0" w:space="0" w:color="auto"/>
            <w:bottom w:val="none" w:sz="0" w:space="0" w:color="auto"/>
            <w:right w:val="none" w:sz="0" w:space="0" w:color="auto"/>
          </w:divBdr>
        </w:div>
        <w:div w:id="1236549033">
          <w:marLeft w:val="640"/>
          <w:marRight w:val="0"/>
          <w:marTop w:val="0"/>
          <w:marBottom w:val="0"/>
          <w:divBdr>
            <w:top w:val="none" w:sz="0" w:space="0" w:color="auto"/>
            <w:left w:val="none" w:sz="0" w:space="0" w:color="auto"/>
            <w:bottom w:val="none" w:sz="0" w:space="0" w:color="auto"/>
            <w:right w:val="none" w:sz="0" w:space="0" w:color="auto"/>
          </w:divBdr>
        </w:div>
        <w:div w:id="517233948">
          <w:marLeft w:val="640"/>
          <w:marRight w:val="0"/>
          <w:marTop w:val="0"/>
          <w:marBottom w:val="0"/>
          <w:divBdr>
            <w:top w:val="none" w:sz="0" w:space="0" w:color="auto"/>
            <w:left w:val="none" w:sz="0" w:space="0" w:color="auto"/>
            <w:bottom w:val="none" w:sz="0" w:space="0" w:color="auto"/>
            <w:right w:val="none" w:sz="0" w:space="0" w:color="auto"/>
          </w:divBdr>
        </w:div>
        <w:div w:id="993414499">
          <w:marLeft w:val="640"/>
          <w:marRight w:val="0"/>
          <w:marTop w:val="0"/>
          <w:marBottom w:val="0"/>
          <w:divBdr>
            <w:top w:val="none" w:sz="0" w:space="0" w:color="auto"/>
            <w:left w:val="none" w:sz="0" w:space="0" w:color="auto"/>
            <w:bottom w:val="none" w:sz="0" w:space="0" w:color="auto"/>
            <w:right w:val="none" w:sz="0" w:space="0" w:color="auto"/>
          </w:divBdr>
        </w:div>
        <w:div w:id="945693750">
          <w:marLeft w:val="640"/>
          <w:marRight w:val="0"/>
          <w:marTop w:val="0"/>
          <w:marBottom w:val="0"/>
          <w:divBdr>
            <w:top w:val="none" w:sz="0" w:space="0" w:color="auto"/>
            <w:left w:val="none" w:sz="0" w:space="0" w:color="auto"/>
            <w:bottom w:val="none" w:sz="0" w:space="0" w:color="auto"/>
            <w:right w:val="none" w:sz="0" w:space="0" w:color="auto"/>
          </w:divBdr>
        </w:div>
        <w:div w:id="1327510845">
          <w:marLeft w:val="640"/>
          <w:marRight w:val="0"/>
          <w:marTop w:val="0"/>
          <w:marBottom w:val="0"/>
          <w:divBdr>
            <w:top w:val="none" w:sz="0" w:space="0" w:color="auto"/>
            <w:left w:val="none" w:sz="0" w:space="0" w:color="auto"/>
            <w:bottom w:val="none" w:sz="0" w:space="0" w:color="auto"/>
            <w:right w:val="none" w:sz="0" w:space="0" w:color="auto"/>
          </w:divBdr>
        </w:div>
        <w:div w:id="394549042">
          <w:marLeft w:val="640"/>
          <w:marRight w:val="0"/>
          <w:marTop w:val="0"/>
          <w:marBottom w:val="0"/>
          <w:divBdr>
            <w:top w:val="none" w:sz="0" w:space="0" w:color="auto"/>
            <w:left w:val="none" w:sz="0" w:space="0" w:color="auto"/>
            <w:bottom w:val="none" w:sz="0" w:space="0" w:color="auto"/>
            <w:right w:val="none" w:sz="0" w:space="0" w:color="auto"/>
          </w:divBdr>
        </w:div>
        <w:div w:id="401027267">
          <w:marLeft w:val="640"/>
          <w:marRight w:val="0"/>
          <w:marTop w:val="0"/>
          <w:marBottom w:val="0"/>
          <w:divBdr>
            <w:top w:val="none" w:sz="0" w:space="0" w:color="auto"/>
            <w:left w:val="none" w:sz="0" w:space="0" w:color="auto"/>
            <w:bottom w:val="none" w:sz="0" w:space="0" w:color="auto"/>
            <w:right w:val="none" w:sz="0" w:space="0" w:color="auto"/>
          </w:divBdr>
        </w:div>
        <w:div w:id="1165440662">
          <w:marLeft w:val="640"/>
          <w:marRight w:val="0"/>
          <w:marTop w:val="0"/>
          <w:marBottom w:val="0"/>
          <w:divBdr>
            <w:top w:val="none" w:sz="0" w:space="0" w:color="auto"/>
            <w:left w:val="none" w:sz="0" w:space="0" w:color="auto"/>
            <w:bottom w:val="none" w:sz="0" w:space="0" w:color="auto"/>
            <w:right w:val="none" w:sz="0" w:space="0" w:color="auto"/>
          </w:divBdr>
        </w:div>
        <w:div w:id="1959098913">
          <w:marLeft w:val="640"/>
          <w:marRight w:val="0"/>
          <w:marTop w:val="0"/>
          <w:marBottom w:val="0"/>
          <w:divBdr>
            <w:top w:val="none" w:sz="0" w:space="0" w:color="auto"/>
            <w:left w:val="none" w:sz="0" w:space="0" w:color="auto"/>
            <w:bottom w:val="none" w:sz="0" w:space="0" w:color="auto"/>
            <w:right w:val="none" w:sz="0" w:space="0" w:color="auto"/>
          </w:divBdr>
        </w:div>
        <w:div w:id="1617833693">
          <w:marLeft w:val="640"/>
          <w:marRight w:val="0"/>
          <w:marTop w:val="0"/>
          <w:marBottom w:val="0"/>
          <w:divBdr>
            <w:top w:val="none" w:sz="0" w:space="0" w:color="auto"/>
            <w:left w:val="none" w:sz="0" w:space="0" w:color="auto"/>
            <w:bottom w:val="none" w:sz="0" w:space="0" w:color="auto"/>
            <w:right w:val="none" w:sz="0" w:space="0" w:color="auto"/>
          </w:divBdr>
        </w:div>
        <w:div w:id="191891104">
          <w:marLeft w:val="640"/>
          <w:marRight w:val="0"/>
          <w:marTop w:val="0"/>
          <w:marBottom w:val="0"/>
          <w:divBdr>
            <w:top w:val="none" w:sz="0" w:space="0" w:color="auto"/>
            <w:left w:val="none" w:sz="0" w:space="0" w:color="auto"/>
            <w:bottom w:val="none" w:sz="0" w:space="0" w:color="auto"/>
            <w:right w:val="none" w:sz="0" w:space="0" w:color="auto"/>
          </w:divBdr>
        </w:div>
        <w:div w:id="914515422">
          <w:marLeft w:val="640"/>
          <w:marRight w:val="0"/>
          <w:marTop w:val="0"/>
          <w:marBottom w:val="0"/>
          <w:divBdr>
            <w:top w:val="none" w:sz="0" w:space="0" w:color="auto"/>
            <w:left w:val="none" w:sz="0" w:space="0" w:color="auto"/>
            <w:bottom w:val="none" w:sz="0" w:space="0" w:color="auto"/>
            <w:right w:val="none" w:sz="0" w:space="0" w:color="auto"/>
          </w:divBdr>
        </w:div>
        <w:div w:id="1787504640">
          <w:marLeft w:val="640"/>
          <w:marRight w:val="0"/>
          <w:marTop w:val="0"/>
          <w:marBottom w:val="0"/>
          <w:divBdr>
            <w:top w:val="none" w:sz="0" w:space="0" w:color="auto"/>
            <w:left w:val="none" w:sz="0" w:space="0" w:color="auto"/>
            <w:bottom w:val="none" w:sz="0" w:space="0" w:color="auto"/>
            <w:right w:val="none" w:sz="0" w:space="0" w:color="auto"/>
          </w:divBdr>
        </w:div>
        <w:div w:id="425611202">
          <w:marLeft w:val="640"/>
          <w:marRight w:val="0"/>
          <w:marTop w:val="0"/>
          <w:marBottom w:val="0"/>
          <w:divBdr>
            <w:top w:val="none" w:sz="0" w:space="0" w:color="auto"/>
            <w:left w:val="none" w:sz="0" w:space="0" w:color="auto"/>
            <w:bottom w:val="none" w:sz="0" w:space="0" w:color="auto"/>
            <w:right w:val="none" w:sz="0" w:space="0" w:color="auto"/>
          </w:divBdr>
        </w:div>
        <w:div w:id="1863738231">
          <w:marLeft w:val="640"/>
          <w:marRight w:val="0"/>
          <w:marTop w:val="0"/>
          <w:marBottom w:val="0"/>
          <w:divBdr>
            <w:top w:val="none" w:sz="0" w:space="0" w:color="auto"/>
            <w:left w:val="none" w:sz="0" w:space="0" w:color="auto"/>
            <w:bottom w:val="none" w:sz="0" w:space="0" w:color="auto"/>
            <w:right w:val="none" w:sz="0" w:space="0" w:color="auto"/>
          </w:divBdr>
        </w:div>
        <w:div w:id="827670469">
          <w:marLeft w:val="640"/>
          <w:marRight w:val="0"/>
          <w:marTop w:val="0"/>
          <w:marBottom w:val="0"/>
          <w:divBdr>
            <w:top w:val="none" w:sz="0" w:space="0" w:color="auto"/>
            <w:left w:val="none" w:sz="0" w:space="0" w:color="auto"/>
            <w:bottom w:val="none" w:sz="0" w:space="0" w:color="auto"/>
            <w:right w:val="none" w:sz="0" w:space="0" w:color="auto"/>
          </w:divBdr>
        </w:div>
        <w:div w:id="482163392">
          <w:marLeft w:val="640"/>
          <w:marRight w:val="0"/>
          <w:marTop w:val="0"/>
          <w:marBottom w:val="0"/>
          <w:divBdr>
            <w:top w:val="none" w:sz="0" w:space="0" w:color="auto"/>
            <w:left w:val="none" w:sz="0" w:space="0" w:color="auto"/>
            <w:bottom w:val="none" w:sz="0" w:space="0" w:color="auto"/>
            <w:right w:val="none" w:sz="0" w:space="0" w:color="auto"/>
          </w:divBdr>
        </w:div>
        <w:div w:id="1752845577">
          <w:marLeft w:val="640"/>
          <w:marRight w:val="0"/>
          <w:marTop w:val="0"/>
          <w:marBottom w:val="0"/>
          <w:divBdr>
            <w:top w:val="none" w:sz="0" w:space="0" w:color="auto"/>
            <w:left w:val="none" w:sz="0" w:space="0" w:color="auto"/>
            <w:bottom w:val="none" w:sz="0" w:space="0" w:color="auto"/>
            <w:right w:val="none" w:sz="0" w:space="0" w:color="auto"/>
          </w:divBdr>
        </w:div>
        <w:div w:id="1044526639">
          <w:marLeft w:val="640"/>
          <w:marRight w:val="0"/>
          <w:marTop w:val="0"/>
          <w:marBottom w:val="0"/>
          <w:divBdr>
            <w:top w:val="none" w:sz="0" w:space="0" w:color="auto"/>
            <w:left w:val="none" w:sz="0" w:space="0" w:color="auto"/>
            <w:bottom w:val="none" w:sz="0" w:space="0" w:color="auto"/>
            <w:right w:val="none" w:sz="0" w:space="0" w:color="auto"/>
          </w:divBdr>
        </w:div>
        <w:div w:id="1644121539">
          <w:marLeft w:val="640"/>
          <w:marRight w:val="0"/>
          <w:marTop w:val="0"/>
          <w:marBottom w:val="0"/>
          <w:divBdr>
            <w:top w:val="none" w:sz="0" w:space="0" w:color="auto"/>
            <w:left w:val="none" w:sz="0" w:space="0" w:color="auto"/>
            <w:bottom w:val="none" w:sz="0" w:space="0" w:color="auto"/>
            <w:right w:val="none" w:sz="0" w:space="0" w:color="auto"/>
          </w:divBdr>
        </w:div>
        <w:div w:id="209195225">
          <w:marLeft w:val="640"/>
          <w:marRight w:val="0"/>
          <w:marTop w:val="0"/>
          <w:marBottom w:val="0"/>
          <w:divBdr>
            <w:top w:val="none" w:sz="0" w:space="0" w:color="auto"/>
            <w:left w:val="none" w:sz="0" w:space="0" w:color="auto"/>
            <w:bottom w:val="none" w:sz="0" w:space="0" w:color="auto"/>
            <w:right w:val="none" w:sz="0" w:space="0" w:color="auto"/>
          </w:divBdr>
        </w:div>
        <w:div w:id="515733200">
          <w:marLeft w:val="640"/>
          <w:marRight w:val="0"/>
          <w:marTop w:val="0"/>
          <w:marBottom w:val="0"/>
          <w:divBdr>
            <w:top w:val="none" w:sz="0" w:space="0" w:color="auto"/>
            <w:left w:val="none" w:sz="0" w:space="0" w:color="auto"/>
            <w:bottom w:val="none" w:sz="0" w:space="0" w:color="auto"/>
            <w:right w:val="none" w:sz="0" w:space="0" w:color="auto"/>
          </w:divBdr>
        </w:div>
        <w:div w:id="1128202991">
          <w:marLeft w:val="640"/>
          <w:marRight w:val="0"/>
          <w:marTop w:val="0"/>
          <w:marBottom w:val="0"/>
          <w:divBdr>
            <w:top w:val="none" w:sz="0" w:space="0" w:color="auto"/>
            <w:left w:val="none" w:sz="0" w:space="0" w:color="auto"/>
            <w:bottom w:val="none" w:sz="0" w:space="0" w:color="auto"/>
            <w:right w:val="none" w:sz="0" w:space="0" w:color="auto"/>
          </w:divBdr>
        </w:div>
      </w:divsChild>
    </w:div>
    <w:div w:id="299118165">
      <w:bodyDiv w:val="1"/>
      <w:marLeft w:val="0"/>
      <w:marRight w:val="0"/>
      <w:marTop w:val="0"/>
      <w:marBottom w:val="0"/>
      <w:divBdr>
        <w:top w:val="none" w:sz="0" w:space="0" w:color="auto"/>
        <w:left w:val="none" w:sz="0" w:space="0" w:color="auto"/>
        <w:bottom w:val="none" w:sz="0" w:space="0" w:color="auto"/>
        <w:right w:val="none" w:sz="0" w:space="0" w:color="auto"/>
      </w:divBdr>
      <w:divsChild>
        <w:div w:id="50661024">
          <w:marLeft w:val="640"/>
          <w:marRight w:val="0"/>
          <w:marTop w:val="0"/>
          <w:marBottom w:val="0"/>
          <w:divBdr>
            <w:top w:val="none" w:sz="0" w:space="0" w:color="auto"/>
            <w:left w:val="none" w:sz="0" w:space="0" w:color="auto"/>
            <w:bottom w:val="none" w:sz="0" w:space="0" w:color="auto"/>
            <w:right w:val="none" w:sz="0" w:space="0" w:color="auto"/>
          </w:divBdr>
        </w:div>
        <w:div w:id="565839091">
          <w:marLeft w:val="640"/>
          <w:marRight w:val="0"/>
          <w:marTop w:val="0"/>
          <w:marBottom w:val="0"/>
          <w:divBdr>
            <w:top w:val="none" w:sz="0" w:space="0" w:color="auto"/>
            <w:left w:val="none" w:sz="0" w:space="0" w:color="auto"/>
            <w:bottom w:val="none" w:sz="0" w:space="0" w:color="auto"/>
            <w:right w:val="none" w:sz="0" w:space="0" w:color="auto"/>
          </w:divBdr>
        </w:div>
        <w:div w:id="753478142">
          <w:marLeft w:val="640"/>
          <w:marRight w:val="0"/>
          <w:marTop w:val="0"/>
          <w:marBottom w:val="0"/>
          <w:divBdr>
            <w:top w:val="none" w:sz="0" w:space="0" w:color="auto"/>
            <w:left w:val="none" w:sz="0" w:space="0" w:color="auto"/>
            <w:bottom w:val="none" w:sz="0" w:space="0" w:color="auto"/>
            <w:right w:val="none" w:sz="0" w:space="0" w:color="auto"/>
          </w:divBdr>
        </w:div>
        <w:div w:id="762528893">
          <w:marLeft w:val="640"/>
          <w:marRight w:val="0"/>
          <w:marTop w:val="0"/>
          <w:marBottom w:val="0"/>
          <w:divBdr>
            <w:top w:val="none" w:sz="0" w:space="0" w:color="auto"/>
            <w:left w:val="none" w:sz="0" w:space="0" w:color="auto"/>
            <w:bottom w:val="none" w:sz="0" w:space="0" w:color="auto"/>
            <w:right w:val="none" w:sz="0" w:space="0" w:color="auto"/>
          </w:divBdr>
        </w:div>
        <w:div w:id="782114552">
          <w:marLeft w:val="640"/>
          <w:marRight w:val="0"/>
          <w:marTop w:val="0"/>
          <w:marBottom w:val="0"/>
          <w:divBdr>
            <w:top w:val="none" w:sz="0" w:space="0" w:color="auto"/>
            <w:left w:val="none" w:sz="0" w:space="0" w:color="auto"/>
            <w:bottom w:val="none" w:sz="0" w:space="0" w:color="auto"/>
            <w:right w:val="none" w:sz="0" w:space="0" w:color="auto"/>
          </w:divBdr>
        </w:div>
        <w:div w:id="783689508">
          <w:marLeft w:val="640"/>
          <w:marRight w:val="0"/>
          <w:marTop w:val="0"/>
          <w:marBottom w:val="0"/>
          <w:divBdr>
            <w:top w:val="none" w:sz="0" w:space="0" w:color="auto"/>
            <w:left w:val="none" w:sz="0" w:space="0" w:color="auto"/>
            <w:bottom w:val="none" w:sz="0" w:space="0" w:color="auto"/>
            <w:right w:val="none" w:sz="0" w:space="0" w:color="auto"/>
          </w:divBdr>
        </w:div>
        <w:div w:id="827599419">
          <w:marLeft w:val="640"/>
          <w:marRight w:val="0"/>
          <w:marTop w:val="0"/>
          <w:marBottom w:val="0"/>
          <w:divBdr>
            <w:top w:val="none" w:sz="0" w:space="0" w:color="auto"/>
            <w:left w:val="none" w:sz="0" w:space="0" w:color="auto"/>
            <w:bottom w:val="none" w:sz="0" w:space="0" w:color="auto"/>
            <w:right w:val="none" w:sz="0" w:space="0" w:color="auto"/>
          </w:divBdr>
        </w:div>
        <w:div w:id="838425204">
          <w:marLeft w:val="640"/>
          <w:marRight w:val="0"/>
          <w:marTop w:val="0"/>
          <w:marBottom w:val="0"/>
          <w:divBdr>
            <w:top w:val="none" w:sz="0" w:space="0" w:color="auto"/>
            <w:left w:val="none" w:sz="0" w:space="0" w:color="auto"/>
            <w:bottom w:val="none" w:sz="0" w:space="0" w:color="auto"/>
            <w:right w:val="none" w:sz="0" w:space="0" w:color="auto"/>
          </w:divBdr>
        </w:div>
        <w:div w:id="896670184">
          <w:marLeft w:val="640"/>
          <w:marRight w:val="0"/>
          <w:marTop w:val="0"/>
          <w:marBottom w:val="0"/>
          <w:divBdr>
            <w:top w:val="none" w:sz="0" w:space="0" w:color="auto"/>
            <w:left w:val="none" w:sz="0" w:space="0" w:color="auto"/>
            <w:bottom w:val="none" w:sz="0" w:space="0" w:color="auto"/>
            <w:right w:val="none" w:sz="0" w:space="0" w:color="auto"/>
          </w:divBdr>
        </w:div>
        <w:div w:id="913053511">
          <w:marLeft w:val="640"/>
          <w:marRight w:val="0"/>
          <w:marTop w:val="0"/>
          <w:marBottom w:val="0"/>
          <w:divBdr>
            <w:top w:val="none" w:sz="0" w:space="0" w:color="auto"/>
            <w:left w:val="none" w:sz="0" w:space="0" w:color="auto"/>
            <w:bottom w:val="none" w:sz="0" w:space="0" w:color="auto"/>
            <w:right w:val="none" w:sz="0" w:space="0" w:color="auto"/>
          </w:divBdr>
        </w:div>
        <w:div w:id="1003167413">
          <w:marLeft w:val="640"/>
          <w:marRight w:val="0"/>
          <w:marTop w:val="0"/>
          <w:marBottom w:val="0"/>
          <w:divBdr>
            <w:top w:val="none" w:sz="0" w:space="0" w:color="auto"/>
            <w:left w:val="none" w:sz="0" w:space="0" w:color="auto"/>
            <w:bottom w:val="none" w:sz="0" w:space="0" w:color="auto"/>
            <w:right w:val="none" w:sz="0" w:space="0" w:color="auto"/>
          </w:divBdr>
        </w:div>
        <w:div w:id="1156141151">
          <w:marLeft w:val="640"/>
          <w:marRight w:val="0"/>
          <w:marTop w:val="0"/>
          <w:marBottom w:val="0"/>
          <w:divBdr>
            <w:top w:val="none" w:sz="0" w:space="0" w:color="auto"/>
            <w:left w:val="none" w:sz="0" w:space="0" w:color="auto"/>
            <w:bottom w:val="none" w:sz="0" w:space="0" w:color="auto"/>
            <w:right w:val="none" w:sz="0" w:space="0" w:color="auto"/>
          </w:divBdr>
        </w:div>
        <w:div w:id="1310866284">
          <w:marLeft w:val="640"/>
          <w:marRight w:val="0"/>
          <w:marTop w:val="0"/>
          <w:marBottom w:val="0"/>
          <w:divBdr>
            <w:top w:val="none" w:sz="0" w:space="0" w:color="auto"/>
            <w:left w:val="none" w:sz="0" w:space="0" w:color="auto"/>
            <w:bottom w:val="none" w:sz="0" w:space="0" w:color="auto"/>
            <w:right w:val="none" w:sz="0" w:space="0" w:color="auto"/>
          </w:divBdr>
        </w:div>
        <w:div w:id="1824196423">
          <w:marLeft w:val="640"/>
          <w:marRight w:val="0"/>
          <w:marTop w:val="0"/>
          <w:marBottom w:val="0"/>
          <w:divBdr>
            <w:top w:val="none" w:sz="0" w:space="0" w:color="auto"/>
            <w:left w:val="none" w:sz="0" w:space="0" w:color="auto"/>
            <w:bottom w:val="none" w:sz="0" w:space="0" w:color="auto"/>
            <w:right w:val="none" w:sz="0" w:space="0" w:color="auto"/>
          </w:divBdr>
        </w:div>
        <w:div w:id="1837190920">
          <w:marLeft w:val="640"/>
          <w:marRight w:val="0"/>
          <w:marTop w:val="0"/>
          <w:marBottom w:val="0"/>
          <w:divBdr>
            <w:top w:val="none" w:sz="0" w:space="0" w:color="auto"/>
            <w:left w:val="none" w:sz="0" w:space="0" w:color="auto"/>
            <w:bottom w:val="none" w:sz="0" w:space="0" w:color="auto"/>
            <w:right w:val="none" w:sz="0" w:space="0" w:color="auto"/>
          </w:divBdr>
        </w:div>
        <w:div w:id="1913656694">
          <w:marLeft w:val="640"/>
          <w:marRight w:val="0"/>
          <w:marTop w:val="0"/>
          <w:marBottom w:val="0"/>
          <w:divBdr>
            <w:top w:val="none" w:sz="0" w:space="0" w:color="auto"/>
            <w:left w:val="none" w:sz="0" w:space="0" w:color="auto"/>
            <w:bottom w:val="none" w:sz="0" w:space="0" w:color="auto"/>
            <w:right w:val="none" w:sz="0" w:space="0" w:color="auto"/>
          </w:divBdr>
        </w:div>
        <w:div w:id="1926760997">
          <w:marLeft w:val="640"/>
          <w:marRight w:val="0"/>
          <w:marTop w:val="0"/>
          <w:marBottom w:val="0"/>
          <w:divBdr>
            <w:top w:val="none" w:sz="0" w:space="0" w:color="auto"/>
            <w:left w:val="none" w:sz="0" w:space="0" w:color="auto"/>
            <w:bottom w:val="none" w:sz="0" w:space="0" w:color="auto"/>
            <w:right w:val="none" w:sz="0" w:space="0" w:color="auto"/>
          </w:divBdr>
        </w:div>
        <w:div w:id="1989360280">
          <w:marLeft w:val="640"/>
          <w:marRight w:val="0"/>
          <w:marTop w:val="0"/>
          <w:marBottom w:val="0"/>
          <w:divBdr>
            <w:top w:val="none" w:sz="0" w:space="0" w:color="auto"/>
            <w:left w:val="none" w:sz="0" w:space="0" w:color="auto"/>
            <w:bottom w:val="none" w:sz="0" w:space="0" w:color="auto"/>
            <w:right w:val="none" w:sz="0" w:space="0" w:color="auto"/>
          </w:divBdr>
        </w:div>
        <w:div w:id="2058505797">
          <w:marLeft w:val="640"/>
          <w:marRight w:val="0"/>
          <w:marTop w:val="0"/>
          <w:marBottom w:val="0"/>
          <w:divBdr>
            <w:top w:val="none" w:sz="0" w:space="0" w:color="auto"/>
            <w:left w:val="none" w:sz="0" w:space="0" w:color="auto"/>
            <w:bottom w:val="none" w:sz="0" w:space="0" w:color="auto"/>
            <w:right w:val="none" w:sz="0" w:space="0" w:color="auto"/>
          </w:divBdr>
        </w:div>
        <w:div w:id="2140104758">
          <w:marLeft w:val="640"/>
          <w:marRight w:val="0"/>
          <w:marTop w:val="0"/>
          <w:marBottom w:val="0"/>
          <w:divBdr>
            <w:top w:val="none" w:sz="0" w:space="0" w:color="auto"/>
            <w:left w:val="none" w:sz="0" w:space="0" w:color="auto"/>
            <w:bottom w:val="none" w:sz="0" w:space="0" w:color="auto"/>
            <w:right w:val="none" w:sz="0" w:space="0" w:color="auto"/>
          </w:divBdr>
        </w:div>
      </w:divsChild>
    </w:div>
    <w:div w:id="299725634">
      <w:bodyDiv w:val="1"/>
      <w:marLeft w:val="0"/>
      <w:marRight w:val="0"/>
      <w:marTop w:val="0"/>
      <w:marBottom w:val="0"/>
      <w:divBdr>
        <w:top w:val="none" w:sz="0" w:space="0" w:color="auto"/>
        <w:left w:val="none" w:sz="0" w:space="0" w:color="auto"/>
        <w:bottom w:val="none" w:sz="0" w:space="0" w:color="auto"/>
        <w:right w:val="none" w:sz="0" w:space="0" w:color="auto"/>
      </w:divBdr>
      <w:divsChild>
        <w:div w:id="297079497">
          <w:marLeft w:val="640"/>
          <w:marRight w:val="0"/>
          <w:marTop w:val="0"/>
          <w:marBottom w:val="0"/>
          <w:divBdr>
            <w:top w:val="none" w:sz="0" w:space="0" w:color="auto"/>
            <w:left w:val="none" w:sz="0" w:space="0" w:color="auto"/>
            <w:bottom w:val="none" w:sz="0" w:space="0" w:color="auto"/>
            <w:right w:val="none" w:sz="0" w:space="0" w:color="auto"/>
          </w:divBdr>
        </w:div>
        <w:div w:id="589310026">
          <w:marLeft w:val="640"/>
          <w:marRight w:val="0"/>
          <w:marTop w:val="0"/>
          <w:marBottom w:val="0"/>
          <w:divBdr>
            <w:top w:val="none" w:sz="0" w:space="0" w:color="auto"/>
            <w:left w:val="none" w:sz="0" w:space="0" w:color="auto"/>
            <w:bottom w:val="none" w:sz="0" w:space="0" w:color="auto"/>
            <w:right w:val="none" w:sz="0" w:space="0" w:color="auto"/>
          </w:divBdr>
        </w:div>
        <w:div w:id="149098818">
          <w:marLeft w:val="640"/>
          <w:marRight w:val="0"/>
          <w:marTop w:val="0"/>
          <w:marBottom w:val="0"/>
          <w:divBdr>
            <w:top w:val="none" w:sz="0" w:space="0" w:color="auto"/>
            <w:left w:val="none" w:sz="0" w:space="0" w:color="auto"/>
            <w:bottom w:val="none" w:sz="0" w:space="0" w:color="auto"/>
            <w:right w:val="none" w:sz="0" w:space="0" w:color="auto"/>
          </w:divBdr>
        </w:div>
        <w:div w:id="644045430">
          <w:marLeft w:val="640"/>
          <w:marRight w:val="0"/>
          <w:marTop w:val="0"/>
          <w:marBottom w:val="0"/>
          <w:divBdr>
            <w:top w:val="none" w:sz="0" w:space="0" w:color="auto"/>
            <w:left w:val="none" w:sz="0" w:space="0" w:color="auto"/>
            <w:bottom w:val="none" w:sz="0" w:space="0" w:color="auto"/>
            <w:right w:val="none" w:sz="0" w:space="0" w:color="auto"/>
          </w:divBdr>
        </w:div>
        <w:div w:id="313997381">
          <w:marLeft w:val="640"/>
          <w:marRight w:val="0"/>
          <w:marTop w:val="0"/>
          <w:marBottom w:val="0"/>
          <w:divBdr>
            <w:top w:val="none" w:sz="0" w:space="0" w:color="auto"/>
            <w:left w:val="none" w:sz="0" w:space="0" w:color="auto"/>
            <w:bottom w:val="none" w:sz="0" w:space="0" w:color="auto"/>
            <w:right w:val="none" w:sz="0" w:space="0" w:color="auto"/>
          </w:divBdr>
        </w:div>
        <w:div w:id="1692029604">
          <w:marLeft w:val="640"/>
          <w:marRight w:val="0"/>
          <w:marTop w:val="0"/>
          <w:marBottom w:val="0"/>
          <w:divBdr>
            <w:top w:val="none" w:sz="0" w:space="0" w:color="auto"/>
            <w:left w:val="none" w:sz="0" w:space="0" w:color="auto"/>
            <w:bottom w:val="none" w:sz="0" w:space="0" w:color="auto"/>
            <w:right w:val="none" w:sz="0" w:space="0" w:color="auto"/>
          </w:divBdr>
        </w:div>
        <w:div w:id="1948848439">
          <w:marLeft w:val="640"/>
          <w:marRight w:val="0"/>
          <w:marTop w:val="0"/>
          <w:marBottom w:val="0"/>
          <w:divBdr>
            <w:top w:val="none" w:sz="0" w:space="0" w:color="auto"/>
            <w:left w:val="none" w:sz="0" w:space="0" w:color="auto"/>
            <w:bottom w:val="none" w:sz="0" w:space="0" w:color="auto"/>
            <w:right w:val="none" w:sz="0" w:space="0" w:color="auto"/>
          </w:divBdr>
        </w:div>
        <w:div w:id="1431511046">
          <w:marLeft w:val="640"/>
          <w:marRight w:val="0"/>
          <w:marTop w:val="0"/>
          <w:marBottom w:val="0"/>
          <w:divBdr>
            <w:top w:val="none" w:sz="0" w:space="0" w:color="auto"/>
            <w:left w:val="none" w:sz="0" w:space="0" w:color="auto"/>
            <w:bottom w:val="none" w:sz="0" w:space="0" w:color="auto"/>
            <w:right w:val="none" w:sz="0" w:space="0" w:color="auto"/>
          </w:divBdr>
        </w:div>
        <w:div w:id="569191341">
          <w:marLeft w:val="640"/>
          <w:marRight w:val="0"/>
          <w:marTop w:val="0"/>
          <w:marBottom w:val="0"/>
          <w:divBdr>
            <w:top w:val="none" w:sz="0" w:space="0" w:color="auto"/>
            <w:left w:val="none" w:sz="0" w:space="0" w:color="auto"/>
            <w:bottom w:val="none" w:sz="0" w:space="0" w:color="auto"/>
            <w:right w:val="none" w:sz="0" w:space="0" w:color="auto"/>
          </w:divBdr>
        </w:div>
        <w:div w:id="731928957">
          <w:marLeft w:val="640"/>
          <w:marRight w:val="0"/>
          <w:marTop w:val="0"/>
          <w:marBottom w:val="0"/>
          <w:divBdr>
            <w:top w:val="none" w:sz="0" w:space="0" w:color="auto"/>
            <w:left w:val="none" w:sz="0" w:space="0" w:color="auto"/>
            <w:bottom w:val="none" w:sz="0" w:space="0" w:color="auto"/>
            <w:right w:val="none" w:sz="0" w:space="0" w:color="auto"/>
          </w:divBdr>
        </w:div>
        <w:div w:id="475802243">
          <w:marLeft w:val="640"/>
          <w:marRight w:val="0"/>
          <w:marTop w:val="0"/>
          <w:marBottom w:val="0"/>
          <w:divBdr>
            <w:top w:val="none" w:sz="0" w:space="0" w:color="auto"/>
            <w:left w:val="none" w:sz="0" w:space="0" w:color="auto"/>
            <w:bottom w:val="none" w:sz="0" w:space="0" w:color="auto"/>
            <w:right w:val="none" w:sz="0" w:space="0" w:color="auto"/>
          </w:divBdr>
        </w:div>
        <w:div w:id="1212696514">
          <w:marLeft w:val="640"/>
          <w:marRight w:val="0"/>
          <w:marTop w:val="0"/>
          <w:marBottom w:val="0"/>
          <w:divBdr>
            <w:top w:val="none" w:sz="0" w:space="0" w:color="auto"/>
            <w:left w:val="none" w:sz="0" w:space="0" w:color="auto"/>
            <w:bottom w:val="none" w:sz="0" w:space="0" w:color="auto"/>
            <w:right w:val="none" w:sz="0" w:space="0" w:color="auto"/>
          </w:divBdr>
        </w:div>
        <w:div w:id="1373534213">
          <w:marLeft w:val="640"/>
          <w:marRight w:val="0"/>
          <w:marTop w:val="0"/>
          <w:marBottom w:val="0"/>
          <w:divBdr>
            <w:top w:val="none" w:sz="0" w:space="0" w:color="auto"/>
            <w:left w:val="none" w:sz="0" w:space="0" w:color="auto"/>
            <w:bottom w:val="none" w:sz="0" w:space="0" w:color="auto"/>
            <w:right w:val="none" w:sz="0" w:space="0" w:color="auto"/>
          </w:divBdr>
        </w:div>
        <w:div w:id="138036853">
          <w:marLeft w:val="640"/>
          <w:marRight w:val="0"/>
          <w:marTop w:val="0"/>
          <w:marBottom w:val="0"/>
          <w:divBdr>
            <w:top w:val="none" w:sz="0" w:space="0" w:color="auto"/>
            <w:left w:val="none" w:sz="0" w:space="0" w:color="auto"/>
            <w:bottom w:val="none" w:sz="0" w:space="0" w:color="auto"/>
            <w:right w:val="none" w:sz="0" w:space="0" w:color="auto"/>
          </w:divBdr>
        </w:div>
        <w:div w:id="1961640141">
          <w:marLeft w:val="640"/>
          <w:marRight w:val="0"/>
          <w:marTop w:val="0"/>
          <w:marBottom w:val="0"/>
          <w:divBdr>
            <w:top w:val="none" w:sz="0" w:space="0" w:color="auto"/>
            <w:left w:val="none" w:sz="0" w:space="0" w:color="auto"/>
            <w:bottom w:val="none" w:sz="0" w:space="0" w:color="auto"/>
            <w:right w:val="none" w:sz="0" w:space="0" w:color="auto"/>
          </w:divBdr>
        </w:div>
        <w:div w:id="169562166">
          <w:marLeft w:val="640"/>
          <w:marRight w:val="0"/>
          <w:marTop w:val="0"/>
          <w:marBottom w:val="0"/>
          <w:divBdr>
            <w:top w:val="none" w:sz="0" w:space="0" w:color="auto"/>
            <w:left w:val="none" w:sz="0" w:space="0" w:color="auto"/>
            <w:bottom w:val="none" w:sz="0" w:space="0" w:color="auto"/>
            <w:right w:val="none" w:sz="0" w:space="0" w:color="auto"/>
          </w:divBdr>
        </w:div>
        <w:div w:id="161507218">
          <w:marLeft w:val="640"/>
          <w:marRight w:val="0"/>
          <w:marTop w:val="0"/>
          <w:marBottom w:val="0"/>
          <w:divBdr>
            <w:top w:val="none" w:sz="0" w:space="0" w:color="auto"/>
            <w:left w:val="none" w:sz="0" w:space="0" w:color="auto"/>
            <w:bottom w:val="none" w:sz="0" w:space="0" w:color="auto"/>
            <w:right w:val="none" w:sz="0" w:space="0" w:color="auto"/>
          </w:divBdr>
        </w:div>
        <w:div w:id="1454472627">
          <w:marLeft w:val="640"/>
          <w:marRight w:val="0"/>
          <w:marTop w:val="0"/>
          <w:marBottom w:val="0"/>
          <w:divBdr>
            <w:top w:val="none" w:sz="0" w:space="0" w:color="auto"/>
            <w:left w:val="none" w:sz="0" w:space="0" w:color="auto"/>
            <w:bottom w:val="none" w:sz="0" w:space="0" w:color="auto"/>
            <w:right w:val="none" w:sz="0" w:space="0" w:color="auto"/>
          </w:divBdr>
        </w:div>
        <w:div w:id="177820659">
          <w:marLeft w:val="640"/>
          <w:marRight w:val="0"/>
          <w:marTop w:val="0"/>
          <w:marBottom w:val="0"/>
          <w:divBdr>
            <w:top w:val="none" w:sz="0" w:space="0" w:color="auto"/>
            <w:left w:val="none" w:sz="0" w:space="0" w:color="auto"/>
            <w:bottom w:val="none" w:sz="0" w:space="0" w:color="auto"/>
            <w:right w:val="none" w:sz="0" w:space="0" w:color="auto"/>
          </w:divBdr>
        </w:div>
        <w:div w:id="551841942">
          <w:marLeft w:val="640"/>
          <w:marRight w:val="0"/>
          <w:marTop w:val="0"/>
          <w:marBottom w:val="0"/>
          <w:divBdr>
            <w:top w:val="none" w:sz="0" w:space="0" w:color="auto"/>
            <w:left w:val="none" w:sz="0" w:space="0" w:color="auto"/>
            <w:bottom w:val="none" w:sz="0" w:space="0" w:color="auto"/>
            <w:right w:val="none" w:sz="0" w:space="0" w:color="auto"/>
          </w:divBdr>
        </w:div>
        <w:div w:id="1356466743">
          <w:marLeft w:val="640"/>
          <w:marRight w:val="0"/>
          <w:marTop w:val="0"/>
          <w:marBottom w:val="0"/>
          <w:divBdr>
            <w:top w:val="none" w:sz="0" w:space="0" w:color="auto"/>
            <w:left w:val="none" w:sz="0" w:space="0" w:color="auto"/>
            <w:bottom w:val="none" w:sz="0" w:space="0" w:color="auto"/>
            <w:right w:val="none" w:sz="0" w:space="0" w:color="auto"/>
          </w:divBdr>
        </w:div>
        <w:div w:id="1758792187">
          <w:marLeft w:val="640"/>
          <w:marRight w:val="0"/>
          <w:marTop w:val="0"/>
          <w:marBottom w:val="0"/>
          <w:divBdr>
            <w:top w:val="none" w:sz="0" w:space="0" w:color="auto"/>
            <w:left w:val="none" w:sz="0" w:space="0" w:color="auto"/>
            <w:bottom w:val="none" w:sz="0" w:space="0" w:color="auto"/>
            <w:right w:val="none" w:sz="0" w:space="0" w:color="auto"/>
          </w:divBdr>
        </w:div>
        <w:div w:id="386416201">
          <w:marLeft w:val="640"/>
          <w:marRight w:val="0"/>
          <w:marTop w:val="0"/>
          <w:marBottom w:val="0"/>
          <w:divBdr>
            <w:top w:val="none" w:sz="0" w:space="0" w:color="auto"/>
            <w:left w:val="none" w:sz="0" w:space="0" w:color="auto"/>
            <w:bottom w:val="none" w:sz="0" w:space="0" w:color="auto"/>
            <w:right w:val="none" w:sz="0" w:space="0" w:color="auto"/>
          </w:divBdr>
        </w:div>
        <w:div w:id="699816160">
          <w:marLeft w:val="640"/>
          <w:marRight w:val="0"/>
          <w:marTop w:val="0"/>
          <w:marBottom w:val="0"/>
          <w:divBdr>
            <w:top w:val="none" w:sz="0" w:space="0" w:color="auto"/>
            <w:left w:val="none" w:sz="0" w:space="0" w:color="auto"/>
            <w:bottom w:val="none" w:sz="0" w:space="0" w:color="auto"/>
            <w:right w:val="none" w:sz="0" w:space="0" w:color="auto"/>
          </w:divBdr>
        </w:div>
        <w:div w:id="490799208">
          <w:marLeft w:val="640"/>
          <w:marRight w:val="0"/>
          <w:marTop w:val="0"/>
          <w:marBottom w:val="0"/>
          <w:divBdr>
            <w:top w:val="none" w:sz="0" w:space="0" w:color="auto"/>
            <w:left w:val="none" w:sz="0" w:space="0" w:color="auto"/>
            <w:bottom w:val="none" w:sz="0" w:space="0" w:color="auto"/>
            <w:right w:val="none" w:sz="0" w:space="0" w:color="auto"/>
          </w:divBdr>
        </w:div>
        <w:div w:id="1224369503">
          <w:marLeft w:val="640"/>
          <w:marRight w:val="0"/>
          <w:marTop w:val="0"/>
          <w:marBottom w:val="0"/>
          <w:divBdr>
            <w:top w:val="none" w:sz="0" w:space="0" w:color="auto"/>
            <w:left w:val="none" w:sz="0" w:space="0" w:color="auto"/>
            <w:bottom w:val="none" w:sz="0" w:space="0" w:color="auto"/>
            <w:right w:val="none" w:sz="0" w:space="0" w:color="auto"/>
          </w:divBdr>
        </w:div>
        <w:div w:id="1615479750">
          <w:marLeft w:val="640"/>
          <w:marRight w:val="0"/>
          <w:marTop w:val="0"/>
          <w:marBottom w:val="0"/>
          <w:divBdr>
            <w:top w:val="none" w:sz="0" w:space="0" w:color="auto"/>
            <w:left w:val="none" w:sz="0" w:space="0" w:color="auto"/>
            <w:bottom w:val="none" w:sz="0" w:space="0" w:color="auto"/>
            <w:right w:val="none" w:sz="0" w:space="0" w:color="auto"/>
          </w:divBdr>
        </w:div>
        <w:div w:id="97068770">
          <w:marLeft w:val="640"/>
          <w:marRight w:val="0"/>
          <w:marTop w:val="0"/>
          <w:marBottom w:val="0"/>
          <w:divBdr>
            <w:top w:val="none" w:sz="0" w:space="0" w:color="auto"/>
            <w:left w:val="none" w:sz="0" w:space="0" w:color="auto"/>
            <w:bottom w:val="none" w:sz="0" w:space="0" w:color="auto"/>
            <w:right w:val="none" w:sz="0" w:space="0" w:color="auto"/>
          </w:divBdr>
        </w:div>
        <w:div w:id="252208537">
          <w:marLeft w:val="640"/>
          <w:marRight w:val="0"/>
          <w:marTop w:val="0"/>
          <w:marBottom w:val="0"/>
          <w:divBdr>
            <w:top w:val="none" w:sz="0" w:space="0" w:color="auto"/>
            <w:left w:val="none" w:sz="0" w:space="0" w:color="auto"/>
            <w:bottom w:val="none" w:sz="0" w:space="0" w:color="auto"/>
            <w:right w:val="none" w:sz="0" w:space="0" w:color="auto"/>
          </w:divBdr>
        </w:div>
        <w:div w:id="154497545">
          <w:marLeft w:val="640"/>
          <w:marRight w:val="0"/>
          <w:marTop w:val="0"/>
          <w:marBottom w:val="0"/>
          <w:divBdr>
            <w:top w:val="none" w:sz="0" w:space="0" w:color="auto"/>
            <w:left w:val="none" w:sz="0" w:space="0" w:color="auto"/>
            <w:bottom w:val="none" w:sz="0" w:space="0" w:color="auto"/>
            <w:right w:val="none" w:sz="0" w:space="0" w:color="auto"/>
          </w:divBdr>
        </w:div>
        <w:div w:id="1080636142">
          <w:marLeft w:val="640"/>
          <w:marRight w:val="0"/>
          <w:marTop w:val="0"/>
          <w:marBottom w:val="0"/>
          <w:divBdr>
            <w:top w:val="none" w:sz="0" w:space="0" w:color="auto"/>
            <w:left w:val="none" w:sz="0" w:space="0" w:color="auto"/>
            <w:bottom w:val="none" w:sz="0" w:space="0" w:color="auto"/>
            <w:right w:val="none" w:sz="0" w:space="0" w:color="auto"/>
          </w:divBdr>
        </w:div>
        <w:div w:id="2063868943">
          <w:marLeft w:val="640"/>
          <w:marRight w:val="0"/>
          <w:marTop w:val="0"/>
          <w:marBottom w:val="0"/>
          <w:divBdr>
            <w:top w:val="none" w:sz="0" w:space="0" w:color="auto"/>
            <w:left w:val="none" w:sz="0" w:space="0" w:color="auto"/>
            <w:bottom w:val="none" w:sz="0" w:space="0" w:color="auto"/>
            <w:right w:val="none" w:sz="0" w:space="0" w:color="auto"/>
          </w:divBdr>
        </w:div>
        <w:div w:id="1571305153">
          <w:marLeft w:val="640"/>
          <w:marRight w:val="0"/>
          <w:marTop w:val="0"/>
          <w:marBottom w:val="0"/>
          <w:divBdr>
            <w:top w:val="none" w:sz="0" w:space="0" w:color="auto"/>
            <w:left w:val="none" w:sz="0" w:space="0" w:color="auto"/>
            <w:bottom w:val="none" w:sz="0" w:space="0" w:color="auto"/>
            <w:right w:val="none" w:sz="0" w:space="0" w:color="auto"/>
          </w:divBdr>
        </w:div>
        <w:div w:id="759066440">
          <w:marLeft w:val="640"/>
          <w:marRight w:val="0"/>
          <w:marTop w:val="0"/>
          <w:marBottom w:val="0"/>
          <w:divBdr>
            <w:top w:val="none" w:sz="0" w:space="0" w:color="auto"/>
            <w:left w:val="none" w:sz="0" w:space="0" w:color="auto"/>
            <w:bottom w:val="none" w:sz="0" w:space="0" w:color="auto"/>
            <w:right w:val="none" w:sz="0" w:space="0" w:color="auto"/>
          </w:divBdr>
        </w:div>
        <w:div w:id="1603029280">
          <w:marLeft w:val="640"/>
          <w:marRight w:val="0"/>
          <w:marTop w:val="0"/>
          <w:marBottom w:val="0"/>
          <w:divBdr>
            <w:top w:val="none" w:sz="0" w:space="0" w:color="auto"/>
            <w:left w:val="none" w:sz="0" w:space="0" w:color="auto"/>
            <w:bottom w:val="none" w:sz="0" w:space="0" w:color="auto"/>
            <w:right w:val="none" w:sz="0" w:space="0" w:color="auto"/>
          </w:divBdr>
        </w:div>
      </w:divsChild>
    </w:div>
    <w:div w:id="310912123">
      <w:bodyDiv w:val="1"/>
      <w:marLeft w:val="0"/>
      <w:marRight w:val="0"/>
      <w:marTop w:val="0"/>
      <w:marBottom w:val="0"/>
      <w:divBdr>
        <w:top w:val="none" w:sz="0" w:space="0" w:color="auto"/>
        <w:left w:val="none" w:sz="0" w:space="0" w:color="auto"/>
        <w:bottom w:val="none" w:sz="0" w:space="0" w:color="auto"/>
        <w:right w:val="none" w:sz="0" w:space="0" w:color="auto"/>
      </w:divBdr>
      <w:divsChild>
        <w:div w:id="88161406">
          <w:marLeft w:val="640"/>
          <w:marRight w:val="0"/>
          <w:marTop w:val="0"/>
          <w:marBottom w:val="0"/>
          <w:divBdr>
            <w:top w:val="none" w:sz="0" w:space="0" w:color="auto"/>
            <w:left w:val="none" w:sz="0" w:space="0" w:color="auto"/>
            <w:bottom w:val="none" w:sz="0" w:space="0" w:color="auto"/>
            <w:right w:val="none" w:sz="0" w:space="0" w:color="auto"/>
          </w:divBdr>
        </w:div>
        <w:div w:id="91754214">
          <w:marLeft w:val="640"/>
          <w:marRight w:val="0"/>
          <w:marTop w:val="0"/>
          <w:marBottom w:val="0"/>
          <w:divBdr>
            <w:top w:val="none" w:sz="0" w:space="0" w:color="auto"/>
            <w:left w:val="none" w:sz="0" w:space="0" w:color="auto"/>
            <w:bottom w:val="none" w:sz="0" w:space="0" w:color="auto"/>
            <w:right w:val="none" w:sz="0" w:space="0" w:color="auto"/>
          </w:divBdr>
        </w:div>
        <w:div w:id="214708125">
          <w:marLeft w:val="640"/>
          <w:marRight w:val="0"/>
          <w:marTop w:val="0"/>
          <w:marBottom w:val="0"/>
          <w:divBdr>
            <w:top w:val="none" w:sz="0" w:space="0" w:color="auto"/>
            <w:left w:val="none" w:sz="0" w:space="0" w:color="auto"/>
            <w:bottom w:val="none" w:sz="0" w:space="0" w:color="auto"/>
            <w:right w:val="none" w:sz="0" w:space="0" w:color="auto"/>
          </w:divBdr>
        </w:div>
        <w:div w:id="227495474">
          <w:marLeft w:val="640"/>
          <w:marRight w:val="0"/>
          <w:marTop w:val="0"/>
          <w:marBottom w:val="0"/>
          <w:divBdr>
            <w:top w:val="none" w:sz="0" w:space="0" w:color="auto"/>
            <w:left w:val="none" w:sz="0" w:space="0" w:color="auto"/>
            <w:bottom w:val="none" w:sz="0" w:space="0" w:color="auto"/>
            <w:right w:val="none" w:sz="0" w:space="0" w:color="auto"/>
          </w:divBdr>
        </w:div>
        <w:div w:id="444541658">
          <w:marLeft w:val="640"/>
          <w:marRight w:val="0"/>
          <w:marTop w:val="0"/>
          <w:marBottom w:val="0"/>
          <w:divBdr>
            <w:top w:val="none" w:sz="0" w:space="0" w:color="auto"/>
            <w:left w:val="none" w:sz="0" w:space="0" w:color="auto"/>
            <w:bottom w:val="none" w:sz="0" w:space="0" w:color="auto"/>
            <w:right w:val="none" w:sz="0" w:space="0" w:color="auto"/>
          </w:divBdr>
        </w:div>
        <w:div w:id="477502607">
          <w:marLeft w:val="640"/>
          <w:marRight w:val="0"/>
          <w:marTop w:val="0"/>
          <w:marBottom w:val="0"/>
          <w:divBdr>
            <w:top w:val="none" w:sz="0" w:space="0" w:color="auto"/>
            <w:left w:val="none" w:sz="0" w:space="0" w:color="auto"/>
            <w:bottom w:val="none" w:sz="0" w:space="0" w:color="auto"/>
            <w:right w:val="none" w:sz="0" w:space="0" w:color="auto"/>
          </w:divBdr>
        </w:div>
        <w:div w:id="533537423">
          <w:marLeft w:val="640"/>
          <w:marRight w:val="0"/>
          <w:marTop w:val="0"/>
          <w:marBottom w:val="0"/>
          <w:divBdr>
            <w:top w:val="none" w:sz="0" w:space="0" w:color="auto"/>
            <w:left w:val="none" w:sz="0" w:space="0" w:color="auto"/>
            <w:bottom w:val="none" w:sz="0" w:space="0" w:color="auto"/>
            <w:right w:val="none" w:sz="0" w:space="0" w:color="auto"/>
          </w:divBdr>
        </w:div>
        <w:div w:id="563418384">
          <w:marLeft w:val="640"/>
          <w:marRight w:val="0"/>
          <w:marTop w:val="0"/>
          <w:marBottom w:val="0"/>
          <w:divBdr>
            <w:top w:val="none" w:sz="0" w:space="0" w:color="auto"/>
            <w:left w:val="none" w:sz="0" w:space="0" w:color="auto"/>
            <w:bottom w:val="none" w:sz="0" w:space="0" w:color="auto"/>
            <w:right w:val="none" w:sz="0" w:space="0" w:color="auto"/>
          </w:divBdr>
        </w:div>
        <w:div w:id="604775063">
          <w:marLeft w:val="640"/>
          <w:marRight w:val="0"/>
          <w:marTop w:val="0"/>
          <w:marBottom w:val="0"/>
          <w:divBdr>
            <w:top w:val="none" w:sz="0" w:space="0" w:color="auto"/>
            <w:left w:val="none" w:sz="0" w:space="0" w:color="auto"/>
            <w:bottom w:val="none" w:sz="0" w:space="0" w:color="auto"/>
            <w:right w:val="none" w:sz="0" w:space="0" w:color="auto"/>
          </w:divBdr>
        </w:div>
        <w:div w:id="742071523">
          <w:marLeft w:val="640"/>
          <w:marRight w:val="0"/>
          <w:marTop w:val="0"/>
          <w:marBottom w:val="0"/>
          <w:divBdr>
            <w:top w:val="none" w:sz="0" w:space="0" w:color="auto"/>
            <w:left w:val="none" w:sz="0" w:space="0" w:color="auto"/>
            <w:bottom w:val="none" w:sz="0" w:space="0" w:color="auto"/>
            <w:right w:val="none" w:sz="0" w:space="0" w:color="auto"/>
          </w:divBdr>
        </w:div>
        <w:div w:id="874731593">
          <w:marLeft w:val="640"/>
          <w:marRight w:val="0"/>
          <w:marTop w:val="0"/>
          <w:marBottom w:val="0"/>
          <w:divBdr>
            <w:top w:val="none" w:sz="0" w:space="0" w:color="auto"/>
            <w:left w:val="none" w:sz="0" w:space="0" w:color="auto"/>
            <w:bottom w:val="none" w:sz="0" w:space="0" w:color="auto"/>
            <w:right w:val="none" w:sz="0" w:space="0" w:color="auto"/>
          </w:divBdr>
        </w:div>
        <w:div w:id="1069694836">
          <w:marLeft w:val="640"/>
          <w:marRight w:val="0"/>
          <w:marTop w:val="0"/>
          <w:marBottom w:val="0"/>
          <w:divBdr>
            <w:top w:val="none" w:sz="0" w:space="0" w:color="auto"/>
            <w:left w:val="none" w:sz="0" w:space="0" w:color="auto"/>
            <w:bottom w:val="none" w:sz="0" w:space="0" w:color="auto"/>
            <w:right w:val="none" w:sz="0" w:space="0" w:color="auto"/>
          </w:divBdr>
        </w:div>
        <w:div w:id="1104806625">
          <w:marLeft w:val="640"/>
          <w:marRight w:val="0"/>
          <w:marTop w:val="0"/>
          <w:marBottom w:val="0"/>
          <w:divBdr>
            <w:top w:val="none" w:sz="0" w:space="0" w:color="auto"/>
            <w:left w:val="none" w:sz="0" w:space="0" w:color="auto"/>
            <w:bottom w:val="none" w:sz="0" w:space="0" w:color="auto"/>
            <w:right w:val="none" w:sz="0" w:space="0" w:color="auto"/>
          </w:divBdr>
        </w:div>
        <w:div w:id="1272787298">
          <w:marLeft w:val="640"/>
          <w:marRight w:val="0"/>
          <w:marTop w:val="0"/>
          <w:marBottom w:val="0"/>
          <w:divBdr>
            <w:top w:val="none" w:sz="0" w:space="0" w:color="auto"/>
            <w:left w:val="none" w:sz="0" w:space="0" w:color="auto"/>
            <w:bottom w:val="none" w:sz="0" w:space="0" w:color="auto"/>
            <w:right w:val="none" w:sz="0" w:space="0" w:color="auto"/>
          </w:divBdr>
        </w:div>
        <w:div w:id="1396123874">
          <w:marLeft w:val="640"/>
          <w:marRight w:val="0"/>
          <w:marTop w:val="0"/>
          <w:marBottom w:val="0"/>
          <w:divBdr>
            <w:top w:val="none" w:sz="0" w:space="0" w:color="auto"/>
            <w:left w:val="none" w:sz="0" w:space="0" w:color="auto"/>
            <w:bottom w:val="none" w:sz="0" w:space="0" w:color="auto"/>
            <w:right w:val="none" w:sz="0" w:space="0" w:color="auto"/>
          </w:divBdr>
        </w:div>
        <w:div w:id="1561162656">
          <w:marLeft w:val="640"/>
          <w:marRight w:val="0"/>
          <w:marTop w:val="0"/>
          <w:marBottom w:val="0"/>
          <w:divBdr>
            <w:top w:val="none" w:sz="0" w:space="0" w:color="auto"/>
            <w:left w:val="none" w:sz="0" w:space="0" w:color="auto"/>
            <w:bottom w:val="none" w:sz="0" w:space="0" w:color="auto"/>
            <w:right w:val="none" w:sz="0" w:space="0" w:color="auto"/>
          </w:divBdr>
        </w:div>
        <w:div w:id="1634753941">
          <w:marLeft w:val="640"/>
          <w:marRight w:val="0"/>
          <w:marTop w:val="0"/>
          <w:marBottom w:val="0"/>
          <w:divBdr>
            <w:top w:val="none" w:sz="0" w:space="0" w:color="auto"/>
            <w:left w:val="none" w:sz="0" w:space="0" w:color="auto"/>
            <w:bottom w:val="none" w:sz="0" w:space="0" w:color="auto"/>
            <w:right w:val="none" w:sz="0" w:space="0" w:color="auto"/>
          </w:divBdr>
        </w:div>
        <w:div w:id="1784763262">
          <w:marLeft w:val="640"/>
          <w:marRight w:val="0"/>
          <w:marTop w:val="0"/>
          <w:marBottom w:val="0"/>
          <w:divBdr>
            <w:top w:val="none" w:sz="0" w:space="0" w:color="auto"/>
            <w:left w:val="none" w:sz="0" w:space="0" w:color="auto"/>
            <w:bottom w:val="none" w:sz="0" w:space="0" w:color="auto"/>
            <w:right w:val="none" w:sz="0" w:space="0" w:color="auto"/>
          </w:divBdr>
        </w:div>
        <w:div w:id="1788960648">
          <w:marLeft w:val="640"/>
          <w:marRight w:val="0"/>
          <w:marTop w:val="0"/>
          <w:marBottom w:val="0"/>
          <w:divBdr>
            <w:top w:val="none" w:sz="0" w:space="0" w:color="auto"/>
            <w:left w:val="none" w:sz="0" w:space="0" w:color="auto"/>
            <w:bottom w:val="none" w:sz="0" w:space="0" w:color="auto"/>
            <w:right w:val="none" w:sz="0" w:space="0" w:color="auto"/>
          </w:divBdr>
        </w:div>
        <w:div w:id="1835994604">
          <w:marLeft w:val="640"/>
          <w:marRight w:val="0"/>
          <w:marTop w:val="0"/>
          <w:marBottom w:val="0"/>
          <w:divBdr>
            <w:top w:val="none" w:sz="0" w:space="0" w:color="auto"/>
            <w:left w:val="none" w:sz="0" w:space="0" w:color="auto"/>
            <w:bottom w:val="none" w:sz="0" w:space="0" w:color="auto"/>
            <w:right w:val="none" w:sz="0" w:space="0" w:color="auto"/>
          </w:divBdr>
        </w:div>
        <w:div w:id="1985814983">
          <w:marLeft w:val="640"/>
          <w:marRight w:val="0"/>
          <w:marTop w:val="0"/>
          <w:marBottom w:val="0"/>
          <w:divBdr>
            <w:top w:val="none" w:sz="0" w:space="0" w:color="auto"/>
            <w:left w:val="none" w:sz="0" w:space="0" w:color="auto"/>
            <w:bottom w:val="none" w:sz="0" w:space="0" w:color="auto"/>
            <w:right w:val="none" w:sz="0" w:space="0" w:color="auto"/>
          </w:divBdr>
        </w:div>
        <w:div w:id="2047557262">
          <w:marLeft w:val="640"/>
          <w:marRight w:val="0"/>
          <w:marTop w:val="0"/>
          <w:marBottom w:val="0"/>
          <w:divBdr>
            <w:top w:val="none" w:sz="0" w:space="0" w:color="auto"/>
            <w:left w:val="none" w:sz="0" w:space="0" w:color="auto"/>
            <w:bottom w:val="none" w:sz="0" w:space="0" w:color="auto"/>
            <w:right w:val="none" w:sz="0" w:space="0" w:color="auto"/>
          </w:divBdr>
        </w:div>
        <w:div w:id="2086294724">
          <w:marLeft w:val="640"/>
          <w:marRight w:val="0"/>
          <w:marTop w:val="0"/>
          <w:marBottom w:val="0"/>
          <w:divBdr>
            <w:top w:val="none" w:sz="0" w:space="0" w:color="auto"/>
            <w:left w:val="none" w:sz="0" w:space="0" w:color="auto"/>
            <w:bottom w:val="none" w:sz="0" w:space="0" w:color="auto"/>
            <w:right w:val="none" w:sz="0" w:space="0" w:color="auto"/>
          </w:divBdr>
        </w:div>
      </w:divsChild>
    </w:div>
    <w:div w:id="314140529">
      <w:bodyDiv w:val="1"/>
      <w:marLeft w:val="0"/>
      <w:marRight w:val="0"/>
      <w:marTop w:val="0"/>
      <w:marBottom w:val="0"/>
      <w:divBdr>
        <w:top w:val="none" w:sz="0" w:space="0" w:color="auto"/>
        <w:left w:val="none" w:sz="0" w:space="0" w:color="auto"/>
        <w:bottom w:val="none" w:sz="0" w:space="0" w:color="auto"/>
        <w:right w:val="none" w:sz="0" w:space="0" w:color="auto"/>
      </w:divBdr>
      <w:divsChild>
        <w:div w:id="2053266710">
          <w:marLeft w:val="640"/>
          <w:marRight w:val="0"/>
          <w:marTop w:val="0"/>
          <w:marBottom w:val="0"/>
          <w:divBdr>
            <w:top w:val="none" w:sz="0" w:space="0" w:color="auto"/>
            <w:left w:val="none" w:sz="0" w:space="0" w:color="auto"/>
            <w:bottom w:val="none" w:sz="0" w:space="0" w:color="auto"/>
            <w:right w:val="none" w:sz="0" w:space="0" w:color="auto"/>
          </w:divBdr>
        </w:div>
        <w:div w:id="261646866">
          <w:marLeft w:val="640"/>
          <w:marRight w:val="0"/>
          <w:marTop w:val="0"/>
          <w:marBottom w:val="0"/>
          <w:divBdr>
            <w:top w:val="none" w:sz="0" w:space="0" w:color="auto"/>
            <w:left w:val="none" w:sz="0" w:space="0" w:color="auto"/>
            <w:bottom w:val="none" w:sz="0" w:space="0" w:color="auto"/>
            <w:right w:val="none" w:sz="0" w:space="0" w:color="auto"/>
          </w:divBdr>
        </w:div>
        <w:div w:id="1015115372">
          <w:marLeft w:val="640"/>
          <w:marRight w:val="0"/>
          <w:marTop w:val="0"/>
          <w:marBottom w:val="0"/>
          <w:divBdr>
            <w:top w:val="none" w:sz="0" w:space="0" w:color="auto"/>
            <w:left w:val="none" w:sz="0" w:space="0" w:color="auto"/>
            <w:bottom w:val="none" w:sz="0" w:space="0" w:color="auto"/>
            <w:right w:val="none" w:sz="0" w:space="0" w:color="auto"/>
          </w:divBdr>
        </w:div>
        <w:div w:id="675184214">
          <w:marLeft w:val="640"/>
          <w:marRight w:val="0"/>
          <w:marTop w:val="0"/>
          <w:marBottom w:val="0"/>
          <w:divBdr>
            <w:top w:val="none" w:sz="0" w:space="0" w:color="auto"/>
            <w:left w:val="none" w:sz="0" w:space="0" w:color="auto"/>
            <w:bottom w:val="none" w:sz="0" w:space="0" w:color="auto"/>
            <w:right w:val="none" w:sz="0" w:space="0" w:color="auto"/>
          </w:divBdr>
        </w:div>
        <w:div w:id="898129468">
          <w:marLeft w:val="640"/>
          <w:marRight w:val="0"/>
          <w:marTop w:val="0"/>
          <w:marBottom w:val="0"/>
          <w:divBdr>
            <w:top w:val="none" w:sz="0" w:space="0" w:color="auto"/>
            <w:left w:val="none" w:sz="0" w:space="0" w:color="auto"/>
            <w:bottom w:val="none" w:sz="0" w:space="0" w:color="auto"/>
            <w:right w:val="none" w:sz="0" w:space="0" w:color="auto"/>
          </w:divBdr>
        </w:div>
        <w:div w:id="275916993">
          <w:marLeft w:val="640"/>
          <w:marRight w:val="0"/>
          <w:marTop w:val="0"/>
          <w:marBottom w:val="0"/>
          <w:divBdr>
            <w:top w:val="none" w:sz="0" w:space="0" w:color="auto"/>
            <w:left w:val="none" w:sz="0" w:space="0" w:color="auto"/>
            <w:bottom w:val="none" w:sz="0" w:space="0" w:color="auto"/>
            <w:right w:val="none" w:sz="0" w:space="0" w:color="auto"/>
          </w:divBdr>
        </w:div>
        <w:div w:id="2030059892">
          <w:marLeft w:val="640"/>
          <w:marRight w:val="0"/>
          <w:marTop w:val="0"/>
          <w:marBottom w:val="0"/>
          <w:divBdr>
            <w:top w:val="none" w:sz="0" w:space="0" w:color="auto"/>
            <w:left w:val="none" w:sz="0" w:space="0" w:color="auto"/>
            <w:bottom w:val="none" w:sz="0" w:space="0" w:color="auto"/>
            <w:right w:val="none" w:sz="0" w:space="0" w:color="auto"/>
          </w:divBdr>
        </w:div>
        <w:div w:id="1175531458">
          <w:marLeft w:val="640"/>
          <w:marRight w:val="0"/>
          <w:marTop w:val="0"/>
          <w:marBottom w:val="0"/>
          <w:divBdr>
            <w:top w:val="none" w:sz="0" w:space="0" w:color="auto"/>
            <w:left w:val="none" w:sz="0" w:space="0" w:color="auto"/>
            <w:bottom w:val="none" w:sz="0" w:space="0" w:color="auto"/>
            <w:right w:val="none" w:sz="0" w:space="0" w:color="auto"/>
          </w:divBdr>
        </w:div>
        <w:div w:id="1717660534">
          <w:marLeft w:val="640"/>
          <w:marRight w:val="0"/>
          <w:marTop w:val="0"/>
          <w:marBottom w:val="0"/>
          <w:divBdr>
            <w:top w:val="none" w:sz="0" w:space="0" w:color="auto"/>
            <w:left w:val="none" w:sz="0" w:space="0" w:color="auto"/>
            <w:bottom w:val="none" w:sz="0" w:space="0" w:color="auto"/>
            <w:right w:val="none" w:sz="0" w:space="0" w:color="auto"/>
          </w:divBdr>
        </w:div>
        <w:div w:id="386072848">
          <w:marLeft w:val="640"/>
          <w:marRight w:val="0"/>
          <w:marTop w:val="0"/>
          <w:marBottom w:val="0"/>
          <w:divBdr>
            <w:top w:val="none" w:sz="0" w:space="0" w:color="auto"/>
            <w:left w:val="none" w:sz="0" w:space="0" w:color="auto"/>
            <w:bottom w:val="none" w:sz="0" w:space="0" w:color="auto"/>
            <w:right w:val="none" w:sz="0" w:space="0" w:color="auto"/>
          </w:divBdr>
        </w:div>
        <w:div w:id="2099524233">
          <w:marLeft w:val="640"/>
          <w:marRight w:val="0"/>
          <w:marTop w:val="0"/>
          <w:marBottom w:val="0"/>
          <w:divBdr>
            <w:top w:val="none" w:sz="0" w:space="0" w:color="auto"/>
            <w:left w:val="none" w:sz="0" w:space="0" w:color="auto"/>
            <w:bottom w:val="none" w:sz="0" w:space="0" w:color="auto"/>
            <w:right w:val="none" w:sz="0" w:space="0" w:color="auto"/>
          </w:divBdr>
        </w:div>
        <w:div w:id="2102603849">
          <w:marLeft w:val="640"/>
          <w:marRight w:val="0"/>
          <w:marTop w:val="0"/>
          <w:marBottom w:val="0"/>
          <w:divBdr>
            <w:top w:val="none" w:sz="0" w:space="0" w:color="auto"/>
            <w:left w:val="none" w:sz="0" w:space="0" w:color="auto"/>
            <w:bottom w:val="none" w:sz="0" w:space="0" w:color="auto"/>
            <w:right w:val="none" w:sz="0" w:space="0" w:color="auto"/>
          </w:divBdr>
        </w:div>
        <w:div w:id="815880626">
          <w:marLeft w:val="640"/>
          <w:marRight w:val="0"/>
          <w:marTop w:val="0"/>
          <w:marBottom w:val="0"/>
          <w:divBdr>
            <w:top w:val="none" w:sz="0" w:space="0" w:color="auto"/>
            <w:left w:val="none" w:sz="0" w:space="0" w:color="auto"/>
            <w:bottom w:val="none" w:sz="0" w:space="0" w:color="auto"/>
            <w:right w:val="none" w:sz="0" w:space="0" w:color="auto"/>
          </w:divBdr>
        </w:div>
        <w:div w:id="1362777451">
          <w:marLeft w:val="640"/>
          <w:marRight w:val="0"/>
          <w:marTop w:val="0"/>
          <w:marBottom w:val="0"/>
          <w:divBdr>
            <w:top w:val="none" w:sz="0" w:space="0" w:color="auto"/>
            <w:left w:val="none" w:sz="0" w:space="0" w:color="auto"/>
            <w:bottom w:val="none" w:sz="0" w:space="0" w:color="auto"/>
            <w:right w:val="none" w:sz="0" w:space="0" w:color="auto"/>
          </w:divBdr>
        </w:div>
        <w:div w:id="1023628398">
          <w:marLeft w:val="640"/>
          <w:marRight w:val="0"/>
          <w:marTop w:val="0"/>
          <w:marBottom w:val="0"/>
          <w:divBdr>
            <w:top w:val="none" w:sz="0" w:space="0" w:color="auto"/>
            <w:left w:val="none" w:sz="0" w:space="0" w:color="auto"/>
            <w:bottom w:val="none" w:sz="0" w:space="0" w:color="auto"/>
            <w:right w:val="none" w:sz="0" w:space="0" w:color="auto"/>
          </w:divBdr>
        </w:div>
        <w:div w:id="1219515975">
          <w:marLeft w:val="640"/>
          <w:marRight w:val="0"/>
          <w:marTop w:val="0"/>
          <w:marBottom w:val="0"/>
          <w:divBdr>
            <w:top w:val="none" w:sz="0" w:space="0" w:color="auto"/>
            <w:left w:val="none" w:sz="0" w:space="0" w:color="auto"/>
            <w:bottom w:val="none" w:sz="0" w:space="0" w:color="auto"/>
            <w:right w:val="none" w:sz="0" w:space="0" w:color="auto"/>
          </w:divBdr>
        </w:div>
        <w:div w:id="969628731">
          <w:marLeft w:val="640"/>
          <w:marRight w:val="0"/>
          <w:marTop w:val="0"/>
          <w:marBottom w:val="0"/>
          <w:divBdr>
            <w:top w:val="none" w:sz="0" w:space="0" w:color="auto"/>
            <w:left w:val="none" w:sz="0" w:space="0" w:color="auto"/>
            <w:bottom w:val="none" w:sz="0" w:space="0" w:color="auto"/>
            <w:right w:val="none" w:sz="0" w:space="0" w:color="auto"/>
          </w:divBdr>
        </w:div>
        <w:div w:id="2000649329">
          <w:marLeft w:val="640"/>
          <w:marRight w:val="0"/>
          <w:marTop w:val="0"/>
          <w:marBottom w:val="0"/>
          <w:divBdr>
            <w:top w:val="none" w:sz="0" w:space="0" w:color="auto"/>
            <w:left w:val="none" w:sz="0" w:space="0" w:color="auto"/>
            <w:bottom w:val="none" w:sz="0" w:space="0" w:color="auto"/>
            <w:right w:val="none" w:sz="0" w:space="0" w:color="auto"/>
          </w:divBdr>
        </w:div>
        <w:div w:id="1184441063">
          <w:marLeft w:val="640"/>
          <w:marRight w:val="0"/>
          <w:marTop w:val="0"/>
          <w:marBottom w:val="0"/>
          <w:divBdr>
            <w:top w:val="none" w:sz="0" w:space="0" w:color="auto"/>
            <w:left w:val="none" w:sz="0" w:space="0" w:color="auto"/>
            <w:bottom w:val="none" w:sz="0" w:space="0" w:color="auto"/>
            <w:right w:val="none" w:sz="0" w:space="0" w:color="auto"/>
          </w:divBdr>
        </w:div>
        <w:div w:id="977612226">
          <w:marLeft w:val="640"/>
          <w:marRight w:val="0"/>
          <w:marTop w:val="0"/>
          <w:marBottom w:val="0"/>
          <w:divBdr>
            <w:top w:val="none" w:sz="0" w:space="0" w:color="auto"/>
            <w:left w:val="none" w:sz="0" w:space="0" w:color="auto"/>
            <w:bottom w:val="none" w:sz="0" w:space="0" w:color="auto"/>
            <w:right w:val="none" w:sz="0" w:space="0" w:color="auto"/>
          </w:divBdr>
        </w:div>
        <w:div w:id="670910366">
          <w:marLeft w:val="640"/>
          <w:marRight w:val="0"/>
          <w:marTop w:val="0"/>
          <w:marBottom w:val="0"/>
          <w:divBdr>
            <w:top w:val="none" w:sz="0" w:space="0" w:color="auto"/>
            <w:left w:val="none" w:sz="0" w:space="0" w:color="auto"/>
            <w:bottom w:val="none" w:sz="0" w:space="0" w:color="auto"/>
            <w:right w:val="none" w:sz="0" w:space="0" w:color="auto"/>
          </w:divBdr>
        </w:div>
        <w:div w:id="1217544157">
          <w:marLeft w:val="640"/>
          <w:marRight w:val="0"/>
          <w:marTop w:val="0"/>
          <w:marBottom w:val="0"/>
          <w:divBdr>
            <w:top w:val="none" w:sz="0" w:space="0" w:color="auto"/>
            <w:left w:val="none" w:sz="0" w:space="0" w:color="auto"/>
            <w:bottom w:val="none" w:sz="0" w:space="0" w:color="auto"/>
            <w:right w:val="none" w:sz="0" w:space="0" w:color="auto"/>
          </w:divBdr>
        </w:div>
        <w:div w:id="1263220236">
          <w:marLeft w:val="640"/>
          <w:marRight w:val="0"/>
          <w:marTop w:val="0"/>
          <w:marBottom w:val="0"/>
          <w:divBdr>
            <w:top w:val="none" w:sz="0" w:space="0" w:color="auto"/>
            <w:left w:val="none" w:sz="0" w:space="0" w:color="auto"/>
            <w:bottom w:val="none" w:sz="0" w:space="0" w:color="auto"/>
            <w:right w:val="none" w:sz="0" w:space="0" w:color="auto"/>
          </w:divBdr>
        </w:div>
        <w:div w:id="1909532708">
          <w:marLeft w:val="640"/>
          <w:marRight w:val="0"/>
          <w:marTop w:val="0"/>
          <w:marBottom w:val="0"/>
          <w:divBdr>
            <w:top w:val="none" w:sz="0" w:space="0" w:color="auto"/>
            <w:left w:val="none" w:sz="0" w:space="0" w:color="auto"/>
            <w:bottom w:val="none" w:sz="0" w:space="0" w:color="auto"/>
            <w:right w:val="none" w:sz="0" w:space="0" w:color="auto"/>
          </w:divBdr>
        </w:div>
        <w:div w:id="2134861561">
          <w:marLeft w:val="640"/>
          <w:marRight w:val="0"/>
          <w:marTop w:val="0"/>
          <w:marBottom w:val="0"/>
          <w:divBdr>
            <w:top w:val="none" w:sz="0" w:space="0" w:color="auto"/>
            <w:left w:val="none" w:sz="0" w:space="0" w:color="auto"/>
            <w:bottom w:val="none" w:sz="0" w:space="0" w:color="auto"/>
            <w:right w:val="none" w:sz="0" w:space="0" w:color="auto"/>
          </w:divBdr>
        </w:div>
        <w:div w:id="1682852943">
          <w:marLeft w:val="640"/>
          <w:marRight w:val="0"/>
          <w:marTop w:val="0"/>
          <w:marBottom w:val="0"/>
          <w:divBdr>
            <w:top w:val="none" w:sz="0" w:space="0" w:color="auto"/>
            <w:left w:val="none" w:sz="0" w:space="0" w:color="auto"/>
            <w:bottom w:val="none" w:sz="0" w:space="0" w:color="auto"/>
            <w:right w:val="none" w:sz="0" w:space="0" w:color="auto"/>
          </w:divBdr>
        </w:div>
        <w:div w:id="781649876">
          <w:marLeft w:val="640"/>
          <w:marRight w:val="0"/>
          <w:marTop w:val="0"/>
          <w:marBottom w:val="0"/>
          <w:divBdr>
            <w:top w:val="none" w:sz="0" w:space="0" w:color="auto"/>
            <w:left w:val="none" w:sz="0" w:space="0" w:color="auto"/>
            <w:bottom w:val="none" w:sz="0" w:space="0" w:color="auto"/>
            <w:right w:val="none" w:sz="0" w:space="0" w:color="auto"/>
          </w:divBdr>
        </w:div>
        <w:div w:id="1139147901">
          <w:marLeft w:val="640"/>
          <w:marRight w:val="0"/>
          <w:marTop w:val="0"/>
          <w:marBottom w:val="0"/>
          <w:divBdr>
            <w:top w:val="none" w:sz="0" w:space="0" w:color="auto"/>
            <w:left w:val="none" w:sz="0" w:space="0" w:color="auto"/>
            <w:bottom w:val="none" w:sz="0" w:space="0" w:color="auto"/>
            <w:right w:val="none" w:sz="0" w:space="0" w:color="auto"/>
          </w:divBdr>
        </w:div>
        <w:div w:id="1525896416">
          <w:marLeft w:val="640"/>
          <w:marRight w:val="0"/>
          <w:marTop w:val="0"/>
          <w:marBottom w:val="0"/>
          <w:divBdr>
            <w:top w:val="none" w:sz="0" w:space="0" w:color="auto"/>
            <w:left w:val="none" w:sz="0" w:space="0" w:color="auto"/>
            <w:bottom w:val="none" w:sz="0" w:space="0" w:color="auto"/>
            <w:right w:val="none" w:sz="0" w:space="0" w:color="auto"/>
          </w:divBdr>
        </w:div>
        <w:div w:id="1449861505">
          <w:marLeft w:val="640"/>
          <w:marRight w:val="0"/>
          <w:marTop w:val="0"/>
          <w:marBottom w:val="0"/>
          <w:divBdr>
            <w:top w:val="none" w:sz="0" w:space="0" w:color="auto"/>
            <w:left w:val="none" w:sz="0" w:space="0" w:color="auto"/>
            <w:bottom w:val="none" w:sz="0" w:space="0" w:color="auto"/>
            <w:right w:val="none" w:sz="0" w:space="0" w:color="auto"/>
          </w:divBdr>
        </w:div>
        <w:div w:id="81338467">
          <w:marLeft w:val="640"/>
          <w:marRight w:val="0"/>
          <w:marTop w:val="0"/>
          <w:marBottom w:val="0"/>
          <w:divBdr>
            <w:top w:val="none" w:sz="0" w:space="0" w:color="auto"/>
            <w:left w:val="none" w:sz="0" w:space="0" w:color="auto"/>
            <w:bottom w:val="none" w:sz="0" w:space="0" w:color="auto"/>
            <w:right w:val="none" w:sz="0" w:space="0" w:color="auto"/>
          </w:divBdr>
        </w:div>
        <w:div w:id="1604722355">
          <w:marLeft w:val="640"/>
          <w:marRight w:val="0"/>
          <w:marTop w:val="0"/>
          <w:marBottom w:val="0"/>
          <w:divBdr>
            <w:top w:val="none" w:sz="0" w:space="0" w:color="auto"/>
            <w:left w:val="none" w:sz="0" w:space="0" w:color="auto"/>
            <w:bottom w:val="none" w:sz="0" w:space="0" w:color="auto"/>
            <w:right w:val="none" w:sz="0" w:space="0" w:color="auto"/>
          </w:divBdr>
        </w:div>
        <w:div w:id="1676378034">
          <w:marLeft w:val="640"/>
          <w:marRight w:val="0"/>
          <w:marTop w:val="0"/>
          <w:marBottom w:val="0"/>
          <w:divBdr>
            <w:top w:val="none" w:sz="0" w:space="0" w:color="auto"/>
            <w:left w:val="none" w:sz="0" w:space="0" w:color="auto"/>
            <w:bottom w:val="none" w:sz="0" w:space="0" w:color="auto"/>
            <w:right w:val="none" w:sz="0" w:space="0" w:color="auto"/>
          </w:divBdr>
        </w:div>
        <w:div w:id="1517232711">
          <w:marLeft w:val="640"/>
          <w:marRight w:val="0"/>
          <w:marTop w:val="0"/>
          <w:marBottom w:val="0"/>
          <w:divBdr>
            <w:top w:val="none" w:sz="0" w:space="0" w:color="auto"/>
            <w:left w:val="none" w:sz="0" w:space="0" w:color="auto"/>
            <w:bottom w:val="none" w:sz="0" w:space="0" w:color="auto"/>
            <w:right w:val="none" w:sz="0" w:space="0" w:color="auto"/>
          </w:divBdr>
        </w:div>
        <w:div w:id="2017265110">
          <w:marLeft w:val="640"/>
          <w:marRight w:val="0"/>
          <w:marTop w:val="0"/>
          <w:marBottom w:val="0"/>
          <w:divBdr>
            <w:top w:val="none" w:sz="0" w:space="0" w:color="auto"/>
            <w:left w:val="none" w:sz="0" w:space="0" w:color="auto"/>
            <w:bottom w:val="none" w:sz="0" w:space="0" w:color="auto"/>
            <w:right w:val="none" w:sz="0" w:space="0" w:color="auto"/>
          </w:divBdr>
        </w:div>
        <w:div w:id="1057900715">
          <w:marLeft w:val="640"/>
          <w:marRight w:val="0"/>
          <w:marTop w:val="0"/>
          <w:marBottom w:val="0"/>
          <w:divBdr>
            <w:top w:val="none" w:sz="0" w:space="0" w:color="auto"/>
            <w:left w:val="none" w:sz="0" w:space="0" w:color="auto"/>
            <w:bottom w:val="none" w:sz="0" w:space="0" w:color="auto"/>
            <w:right w:val="none" w:sz="0" w:space="0" w:color="auto"/>
          </w:divBdr>
        </w:div>
      </w:divsChild>
    </w:div>
    <w:div w:id="331684398">
      <w:bodyDiv w:val="1"/>
      <w:marLeft w:val="0"/>
      <w:marRight w:val="0"/>
      <w:marTop w:val="0"/>
      <w:marBottom w:val="0"/>
      <w:divBdr>
        <w:top w:val="none" w:sz="0" w:space="0" w:color="auto"/>
        <w:left w:val="none" w:sz="0" w:space="0" w:color="auto"/>
        <w:bottom w:val="none" w:sz="0" w:space="0" w:color="auto"/>
        <w:right w:val="none" w:sz="0" w:space="0" w:color="auto"/>
      </w:divBdr>
      <w:divsChild>
        <w:div w:id="11609907">
          <w:marLeft w:val="640"/>
          <w:marRight w:val="0"/>
          <w:marTop w:val="0"/>
          <w:marBottom w:val="0"/>
          <w:divBdr>
            <w:top w:val="none" w:sz="0" w:space="0" w:color="auto"/>
            <w:left w:val="none" w:sz="0" w:space="0" w:color="auto"/>
            <w:bottom w:val="none" w:sz="0" w:space="0" w:color="auto"/>
            <w:right w:val="none" w:sz="0" w:space="0" w:color="auto"/>
          </w:divBdr>
        </w:div>
        <w:div w:id="277682840">
          <w:marLeft w:val="640"/>
          <w:marRight w:val="0"/>
          <w:marTop w:val="0"/>
          <w:marBottom w:val="0"/>
          <w:divBdr>
            <w:top w:val="none" w:sz="0" w:space="0" w:color="auto"/>
            <w:left w:val="none" w:sz="0" w:space="0" w:color="auto"/>
            <w:bottom w:val="none" w:sz="0" w:space="0" w:color="auto"/>
            <w:right w:val="none" w:sz="0" w:space="0" w:color="auto"/>
          </w:divBdr>
        </w:div>
        <w:div w:id="353848237">
          <w:marLeft w:val="640"/>
          <w:marRight w:val="0"/>
          <w:marTop w:val="0"/>
          <w:marBottom w:val="0"/>
          <w:divBdr>
            <w:top w:val="none" w:sz="0" w:space="0" w:color="auto"/>
            <w:left w:val="none" w:sz="0" w:space="0" w:color="auto"/>
            <w:bottom w:val="none" w:sz="0" w:space="0" w:color="auto"/>
            <w:right w:val="none" w:sz="0" w:space="0" w:color="auto"/>
          </w:divBdr>
        </w:div>
        <w:div w:id="651062513">
          <w:marLeft w:val="640"/>
          <w:marRight w:val="0"/>
          <w:marTop w:val="0"/>
          <w:marBottom w:val="0"/>
          <w:divBdr>
            <w:top w:val="none" w:sz="0" w:space="0" w:color="auto"/>
            <w:left w:val="none" w:sz="0" w:space="0" w:color="auto"/>
            <w:bottom w:val="none" w:sz="0" w:space="0" w:color="auto"/>
            <w:right w:val="none" w:sz="0" w:space="0" w:color="auto"/>
          </w:divBdr>
        </w:div>
        <w:div w:id="808017181">
          <w:marLeft w:val="640"/>
          <w:marRight w:val="0"/>
          <w:marTop w:val="0"/>
          <w:marBottom w:val="0"/>
          <w:divBdr>
            <w:top w:val="none" w:sz="0" w:space="0" w:color="auto"/>
            <w:left w:val="none" w:sz="0" w:space="0" w:color="auto"/>
            <w:bottom w:val="none" w:sz="0" w:space="0" w:color="auto"/>
            <w:right w:val="none" w:sz="0" w:space="0" w:color="auto"/>
          </w:divBdr>
        </w:div>
        <w:div w:id="896555393">
          <w:marLeft w:val="640"/>
          <w:marRight w:val="0"/>
          <w:marTop w:val="0"/>
          <w:marBottom w:val="0"/>
          <w:divBdr>
            <w:top w:val="none" w:sz="0" w:space="0" w:color="auto"/>
            <w:left w:val="none" w:sz="0" w:space="0" w:color="auto"/>
            <w:bottom w:val="none" w:sz="0" w:space="0" w:color="auto"/>
            <w:right w:val="none" w:sz="0" w:space="0" w:color="auto"/>
          </w:divBdr>
        </w:div>
        <w:div w:id="1016732258">
          <w:marLeft w:val="640"/>
          <w:marRight w:val="0"/>
          <w:marTop w:val="0"/>
          <w:marBottom w:val="0"/>
          <w:divBdr>
            <w:top w:val="none" w:sz="0" w:space="0" w:color="auto"/>
            <w:left w:val="none" w:sz="0" w:space="0" w:color="auto"/>
            <w:bottom w:val="none" w:sz="0" w:space="0" w:color="auto"/>
            <w:right w:val="none" w:sz="0" w:space="0" w:color="auto"/>
          </w:divBdr>
        </w:div>
        <w:div w:id="1112089449">
          <w:marLeft w:val="640"/>
          <w:marRight w:val="0"/>
          <w:marTop w:val="0"/>
          <w:marBottom w:val="0"/>
          <w:divBdr>
            <w:top w:val="none" w:sz="0" w:space="0" w:color="auto"/>
            <w:left w:val="none" w:sz="0" w:space="0" w:color="auto"/>
            <w:bottom w:val="none" w:sz="0" w:space="0" w:color="auto"/>
            <w:right w:val="none" w:sz="0" w:space="0" w:color="auto"/>
          </w:divBdr>
        </w:div>
        <w:div w:id="1194995619">
          <w:marLeft w:val="640"/>
          <w:marRight w:val="0"/>
          <w:marTop w:val="0"/>
          <w:marBottom w:val="0"/>
          <w:divBdr>
            <w:top w:val="none" w:sz="0" w:space="0" w:color="auto"/>
            <w:left w:val="none" w:sz="0" w:space="0" w:color="auto"/>
            <w:bottom w:val="none" w:sz="0" w:space="0" w:color="auto"/>
            <w:right w:val="none" w:sz="0" w:space="0" w:color="auto"/>
          </w:divBdr>
        </w:div>
        <w:div w:id="1268730991">
          <w:marLeft w:val="640"/>
          <w:marRight w:val="0"/>
          <w:marTop w:val="0"/>
          <w:marBottom w:val="0"/>
          <w:divBdr>
            <w:top w:val="none" w:sz="0" w:space="0" w:color="auto"/>
            <w:left w:val="none" w:sz="0" w:space="0" w:color="auto"/>
            <w:bottom w:val="none" w:sz="0" w:space="0" w:color="auto"/>
            <w:right w:val="none" w:sz="0" w:space="0" w:color="auto"/>
          </w:divBdr>
        </w:div>
        <w:div w:id="1398436417">
          <w:marLeft w:val="640"/>
          <w:marRight w:val="0"/>
          <w:marTop w:val="0"/>
          <w:marBottom w:val="0"/>
          <w:divBdr>
            <w:top w:val="none" w:sz="0" w:space="0" w:color="auto"/>
            <w:left w:val="none" w:sz="0" w:space="0" w:color="auto"/>
            <w:bottom w:val="none" w:sz="0" w:space="0" w:color="auto"/>
            <w:right w:val="none" w:sz="0" w:space="0" w:color="auto"/>
          </w:divBdr>
        </w:div>
        <w:div w:id="1436945027">
          <w:marLeft w:val="640"/>
          <w:marRight w:val="0"/>
          <w:marTop w:val="0"/>
          <w:marBottom w:val="0"/>
          <w:divBdr>
            <w:top w:val="none" w:sz="0" w:space="0" w:color="auto"/>
            <w:left w:val="none" w:sz="0" w:space="0" w:color="auto"/>
            <w:bottom w:val="none" w:sz="0" w:space="0" w:color="auto"/>
            <w:right w:val="none" w:sz="0" w:space="0" w:color="auto"/>
          </w:divBdr>
        </w:div>
        <w:div w:id="1493373971">
          <w:marLeft w:val="640"/>
          <w:marRight w:val="0"/>
          <w:marTop w:val="0"/>
          <w:marBottom w:val="0"/>
          <w:divBdr>
            <w:top w:val="none" w:sz="0" w:space="0" w:color="auto"/>
            <w:left w:val="none" w:sz="0" w:space="0" w:color="auto"/>
            <w:bottom w:val="none" w:sz="0" w:space="0" w:color="auto"/>
            <w:right w:val="none" w:sz="0" w:space="0" w:color="auto"/>
          </w:divBdr>
        </w:div>
        <w:div w:id="1996564102">
          <w:marLeft w:val="640"/>
          <w:marRight w:val="0"/>
          <w:marTop w:val="0"/>
          <w:marBottom w:val="0"/>
          <w:divBdr>
            <w:top w:val="none" w:sz="0" w:space="0" w:color="auto"/>
            <w:left w:val="none" w:sz="0" w:space="0" w:color="auto"/>
            <w:bottom w:val="none" w:sz="0" w:space="0" w:color="auto"/>
            <w:right w:val="none" w:sz="0" w:space="0" w:color="auto"/>
          </w:divBdr>
        </w:div>
        <w:div w:id="2145465735">
          <w:marLeft w:val="640"/>
          <w:marRight w:val="0"/>
          <w:marTop w:val="0"/>
          <w:marBottom w:val="0"/>
          <w:divBdr>
            <w:top w:val="none" w:sz="0" w:space="0" w:color="auto"/>
            <w:left w:val="none" w:sz="0" w:space="0" w:color="auto"/>
            <w:bottom w:val="none" w:sz="0" w:space="0" w:color="auto"/>
            <w:right w:val="none" w:sz="0" w:space="0" w:color="auto"/>
          </w:divBdr>
        </w:div>
      </w:divsChild>
    </w:div>
    <w:div w:id="339892089">
      <w:bodyDiv w:val="1"/>
      <w:marLeft w:val="0"/>
      <w:marRight w:val="0"/>
      <w:marTop w:val="0"/>
      <w:marBottom w:val="0"/>
      <w:divBdr>
        <w:top w:val="none" w:sz="0" w:space="0" w:color="auto"/>
        <w:left w:val="none" w:sz="0" w:space="0" w:color="auto"/>
        <w:bottom w:val="none" w:sz="0" w:space="0" w:color="auto"/>
        <w:right w:val="none" w:sz="0" w:space="0" w:color="auto"/>
      </w:divBdr>
      <w:divsChild>
        <w:div w:id="192229584">
          <w:marLeft w:val="640"/>
          <w:marRight w:val="0"/>
          <w:marTop w:val="0"/>
          <w:marBottom w:val="0"/>
          <w:divBdr>
            <w:top w:val="none" w:sz="0" w:space="0" w:color="auto"/>
            <w:left w:val="none" w:sz="0" w:space="0" w:color="auto"/>
            <w:bottom w:val="none" w:sz="0" w:space="0" w:color="auto"/>
            <w:right w:val="none" w:sz="0" w:space="0" w:color="auto"/>
          </w:divBdr>
        </w:div>
        <w:div w:id="1194611202">
          <w:marLeft w:val="640"/>
          <w:marRight w:val="0"/>
          <w:marTop w:val="0"/>
          <w:marBottom w:val="0"/>
          <w:divBdr>
            <w:top w:val="none" w:sz="0" w:space="0" w:color="auto"/>
            <w:left w:val="none" w:sz="0" w:space="0" w:color="auto"/>
            <w:bottom w:val="none" w:sz="0" w:space="0" w:color="auto"/>
            <w:right w:val="none" w:sz="0" w:space="0" w:color="auto"/>
          </w:divBdr>
        </w:div>
        <w:div w:id="338890833">
          <w:marLeft w:val="640"/>
          <w:marRight w:val="0"/>
          <w:marTop w:val="0"/>
          <w:marBottom w:val="0"/>
          <w:divBdr>
            <w:top w:val="none" w:sz="0" w:space="0" w:color="auto"/>
            <w:left w:val="none" w:sz="0" w:space="0" w:color="auto"/>
            <w:bottom w:val="none" w:sz="0" w:space="0" w:color="auto"/>
            <w:right w:val="none" w:sz="0" w:space="0" w:color="auto"/>
          </w:divBdr>
        </w:div>
        <w:div w:id="239751796">
          <w:marLeft w:val="640"/>
          <w:marRight w:val="0"/>
          <w:marTop w:val="0"/>
          <w:marBottom w:val="0"/>
          <w:divBdr>
            <w:top w:val="none" w:sz="0" w:space="0" w:color="auto"/>
            <w:left w:val="none" w:sz="0" w:space="0" w:color="auto"/>
            <w:bottom w:val="none" w:sz="0" w:space="0" w:color="auto"/>
            <w:right w:val="none" w:sz="0" w:space="0" w:color="auto"/>
          </w:divBdr>
        </w:div>
        <w:div w:id="857935567">
          <w:marLeft w:val="640"/>
          <w:marRight w:val="0"/>
          <w:marTop w:val="0"/>
          <w:marBottom w:val="0"/>
          <w:divBdr>
            <w:top w:val="none" w:sz="0" w:space="0" w:color="auto"/>
            <w:left w:val="none" w:sz="0" w:space="0" w:color="auto"/>
            <w:bottom w:val="none" w:sz="0" w:space="0" w:color="auto"/>
            <w:right w:val="none" w:sz="0" w:space="0" w:color="auto"/>
          </w:divBdr>
        </w:div>
        <w:div w:id="1113548712">
          <w:marLeft w:val="640"/>
          <w:marRight w:val="0"/>
          <w:marTop w:val="0"/>
          <w:marBottom w:val="0"/>
          <w:divBdr>
            <w:top w:val="none" w:sz="0" w:space="0" w:color="auto"/>
            <w:left w:val="none" w:sz="0" w:space="0" w:color="auto"/>
            <w:bottom w:val="none" w:sz="0" w:space="0" w:color="auto"/>
            <w:right w:val="none" w:sz="0" w:space="0" w:color="auto"/>
          </w:divBdr>
        </w:div>
        <w:div w:id="430515580">
          <w:marLeft w:val="640"/>
          <w:marRight w:val="0"/>
          <w:marTop w:val="0"/>
          <w:marBottom w:val="0"/>
          <w:divBdr>
            <w:top w:val="none" w:sz="0" w:space="0" w:color="auto"/>
            <w:left w:val="none" w:sz="0" w:space="0" w:color="auto"/>
            <w:bottom w:val="none" w:sz="0" w:space="0" w:color="auto"/>
            <w:right w:val="none" w:sz="0" w:space="0" w:color="auto"/>
          </w:divBdr>
        </w:div>
        <w:div w:id="834690165">
          <w:marLeft w:val="640"/>
          <w:marRight w:val="0"/>
          <w:marTop w:val="0"/>
          <w:marBottom w:val="0"/>
          <w:divBdr>
            <w:top w:val="none" w:sz="0" w:space="0" w:color="auto"/>
            <w:left w:val="none" w:sz="0" w:space="0" w:color="auto"/>
            <w:bottom w:val="none" w:sz="0" w:space="0" w:color="auto"/>
            <w:right w:val="none" w:sz="0" w:space="0" w:color="auto"/>
          </w:divBdr>
        </w:div>
        <w:div w:id="1918663820">
          <w:marLeft w:val="640"/>
          <w:marRight w:val="0"/>
          <w:marTop w:val="0"/>
          <w:marBottom w:val="0"/>
          <w:divBdr>
            <w:top w:val="none" w:sz="0" w:space="0" w:color="auto"/>
            <w:left w:val="none" w:sz="0" w:space="0" w:color="auto"/>
            <w:bottom w:val="none" w:sz="0" w:space="0" w:color="auto"/>
            <w:right w:val="none" w:sz="0" w:space="0" w:color="auto"/>
          </w:divBdr>
        </w:div>
        <w:div w:id="426849894">
          <w:marLeft w:val="640"/>
          <w:marRight w:val="0"/>
          <w:marTop w:val="0"/>
          <w:marBottom w:val="0"/>
          <w:divBdr>
            <w:top w:val="none" w:sz="0" w:space="0" w:color="auto"/>
            <w:left w:val="none" w:sz="0" w:space="0" w:color="auto"/>
            <w:bottom w:val="none" w:sz="0" w:space="0" w:color="auto"/>
            <w:right w:val="none" w:sz="0" w:space="0" w:color="auto"/>
          </w:divBdr>
        </w:div>
        <w:div w:id="494035785">
          <w:marLeft w:val="640"/>
          <w:marRight w:val="0"/>
          <w:marTop w:val="0"/>
          <w:marBottom w:val="0"/>
          <w:divBdr>
            <w:top w:val="none" w:sz="0" w:space="0" w:color="auto"/>
            <w:left w:val="none" w:sz="0" w:space="0" w:color="auto"/>
            <w:bottom w:val="none" w:sz="0" w:space="0" w:color="auto"/>
            <w:right w:val="none" w:sz="0" w:space="0" w:color="auto"/>
          </w:divBdr>
        </w:div>
        <w:div w:id="2039432867">
          <w:marLeft w:val="640"/>
          <w:marRight w:val="0"/>
          <w:marTop w:val="0"/>
          <w:marBottom w:val="0"/>
          <w:divBdr>
            <w:top w:val="none" w:sz="0" w:space="0" w:color="auto"/>
            <w:left w:val="none" w:sz="0" w:space="0" w:color="auto"/>
            <w:bottom w:val="none" w:sz="0" w:space="0" w:color="auto"/>
            <w:right w:val="none" w:sz="0" w:space="0" w:color="auto"/>
          </w:divBdr>
        </w:div>
        <w:div w:id="1440445339">
          <w:marLeft w:val="640"/>
          <w:marRight w:val="0"/>
          <w:marTop w:val="0"/>
          <w:marBottom w:val="0"/>
          <w:divBdr>
            <w:top w:val="none" w:sz="0" w:space="0" w:color="auto"/>
            <w:left w:val="none" w:sz="0" w:space="0" w:color="auto"/>
            <w:bottom w:val="none" w:sz="0" w:space="0" w:color="auto"/>
            <w:right w:val="none" w:sz="0" w:space="0" w:color="auto"/>
          </w:divBdr>
        </w:div>
        <w:div w:id="1370640890">
          <w:marLeft w:val="640"/>
          <w:marRight w:val="0"/>
          <w:marTop w:val="0"/>
          <w:marBottom w:val="0"/>
          <w:divBdr>
            <w:top w:val="none" w:sz="0" w:space="0" w:color="auto"/>
            <w:left w:val="none" w:sz="0" w:space="0" w:color="auto"/>
            <w:bottom w:val="none" w:sz="0" w:space="0" w:color="auto"/>
            <w:right w:val="none" w:sz="0" w:space="0" w:color="auto"/>
          </w:divBdr>
        </w:div>
        <w:div w:id="3484815">
          <w:marLeft w:val="640"/>
          <w:marRight w:val="0"/>
          <w:marTop w:val="0"/>
          <w:marBottom w:val="0"/>
          <w:divBdr>
            <w:top w:val="none" w:sz="0" w:space="0" w:color="auto"/>
            <w:left w:val="none" w:sz="0" w:space="0" w:color="auto"/>
            <w:bottom w:val="none" w:sz="0" w:space="0" w:color="auto"/>
            <w:right w:val="none" w:sz="0" w:space="0" w:color="auto"/>
          </w:divBdr>
        </w:div>
        <w:div w:id="758911951">
          <w:marLeft w:val="640"/>
          <w:marRight w:val="0"/>
          <w:marTop w:val="0"/>
          <w:marBottom w:val="0"/>
          <w:divBdr>
            <w:top w:val="none" w:sz="0" w:space="0" w:color="auto"/>
            <w:left w:val="none" w:sz="0" w:space="0" w:color="auto"/>
            <w:bottom w:val="none" w:sz="0" w:space="0" w:color="auto"/>
            <w:right w:val="none" w:sz="0" w:space="0" w:color="auto"/>
          </w:divBdr>
        </w:div>
        <w:div w:id="1285848940">
          <w:marLeft w:val="640"/>
          <w:marRight w:val="0"/>
          <w:marTop w:val="0"/>
          <w:marBottom w:val="0"/>
          <w:divBdr>
            <w:top w:val="none" w:sz="0" w:space="0" w:color="auto"/>
            <w:left w:val="none" w:sz="0" w:space="0" w:color="auto"/>
            <w:bottom w:val="none" w:sz="0" w:space="0" w:color="auto"/>
            <w:right w:val="none" w:sz="0" w:space="0" w:color="auto"/>
          </w:divBdr>
        </w:div>
        <w:div w:id="623737626">
          <w:marLeft w:val="640"/>
          <w:marRight w:val="0"/>
          <w:marTop w:val="0"/>
          <w:marBottom w:val="0"/>
          <w:divBdr>
            <w:top w:val="none" w:sz="0" w:space="0" w:color="auto"/>
            <w:left w:val="none" w:sz="0" w:space="0" w:color="auto"/>
            <w:bottom w:val="none" w:sz="0" w:space="0" w:color="auto"/>
            <w:right w:val="none" w:sz="0" w:space="0" w:color="auto"/>
          </w:divBdr>
        </w:div>
        <w:div w:id="1254051673">
          <w:marLeft w:val="640"/>
          <w:marRight w:val="0"/>
          <w:marTop w:val="0"/>
          <w:marBottom w:val="0"/>
          <w:divBdr>
            <w:top w:val="none" w:sz="0" w:space="0" w:color="auto"/>
            <w:left w:val="none" w:sz="0" w:space="0" w:color="auto"/>
            <w:bottom w:val="none" w:sz="0" w:space="0" w:color="auto"/>
            <w:right w:val="none" w:sz="0" w:space="0" w:color="auto"/>
          </w:divBdr>
        </w:div>
        <w:div w:id="1442066255">
          <w:marLeft w:val="640"/>
          <w:marRight w:val="0"/>
          <w:marTop w:val="0"/>
          <w:marBottom w:val="0"/>
          <w:divBdr>
            <w:top w:val="none" w:sz="0" w:space="0" w:color="auto"/>
            <w:left w:val="none" w:sz="0" w:space="0" w:color="auto"/>
            <w:bottom w:val="none" w:sz="0" w:space="0" w:color="auto"/>
            <w:right w:val="none" w:sz="0" w:space="0" w:color="auto"/>
          </w:divBdr>
        </w:div>
        <w:div w:id="1144926394">
          <w:marLeft w:val="640"/>
          <w:marRight w:val="0"/>
          <w:marTop w:val="0"/>
          <w:marBottom w:val="0"/>
          <w:divBdr>
            <w:top w:val="none" w:sz="0" w:space="0" w:color="auto"/>
            <w:left w:val="none" w:sz="0" w:space="0" w:color="auto"/>
            <w:bottom w:val="none" w:sz="0" w:space="0" w:color="auto"/>
            <w:right w:val="none" w:sz="0" w:space="0" w:color="auto"/>
          </w:divBdr>
        </w:div>
        <w:div w:id="1168137924">
          <w:marLeft w:val="640"/>
          <w:marRight w:val="0"/>
          <w:marTop w:val="0"/>
          <w:marBottom w:val="0"/>
          <w:divBdr>
            <w:top w:val="none" w:sz="0" w:space="0" w:color="auto"/>
            <w:left w:val="none" w:sz="0" w:space="0" w:color="auto"/>
            <w:bottom w:val="none" w:sz="0" w:space="0" w:color="auto"/>
            <w:right w:val="none" w:sz="0" w:space="0" w:color="auto"/>
          </w:divBdr>
        </w:div>
        <w:div w:id="796486038">
          <w:marLeft w:val="640"/>
          <w:marRight w:val="0"/>
          <w:marTop w:val="0"/>
          <w:marBottom w:val="0"/>
          <w:divBdr>
            <w:top w:val="none" w:sz="0" w:space="0" w:color="auto"/>
            <w:left w:val="none" w:sz="0" w:space="0" w:color="auto"/>
            <w:bottom w:val="none" w:sz="0" w:space="0" w:color="auto"/>
            <w:right w:val="none" w:sz="0" w:space="0" w:color="auto"/>
          </w:divBdr>
        </w:div>
        <w:div w:id="389111766">
          <w:marLeft w:val="640"/>
          <w:marRight w:val="0"/>
          <w:marTop w:val="0"/>
          <w:marBottom w:val="0"/>
          <w:divBdr>
            <w:top w:val="none" w:sz="0" w:space="0" w:color="auto"/>
            <w:left w:val="none" w:sz="0" w:space="0" w:color="auto"/>
            <w:bottom w:val="none" w:sz="0" w:space="0" w:color="auto"/>
            <w:right w:val="none" w:sz="0" w:space="0" w:color="auto"/>
          </w:divBdr>
        </w:div>
        <w:div w:id="80689758">
          <w:marLeft w:val="640"/>
          <w:marRight w:val="0"/>
          <w:marTop w:val="0"/>
          <w:marBottom w:val="0"/>
          <w:divBdr>
            <w:top w:val="none" w:sz="0" w:space="0" w:color="auto"/>
            <w:left w:val="none" w:sz="0" w:space="0" w:color="auto"/>
            <w:bottom w:val="none" w:sz="0" w:space="0" w:color="auto"/>
            <w:right w:val="none" w:sz="0" w:space="0" w:color="auto"/>
          </w:divBdr>
        </w:div>
        <w:div w:id="294025426">
          <w:marLeft w:val="640"/>
          <w:marRight w:val="0"/>
          <w:marTop w:val="0"/>
          <w:marBottom w:val="0"/>
          <w:divBdr>
            <w:top w:val="none" w:sz="0" w:space="0" w:color="auto"/>
            <w:left w:val="none" w:sz="0" w:space="0" w:color="auto"/>
            <w:bottom w:val="none" w:sz="0" w:space="0" w:color="auto"/>
            <w:right w:val="none" w:sz="0" w:space="0" w:color="auto"/>
          </w:divBdr>
        </w:div>
        <w:div w:id="1510944995">
          <w:marLeft w:val="640"/>
          <w:marRight w:val="0"/>
          <w:marTop w:val="0"/>
          <w:marBottom w:val="0"/>
          <w:divBdr>
            <w:top w:val="none" w:sz="0" w:space="0" w:color="auto"/>
            <w:left w:val="none" w:sz="0" w:space="0" w:color="auto"/>
            <w:bottom w:val="none" w:sz="0" w:space="0" w:color="auto"/>
            <w:right w:val="none" w:sz="0" w:space="0" w:color="auto"/>
          </w:divBdr>
        </w:div>
        <w:div w:id="877930356">
          <w:marLeft w:val="640"/>
          <w:marRight w:val="0"/>
          <w:marTop w:val="0"/>
          <w:marBottom w:val="0"/>
          <w:divBdr>
            <w:top w:val="none" w:sz="0" w:space="0" w:color="auto"/>
            <w:left w:val="none" w:sz="0" w:space="0" w:color="auto"/>
            <w:bottom w:val="none" w:sz="0" w:space="0" w:color="auto"/>
            <w:right w:val="none" w:sz="0" w:space="0" w:color="auto"/>
          </w:divBdr>
        </w:div>
        <w:div w:id="2029331037">
          <w:marLeft w:val="640"/>
          <w:marRight w:val="0"/>
          <w:marTop w:val="0"/>
          <w:marBottom w:val="0"/>
          <w:divBdr>
            <w:top w:val="none" w:sz="0" w:space="0" w:color="auto"/>
            <w:left w:val="none" w:sz="0" w:space="0" w:color="auto"/>
            <w:bottom w:val="none" w:sz="0" w:space="0" w:color="auto"/>
            <w:right w:val="none" w:sz="0" w:space="0" w:color="auto"/>
          </w:divBdr>
        </w:div>
        <w:div w:id="1159536832">
          <w:marLeft w:val="640"/>
          <w:marRight w:val="0"/>
          <w:marTop w:val="0"/>
          <w:marBottom w:val="0"/>
          <w:divBdr>
            <w:top w:val="none" w:sz="0" w:space="0" w:color="auto"/>
            <w:left w:val="none" w:sz="0" w:space="0" w:color="auto"/>
            <w:bottom w:val="none" w:sz="0" w:space="0" w:color="auto"/>
            <w:right w:val="none" w:sz="0" w:space="0" w:color="auto"/>
          </w:divBdr>
        </w:div>
        <w:div w:id="1335298765">
          <w:marLeft w:val="640"/>
          <w:marRight w:val="0"/>
          <w:marTop w:val="0"/>
          <w:marBottom w:val="0"/>
          <w:divBdr>
            <w:top w:val="none" w:sz="0" w:space="0" w:color="auto"/>
            <w:left w:val="none" w:sz="0" w:space="0" w:color="auto"/>
            <w:bottom w:val="none" w:sz="0" w:space="0" w:color="auto"/>
            <w:right w:val="none" w:sz="0" w:space="0" w:color="auto"/>
          </w:divBdr>
        </w:div>
        <w:div w:id="2052995590">
          <w:marLeft w:val="640"/>
          <w:marRight w:val="0"/>
          <w:marTop w:val="0"/>
          <w:marBottom w:val="0"/>
          <w:divBdr>
            <w:top w:val="none" w:sz="0" w:space="0" w:color="auto"/>
            <w:left w:val="none" w:sz="0" w:space="0" w:color="auto"/>
            <w:bottom w:val="none" w:sz="0" w:space="0" w:color="auto"/>
            <w:right w:val="none" w:sz="0" w:space="0" w:color="auto"/>
          </w:divBdr>
        </w:div>
        <w:div w:id="1714579368">
          <w:marLeft w:val="640"/>
          <w:marRight w:val="0"/>
          <w:marTop w:val="0"/>
          <w:marBottom w:val="0"/>
          <w:divBdr>
            <w:top w:val="none" w:sz="0" w:space="0" w:color="auto"/>
            <w:left w:val="none" w:sz="0" w:space="0" w:color="auto"/>
            <w:bottom w:val="none" w:sz="0" w:space="0" w:color="auto"/>
            <w:right w:val="none" w:sz="0" w:space="0" w:color="auto"/>
          </w:divBdr>
        </w:div>
        <w:div w:id="940071164">
          <w:marLeft w:val="640"/>
          <w:marRight w:val="0"/>
          <w:marTop w:val="0"/>
          <w:marBottom w:val="0"/>
          <w:divBdr>
            <w:top w:val="none" w:sz="0" w:space="0" w:color="auto"/>
            <w:left w:val="none" w:sz="0" w:space="0" w:color="auto"/>
            <w:bottom w:val="none" w:sz="0" w:space="0" w:color="auto"/>
            <w:right w:val="none" w:sz="0" w:space="0" w:color="auto"/>
          </w:divBdr>
        </w:div>
        <w:div w:id="1478112213">
          <w:marLeft w:val="640"/>
          <w:marRight w:val="0"/>
          <w:marTop w:val="0"/>
          <w:marBottom w:val="0"/>
          <w:divBdr>
            <w:top w:val="none" w:sz="0" w:space="0" w:color="auto"/>
            <w:left w:val="none" w:sz="0" w:space="0" w:color="auto"/>
            <w:bottom w:val="none" w:sz="0" w:space="0" w:color="auto"/>
            <w:right w:val="none" w:sz="0" w:space="0" w:color="auto"/>
          </w:divBdr>
        </w:div>
        <w:div w:id="1428964218">
          <w:marLeft w:val="640"/>
          <w:marRight w:val="0"/>
          <w:marTop w:val="0"/>
          <w:marBottom w:val="0"/>
          <w:divBdr>
            <w:top w:val="none" w:sz="0" w:space="0" w:color="auto"/>
            <w:left w:val="none" w:sz="0" w:space="0" w:color="auto"/>
            <w:bottom w:val="none" w:sz="0" w:space="0" w:color="auto"/>
            <w:right w:val="none" w:sz="0" w:space="0" w:color="auto"/>
          </w:divBdr>
        </w:div>
        <w:div w:id="1218663559">
          <w:marLeft w:val="640"/>
          <w:marRight w:val="0"/>
          <w:marTop w:val="0"/>
          <w:marBottom w:val="0"/>
          <w:divBdr>
            <w:top w:val="none" w:sz="0" w:space="0" w:color="auto"/>
            <w:left w:val="none" w:sz="0" w:space="0" w:color="auto"/>
            <w:bottom w:val="none" w:sz="0" w:space="0" w:color="auto"/>
            <w:right w:val="none" w:sz="0" w:space="0" w:color="auto"/>
          </w:divBdr>
        </w:div>
        <w:div w:id="1515991753">
          <w:marLeft w:val="640"/>
          <w:marRight w:val="0"/>
          <w:marTop w:val="0"/>
          <w:marBottom w:val="0"/>
          <w:divBdr>
            <w:top w:val="none" w:sz="0" w:space="0" w:color="auto"/>
            <w:left w:val="none" w:sz="0" w:space="0" w:color="auto"/>
            <w:bottom w:val="none" w:sz="0" w:space="0" w:color="auto"/>
            <w:right w:val="none" w:sz="0" w:space="0" w:color="auto"/>
          </w:divBdr>
        </w:div>
        <w:div w:id="1526018055">
          <w:marLeft w:val="640"/>
          <w:marRight w:val="0"/>
          <w:marTop w:val="0"/>
          <w:marBottom w:val="0"/>
          <w:divBdr>
            <w:top w:val="none" w:sz="0" w:space="0" w:color="auto"/>
            <w:left w:val="none" w:sz="0" w:space="0" w:color="auto"/>
            <w:bottom w:val="none" w:sz="0" w:space="0" w:color="auto"/>
            <w:right w:val="none" w:sz="0" w:space="0" w:color="auto"/>
          </w:divBdr>
        </w:div>
      </w:divsChild>
    </w:div>
    <w:div w:id="340357862">
      <w:bodyDiv w:val="1"/>
      <w:marLeft w:val="0"/>
      <w:marRight w:val="0"/>
      <w:marTop w:val="0"/>
      <w:marBottom w:val="0"/>
      <w:divBdr>
        <w:top w:val="none" w:sz="0" w:space="0" w:color="auto"/>
        <w:left w:val="none" w:sz="0" w:space="0" w:color="auto"/>
        <w:bottom w:val="none" w:sz="0" w:space="0" w:color="auto"/>
        <w:right w:val="none" w:sz="0" w:space="0" w:color="auto"/>
      </w:divBdr>
      <w:divsChild>
        <w:div w:id="1111705454">
          <w:marLeft w:val="640"/>
          <w:marRight w:val="0"/>
          <w:marTop w:val="0"/>
          <w:marBottom w:val="0"/>
          <w:divBdr>
            <w:top w:val="none" w:sz="0" w:space="0" w:color="auto"/>
            <w:left w:val="none" w:sz="0" w:space="0" w:color="auto"/>
            <w:bottom w:val="none" w:sz="0" w:space="0" w:color="auto"/>
            <w:right w:val="none" w:sz="0" w:space="0" w:color="auto"/>
          </w:divBdr>
        </w:div>
        <w:div w:id="270212555">
          <w:marLeft w:val="640"/>
          <w:marRight w:val="0"/>
          <w:marTop w:val="0"/>
          <w:marBottom w:val="0"/>
          <w:divBdr>
            <w:top w:val="none" w:sz="0" w:space="0" w:color="auto"/>
            <w:left w:val="none" w:sz="0" w:space="0" w:color="auto"/>
            <w:bottom w:val="none" w:sz="0" w:space="0" w:color="auto"/>
            <w:right w:val="none" w:sz="0" w:space="0" w:color="auto"/>
          </w:divBdr>
        </w:div>
        <w:div w:id="2089841713">
          <w:marLeft w:val="640"/>
          <w:marRight w:val="0"/>
          <w:marTop w:val="0"/>
          <w:marBottom w:val="0"/>
          <w:divBdr>
            <w:top w:val="none" w:sz="0" w:space="0" w:color="auto"/>
            <w:left w:val="none" w:sz="0" w:space="0" w:color="auto"/>
            <w:bottom w:val="none" w:sz="0" w:space="0" w:color="auto"/>
            <w:right w:val="none" w:sz="0" w:space="0" w:color="auto"/>
          </w:divBdr>
        </w:div>
        <w:div w:id="1145313047">
          <w:marLeft w:val="640"/>
          <w:marRight w:val="0"/>
          <w:marTop w:val="0"/>
          <w:marBottom w:val="0"/>
          <w:divBdr>
            <w:top w:val="none" w:sz="0" w:space="0" w:color="auto"/>
            <w:left w:val="none" w:sz="0" w:space="0" w:color="auto"/>
            <w:bottom w:val="none" w:sz="0" w:space="0" w:color="auto"/>
            <w:right w:val="none" w:sz="0" w:space="0" w:color="auto"/>
          </w:divBdr>
        </w:div>
        <w:div w:id="39330337">
          <w:marLeft w:val="640"/>
          <w:marRight w:val="0"/>
          <w:marTop w:val="0"/>
          <w:marBottom w:val="0"/>
          <w:divBdr>
            <w:top w:val="none" w:sz="0" w:space="0" w:color="auto"/>
            <w:left w:val="none" w:sz="0" w:space="0" w:color="auto"/>
            <w:bottom w:val="none" w:sz="0" w:space="0" w:color="auto"/>
            <w:right w:val="none" w:sz="0" w:space="0" w:color="auto"/>
          </w:divBdr>
        </w:div>
        <w:div w:id="1661080743">
          <w:marLeft w:val="640"/>
          <w:marRight w:val="0"/>
          <w:marTop w:val="0"/>
          <w:marBottom w:val="0"/>
          <w:divBdr>
            <w:top w:val="none" w:sz="0" w:space="0" w:color="auto"/>
            <w:left w:val="none" w:sz="0" w:space="0" w:color="auto"/>
            <w:bottom w:val="none" w:sz="0" w:space="0" w:color="auto"/>
            <w:right w:val="none" w:sz="0" w:space="0" w:color="auto"/>
          </w:divBdr>
        </w:div>
        <w:div w:id="423696304">
          <w:marLeft w:val="640"/>
          <w:marRight w:val="0"/>
          <w:marTop w:val="0"/>
          <w:marBottom w:val="0"/>
          <w:divBdr>
            <w:top w:val="none" w:sz="0" w:space="0" w:color="auto"/>
            <w:left w:val="none" w:sz="0" w:space="0" w:color="auto"/>
            <w:bottom w:val="none" w:sz="0" w:space="0" w:color="auto"/>
            <w:right w:val="none" w:sz="0" w:space="0" w:color="auto"/>
          </w:divBdr>
        </w:div>
        <w:div w:id="554513560">
          <w:marLeft w:val="640"/>
          <w:marRight w:val="0"/>
          <w:marTop w:val="0"/>
          <w:marBottom w:val="0"/>
          <w:divBdr>
            <w:top w:val="none" w:sz="0" w:space="0" w:color="auto"/>
            <w:left w:val="none" w:sz="0" w:space="0" w:color="auto"/>
            <w:bottom w:val="none" w:sz="0" w:space="0" w:color="auto"/>
            <w:right w:val="none" w:sz="0" w:space="0" w:color="auto"/>
          </w:divBdr>
        </w:div>
        <w:div w:id="2132631913">
          <w:marLeft w:val="640"/>
          <w:marRight w:val="0"/>
          <w:marTop w:val="0"/>
          <w:marBottom w:val="0"/>
          <w:divBdr>
            <w:top w:val="none" w:sz="0" w:space="0" w:color="auto"/>
            <w:left w:val="none" w:sz="0" w:space="0" w:color="auto"/>
            <w:bottom w:val="none" w:sz="0" w:space="0" w:color="auto"/>
            <w:right w:val="none" w:sz="0" w:space="0" w:color="auto"/>
          </w:divBdr>
        </w:div>
        <w:div w:id="412092366">
          <w:marLeft w:val="640"/>
          <w:marRight w:val="0"/>
          <w:marTop w:val="0"/>
          <w:marBottom w:val="0"/>
          <w:divBdr>
            <w:top w:val="none" w:sz="0" w:space="0" w:color="auto"/>
            <w:left w:val="none" w:sz="0" w:space="0" w:color="auto"/>
            <w:bottom w:val="none" w:sz="0" w:space="0" w:color="auto"/>
            <w:right w:val="none" w:sz="0" w:space="0" w:color="auto"/>
          </w:divBdr>
        </w:div>
        <w:div w:id="1936672559">
          <w:marLeft w:val="640"/>
          <w:marRight w:val="0"/>
          <w:marTop w:val="0"/>
          <w:marBottom w:val="0"/>
          <w:divBdr>
            <w:top w:val="none" w:sz="0" w:space="0" w:color="auto"/>
            <w:left w:val="none" w:sz="0" w:space="0" w:color="auto"/>
            <w:bottom w:val="none" w:sz="0" w:space="0" w:color="auto"/>
            <w:right w:val="none" w:sz="0" w:space="0" w:color="auto"/>
          </w:divBdr>
        </w:div>
        <w:div w:id="125465751">
          <w:marLeft w:val="640"/>
          <w:marRight w:val="0"/>
          <w:marTop w:val="0"/>
          <w:marBottom w:val="0"/>
          <w:divBdr>
            <w:top w:val="none" w:sz="0" w:space="0" w:color="auto"/>
            <w:left w:val="none" w:sz="0" w:space="0" w:color="auto"/>
            <w:bottom w:val="none" w:sz="0" w:space="0" w:color="auto"/>
            <w:right w:val="none" w:sz="0" w:space="0" w:color="auto"/>
          </w:divBdr>
        </w:div>
        <w:div w:id="783382658">
          <w:marLeft w:val="640"/>
          <w:marRight w:val="0"/>
          <w:marTop w:val="0"/>
          <w:marBottom w:val="0"/>
          <w:divBdr>
            <w:top w:val="none" w:sz="0" w:space="0" w:color="auto"/>
            <w:left w:val="none" w:sz="0" w:space="0" w:color="auto"/>
            <w:bottom w:val="none" w:sz="0" w:space="0" w:color="auto"/>
            <w:right w:val="none" w:sz="0" w:space="0" w:color="auto"/>
          </w:divBdr>
        </w:div>
        <w:div w:id="1036585069">
          <w:marLeft w:val="640"/>
          <w:marRight w:val="0"/>
          <w:marTop w:val="0"/>
          <w:marBottom w:val="0"/>
          <w:divBdr>
            <w:top w:val="none" w:sz="0" w:space="0" w:color="auto"/>
            <w:left w:val="none" w:sz="0" w:space="0" w:color="auto"/>
            <w:bottom w:val="none" w:sz="0" w:space="0" w:color="auto"/>
            <w:right w:val="none" w:sz="0" w:space="0" w:color="auto"/>
          </w:divBdr>
        </w:div>
        <w:div w:id="1717973777">
          <w:marLeft w:val="640"/>
          <w:marRight w:val="0"/>
          <w:marTop w:val="0"/>
          <w:marBottom w:val="0"/>
          <w:divBdr>
            <w:top w:val="none" w:sz="0" w:space="0" w:color="auto"/>
            <w:left w:val="none" w:sz="0" w:space="0" w:color="auto"/>
            <w:bottom w:val="none" w:sz="0" w:space="0" w:color="auto"/>
            <w:right w:val="none" w:sz="0" w:space="0" w:color="auto"/>
          </w:divBdr>
        </w:div>
        <w:div w:id="1642075878">
          <w:marLeft w:val="640"/>
          <w:marRight w:val="0"/>
          <w:marTop w:val="0"/>
          <w:marBottom w:val="0"/>
          <w:divBdr>
            <w:top w:val="none" w:sz="0" w:space="0" w:color="auto"/>
            <w:left w:val="none" w:sz="0" w:space="0" w:color="auto"/>
            <w:bottom w:val="none" w:sz="0" w:space="0" w:color="auto"/>
            <w:right w:val="none" w:sz="0" w:space="0" w:color="auto"/>
          </w:divBdr>
        </w:div>
        <w:div w:id="208231075">
          <w:marLeft w:val="640"/>
          <w:marRight w:val="0"/>
          <w:marTop w:val="0"/>
          <w:marBottom w:val="0"/>
          <w:divBdr>
            <w:top w:val="none" w:sz="0" w:space="0" w:color="auto"/>
            <w:left w:val="none" w:sz="0" w:space="0" w:color="auto"/>
            <w:bottom w:val="none" w:sz="0" w:space="0" w:color="auto"/>
            <w:right w:val="none" w:sz="0" w:space="0" w:color="auto"/>
          </w:divBdr>
        </w:div>
        <w:div w:id="2086413220">
          <w:marLeft w:val="640"/>
          <w:marRight w:val="0"/>
          <w:marTop w:val="0"/>
          <w:marBottom w:val="0"/>
          <w:divBdr>
            <w:top w:val="none" w:sz="0" w:space="0" w:color="auto"/>
            <w:left w:val="none" w:sz="0" w:space="0" w:color="auto"/>
            <w:bottom w:val="none" w:sz="0" w:space="0" w:color="auto"/>
            <w:right w:val="none" w:sz="0" w:space="0" w:color="auto"/>
          </w:divBdr>
        </w:div>
        <w:div w:id="2124109198">
          <w:marLeft w:val="640"/>
          <w:marRight w:val="0"/>
          <w:marTop w:val="0"/>
          <w:marBottom w:val="0"/>
          <w:divBdr>
            <w:top w:val="none" w:sz="0" w:space="0" w:color="auto"/>
            <w:left w:val="none" w:sz="0" w:space="0" w:color="auto"/>
            <w:bottom w:val="none" w:sz="0" w:space="0" w:color="auto"/>
            <w:right w:val="none" w:sz="0" w:space="0" w:color="auto"/>
          </w:divBdr>
        </w:div>
        <w:div w:id="1038168993">
          <w:marLeft w:val="640"/>
          <w:marRight w:val="0"/>
          <w:marTop w:val="0"/>
          <w:marBottom w:val="0"/>
          <w:divBdr>
            <w:top w:val="none" w:sz="0" w:space="0" w:color="auto"/>
            <w:left w:val="none" w:sz="0" w:space="0" w:color="auto"/>
            <w:bottom w:val="none" w:sz="0" w:space="0" w:color="auto"/>
            <w:right w:val="none" w:sz="0" w:space="0" w:color="auto"/>
          </w:divBdr>
        </w:div>
        <w:div w:id="764569769">
          <w:marLeft w:val="640"/>
          <w:marRight w:val="0"/>
          <w:marTop w:val="0"/>
          <w:marBottom w:val="0"/>
          <w:divBdr>
            <w:top w:val="none" w:sz="0" w:space="0" w:color="auto"/>
            <w:left w:val="none" w:sz="0" w:space="0" w:color="auto"/>
            <w:bottom w:val="none" w:sz="0" w:space="0" w:color="auto"/>
            <w:right w:val="none" w:sz="0" w:space="0" w:color="auto"/>
          </w:divBdr>
        </w:div>
        <w:div w:id="921986533">
          <w:marLeft w:val="640"/>
          <w:marRight w:val="0"/>
          <w:marTop w:val="0"/>
          <w:marBottom w:val="0"/>
          <w:divBdr>
            <w:top w:val="none" w:sz="0" w:space="0" w:color="auto"/>
            <w:left w:val="none" w:sz="0" w:space="0" w:color="auto"/>
            <w:bottom w:val="none" w:sz="0" w:space="0" w:color="auto"/>
            <w:right w:val="none" w:sz="0" w:space="0" w:color="auto"/>
          </w:divBdr>
        </w:div>
        <w:div w:id="1916939517">
          <w:marLeft w:val="640"/>
          <w:marRight w:val="0"/>
          <w:marTop w:val="0"/>
          <w:marBottom w:val="0"/>
          <w:divBdr>
            <w:top w:val="none" w:sz="0" w:space="0" w:color="auto"/>
            <w:left w:val="none" w:sz="0" w:space="0" w:color="auto"/>
            <w:bottom w:val="none" w:sz="0" w:space="0" w:color="auto"/>
            <w:right w:val="none" w:sz="0" w:space="0" w:color="auto"/>
          </w:divBdr>
        </w:div>
        <w:div w:id="809128128">
          <w:marLeft w:val="640"/>
          <w:marRight w:val="0"/>
          <w:marTop w:val="0"/>
          <w:marBottom w:val="0"/>
          <w:divBdr>
            <w:top w:val="none" w:sz="0" w:space="0" w:color="auto"/>
            <w:left w:val="none" w:sz="0" w:space="0" w:color="auto"/>
            <w:bottom w:val="none" w:sz="0" w:space="0" w:color="auto"/>
            <w:right w:val="none" w:sz="0" w:space="0" w:color="auto"/>
          </w:divBdr>
        </w:div>
        <w:div w:id="1138717565">
          <w:marLeft w:val="640"/>
          <w:marRight w:val="0"/>
          <w:marTop w:val="0"/>
          <w:marBottom w:val="0"/>
          <w:divBdr>
            <w:top w:val="none" w:sz="0" w:space="0" w:color="auto"/>
            <w:left w:val="none" w:sz="0" w:space="0" w:color="auto"/>
            <w:bottom w:val="none" w:sz="0" w:space="0" w:color="auto"/>
            <w:right w:val="none" w:sz="0" w:space="0" w:color="auto"/>
          </w:divBdr>
        </w:div>
        <w:div w:id="1896549099">
          <w:marLeft w:val="640"/>
          <w:marRight w:val="0"/>
          <w:marTop w:val="0"/>
          <w:marBottom w:val="0"/>
          <w:divBdr>
            <w:top w:val="none" w:sz="0" w:space="0" w:color="auto"/>
            <w:left w:val="none" w:sz="0" w:space="0" w:color="auto"/>
            <w:bottom w:val="none" w:sz="0" w:space="0" w:color="auto"/>
            <w:right w:val="none" w:sz="0" w:space="0" w:color="auto"/>
          </w:divBdr>
        </w:div>
        <w:div w:id="1438793921">
          <w:marLeft w:val="640"/>
          <w:marRight w:val="0"/>
          <w:marTop w:val="0"/>
          <w:marBottom w:val="0"/>
          <w:divBdr>
            <w:top w:val="none" w:sz="0" w:space="0" w:color="auto"/>
            <w:left w:val="none" w:sz="0" w:space="0" w:color="auto"/>
            <w:bottom w:val="none" w:sz="0" w:space="0" w:color="auto"/>
            <w:right w:val="none" w:sz="0" w:space="0" w:color="auto"/>
          </w:divBdr>
        </w:div>
        <w:div w:id="976839358">
          <w:marLeft w:val="640"/>
          <w:marRight w:val="0"/>
          <w:marTop w:val="0"/>
          <w:marBottom w:val="0"/>
          <w:divBdr>
            <w:top w:val="none" w:sz="0" w:space="0" w:color="auto"/>
            <w:left w:val="none" w:sz="0" w:space="0" w:color="auto"/>
            <w:bottom w:val="none" w:sz="0" w:space="0" w:color="auto"/>
            <w:right w:val="none" w:sz="0" w:space="0" w:color="auto"/>
          </w:divBdr>
        </w:div>
        <w:div w:id="59791957">
          <w:marLeft w:val="640"/>
          <w:marRight w:val="0"/>
          <w:marTop w:val="0"/>
          <w:marBottom w:val="0"/>
          <w:divBdr>
            <w:top w:val="none" w:sz="0" w:space="0" w:color="auto"/>
            <w:left w:val="none" w:sz="0" w:space="0" w:color="auto"/>
            <w:bottom w:val="none" w:sz="0" w:space="0" w:color="auto"/>
            <w:right w:val="none" w:sz="0" w:space="0" w:color="auto"/>
          </w:divBdr>
        </w:div>
        <w:div w:id="976105157">
          <w:marLeft w:val="640"/>
          <w:marRight w:val="0"/>
          <w:marTop w:val="0"/>
          <w:marBottom w:val="0"/>
          <w:divBdr>
            <w:top w:val="none" w:sz="0" w:space="0" w:color="auto"/>
            <w:left w:val="none" w:sz="0" w:space="0" w:color="auto"/>
            <w:bottom w:val="none" w:sz="0" w:space="0" w:color="auto"/>
            <w:right w:val="none" w:sz="0" w:space="0" w:color="auto"/>
          </w:divBdr>
        </w:div>
        <w:div w:id="451022824">
          <w:marLeft w:val="640"/>
          <w:marRight w:val="0"/>
          <w:marTop w:val="0"/>
          <w:marBottom w:val="0"/>
          <w:divBdr>
            <w:top w:val="none" w:sz="0" w:space="0" w:color="auto"/>
            <w:left w:val="none" w:sz="0" w:space="0" w:color="auto"/>
            <w:bottom w:val="none" w:sz="0" w:space="0" w:color="auto"/>
            <w:right w:val="none" w:sz="0" w:space="0" w:color="auto"/>
          </w:divBdr>
        </w:div>
        <w:div w:id="936251764">
          <w:marLeft w:val="640"/>
          <w:marRight w:val="0"/>
          <w:marTop w:val="0"/>
          <w:marBottom w:val="0"/>
          <w:divBdr>
            <w:top w:val="none" w:sz="0" w:space="0" w:color="auto"/>
            <w:left w:val="none" w:sz="0" w:space="0" w:color="auto"/>
            <w:bottom w:val="none" w:sz="0" w:space="0" w:color="auto"/>
            <w:right w:val="none" w:sz="0" w:space="0" w:color="auto"/>
          </w:divBdr>
        </w:div>
        <w:div w:id="362445551">
          <w:marLeft w:val="640"/>
          <w:marRight w:val="0"/>
          <w:marTop w:val="0"/>
          <w:marBottom w:val="0"/>
          <w:divBdr>
            <w:top w:val="none" w:sz="0" w:space="0" w:color="auto"/>
            <w:left w:val="none" w:sz="0" w:space="0" w:color="auto"/>
            <w:bottom w:val="none" w:sz="0" w:space="0" w:color="auto"/>
            <w:right w:val="none" w:sz="0" w:space="0" w:color="auto"/>
          </w:divBdr>
        </w:div>
        <w:div w:id="1204364067">
          <w:marLeft w:val="640"/>
          <w:marRight w:val="0"/>
          <w:marTop w:val="0"/>
          <w:marBottom w:val="0"/>
          <w:divBdr>
            <w:top w:val="none" w:sz="0" w:space="0" w:color="auto"/>
            <w:left w:val="none" w:sz="0" w:space="0" w:color="auto"/>
            <w:bottom w:val="none" w:sz="0" w:space="0" w:color="auto"/>
            <w:right w:val="none" w:sz="0" w:space="0" w:color="auto"/>
          </w:divBdr>
        </w:div>
        <w:div w:id="844125590">
          <w:marLeft w:val="640"/>
          <w:marRight w:val="0"/>
          <w:marTop w:val="0"/>
          <w:marBottom w:val="0"/>
          <w:divBdr>
            <w:top w:val="none" w:sz="0" w:space="0" w:color="auto"/>
            <w:left w:val="none" w:sz="0" w:space="0" w:color="auto"/>
            <w:bottom w:val="none" w:sz="0" w:space="0" w:color="auto"/>
            <w:right w:val="none" w:sz="0" w:space="0" w:color="auto"/>
          </w:divBdr>
        </w:div>
        <w:div w:id="327945699">
          <w:marLeft w:val="640"/>
          <w:marRight w:val="0"/>
          <w:marTop w:val="0"/>
          <w:marBottom w:val="0"/>
          <w:divBdr>
            <w:top w:val="none" w:sz="0" w:space="0" w:color="auto"/>
            <w:left w:val="none" w:sz="0" w:space="0" w:color="auto"/>
            <w:bottom w:val="none" w:sz="0" w:space="0" w:color="auto"/>
            <w:right w:val="none" w:sz="0" w:space="0" w:color="auto"/>
          </w:divBdr>
        </w:div>
        <w:div w:id="1324047538">
          <w:marLeft w:val="640"/>
          <w:marRight w:val="0"/>
          <w:marTop w:val="0"/>
          <w:marBottom w:val="0"/>
          <w:divBdr>
            <w:top w:val="none" w:sz="0" w:space="0" w:color="auto"/>
            <w:left w:val="none" w:sz="0" w:space="0" w:color="auto"/>
            <w:bottom w:val="none" w:sz="0" w:space="0" w:color="auto"/>
            <w:right w:val="none" w:sz="0" w:space="0" w:color="auto"/>
          </w:divBdr>
        </w:div>
        <w:div w:id="820005826">
          <w:marLeft w:val="640"/>
          <w:marRight w:val="0"/>
          <w:marTop w:val="0"/>
          <w:marBottom w:val="0"/>
          <w:divBdr>
            <w:top w:val="none" w:sz="0" w:space="0" w:color="auto"/>
            <w:left w:val="none" w:sz="0" w:space="0" w:color="auto"/>
            <w:bottom w:val="none" w:sz="0" w:space="0" w:color="auto"/>
            <w:right w:val="none" w:sz="0" w:space="0" w:color="auto"/>
          </w:divBdr>
        </w:div>
        <w:div w:id="49571899">
          <w:marLeft w:val="640"/>
          <w:marRight w:val="0"/>
          <w:marTop w:val="0"/>
          <w:marBottom w:val="0"/>
          <w:divBdr>
            <w:top w:val="none" w:sz="0" w:space="0" w:color="auto"/>
            <w:left w:val="none" w:sz="0" w:space="0" w:color="auto"/>
            <w:bottom w:val="none" w:sz="0" w:space="0" w:color="auto"/>
            <w:right w:val="none" w:sz="0" w:space="0" w:color="auto"/>
          </w:divBdr>
        </w:div>
        <w:div w:id="148791263">
          <w:marLeft w:val="640"/>
          <w:marRight w:val="0"/>
          <w:marTop w:val="0"/>
          <w:marBottom w:val="0"/>
          <w:divBdr>
            <w:top w:val="none" w:sz="0" w:space="0" w:color="auto"/>
            <w:left w:val="none" w:sz="0" w:space="0" w:color="auto"/>
            <w:bottom w:val="none" w:sz="0" w:space="0" w:color="auto"/>
            <w:right w:val="none" w:sz="0" w:space="0" w:color="auto"/>
          </w:divBdr>
        </w:div>
      </w:divsChild>
    </w:div>
    <w:div w:id="351106964">
      <w:bodyDiv w:val="1"/>
      <w:marLeft w:val="0"/>
      <w:marRight w:val="0"/>
      <w:marTop w:val="0"/>
      <w:marBottom w:val="0"/>
      <w:divBdr>
        <w:top w:val="none" w:sz="0" w:space="0" w:color="auto"/>
        <w:left w:val="none" w:sz="0" w:space="0" w:color="auto"/>
        <w:bottom w:val="none" w:sz="0" w:space="0" w:color="auto"/>
        <w:right w:val="none" w:sz="0" w:space="0" w:color="auto"/>
      </w:divBdr>
      <w:divsChild>
        <w:div w:id="793792308">
          <w:marLeft w:val="640"/>
          <w:marRight w:val="0"/>
          <w:marTop w:val="0"/>
          <w:marBottom w:val="0"/>
          <w:divBdr>
            <w:top w:val="none" w:sz="0" w:space="0" w:color="auto"/>
            <w:left w:val="none" w:sz="0" w:space="0" w:color="auto"/>
            <w:bottom w:val="none" w:sz="0" w:space="0" w:color="auto"/>
            <w:right w:val="none" w:sz="0" w:space="0" w:color="auto"/>
          </w:divBdr>
        </w:div>
        <w:div w:id="1030450573">
          <w:marLeft w:val="640"/>
          <w:marRight w:val="0"/>
          <w:marTop w:val="0"/>
          <w:marBottom w:val="0"/>
          <w:divBdr>
            <w:top w:val="none" w:sz="0" w:space="0" w:color="auto"/>
            <w:left w:val="none" w:sz="0" w:space="0" w:color="auto"/>
            <w:bottom w:val="none" w:sz="0" w:space="0" w:color="auto"/>
            <w:right w:val="none" w:sz="0" w:space="0" w:color="auto"/>
          </w:divBdr>
        </w:div>
        <w:div w:id="1781955090">
          <w:marLeft w:val="640"/>
          <w:marRight w:val="0"/>
          <w:marTop w:val="0"/>
          <w:marBottom w:val="0"/>
          <w:divBdr>
            <w:top w:val="none" w:sz="0" w:space="0" w:color="auto"/>
            <w:left w:val="none" w:sz="0" w:space="0" w:color="auto"/>
            <w:bottom w:val="none" w:sz="0" w:space="0" w:color="auto"/>
            <w:right w:val="none" w:sz="0" w:space="0" w:color="auto"/>
          </w:divBdr>
        </w:div>
        <w:div w:id="1074397412">
          <w:marLeft w:val="640"/>
          <w:marRight w:val="0"/>
          <w:marTop w:val="0"/>
          <w:marBottom w:val="0"/>
          <w:divBdr>
            <w:top w:val="none" w:sz="0" w:space="0" w:color="auto"/>
            <w:left w:val="none" w:sz="0" w:space="0" w:color="auto"/>
            <w:bottom w:val="none" w:sz="0" w:space="0" w:color="auto"/>
            <w:right w:val="none" w:sz="0" w:space="0" w:color="auto"/>
          </w:divBdr>
        </w:div>
        <w:div w:id="2074232847">
          <w:marLeft w:val="640"/>
          <w:marRight w:val="0"/>
          <w:marTop w:val="0"/>
          <w:marBottom w:val="0"/>
          <w:divBdr>
            <w:top w:val="none" w:sz="0" w:space="0" w:color="auto"/>
            <w:left w:val="none" w:sz="0" w:space="0" w:color="auto"/>
            <w:bottom w:val="none" w:sz="0" w:space="0" w:color="auto"/>
            <w:right w:val="none" w:sz="0" w:space="0" w:color="auto"/>
          </w:divBdr>
        </w:div>
        <w:div w:id="432820024">
          <w:marLeft w:val="640"/>
          <w:marRight w:val="0"/>
          <w:marTop w:val="0"/>
          <w:marBottom w:val="0"/>
          <w:divBdr>
            <w:top w:val="none" w:sz="0" w:space="0" w:color="auto"/>
            <w:left w:val="none" w:sz="0" w:space="0" w:color="auto"/>
            <w:bottom w:val="none" w:sz="0" w:space="0" w:color="auto"/>
            <w:right w:val="none" w:sz="0" w:space="0" w:color="auto"/>
          </w:divBdr>
        </w:div>
        <w:div w:id="1382946807">
          <w:marLeft w:val="640"/>
          <w:marRight w:val="0"/>
          <w:marTop w:val="0"/>
          <w:marBottom w:val="0"/>
          <w:divBdr>
            <w:top w:val="none" w:sz="0" w:space="0" w:color="auto"/>
            <w:left w:val="none" w:sz="0" w:space="0" w:color="auto"/>
            <w:bottom w:val="none" w:sz="0" w:space="0" w:color="auto"/>
            <w:right w:val="none" w:sz="0" w:space="0" w:color="auto"/>
          </w:divBdr>
        </w:div>
        <w:div w:id="1033574890">
          <w:marLeft w:val="640"/>
          <w:marRight w:val="0"/>
          <w:marTop w:val="0"/>
          <w:marBottom w:val="0"/>
          <w:divBdr>
            <w:top w:val="none" w:sz="0" w:space="0" w:color="auto"/>
            <w:left w:val="none" w:sz="0" w:space="0" w:color="auto"/>
            <w:bottom w:val="none" w:sz="0" w:space="0" w:color="auto"/>
            <w:right w:val="none" w:sz="0" w:space="0" w:color="auto"/>
          </w:divBdr>
        </w:div>
        <w:div w:id="1979604729">
          <w:marLeft w:val="640"/>
          <w:marRight w:val="0"/>
          <w:marTop w:val="0"/>
          <w:marBottom w:val="0"/>
          <w:divBdr>
            <w:top w:val="none" w:sz="0" w:space="0" w:color="auto"/>
            <w:left w:val="none" w:sz="0" w:space="0" w:color="auto"/>
            <w:bottom w:val="none" w:sz="0" w:space="0" w:color="auto"/>
            <w:right w:val="none" w:sz="0" w:space="0" w:color="auto"/>
          </w:divBdr>
        </w:div>
        <w:div w:id="1501460117">
          <w:marLeft w:val="640"/>
          <w:marRight w:val="0"/>
          <w:marTop w:val="0"/>
          <w:marBottom w:val="0"/>
          <w:divBdr>
            <w:top w:val="none" w:sz="0" w:space="0" w:color="auto"/>
            <w:left w:val="none" w:sz="0" w:space="0" w:color="auto"/>
            <w:bottom w:val="none" w:sz="0" w:space="0" w:color="auto"/>
            <w:right w:val="none" w:sz="0" w:space="0" w:color="auto"/>
          </w:divBdr>
        </w:div>
        <w:div w:id="2145847371">
          <w:marLeft w:val="640"/>
          <w:marRight w:val="0"/>
          <w:marTop w:val="0"/>
          <w:marBottom w:val="0"/>
          <w:divBdr>
            <w:top w:val="none" w:sz="0" w:space="0" w:color="auto"/>
            <w:left w:val="none" w:sz="0" w:space="0" w:color="auto"/>
            <w:bottom w:val="none" w:sz="0" w:space="0" w:color="auto"/>
            <w:right w:val="none" w:sz="0" w:space="0" w:color="auto"/>
          </w:divBdr>
        </w:div>
        <w:div w:id="403768397">
          <w:marLeft w:val="640"/>
          <w:marRight w:val="0"/>
          <w:marTop w:val="0"/>
          <w:marBottom w:val="0"/>
          <w:divBdr>
            <w:top w:val="none" w:sz="0" w:space="0" w:color="auto"/>
            <w:left w:val="none" w:sz="0" w:space="0" w:color="auto"/>
            <w:bottom w:val="none" w:sz="0" w:space="0" w:color="auto"/>
            <w:right w:val="none" w:sz="0" w:space="0" w:color="auto"/>
          </w:divBdr>
        </w:div>
        <w:div w:id="974525254">
          <w:marLeft w:val="640"/>
          <w:marRight w:val="0"/>
          <w:marTop w:val="0"/>
          <w:marBottom w:val="0"/>
          <w:divBdr>
            <w:top w:val="none" w:sz="0" w:space="0" w:color="auto"/>
            <w:left w:val="none" w:sz="0" w:space="0" w:color="auto"/>
            <w:bottom w:val="none" w:sz="0" w:space="0" w:color="auto"/>
            <w:right w:val="none" w:sz="0" w:space="0" w:color="auto"/>
          </w:divBdr>
        </w:div>
        <w:div w:id="1649746747">
          <w:marLeft w:val="640"/>
          <w:marRight w:val="0"/>
          <w:marTop w:val="0"/>
          <w:marBottom w:val="0"/>
          <w:divBdr>
            <w:top w:val="none" w:sz="0" w:space="0" w:color="auto"/>
            <w:left w:val="none" w:sz="0" w:space="0" w:color="auto"/>
            <w:bottom w:val="none" w:sz="0" w:space="0" w:color="auto"/>
            <w:right w:val="none" w:sz="0" w:space="0" w:color="auto"/>
          </w:divBdr>
        </w:div>
        <w:div w:id="455224255">
          <w:marLeft w:val="640"/>
          <w:marRight w:val="0"/>
          <w:marTop w:val="0"/>
          <w:marBottom w:val="0"/>
          <w:divBdr>
            <w:top w:val="none" w:sz="0" w:space="0" w:color="auto"/>
            <w:left w:val="none" w:sz="0" w:space="0" w:color="auto"/>
            <w:bottom w:val="none" w:sz="0" w:space="0" w:color="auto"/>
            <w:right w:val="none" w:sz="0" w:space="0" w:color="auto"/>
          </w:divBdr>
        </w:div>
        <w:div w:id="754472774">
          <w:marLeft w:val="640"/>
          <w:marRight w:val="0"/>
          <w:marTop w:val="0"/>
          <w:marBottom w:val="0"/>
          <w:divBdr>
            <w:top w:val="none" w:sz="0" w:space="0" w:color="auto"/>
            <w:left w:val="none" w:sz="0" w:space="0" w:color="auto"/>
            <w:bottom w:val="none" w:sz="0" w:space="0" w:color="auto"/>
            <w:right w:val="none" w:sz="0" w:space="0" w:color="auto"/>
          </w:divBdr>
        </w:div>
        <w:div w:id="1864441739">
          <w:marLeft w:val="640"/>
          <w:marRight w:val="0"/>
          <w:marTop w:val="0"/>
          <w:marBottom w:val="0"/>
          <w:divBdr>
            <w:top w:val="none" w:sz="0" w:space="0" w:color="auto"/>
            <w:left w:val="none" w:sz="0" w:space="0" w:color="auto"/>
            <w:bottom w:val="none" w:sz="0" w:space="0" w:color="auto"/>
            <w:right w:val="none" w:sz="0" w:space="0" w:color="auto"/>
          </w:divBdr>
        </w:div>
        <w:div w:id="1405027670">
          <w:marLeft w:val="640"/>
          <w:marRight w:val="0"/>
          <w:marTop w:val="0"/>
          <w:marBottom w:val="0"/>
          <w:divBdr>
            <w:top w:val="none" w:sz="0" w:space="0" w:color="auto"/>
            <w:left w:val="none" w:sz="0" w:space="0" w:color="auto"/>
            <w:bottom w:val="none" w:sz="0" w:space="0" w:color="auto"/>
            <w:right w:val="none" w:sz="0" w:space="0" w:color="auto"/>
          </w:divBdr>
        </w:div>
        <w:div w:id="646932239">
          <w:marLeft w:val="640"/>
          <w:marRight w:val="0"/>
          <w:marTop w:val="0"/>
          <w:marBottom w:val="0"/>
          <w:divBdr>
            <w:top w:val="none" w:sz="0" w:space="0" w:color="auto"/>
            <w:left w:val="none" w:sz="0" w:space="0" w:color="auto"/>
            <w:bottom w:val="none" w:sz="0" w:space="0" w:color="auto"/>
            <w:right w:val="none" w:sz="0" w:space="0" w:color="auto"/>
          </w:divBdr>
        </w:div>
        <w:div w:id="541401298">
          <w:marLeft w:val="640"/>
          <w:marRight w:val="0"/>
          <w:marTop w:val="0"/>
          <w:marBottom w:val="0"/>
          <w:divBdr>
            <w:top w:val="none" w:sz="0" w:space="0" w:color="auto"/>
            <w:left w:val="none" w:sz="0" w:space="0" w:color="auto"/>
            <w:bottom w:val="none" w:sz="0" w:space="0" w:color="auto"/>
            <w:right w:val="none" w:sz="0" w:space="0" w:color="auto"/>
          </w:divBdr>
        </w:div>
        <w:div w:id="508720956">
          <w:marLeft w:val="640"/>
          <w:marRight w:val="0"/>
          <w:marTop w:val="0"/>
          <w:marBottom w:val="0"/>
          <w:divBdr>
            <w:top w:val="none" w:sz="0" w:space="0" w:color="auto"/>
            <w:left w:val="none" w:sz="0" w:space="0" w:color="auto"/>
            <w:bottom w:val="none" w:sz="0" w:space="0" w:color="auto"/>
            <w:right w:val="none" w:sz="0" w:space="0" w:color="auto"/>
          </w:divBdr>
        </w:div>
        <w:div w:id="1944920979">
          <w:marLeft w:val="640"/>
          <w:marRight w:val="0"/>
          <w:marTop w:val="0"/>
          <w:marBottom w:val="0"/>
          <w:divBdr>
            <w:top w:val="none" w:sz="0" w:space="0" w:color="auto"/>
            <w:left w:val="none" w:sz="0" w:space="0" w:color="auto"/>
            <w:bottom w:val="none" w:sz="0" w:space="0" w:color="auto"/>
            <w:right w:val="none" w:sz="0" w:space="0" w:color="auto"/>
          </w:divBdr>
        </w:div>
        <w:div w:id="2036537961">
          <w:marLeft w:val="640"/>
          <w:marRight w:val="0"/>
          <w:marTop w:val="0"/>
          <w:marBottom w:val="0"/>
          <w:divBdr>
            <w:top w:val="none" w:sz="0" w:space="0" w:color="auto"/>
            <w:left w:val="none" w:sz="0" w:space="0" w:color="auto"/>
            <w:bottom w:val="none" w:sz="0" w:space="0" w:color="auto"/>
            <w:right w:val="none" w:sz="0" w:space="0" w:color="auto"/>
          </w:divBdr>
        </w:div>
        <w:div w:id="126625604">
          <w:marLeft w:val="640"/>
          <w:marRight w:val="0"/>
          <w:marTop w:val="0"/>
          <w:marBottom w:val="0"/>
          <w:divBdr>
            <w:top w:val="none" w:sz="0" w:space="0" w:color="auto"/>
            <w:left w:val="none" w:sz="0" w:space="0" w:color="auto"/>
            <w:bottom w:val="none" w:sz="0" w:space="0" w:color="auto"/>
            <w:right w:val="none" w:sz="0" w:space="0" w:color="auto"/>
          </w:divBdr>
        </w:div>
        <w:div w:id="509101659">
          <w:marLeft w:val="640"/>
          <w:marRight w:val="0"/>
          <w:marTop w:val="0"/>
          <w:marBottom w:val="0"/>
          <w:divBdr>
            <w:top w:val="none" w:sz="0" w:space="0" w:color="auto"/>
            <w:left w:val="none" w:sz="0" w:space="0" w:color="auto"/>
            <w:bottom w:val="none" w:sz="0" w:space="0" w:color="auto"/>
            <w:right w:val="none" w:sz="0" w:space="0" w:color="auto"/>
          </w:divBdr>
        </w:div>
        <w:div w:id="1282954343">
          <w:marLeft w:val="640"/>
          <w:marRight w:val="0"/>
          <w:marTop w:val="0"/>
          <w:marBottom w:val="0"/>
          <w:divBdr>
            <w:top w:val="none" w:sz="0" w:space="0" w:color="auto"/>
            <w:left w:val="none" w:sz="0" w:space="0" w:color="auto"/>
            <w:bottom w:val="none" w:sz="0" w:space="0" w:color="auto"/>
            <w:right w:val="none" w:sz="0" w:space="0" w:color="auto"/>
          </w:divBdr>
        </w:div>
        <w:div w:id="288052604">
          <w:marLeft w:val="640"/>
          <w:marRight w:val="0"/>
          <w:marTop w:val="0"/>
          <w:marBottom w:val="0"/>
          <w:divBdr>
            <w:top w:val="none" w:sz="0" w:space="0" w:color="auto"/>
            <w:left w:val="none" w:sz="0" w:space="0" w:color="auto"/>
            <w:bottom w:val="none" w:sz="0" w:space="0" w:color="auto"/>
            <w:right w:val="none" w:sz="0" w:space="0" w:color="auto"/>
          </w:divBdr>
        </w:div>
        <w:div w:id="1807772738">
          <w:marLeft w:val="640"/>
          <w:marRight w:val="0"/>
          <w:marTop w:val="0"/>
          <w:marBottom w:val="0"/>
          <w:divBdr>
            <w:top w:val="none" w:sz="0" w:space="0" w:color="auto"/>
            <w:left w:val="none" w:sz="0" w:space="0" w:color="auto"/>
            <w:bottom w:val="none" w:sz="0" w:space="0" w:color="auto"/>
            <w:right w:val="none" w:sz="0" w:space="0" w:color="auto"/>
          </w:divBdr>
        </w:div>
        <w:div w:id="1604191708">
          <w:marLeft w:val="640"/>
          <w:marRight w:val="0"/>
          <w:marTop w:val="0"/>
          <w:marBottom w:val="0"/>
          <w:divBdr>
            <w:top w:val="none" w:sz="0" w:space="0" w:color="auto"/>
            <w:left w:val="none" w:sz="0" w:space="0" w:color="auto"/>
            <w:bottom w:val="none" w:sz="0" w:space="0" w:color="auto"/>
            <w:right w:val="none" w:sz="0" w:space="0" w:color="auto"/>
          </w:divBdr>
        </w:div>
        <w:div w:id="1537081669">
          <w:marLeft w:val="640"/>
          <w:marRight w:val="0"/>
          <w:marTop w:val="0"/>
          <w:marBottom w:val="0"/>
          <w:divBdr>
            <w:top w:val="none" w:sz="0" w:space="0" w:color="auto"/>
            <w:left w:val="none" w:sz="0" w:space="0" w:color="auto"/>
            <w:bottom w:val="none" w:sz="0" w:space="0" w:color="auto"/>
            <w:right w:val="none" w:sz="0" w:space="0" w:color="auto"/>
          </w:divBdr>
        </w:div>
        <w:div w:id="1786582040">
          <w:marLeft w:val="640"/>
          <w:marRight w:val="0"/>
          <w:marTop w:val="0"/>
          <w:marBottom w:val="0"/>
          <w:divBdr>
            <w:top w:val="none" w:sz="0" w:space="0" w:color="auto"/>
            <w:left w:val="none" w:sz="0" w:space="0" w:color="auto"/>
            <w:bottom w:val="none" w:sz="0" w:space="0" w:color="auto"/>
            <w:right w:val="none" w:sz="0" w:space="0" w:color="auto"/>
          </w:divBdr>
        </w:div>
        <w:div w:id="1052075954">
          <w:marLeft w:val="640"/>
          <w:marRight w:val="0"/>
          <w:marTop w:val="0"/>
          <w:marBottom w:val="0"/>
          <w:divBdr>
            <w:top w:val="none" w:sz="0" w:space="0" w:color="auto"/>
            <w:left w:val="none" w:sz="0" w:space="0" w:color="auto"/>
            <w:bottom w:val="none" w:sz="0" w:space="0" w:color="auto"/>
            <w:right w:val="none" w:sz="0" w:space="0" w:color="auto"/>
          </w:divBdr>
        </w:div>
        <w:div w:id="81295732">
          <w:marLeft w:val="640"/>
          <w:marRight w:val="0"/>
          <w:marTop w:val="0"/>
          <w:marBottom w:val="0"/>
          <w:divBdr>
            <w:top w:val="none" w:sz="0" w:space="0" w:color="auto"/>
            <w:left w:val="none" w:sz="0" w:space="0" w:color="auto"/>
            <w:bottom w:val="none" w:sz="0" w:space="0" w:color="auto"/>
            <w:right w:val="none" w:sz="0" w:space="0" w:color="auto"/>
          </w:divBdr>
        </w:div>
        <w:div w:id="401175543">
          <w:marLeft w:val="640"/>
          <w:marRight w:val="0"/>
          <w:marTop w:val="0"/>
          <w:marBottom w:val="0"/>
          <w:divBdr>
            <w:top w:val="none" w:sz="0" w:space="0" w:color="auto"/>
            <w:left w:val="none" w:sz="0" w:space="0" w:color="auto"/>
            <w:bottom w:val="none" w:sz="0" w:space="0" w:color="auto"/>
            <w:right w:val="none" w:sz="0" w:space="0" w:color="auto"/>
          </w:divBdr>
        </w:div>
        <w:div w:id="743837881">
          <w:marLeft w:val="640"/>
          <w:marRight w:val="0"/>
          <w:marTop w:val="0"/>
          <w:marBottom w:val="0"/>
          <w:divBdr>
            <w:top w:val="none" w:sz="0" w:space="0" w:color="auto"/>
            <w:left w:val="none" w:sz="0" w:space="0" w:color="auto"/>
            <w:bottom w:val="none" w:sz="0" w:space="0" w:color="auto"/>
            <w:right w:val="none" w:sz="0" w:space="0" w:color="auto"/>
          </w:divBdr>
        </w:div>
        <w:div w:id="201528056">
          <w:marLeft w:val="640"/>
          <w:marRight w:val="0"/>
          <w:marTop w:val="0"/>
          <w:marBottom w:val="0"/>
          <w:divBdr>
            <w:top w:val="none" w:sz="0" w:space="0" w:color="auto"/>
            <w:left w:val="none" w:sz="0" w:space="0" w:color="auto"/>
            <w:bottom w:val="none" w:sz="0" w:space="0" w:color="auto"/>
            <w:right w:val="none" w:sz="0" w:space="0" w:color="auto"/>
          </w:divBdr>
        </w:div>
      </w:divsChild>
    </w:div>
    <w:div w:id="368840313">
      <w:bodyDiv w:val="1"/>
      <w:marLeft w:val="0"/>
      <w:marRight w:val="0"/>
      <w:marTop w:val="0"/>
      <w:marBottom w:val="0"/>
      <w:divBdr>
        <w:top w:val="none" w:sz="0" w:space="0" w:color="auto"/>
        <w:left w:val="none" w:sz="0" w:space="0" w:color="auto"/>
        <w:bottom w:val="none" w:sz="0" w:space="0" w:color="auto"/>
        <w:right w:val="none" w:sz="0" w:space="0" w:color="auto"/>
      </w:divBdr>
      <w:divsChild>
        <w:div w:id="1667971859">
          <w:marLeft w:val="640"/>
          <w:marRight w:val="0"/>
          <w:marTop w:val="0"/>
          <w:marBottom w:val="0"/>
          <w:divBdr>
            <w:top w:val="none" w:sz="0" w:space="0" w:color="auto"/>
            <w:left w:val="none" w:sz="0" w:space="0" w:color="auto"/>
            <w:bottom w:val="none" w:sz="0" w:space="0" w:color="auto"/>
            <w:right w:val="none" w:sz="0" w:space="0" w:color="auto"/>
          </w:divBdr>
        </w:div>
        <w:div w:id="366756191">
          <w:marLeft w:val="640"/>
          <w:marRight w:val="0"/>
          <w:marTop w:val="0"/>
          <w:marBottom w:val="0"/>
          <w:divBdr>
            <w:top w:val="none" w:sz="0" w:space="0" w:color="auto"/>
            <w:left w:val="none" w:sz="0" w:space="0" w:color="auto"/>
            <w:bottom w:val="none" w:sz="0" w:space="0" w:color="auto"/>
            <w:right w:val="none" w:sz="0" w:space="0" w:color="auto"/>
          </w:divBdr>
        </w:div>
        <w:div w:id="1331761122">
          <w:marLeft w:val="640"/>
          <w:marRight w:val="0"/>
          <w:marTop w:val="0"/>
          <w:marBottom w:val="0"/>
          <w:divBdr>
            <w:top w:val="none" w:sz="0" w:space="0" w:color="auto"/>
            <w:left w:val="none" w:sz="0" w:space="0" w:color="auto"/>
            <w:bottom w:val="none" w:sz="0" w:space="0" w:color="auto"/>
            <w:right w:val="none" w:sz="0" w:space="0" w:color="auto"/>
          </w:divBdr>
        </w:div>
        <w:div w:id="305282499">
          <w:marLeft w:val="640"/>
          <w:marRight w:val="0"/>
          <w:marTop w:val="0"/>
          <w:marBottom w:val="0"/>
          <w:divBdr>
            <w:top w:val="none" w:sz="0" w:space="0" w:color="auto"/>
            <w:left w:val="none" w:sz="0" w:space="0" w:color="auto"/>
            <w:bottom w:val="none" w:sz="0" w:space="0" w:color="auto"/>
            <w:right w:val="none" w:sz="0" w:space="0" w:color="auto"/>
          </w:divBdr>
        </w:div>
        <w:div w:id="1838381502">
          <w:marLeft w:val="640"/>
          <w:marRight w:val="0"/>
          <w:marTop w:val="0"/>
          <w:marBottom w:val="0"/>
          <w:divBdr>
            <w:top w:val="none" w:sz="0" w:space="0" w:color="auto"/>
            <w:left w:val="none" w:sz="0" w:space="0" w:color="auto"/>
            <w:bottom w:val="none" w:sz="0" w:space="0" w:color="auto"/>
            <w:right w:val="none" w:sz="0" w:space="0" w:color="auto"/>
          </w:divBdr>
        </w:div>
        <w:div w:id="450322903">
          <w:marLeft w:val="640"/>
          <w:marRight w:val="0"/>
          <w:marTop w:val="0"/>
          <w:marBottom w:val="0"/>
          <w:divBdr>
            <w:top w:val="none" w:sz="0" w:space="0" w:color="auto"/>
            <w:left w:val="none" w:sz="0" w:space="0" w:color="auto"/>
            <w:bottom w:val="none" w:sz="0" w:space="0" w:color="auto"/>
            <w:right w:val="none" w:sz="0" w:space="0" w:color="auto"/>
          </w:divBdr>
        </w:div>
        <w:div w:id="780951010">
          <w:marLeft w:val="640"/>
          <w:marRight w:val="0"/>
          <w:marTop w:val="0"/>
          <w:marBottom w:val="0"/>
          <w:divBdr>
            <w:top w:val="none" w:sz="0" w:space="0" w:color="auto"/>
            <w:left w:val="none" w:sz="0" w:space="0" w:color="auto"/>
            <w:bottom w:val="none" w:sz="0" w:space="0" w:color="auto"/>
            <w:right w:val="none" w:sz="0" w:space="0" w:color="auto"/>
          </w:divBdr>
        </w:div>
        <w:div w:id="1525244430">
          <w:marLeft w:val="640"/>
          <w:marRight w:val="0"/>
          <w:marTop w:val="0"/>
          <w:marBottom w:val="0"/>
          <w:divBdr>
            <w:top w:val="none" w:sz="0" w:space="0" w:color="auto"/>
            <w:left w:val="none" w:sz="0" w:space="0" w:color="auto"/>
            <w:bottom w:val="none" w:sz="0" w:space="0" w:color="auto"/>
            <w:right w:val="none" w:sz="0" w:space="0" w:color="auto"/>
          </w:divBdr>
        </w:div>
        <w:div w:id="590548560">
          <w:marLeft w:val="640"/>
          <w:marRight w:val="0"/>
          <w:marTop w:val="0"/>
          <w:marBottom w:val="0"/>
          <w:divBdr>
            <w:top w:val="none" w:sz="0" w:space="0" w:color="auto"/>
            <w:left w:val="none" w:sz="0" w:space="0" w:color="auto"/>
            <w:bottom w:val="none" w:sz="0" w:space="0" w:color="auto"/>
            <w:right w:val="none" w:sz="0" w:space="0" w:color="auto"/>
          </w:divBdr>
        </w:div>
        <w:div w:id="1860000774">
          <w:marLeft w:val="640"/>
          <w:marRight w:val="0"/>
          <w:marTop w:val="0"/>
          <w:marBottom w:val="0"/>
          <w:divBdr>
            <w:top w:val="none" w:sz="0" w:space="0" w:color="auto"/>
            <w:left w:val="none" w:sz="0" w:space="0" w:color="auto"/>
            <w:bottom w:val="none" w:sz="0" w:space="0" w:color="auto"/>
            <w:right w:val="none" w:sz="0" w:space="0" w:color="auto"/>
          </w:divBdr>
        </w:div>
        <w:div w:id="439223682">
          <w:marLeft w:val="640"/>
          <w:marRight w:val="0"/>
          <w:marTop w:val="0"/>
          <w:marBottom w:val="0"/>
          <w:divBdr>
            <w:top w:val="none" w:sz="0" w:space="0" w:color="auto"/>
            <w:left w:val="none" w:sz="0" w:space="0" w:color="auto"/>
            <w:bottom w:val="none" w:sz="0" w:space="0" w:color="auto"/>
            <w:right w:val="none" w:sz="0" w:space="0" w:color="auto"/>
          </w:divBdr>
        </w:div>
        <w:div w:id="1380931215">
          <w:marLeft w:val="640"/>
          <w:marRight w:val="0"/>
          <w:marTop w:val="0"/>
          <w:marBottom w:val="0"/>
          <w:divBdr>
            <w:top w:val="none" w:sz="0" w:space="0" w:color="auto"/>
            <w:left w:val="none" w:sz="0" w:space="0" w:color="auto"/>
            <w:bottom w:val="none" w:sz="0" w:space="0" w:color="auto"/>
            <w:right w:val="none" w:sz="0" w:space="0" w:color="auto"/>
          </w:divBdr>
        </w:div>
        <w:div w:id="387806873">
          <w:marLeft w:val="640"/>
          <w:marRight w:val="0"/>
          <w:marTop w:val="0"/>
          <w:marBottom w:val="0"/>
          <w:divBdr>
            <w:top w:val="none" w:sz="0" w:space="0" w:color="auto"/>
            <w:left w:val="none" w:sz="0" w:space="0" w:color="auto"/>
            <w:bottom w:val="none" w:sz="0" w:space="0" w:color="auto"/>
            <w:right w:val="none" w:sz="0" w:space="0" w:color="auto"/>
          </w:divBdr>
        </w:div>
        <w:div w:id="1025641099">
          <w:marLeft w:val="640"/>
          <w:marRight w:val="0"/>
          <w:marTop w:val="0"/>
          <w:marBottom w:val="0"/>
          <w:divBdr>
            <w:top w:val="none" w:sz="0" w:space="0" w:color="auto"/>
            <w:left w:val="none" w:sz="0" w:space="0" w:color="auto"/>
            <w:bottom w:val="none" w:sz="0" w:space="0" w:color="auto"/>
            <w:right w:val="none" w:sz="0" w:space="0" w:color="auto"/>
          </w:divBdr>
        </w:div>
        <w:div w:id="1688555109">
          <w:marLeft w:val="640"/>
          <w:marRight w:val="0"/>
          <w:marTop w:val="0"/>
          <w:marBottom w:val="0"/>
          <w:divBdr>
            <w:top w:val="none" w:sz="0" w:space="0" w:color="auto"/>
            <w:left w:val="none" w:sz="0" w:space="0" w:color="auto"/>
            <w:bottom w:val="none" w:sz="0" w:space="0" w:color="auto"/>
            <w:right w:val="none" w:sz="0" w:space="0" w:color="auto"/>
          </w:divBdr>
        </w:div>
        <w:div w:id="754791469">
          <w:marLeft w:val="640"/>
          <w:marRight w:val="0"/>
          <w:marTop w:val="0"/>
          <w:marBottom w:val="0"/>
          <w:divBdr>
            <w:top w:val="none" w:sz="0" w:space="0" w:color="auto"/>
            <w:left w:val="none" w:sz="0" w:space="0" w:color="auto"/>
            <w:bottom w:val="none" w:sz="0" w:space="0" w:color="auto"/>
            <w:right w:val="none" w:sz="0" w:space="0" w:color="auto"/>
          </w:divBdr>
        </w:div>
        <w:div w:id="176626380">
          <w:marLeft w:val="640"/>
          <w:marRight w:val="0"/>
          <w:marTop w:val="0"/>
          <w:marBottom w:val="0"/>
          <w:divBdr>
            <w:top w:val="none" w:sz="0" w:space="0" w:color="auto"/>
            <w:left w:val="none" w:sz="0" w:space="0" w:color="auto"/>
            <w:bottom w:val="none" w:sz="0" w:space="0" w:color="auto"/>
            <w:right w:val="none" w:sz="0" w:space="0" w:color="auto"/>
          </w:divBdr>
        </w:div>
        <w:div w:id="1029188419">
          <w:marLeft w:val="640"/>
          <w:marRight w:val="0"/>
          <w:marTop w:val="0"/>
          <w:marBottom w:val="0"/>
          <w:divBdr>
            <w:top w:val="none" w:sz="0" w:space="0" w:color="auto"/>
            <w:left w:val="none" w:sz="0" w:space="0" w:color="auto"/>
            <w:bottom w:val="none" w:sz="0" w:space="0" w:color="auto"/>
            <w:right w:val="none" w:sz="0" w:space="0" w:color="auto"/>
          </w:divBdr>
        </w:div>
        <w:div w:id="2041856414">
          <w:marLeft w:val="640"/>
          <w:marRight w:val="0"/>
          <w:marTop w:val="0"/>
          <w:marBottom w:val="0"/>
          <w:divBdr>
            <w:top w:val="none" w:sz="0" w:space="0" w:color="auto"/>
            <w:left w:val="none" w:sz="0" w:space="0" w:color="auto"/>
            <w:bottom w:val="none" w:sz="0" w:space="0" w:color="auto"/>
            <w:right w:val="none" w:sz="0" w:space="0" w:color="auto"/>
          </w:divBdr>
        </w:div>
        <w:div w:id="2122843379">
          <w:marLeft w:val="640"/>
          <w:marRight w:val="0"/>
          <w:marTop w:val="0"/>
          <w:marBottom w:val="0"/>
          <w:divBdr>
            <w:top w:val="none" w:sz="0" w:space="0" w:color="auto"/>
            <w:left w:val="none" w:sz="0" w:space="0" w:color="auto"/>
            <w:bottom w:val="none" w:sz="0" w:space="0" w:color="auto"/>
            <w:right w:val="none" w:sz="0" w:space="0" w:color="auto"/>
          </w:divBdr>
        </w:div>
        <w:div w:id="361630741">
          <w:marLeft w:val="640"/>
          <w:marRight w:val="0"/>
          <w:marTop w:val="0"/>
          <w:marBottom w:val="0"/>
          <w:divBdr>
            <w:top w:val="none" w:sz="0" w:space="0" w:color="auto"/>
            <w:left w:val="none" w:sz="0" w:space="0" w:color="auto"/>
            <w:bottom w:val="none" w:sz="0" w:space="0" w:color="auto"/>
            <w:right w:val="none" w:sz="0" w:space="0" w:color="auto"/>
          </w:divBdr>
        </w:div>
        <w:div w:id="693111457">
          <w:marLeft w:val="640"/>
          <w:marRight w:val="0"/>
          <w:marTop w:val="0"/>
          <w:marBottom w:val="0"/>
          <w:divBdr>
            <w:top w:val="none" w:sz="0" w:space="0" w:color="auto"/>
            <w:left w:val="none" w:sz="0" w:space="0" w:color="auto"/>
            <w:bottom w:val="none" w:sz="0" w:space="0" w:color="auto"/>
            <w:right w:val="none" w:sz="0" w:space="0" w:color="auto"/>
          </w:divBdr>
        </w:div>
        <w:div w:id="1461724233">
          <w:marLeft w:val="640"/>
          <w:marRight w:val="0"/>
          <w:marTop w:val="0"/>
          <w:marBottom w:val="0"/>
          <w:divBdr>
            <w:top w:val="none" w:sz="0" w:space="0" w:color="auto"/>
            <w:left w:val="none" w:sz="0" w:space="0" w:color="auto"/>
            <w:bottom w:val="none" w:sz="0" w:space="0" w:color="auto"/>
            <w:right w:val="none" w:sz="0" w:space="0" w:color="auto"/>
          </w:divBdr>
        </w:div>
        <w:div w:id="2122914322">
          <w:marLeft w:val="640"/>
          <w:marRight w:val="0"/>
          <w:marTop w:val="0"/>
          <w:marBottom w:val="0"/>
          <w:divBdr>
            <w:top w:val="none" w:sz="0" w:space="0" w:color="auto"/>
            <w:left w:val="none" w:sz="0" w:space="0" w:color="auto"/>
            <w:bottom w:val="none" w:sz="0" w:space="0" w:color="auto"/>
            <w:right w:val="none" w:sz="0" w:space="0" w:color="auto"/>
          </w:divBdr>
        </w:div>
        <w:div w:id="1448308966">
          <w:marLeft w:val="640"/>
          <w:marRight w:val="0"/>
          <w:marTop w:val="0"/>
          <w:marBottom w:val="0"/>
          <w:divBdr>
            <w:top w:val="none" w:sz="0" w:space="0" w:color="auto"/>
            <w:left w:val="none" w:sz="0" w:space="0" w:color="auto"/>
            <w:bottom w:val="none" w:sz="0" w:space="0" w:color="auto"/>
            <w:right w:val="none" w:sz="0" w:space="0" w:color="auto"/>
          </w:divBdr>
        </w:div>
        <w:div w:id="2093047315">
          <w:marLeft w:val="640"/>
          <w:marRight w:val="0"/>
          <w:marTop w:val="0"/>
          <w:marBottom w:val="0"/>
          <w:divBdr>
            <w:top w:val="none" w:sz="0" w:space="0" w:color="auto"/>
            <w:left w:val="none" w:sz="0" w:space="0" w:color="auto"/>
            <w:bottom w:val="none" w:sz="0" w:space="0" w:color="auto"/>
            <w:right w:val="none" w:sz="0" w:space="0" w:color="auto"/>
          </w:divBdr>
        </w:div>
        <w:div w:id="726494152">
          <w:marLeft w:val="640"/>
          <w:marRight w:val="0"/>
          <w:marTop w:val="0"/>
          <w:marBottom w:val="0"/>
          <w:divBdr>
            <w:top w:val="none" w:sz="0" w:space="0" w:color="auto"/>
            <w:left w:val="none" w:sz="0" w:space="0" w:color="auto"/>
            <w:bottom w:val="none" w:sz="0" w:space="0" w:color="auto"/>
            <w:right w:val="none" w:sz="0" w:space="0" w:color="auto"/>
          </w:divBdr>
        </w:div>
        <w:div w:id="1014839999">
          <w:marLeft w:val="640"/>
          <w:marRight w:val="0"/>
          <w:marTop w:val="0"/>
          <w:marBottom w:val="0"/>
          <w:divBdr>
            <w:top w:val="none" w:sz="0" w:space="0" w:color="auto"/>
            <w:left w:val="none" w:sz="0" w:space="0" w:color="auto"/>
            <w:bottom w:val="none" w:sz="0" w:space="0" w:color="auto"/>
            <w:right w:val="none" w:sz="0" w:space="0" w:color="auto"/>
          </w:divBdr>
        </w:div>
        <w:div w:id="563181008">
          <w:marLeft w:val="640"/>
          <w:marRight w:val="0"/>
          <w:marTop w:val="0"/>
          <w:marBottom w:val="0"/>
          <w:divBdr>
            <w:top w:val="none" w:sz="0" w:space="0" w:color="auto"/>
            <w:left w:val="none" w:sz="0" w:space="0" w:color="auto"/>
            <w:bottom w:val="none" w:sz="0" w:space="0" w:color="auto"/>
            <w:right w:val="none" w:sz="0" w:space="0" w:color="auto"/>
          </w:divBdr>
        </w:div>
        <w:div w:id="1395735545">
          <w:marLeft w:val="640"/>
          <w:marRight w:val="0"/>
          <w:marTop w:val="0"/>
          <w:marBottom w:val="0"/>
          <w:divBdr>
            <w:top w:val="none" w:sz="0" w:space="0" w:color="auto"/>
            <w:left w:val="none" w:sz="0" w:space="0" w:color="auto"/>
            <w:bottom w:val="none" w:sz="0" w:space="0" w:color="auto"/>
            <w:right w:val="none" w:sz="0" w:space="0" w:color="auto"/>
          </w:divBdr>
        </w:div>
        <w:div w:id="1696538308">
          <w:marLeft w:val="640"/>
          <w:marRight w:val="0"/>
          <w:marTop w:val="0"/>
          <w:marBottom w:val="0"/>
          <w:divBdr>
            <w:top w:val="none" w:sz="0" w:space="0" w:color="auto"/>
            <w:left w:val="none" w:sz="0" w:space="0" w:color="auto"/>
            <w:bottom w:val="none" w:sz="0" w:space="0" w:color="auto"/>
            <w:right w:val="none" w:sz="0" w:space="0" w:color="auto"/>
          </w:divBdr>
        </w:div>
        <w:div w:id="921915811">
          <w:marLeft w:val="640"/>
          <w:marRight w:val="0"/>
          <w:marTop w:val="0"/>
          <w:marBottom w:val="0"/>
          <w:divBdr>
            <w:top w:val="none" w:sz="0" w:space="0" w:color="auto"/>
            <w:left w:val="none" w:sz="0" w:space="0" w:color="auto"/>
            <w:bottom w:val="none" w:sz="0" w:space="0" w:color="auto"/>
            <w:right w:val="none" w:sz="0" w:space="0" w:color="auto"/>
          </w:divBdr>
        </w:div>
        <w:div w:id="1173107930">
          <w:marLeft w:val="640"/>
          <w:marRight w:val="0"/>
          <w:marTop w:val="0"/>
          <w:marBottom w:val="0"/>
          <w:divBdr>
            <w:top w:val="none" w:sz="0" w:space="0" w:color="auto"/>
            <w:left w:val="none" w:sz="0" w:space="0" w:color="auto"/>
            <w:bottom w:val="none" w:sz="0" w:space="0" w:color="auto"/>
            <w:right w:val="none" w:sz="0" w:space="0" w:color="auto"/>
          </w:divBdr>
        </w:div>
        <w:div w:id="1798841331">
          <w:marLeft w:val="640"/>
          <w:marRight w:val="0"/>
          <w:marTop w:val="0"/>
          <w:marBottom w:val="0"/>
          <w:divBdr>
            <w:top w:val="none" w:sz="0" w:space="0" w:color="auto"/>
            <w:left w:val="none" w:sz="0" w:space="0" w:color="auto"/>
            <w:bottom w:val="none" w:sz="0" w:space="0" w:color="auto"/>
            <w:right w:val="none" w:sz="0" w:space="0" w:color="auto"/>
          </w:divBdr>
        </w:div>
      </w:divsChild>
    </w:div>
    <w:div w:id="370230268">
      <w:bodyDiv w:val="1"/>
      <w:marLeft w:val="0"/>
      <w:marRight w:val="0"/>
      <w:marTop w:val="0"/>
      <w:marBottom w:val="0"/>
      <w:divBdr>
        <w:top w:val="none" w:sz="0" w:space="0" w:color="auto"/>
        <w:left w:val="none" w:sz="0" w:space="0" w:color="auto"/>
        <w:bottom w:val="none" w:sz="0" w:space="0" w:color="auto"/>
        <w:right w:val="none" w:sz="0" w:space="0" w:color="auto"/>
      </w:divBdr>
      <w:divsChild>
        <w:div w:id="144051691">
          <w:marLeft w:val="640"/>
          <w:marRight w:val="0"/>
          <w:marTop w:val="0"/>
          <w:marBottom w:val="0"/>
          <w:divBdr>
            <w:top w:val="none" w:sz="0" w:space="0" w:color="auto"/>
            <w:left w:val="none" w:sz="0" w:space="0" w:color="auto"/>
            <w:bottom w:val="none" w:sz="0" w:space="0" w:color="auto"/>
            <w:right w:val="none" w:sz="0" w:space="0" w:color="auto"/>
          </w:divBdr>
        </w:div>
        <w:div w:id="233584182">
          <w:marLeft w:val="640"/>
          <w:marRight w:val="0"/>
          <w:marTop w:val="0"/>
          <w:marBottom w:val="0"/>
          <w:divBdr>
            <w:top w:val="none" w:sz="0" w:space="0" w:color="auto"/>
            <w:left w:val="none" w:sz="0" w:space="0" w:color="auto"/>
            <w:bottom w:val="none" w:sz="0" w:space="0" w:color="auto"/>
            <w:right w:val="none" w:sz="0" w:space="0" w:color="auto"/>
          </w:divBdr>
        </w:div>
        <w:div w:id="240875770">
          <w:marLeft w:val="640"/>
          <w:marRight w:val="0"/>
          <w:marTop w:val="0"/>
          <w:marBottom w:val="0"/>
          <w:divBdr>
            <w:top w:val="none" w:sz="0" w:space="0" w:color="auto"/>
            <w:left w:val="none" w:sz="0" w:space="0" w:color="auto"/>
            <w:bottom w:val="none" w:sz="0" w:space="0" w:color="auto"/>
            <w:right w:val="none" w:sz="0" w:space="0" w:color="auto"/>
          </w:divBdr>
        </w:div>
        <w:div w:id="325086816">
          <w:marLeft w:val="640"/>
          <w:marRight w:val="0"/>
          <w:marTop w:val="0"/>
          <w:marBottom w:val="0"/>
          <w:divBdr>
            <w:top w:val="none" w:sz="0" w:space="0" w:color="auto"/>
            <w:left w:val="none" w:sz="0" w:space="0" w:color="auto"/>
            <w:bottom w:val="none" w:sz="0" w:space="0" w:color="auto"/>
            <w:right w:val="none" w:sz="0" w:space="0" w:color="auto"/>
          </w:divBdr>
        </w:div>
        <w:div w:id="403649538">
          <w:marLeft w:val="640"/>
          <w:marRight w:val="0"/>
          <w:marTop w:val="0"/>
          <w:marBottom w:val="0"/>
          <w:divBdr>
            <w:top w:val="none" w:sz="0" w:space="0" w:color="auto"/>
            <w:left w:val="none" w:sz="0" w:space="0" w:color="auto"/>
            <w:bottom w:val="none" w:sz="0" w:space="0" w:color="auto"/>
            <w:right w:val="none" w:sz="0" w:space="0" w:color="auto"/>
          </w:divBdr>
        </w:div>
        <w:div w:id="437649829">
          <w:marLeft w:val="640"/>
          <w:marRight w:val="0"/>
          <w:marTop w:val="0"/>
          <w:marBottom w:val="0"/>
          <w:divBdr>
            <w:top w:val="none" w:sz="0" w:space="0" w:color="auto"/>
            <w:left w:val="none" w:sz="0" w:space="0" w:color="auto"/>
            <w:bottom w:val="none" w:sz="0" w:space="0" w:color="auto"/>
            <w:right w:val="none" w:sz="0" w:space="0" w:color="auto"/>
          </w:divBdr>
        </w:div>
        <w:div w:id="444349118">
          <w:marLeft w:val="640"/>
          <w:marRight w:val="0"/>
          <w:marTop w:val="0"/>
          <w:marBottom w:val="0"/>
          <w:divBdr>
            <w:top w:val="none" w:sz="0" w:space="0" w:color="auto"/>
            <w:left w:val="none" w:sz="0" w:space="0" w:color="auto"/>
            <w:bottom w:val="none" w:sz="0" w:space="0" w:color="auto"/>
            <w:right w:val="none" w:sz="0" w:space="0" w:color="auto"/>
          </w:divBdr>
        </w:div>
        <w:div w:id="567804076">
          <w:marLeft w:val="640"/>
          <w:marRight w:val="0"/>
          <w:marTop w:val="0"/>
          <w:marBottom w:val="0"/>
          <w:divBdr>
            <w:top w:val="none" w:sz="0" w:space="0" w:color="auto"/>
            <w:left w:val="none" w:sz="0" w:space="0" w:color="auto"/>
            <w:bottom w:val="none" w:sz="0" w:space="0" w:color="auto"/>
            <w:right w:val="none" w:sz="0" w:space="0" w:color="auto"/>
          </w:divBdr>
        </w:div>
        <w:div w:id="719406174">
          <w:marLeft w:val="640"/>
          <w:marRight w:val="0"/>
          <w:marTop w:val="0"/>
          <w:marBottom w:val="0"/>
          <w:divBdr>
            <w:top w:val="none" w:sz="0" w:space="0" w:color="auto"/>
            <w:left w:val="none" w:sz="0" w:space="0" w:color="auto"/>
            <w:bottom w:val="none" w:sz="0" w:space="0" w:color="auto"/>
            <w:right w:val="none" w:sz="0" w:space="0" w:color="auto"/>
          </w:divBdr>
        </w:div>
        <w:div w:id="766390868">
          <w:marLeft w:val="640"/>
          <w:marRight w:val="0"/>
          <w:marTop w:val="0"/>
          <w:marBottom w:val="0"/>
          <w:divBdr>
            <w:top w:val="none" w:sz="0" w:space="0" w:color="auto"/>
            <w:left w:val="none" w:sz="0" w:space="0" w:color="auto"/>
            <w:bottom w:val="none" w:sz="0" w:space="0" w:color="auto"/>
            <w:right w:val="none" w:sz="0" w:space="0" w:color="auto"/>
          </w:divBdr>
        </w:div>
        <w:div w:id="866135631">
          <w:marLeft w:val="640"/>
          <w:marRight w:val="0"/>
          <w:marTop w:val="0"/>
          <w:marBottom w:val="0"/>
          <w:divBdr>
            <w:top w:val="none" w:sz="0" w:space="0" w:color="auto"/>
            <w:left w:val="none" w:sz="0" w:space="0" w:color="auto"/>
            <w:bottom w:val="none" w:sz="0" w:space="0" w:color="auto"/>
            <w:right w:val="none" w:sz="0" w:space="0" w:color="auto"/>
          </w:divBdr>
        </w:div>
        <w:div w:id="900214468">
          <w:marLeft w:val="640"/>
          <w:marRight w:val="0"/>
          <w:marTop w:val="0"/>
          <w:marBottom w:val="0"/>
          <w:divBdr>
            <w:top w:val="none" w:sz="0" w:space="0" w:color="auto"/>
            <w:left w:val="none" w:sz="0" w:space="0" w:color="auto"/>
            <w:bottom w:val="none" w:sz="0" w:space="0" w:color="auto"/>
            <w:right w:val="none" w:sz="0" w:space="0" w:color="auto"/>
          </w:divBdr>
        </w:div>
        <w:div w:id="962150455">
          <w:marLeft w:val="640"/>
          <w:marRight w:val="0"/>
          <w:marTop w:val="0"/>
          <w:marBottom w:val="0"/>
          <w:divBdr>
            <w:top w:val="none" w:sz="0" w:space="0" w:color="auto"/>
            <w:left w:val="none" w:sz="0" w:space="0" w:color="auto"/>
            <w:bottom w:val="none" w:sz="0" w:space="0" w:color="auto"/>
            <w:right w:val="none" w:sz="0" w:space="0" w:color="auto"/>
          </w:divBdr>
        </w:div>
        <w:div w:id="1265965998">
          <w:marLeft w:val="640"/>
          <w:marRight w:val="0"/>
          <w:marTop w:val="0"/>
          <w:marBottom w:val="0"/>
          <w:divBdr>
            <w:top w:val="none" w:sz="0" w:space="0" w:color="auto"/>
            <w:left w:val="none" w:sz="0" w:space="0" w:color="auto"/>
            <w:bottom w:val="none" w:sz="0" w:space="0" w:color="auto"/>
            <w:right w:val="none" w:sz="0" w:space="0" w:color="auto"/>
          </w:divBdr>
        </w:div>
        <w:div w:id="1326476225">
          <w:marLeft w:val="640"/>
          <w:marRight w:val="0"/>
          <w:marTop w:val="0"/>
          <w:marBottom w:val="0"/>
          <w:divBdr>
            <w:top w:val="none" w:sz="0" w:space="0" w:color="auto"/>
            <w:left w:val="none" w:sz="0" w:space="0" w:color="auto"/>
            <w:bottom w:val="none" w:sz="0" w:space="0" w:color="auto"/>
            <w:right w:val="none" w:sz="0" w:space="0" w:color="auto"/>
          </w:divBdr>
        </w:div>
        <w:div w:id="1386177204">
          <w:marLeft w:val="640"/>
          <w:marRight w:val="0"/>
          <w:marTop w:val="0"/>
          <w:marBottom w:val="0"/>
          <w:divBdr>
            <w:top w:val="none" w:sz="0" w:space="0" w:color="auto"/>
            <w:left w:val="none" w:sz="0" w:space="0" w:color="auto"/>
            <w:bottom w:val="none" w:sz="0" w:space="0" w:color="auto"/>
            <w:right w:val="none" w:sz="0" w:space="0" w:color="auto"/>
          </w:divBdr>
        </w:div>
        <w:div w:id="1416710543">
          <w:marLeft w:val="640"/>
          <w:marRight w:val="0"/>
          <w:marTop w:val="0"/>
          <w:marBottom w:val="0"/>
          <w:divBdr>
            <w:top w:val="none" w:sz="0" w:space="0" w:color="auto"/>
            <w:left w:val="none" w:sz="0" w:space="0" w:color="auto"/>
            <w:bottom w:val="none" w:sz="0" w:space="0" w:color="auto"/>
            <w:right w:val="none" w:sz="0" w:space="0" w:color="auto"/>
          </w:divBdr>
        </w:div>
        <w:div w:id="1517114412">
          <w:marLeft w:val="640"/>
          <w:marRight w:val="0"/>
          <w:marTop w:val="0"/>
          <w:marBottom w:val="0"/>
          <w:divBdr>
            <w:top w:val="none" w:sz="0" w:space="0" w:color="auto"/>
            <w:left w:val="none" w:sz="0" w:space="0" w:color="auto"/>
            <w:bottom w:val="none" w:sz="0" w:space="0" w:color="auto"/>
            <w:right w:val="none" w:sz="0" w:space="0" w:color="auto"/>
          </w:divBdr>
        </w:div>
        <w:div w:id="1526824547">
          <w:marLeft w:val="640"/>
          <w:marRight w:val="0"/>
          <w:marTop w:val="0"/>
          <w:marBottom w:val="0"/>
          <w:divBdr>
            <w:top w:val="none" w:sz="0" w:space="0" w:color="auto"/>
            <w:left w:val="none" w:sz="0" w:space="0" w:color="auto"/>
            <w:bottom w:val="none" w:sz="0" w:space="0" w:color="auto"/>
            <w:right w:val="none" w:sz="0" w:space="0" w:color="auto"/>
          </w:divBdr>
        </w:div>
        <w:div w:id="1926451369">
          <w:marLeft w:val="640"/>
          <w:marRight w:val="0"/>
          <w:marTop w:val="0"/>
          <w:marBottom w:val="0"/>
          <w:divBdr>
            <w:top w:val="none" w:sz="0" w:space="0" w:color="auto"/>
            <w:left w:val="none" w:sz="0" w:space="0" w:color="auto"/>
            <w:bottom w:val="none" w:sz="0" w:space="0" w:color="auto"/>
            <w:right w:val="none" w:sz="0" w:space="0" w:color="auto"/>
          </w:divBdr>
        </w:div>
        <w:div w:id="1980182258">
          <w:marLeft w:val="640"/>
          <w:marRight w:val="0"/>
          <w:marTop w:val="0"/>
          <w:marBottom w:val="0"/>
          <w:divBdr>
            <w:top w:val="none" w:sz="0" w:space="0" w:color="auto"/>
            <w:left w:val="none" w:sz="0" w:space="0" w:color="auto"/>
            <w:bottom w:val="none" w:sz="0" w:space="0" w:color="auto"/>
            <w:right w:val="none" w:sz="0" w:space="0" w:color="auto"/>
          </w:divBdr>
        </w:div>
        <w:div w:id="2004815587">
          <w:marLeft w:val="640"/>
          <w:marRight w:val="0"/>
          <w:marTop w:val="0"/>
          <w:marBottom w:val="0"/>
          <w:divBdr>
            <w:top w:val="none" w:sz="0" w:space="0" w:color="auto"/>
            <w:left w:val="none" w:sz="0" w:space="0" w:color="auto"/>
            <w:bottom w:val="none" w:sz="0" w:space="0" w:color="auto"/>
            <w:right w:val="none" w:sz="0" w:space="0" w:color="auto"/>
          </w:divBdr>
        </w:div>
        <w:div w:id="2051570668">
          <w:marLeft w:val="640"/>
          <w:marRight w:val="0"/>
          <w:marTop w:val="0"/>
          <w:marBottom w:val="0"/>
          <w:divBdr>
            <w:top w:val="none" w:sz="0" w:space="0" w:color="auto"/>
            <w:left w:val="none" w:sz="0" w:space="0" w:color="auto"/>
            <w:bottom w:val="none" w:sz="0" w:space="0" w:color="auto"/>
            <w:right w:val="none" w:sz="0" w:space="0" w:color="auto"/>
          </w:divBdr>
        </w:div>
      </w:divsChild>
    </w:div>
    <w:div w:id="375744433">
      <w:bodyDiv w:val="1"/>
      <w:marLeft w:val="0"/>
      <w:marRight w:val="0"/>
      <w:marTop w:val="0"/>
      <w:marBottom w:val="0"/>
      <w:divBdr>
        <w:top w:val="none" w:sz="0" w:space="0" w:color="auto"/>
        <w:left w:val="none" w:sz="0" w:space="0" w:color="auto"/>
        <w:bottom w:val="none" w:sz="0" w:space="0" w:color="auto"/>
        <w:right w:val="none" w:sz="0" w:space="0" w:color="auto"/>
      </w:divBdr>
      <w:divsChild>
        <w:div w:id="52506454">
          <w:marLeft w:val="640"/>
          <w:marRight w:val="0"/>
          <w:marTop w:val="0"/>
          <w:marBottom w:val="0"/>
          <w:divBdr>
            <w:top w:val="none" w:sz="0" w:space="0" w:color="auto"/>
            <w:left w:val="none" w:sz="0" w:space="0" w:color="auto"/>
            <w:bottom w:val="none" w:sz="0" w:space="0" w:color="auto"/>
            <w:right w:val="none" w:sz="0" w:space="0" w:color="auto"/>
          </w:divBdr>
        </w:div>
        <w:div w:id="90126835">
          <w:marLeft w:val="640"/>
          <w:marRight w:val="0"/>
          <w:marTop w:val="0"/>
          <w:marBottom w:val="0"/>
          <w:divBdr>
            <w:top w:val="none" w:sz="0" w:space="0" w:color="auto"/>
            <w:left w:val="none" w:sz="0" w:space="0" w:color="auto"/>
            <w:bottom w:val="none" w:sz="0" w:space="0" w:color="auto"/>
            <w:right w:val="none" w:sz="0" w:space="0" w:color="auto"/>
          </w:divBdr>
        </w:div>
        <w:div w:id="186679085">
          <w:marLeft w:val="640"/>
          <w:marRight w:val="0"/>
          <w:marTop w:val="0"/>
          <w:marBottom w:val="0"/>
          <w:divBdr>
            <w:top w:val="none" w:sz="0" w:space="0" w:color="auto"/>
            <w:left w:val="none" w:sz="0" w:space="0" w:color="auto"/>
            <w:bottom w:val="none" w:sz="0" w:space="0" w:color="auto"/>
            <w:right w:val="none" w:sz="0" w:space="0" w:color="auto"/>
          </w:divBdr>
        </w:div>
        <w:div w:id="312949514">
          <w:marLeft w:val="640"/>
          <w:marRight w:val="0"/>
          <w:marTop w:val="0"/>
          <w:marBottom w:val="0"/>
          <w:divBdr>
            <w:top w:val="none" w:sz="0" w:space="0" w:color="auto"/>
            <w:left w:val="none" w:sz="0" w:space="0" w:color="auto"/>
            <w:bottom w:val="none" w:sz="0" w:space="0" w:color="auto"/>
            <w:right w:val="none" w:sz="0" w:space="0" w:color="auto"/>
          </w:divBdr>
        </w:div>
        <w:div w:id="356154069">
          <w:marLeft w:val="640"/>
          <w:marRight w:val="0"/>
          <w:marTop w:val="0"/>
          <w:marBottom w:val="0"/>
          <w:divBdr>
            <w:top w:val="none" w:sz="0" w:space="0" w:color="auto"/>
            <w:left w:val="none" w:sz="0" w:space="0" w:color="auto"/>
            <w:bottom w:val="none" w:sz="0" w:space="0" w:color="auto"/>
            <w:right w:val="none" w:sz="0" w:space="0" w:color="auto"/>
          </w:divBdr>
        </w:div>
        <w:div w:id="658727922">
          <w:marLeft w:val="640"/>
          <w:marRight w:val="0"/>
          <w:marTop w:val="0"/>
          <w:marBottom w:val="0"/>
          <w:divBdr>
            <w:top w:val="none" w:sz="0" w:space="0" w:color="auto"/>
            <w:left w:val="none" w:sz="0" w:space="0" w:color="auto"/>
            <w:bottom w:val="none" w:sz="0" w:space="0" w:color="auto"/>
            <w:right w:val="none" w:sz="0" w:space="0" w:color="auto"/>
          </w:divBdr>
        </w:div>
        <w:div w:id="891963766">
          <w:marLeft w:val="640"/>
          <w:marRight w:val="0"/>
          <w:marTop w:val="0"/>
          <w:marBottom w:val="0"/>
          <w:divBdr>
            <w:top w:val="none" w:sz="0" w:space="0" w:color="auto"/>
            <w:left w:val="none" w:sz="0" w:space="0" w:color="auto"/>
            <w:bottom w:val="none" w:sz="0" w:space="0" w:color="auto"/>
            <w:right w:val="none" w:sz="0" w:space="0" w:color="auto"/>
          </w:divBdr>
        </w:div>
        <w:div w:id="949242002">
          <w:marLeft w:val="640"/>
          <w:marRight w:val="0"/>
          <w:marTop w:val="0"/>
          <w:marBottom w:val="0"/>
          <w:divBdr>
            <w:top w:val="none" w:sz="0" w:space="0" w:color="auto"/>
            <w:left w:val="none" w:sz="0" w:space="0" w:color="auto"/>
            <w:bottom w:val="none" w:sz="0" w:space="0" w:color="auto"/>
            <w:right w:val="none" w:sz="0" w:space="0" w:color="auto"/>
          </w:divBdr>
        </w:div>
        <w:div w:id="1242787849">
          <w:marLeft w:val="640"/>
          <w:marRight w:val="0"/>
          <w:marTop w:val="0"/>
          <w:marBottom w:val="0"/>
          <w:divBdr>
            <w:top w:val="none" w:sz="0" w:space="0" w:color="auto"/>
            <w:left w:val="none" w:sz="0" w:space="0" w:color="auto"/>
            <w:bottom w:val="none" w:sz="0" w:space="0" w:color="auto"/>
            <w:right w:val="none" w:sz="0" w:space="0" w:color="auto"/>
          </w:divBdr>
        </w:div>
        <w:div w:id="1244098580">
          <w:marLeft w:val="640"/>
          <w:marRight w:val="0"/>
          <w:marTop w:val="0"/>
          <w:marBottom w:val="0"/>
          <w:divBdr>
            <w:top w:val="none" w:sz="0" w:space="0" w:color="auto"/>
            <w:left w:val="none" w:sz="0" w:space="0" w:color="auto"/>
            <w:bottom w:val="none" w:sz="0" w:space="0" w:color="auto"/>
            <w:right w:val="none" w:sz="0" w:space="0" w:color="auto"/>
          </w:divBdr>
        </w:div>
        <w:div w:id="1456633428">
          <w:marLeft w:val="640"/>
          <w:marRight w:val="0"/>
          <w:marTop w:val="0"/>
          <w:marBottom w:val="0"/>
          <w:divBdr>
            <w:top w:val="none" w:sz="0" w:space="0" w:color="auto"/>
            <w:left w:val="none" w:sz="0" w:space="0" w:color="auto"/>
            <w:bottom w:val="none" w:sz="0" w:space="0" w:color="auto"/>
            <w:right w:val="none" w:sz="0" w:space="0" w:color="auto"/>
          </w:divBdr>
        </w:div>
        <w:div w:id="1560745348">
          <w:marLeft w:val="640"/>
          <w:marRight w:val="0"/>
          <w:marTop w:val="0"/>
          <w:marBottom w:val="0"/>
          <w:divBdr>
            <w:top w:val="none" w:sz="0" w:space="0" w:color="auto"/>
            <w:left w:val="none" w:sz="0" w:space="0" w:color="auto"/>
            <w:bottom w:val="none" w:sz="0" w:space="0" w:color="auto"/>
            <w:right w:val="none" w:sz="0" w:space="0" w:color="auto"/>
          </w:divBdr>
        </w:div>
        <w:div w:id="1569532970">
          <w:marLeft w:val="640"/>
          <w:marRight w:val="0"/>
          <w:marTop w:val="0"/>
          <w:marBottom w:val="0"/>
          <w:divBdr>
            <w:top w:val="none" w:sz="0" w:space="0" w:color="auto"/>
            <w:left w:val="none" w:sz="0" w:space="0" w:color="auto"/>
            <w:bottom w:val="none" w:sz="0" w:space="0" w:color="auto"/>
            <w:right w:val="none" w:sz="0" w:space="0" w:color="auto"/>
          </w:divBdr>
        </w:div>
        <w:div w:id="1703088753">
          <w:marLeft w:val="640"/>
          <w:marRight w:val="0"/>
          <w:marTop w:val="0"/>
          <w:marBottom w:val="0"/>
          <w:divBdr>
            <w:top w:val="none" w:sz="0" w:space="0" w:color="auto"/>
            <w:left w:val="none" w:sz="0" w:space="0" w:color="auto"/>
            <w:bottom w:val="none" w:sz="0" w:space="0" w:color="auto"/>
            <w:right w:val="none" w:sz="0" w:space="0" w:color="auto"/>
          </w:divBdr>
        </w:div>
        <w:div w:id="1749106888">
          <w:marLeft w:val="640"/>
          <w:marRight w:val="0"/>
          <w:marTop w:val="0"/>
          <w:marBottom w:val="0"/>
          <w:divBdr>
            <w:top w:val="none" w:sz="0" w:space="0" w:color="auto"/>
            <w:left w:val="none" w:sz="0" w:space="0" w:color="auto"/>
            <w:bottom w:val="none" w:sz="0" w:space="0" w:color="auto"/>
            <w:right w:val="none" w:sz="0" w:space="0" w:color="auto"/>
          </w:divBdr>
        </w:div>
      </w:divsChild>
    </w:div>
    <w:div w:id="376509244">
      <w:bodyDiv w:val="1"/>
      <w:marLeft w:val="0"/>
      <w:marRight w:val="0"/>
      <w:marTop w:val="0"/>
      <w:marBottom w:val="0"/>
      <w:divBdr>
        <w:top w:val="none" w:sz="0" w:space="0" w:color="auto"/>
        <w:left w:val="none" w:sz="0" w:space="0" w:color="auto"/>
        <w:bottom w:val="none" w:sz="0" w:space="0" w:color="auto"/>
        <w:right w:val="none" w:sz="0" w:space="0" w:color="auto"/>
      </w:divBdr>
      <w:divsChild>
        <w:div w:id="60755398">
          <w:marLeft w:val="640"/>
          <w:marRight w:val="0"/>
          <w:marTop w:val="0"/>
          <w:marBottom w:val="0"/>
          <w:divBdr>
            <w:top w:val="none" w:sz="0" w:space="0" w:color="auto"/>
            <w:left w:val="none" w:sz="0" w:space="0" w:color="auto"/>
            <w:bottom w:val="none" w:sz="0" w:space="0" w:color="auto"/>
            <w:right w:val="none" w:sz="0" w:space="0" w:color="auto"/>
          </w:divBdr>
        </w:div>
        <w:div w:id="178205500">
          <w:marLeft w:val="640"/>
          <w:marRight w:val="0"/>
          <w:marTop w:val="0"/>
          <w:marBottom w:val="0"/>
          <w:divBdr>
            <w:top w:val="none" w:sz="0" w:space="0" w:color="auto"/>
            <w:left w:val="none" w:sz="0" w:space="0" w:color="auto"/>
            <w:bottom w:val="none" w:sz="0" w:space="0" w:color="auto"/>
            <w:right w:val="none" w:sz="0" w:space="0" w:color="auto"/>
          </w:divBdr>
        </w:div>
        <w:div w:id="301891398">
          <w:marLeft w:val="640"/>
          <w:marRight w:val="0"/>
          <w:marTop w:val="0"/>
          <w:marBottom w:val="0"/>
          <w:divBdr>
            <w:top w:val="none" w:sz="0" w:space="0" w:color="auto"/>
            <w:left w:val="none" w:sz="0" w:space="0" w:color="auto"/>
            <w:bottom w:val="none" w:sz="0" w:space="0" w:color="auto"/>
            <w:right w:val="none" w:sz="0" w:space="0" w:color="auto"/>
          </w:divBdr>
        </w:div>
        <w:div w:id="431707953">
          <w:marLeft w:val="640"/>
          <w:marRight w:val="0"/>
          <w:marTop w:val="0"/>
          <w:marBottom w:val="0"/>
          <w:divBdr>
            <w:top w:val="none" w:sz="0" w:space="0" w:color="auto"/>
            <w:left w:val="none" w:sz="0" w:space="0" w:color="auto"/>
            <w:bottom w:val="none" w:sz="0" w:space="0" w:color="auto"/>
            <w:right w:val="none" w:sz="0" w:space="0" w:color="auto"/>
          </w:divBdr>
        </w:div>
        <w:div w:id="438834361">
          <w:marLeft w:val="640"/>
          <w:marRight w:val="0"/>
          <w:marTop w:val="0"/>
          <w:marBottom w:val="0"/>
          <w:divBdr>
            <w:top w:val="none" w:sz="0" w:space="0" w:color="auto"/>
            <w:left w:val="none" w:sz="0" w:space="0" w:color="auto"/>
            <w:bottom w:val="none" w:sz="0" w:space="0" w:color="auto"/>
            <w:right w:val="none" w:sz="0" w:space="0" w:color="auto"/>
          </w:divBdr>
        </w:div>
        <w:div w:id="555974542">
          <w:marLeft w:val="640"/>
          <w:marRight w:val="0"/>
          <w:marTop w:val="0"/>
          <w:marBottom w:val="0"/>
          <w:divBdr>
            <w:top w:val="none" w:sz="0" w:space="0" w:color="auto"/>
            <w:left w:val="none" w:sz="0" w:space="0" w:color="auto"/>
            <w:bottom w:val="none" w:sz="0" w:space="0" w:color="auto"/>
            <w:right w:val="none" w:sz="0" w:space="0" w:color="auto"/>
          </w:divBdr>
        </w:div>
        <w:div w:id="651525527">
          <w:marLeft w:val="640"/>
          <w:marRight w:val="0"/>
          <w:marTop w:val="0"/>
          <w:marBottom w:val="0"/>
          <w:divBdr>
            <w:top w:val="none" w:sz="0" w:space="0" w:color="auto"/>
            <w:left w:val="none" w:sz="0" w:space="0" w:color="auto"/>
            <w:bottom w:val="none" w:sz="0" w:space="0" w:color="auto"/>
            <w:right w:val="none" w:sz="0" w:space="0" w:color="auto"/>
          </w:divBdr>
        </w:div>
        <w:div w:id="741832630">
          <w:marLeft w:val="640"/>
          <w:marRight w:val="0"/>
          <w:marTop w:val="0"/>
          <w:marBottom w:val="0"/>
          <w:divBdr>
            <w:top w:val="none" w:sz="0" w:space="0" w:color="auto"/>
            <w:left w:val="none" w:sz="0" w:space="0" w:color="auto"/>
            <w:bottom w:val="none" w:sz="0" w:space="0" w:color="auto"/>
            <w:right w:val="none" w:sz="0" w:space="0" w:color="auto"/>
          </w:divBdr>
        </w:div>
        <w:div w:id="848444311">
          <w:marLeft w:val="640"/>
          <w:marRight w:val="0"/>
          <w:marTop w:val="0"/>
          <w:marBottom w:val="0"/>
          <w:divBdr>
            <w:top w:val="none" w:sz="0" w:space="0" w:color="auto"/>
            <w:left w:val="none" w:sz="0" w:space="0" w:color="auto"/>
            <w:bottom w:val="none" w:sz="0" w:space="0" w:color="auto"/>
            <w:right w:val="none" w:sz="0" w:space="0" w:color="auto"/>
          </w:divBdr>
        </w:div>
        <w:div w:id="951937486">
          <w:marLeft w:val="640"/>
          <w:marRight w:val="0"/>
          <w:marTop w:val="0"/>
          <w:marBottom w:val="0"/>
          <w:divBdr>
            <w:top w:val="none" w:sz="0" w:space="0" w:color="auto"/>
            <w:left w:val="none" w:sz="0" w:space="0" w:color="auto"/>
            <w:bottom w:val="none" w:sz="0" w:space="0" w:color="auto"/>
            <w:right w:val="none" w:sz="0" w:space="0" w:color="auto"/>
          </w:divBdr>
        </w:div>
        <w:div w:id="958490583">
          <w:marLeft w:val="640"/>
          <w:marRight w:val="0"/>
          <w:marTop w:val="0"/>
          <w:marBottom w:val="0"/>
          <w:divBdr>
            <w:top w:val="none" w:sz="0" w:space="0" w:color="auto"/>
            <w:left w:val="none" w:sz="0" w:space="0" w:color="auto"/>
            <w:bottom w:val="none" w:sz="0" w:space="0" w:color="auto"/>
            <w:right w:val="none" w:sz="0" w:space="0" w:color="auto"/>
          </w:divBdr>
        </w:div>
        <w:div w:id="1010907712">
          <w:marLeft w:val="640"/>
          <w:marRight w:val="0"/>
          <w:marTop w:val="0"/>
          <w:marBottom w:val="0"/>
          <w:divBdr>
            <w:top w:val="none" w:sz="0" w:space="0" w:color="auto"/>
            <w:left w:val="none" w:sz="0" w:space="0" w:color="auto"/>
            <w:bottom w:val="none" w:sz="0" w:space="0" w:color="auto"/>
            <w:right w:val="none" w:sz="0" w:space="0" w:color="auto"/>
          </w:divBdr>
        </w:div>
        <w:div w:id="1075392500">
          <w:marLeft w:val="640"/>
          <w:marRight w:val="0"/>
          <w:marTop w:val="0"/>
          <w:marBottom w:val="0"/>
          <w:divBdr>
            <w:top w:val="none" w:sz="0" w:space="0" w:color="auto"/>
            <w:left w:val="none" w:sz="0" w:space="0" w:color="auto"/>
            <w:bottom w:val="none" w:sz="0" w:space="0" w:color="auto"/>
            <w:right w:val="none" w:sz="0" w:space="0" w:color="auto"/>
          </w:divBdr>
        </w:div>
        <w:div w:id="1128548486">
          <w:marLeft w:val="640"/>
          <w:marRight w:val="0"/>
          <w:marTop w:val="0"/>
          <w:marBottom w:val="0"/>
          <w:divBdr>
            <w:top w:val="none" w:sz="0" w:space="0" w:color="auto"/>
            <w:left w:val="none" w:sz="0" w:space="0" w:color="auto"/>
            <w:bottom w:val="none" w:sz="0" w:space="0" w:color="auto"/>
            <w:right w:val="none" w:sz="0" w:space="0" w:color="auto"/>
          </w:divBdr>
        </w:div>
        <w:div w:id="1153302871">
          <w:marLeft w:val="640"/>
          <w:marRight w:val="0"/>
          <w:marTop w:val="0"/>
          <w:marBottom w:val="0"/>
          <w:divBdr>
            <w:top w:val="none" w:sz="0" w:space="0" w:color="auto"/>
            <w:left w:val="none" w:sz="0" w:space="0" w:color="auto"/>
            <w:bottom w:val="none" w:sz="0" w:space="0" w:color="auto"/>
            <w:right w:val="none" w:sz="0" w:space="0" w:color="auto"/>
          </w:divBdr>
        </w:div>
        <w:div w:id="1383283647">
          <w:marLeft w:val="640"/>
          <w:marRight w:val="0"/>
          <w:marTop w:val="0"/>
          <w:marBottom w:val="0"/>
          <w:divBdr>
            <w:top w:val="none" w:sz="0" w:space="0" w:color="auto"/>
            <w:left w:val="none" w:sz="0" w:space="0" w:color="auto"/>
            <w:bottom w:val="none" w:sz="0" w:space="0" w:color="auto"/>
            <w:right w:val="none" w:sz="0" w:space="0" w:color="auto"/>
          </w:divBdr>
        </w:div>
        <w:div w:id="1539006570">
          <w:marLeft w:val="640"/>
          <w:marRight w:val="0"/>
          <w:marTop w:val="0"/>
          <w:marBottom w:val="0"/>
          <w:divBdr>
            <w:top w:val="none" w:sz="0" w:space="0" w:color="auto"/>
            <w:left w:val="none" w:sz="0" w:space="0" w:color="auto"/>
            <w:bottom w:val="none" w:sz="0" w:space="0" w:color="auto"/>
            <w:right w:val="none" w:sz="0" w:space="0" w:color="auto"/>
          </w:divBdr>
        </w:div>
        <w:div w:id="1722557376">
          <w:marLeft w:val="640"/>
          <w:marRight w:val="0"/>
          <w:marTop w:val="0"/>
          <w:marBottom w:val="0"/>
          <w:divBdr>
            <w:top w:val="none" w:sz="0" w:space="0" w:color="auto"/>
            <w:left w:val="none" w:sz="0" w:space="0" w:color="auto"/>
            <w:bottom w:val="none" w:sz="0" w:space="0" w:color="auto"/>
            <w:right w:val="none" w:sz="0" w:space="0" w:color="auto"/>
          </w:divBdr>
        </w:div>
        <w:div w:id="1725132854">
          <w:marLeft w:val="640"/>
          <w:marRight w:val="0"/>
          <w:marTop w:val="0"/>
          <w:marBottom w:val="0"/>
          <w:divBdr>
            <w:top w:val="none" w:sz="0" w:space="0" w:color="auto"/>
            <w:left w:val="none" w:sz="0" w:space="0" w:color="auto"/>
            <w:bottom w:val="none" w:sz="0" w:space="0" w:color="auto"/>
            <w:right w:val="none" w:sz="0" w:space="0" w:color="auto"/>
          </w:divBdr>
        </w:div>
        <w:div w:id="1805152706">
          <w:marLeft w:val="640"/>
          <w:marRight w:val="0"/>
          <w:marTop w:val="0"/>
          <w:marBottom w:val="0"/>
          <w:divBdr>
            <w:top w:val="none" w:sz="0" w:space="0" w:color="auto"/>
            <w:left w:val="none" w:sz="0" w:space="0" w:color="auto"/>
            <w:bottom w:val="none" w:sz="0" w:space="0" w:color="auto"/>
            <w:right w:val="none" w:sz="0" w:space="0" w:color="auto"/>
          </w:divBdr>
        </w:div>
        <w:div w:id="2040274679">
          <w:marLeft w:val="640"/>
          <w:marRight w:val="0"/>
          <w:marTop w:val="0"/>
          <w:marBottom w:val="0"/>
          <w:divBdr>
            <w:top w:val="none" w:sz="0" w:space="0" w:color="auto"/>
            <w:left w:val="none" w:sz="0" w:space="0" w:color="auto"/>
            <w:bottom w:val="none" w:sz="0" w:space="0" w:color="auto"/>
            <w:right w:val="none" w:sz="0" w:space="0" w:color="auto"/>
          </w:divBdr>
        </w:div>
        <w:div w:id="2066835908">
          <w:marLeft w:val="640"/>
          <w:marRight w:val="0"/>
          <w:marTop w:val="0"/>
          <w:marBottom w:val="0"/>
          <w:divBdr>
            <w:top w:val="none" w:sz="0" w:space="0" w:color="auto"/>
            <w:left w:val="none" w:sz="0" w:space="0" w:color="auto"/>
            <w:bottom w:val="none" w:sz="0" w:space="0" w:color="auto"/>
            <w:right w:val="none" w:sz="0" w:space="0" w:color="auto"/>
          </w:divBdr>
        </w:div>
      </w:divsChild>
    </w:div>
    <w:div w:id="388765629">
      <w:bodyDiv w:val="1"/>
      <w:marLeft w:val="0"/>
      <w:marRight w:val="0"/>
      <w:marTop w:val="0"/>
      <w:marBottom w:val="0"/>
      <w:divBdr>
        <w:top w:val="none" w:sz="0" w:space="0" w:color="auto"/>
        <w:left w:val="none" w:sz="0" w:space="0" w:color="auto"/>
        <w:bottom w:val="none" w:sz="0" w:space="0" w:color="auto"/>
        <w:right w:val="none" w:sz="0" w:space="0" w:color="auto"/>
      </w:divBdr>
      <w:divsChild>
        <w:div w:id="1911108826">
          <w:marLeft w:val="640"/>
          <w:marRight w:val="0"/>
          <w:marTop w:val="0"/>
          <w:marBottom w:val="0"/>
          <w:divBdr>
            <w:top w:val="none" w:sz="0" w:space="0" w:color="auto"/>
            <w:left w:val="none" w:sz="0" w:space="0" w:color="auto"/>
            <w:bottom w:val="none" w:sz="0" w:space="0" w:color="auto"/>
            <w:right w:val="none" w:sz="0" w:space="0" w:color="auto"/>
          </w:divBdr>
        </w:div>
        <w:div w:id="1271204959">
          <w:marLeft w:val="640"/>
          <w:marRight w:val="0"/>
          <w:marTop w:val="0"/>
          <w:marBottom w:val="0"/>
          <w:divBdr>
            <w:top w:val="none" w:sz="0" w:space="0" w:color="auto"/>
            <w:left w:val="none" w:sz="0" w:space="0" w:color="auto"/>
            <w:bottom w:val="none" w:sz="0" w:space="0" w:color="auto"/>
            <w:right w:val="none" w:sz="0" w:space="0" w:color="auto"/>
          </w:divBdr>
        </w:div>
        <w:div w:id="782303660">
          <w:marLeft w:val="640"/>
          <w:marRight w:val="0"/>
          <w:marTop w:val="0"/>
          <w:marBottom w:val="0"/>
          <w:divBdr>
            <w:top w:val="none" w:sz="0" w:space="0" w:color="auto"/>
            <w:left w:val="none" w:sz="0" w:space="0" w:color="auto"/>
            <w:bottom w:val="none" w:sz="0" w:space="0" w:color="auto"/>
            <w:right w:val="none" w:sz="0" w:space="0" w:color="auto"/>
          </w:divBdr>
        </w:div>
        <w:div w:id="1272932974">
          <w:marLeft w:val="640"/>
          <w:marRight w:val="0"/>
          <w:marTop w:val="0"/>
          <w:marBottom w:val="0"/>
          <w:divBdr>
            <w:top w:val="none" w:sz="0" w:space="0" w:color="auto"/>
            <w:left w:val="none" w:sz="0" w:space="0" w:color="auto"/>
            <w:bottom w:val="none" w:sz="0" w:space="0" w:color="auto"/>
            <w:right w:val="none" w:sz="0" w:space="0" w:color="auto"/>
          </w:divBdr>
        </w:div>
        <w:div w:id="37171669">
          <w:marLeft w:val="640"/>
          <w:marRight w:val="0"/>
          <w:marTop w:val="0"/>
          <w:marBottom w:val="0"/>
          <w:divBdr>
            <w:top w:val="none" w:sz="0" w:space="0" w:color="auto"/>
            <w:left w:val="none" w:sz="0" w:space="0" w:color="auto"/>
            <w:bottom w:val="none" w:sz="0" w:space="0" w:color="auto"/>
            <w:right w:val="none" w:sz="0" w:space="0" w:color="auto"/>
          </w:divBdr>
        </w:div>
        <w:div w:id="1783376461">
          <w:marLeft w:val="640"/>
          <w:marRight w:val="0"/>
          <w:marTop w:val="0"/>
          <w:marBottom w:val="0"/>
          <w:divBdr>
            <w:top w:val="none" w:sz="0" w:space="0" w:color="auto"/>
            <w:left w:val="none" w:sz="0" w:space="0" w:color="auto"/>
            <w:bottom w:val="none" w:sz="0" w:space="0" w:color="auto"/>
            <w:right w:val="none" w:sz="0" w:space="0" w:color="auto"/>
          </w:divBdr>
        </w:div>
        <w:div w:id="1010837448">
          <w:marLeft w:val="640"/>
          <w:marRight w:val="0"/>
          <w:marTop w:val="0"/>
          <w:marBottom w:val="0"/>
          <w:divBdr>
            <w:top w:val="none" w:sz="0" w:space="0" w:color="auto"/>
            <w:left w:val="none" w:sz="0" w:space="0" w:color="auto"/>
            <w:bottom w:val="none" w:sz="0" w:space="0" w:color="auto"/>
            <w:right w:val="none" w:sz="0" w:space="0" w:color="auto"/>
          </w:divBdr>
        </w:div>
        <w:div w:id="837162060">
          <w:marLeft w:val="640"/>
          <w:marRight w:val="0"/>
          <w:marTop w:val="0"/>
          <w:marBottom w:val="0"/>
          <w:divBdr>
            <w:top w:val="none" w:sz="0" w:space="0" w:color="auto"/>
            <w:left w:val="none" w:sz="0" w:space="0" w:color="auto"/>
            <w:bottom w:val="none" w:sz="0" w:space="0" w:color="auto"/>
            <w:right w:val="none" w:sz="0" w:space="0" w:color="auto"/>
          </w:divBdr>
        </w:div>
        <w:div w:id="859007653">
          <w:marLeft w:val="640"/>
          <w:marRight w:val="0"/>
          <w:marTop w:val="0"/>
          <w:marBottom w:val="0"/>
          <w:divBdr>
            <w:top w:val="none" w:sz="0" w:space="0" w:color="auto"/>
            <w:left w:val="none" w:sz="0" w:space="0" w:color="auto"/>
            <w:bottom w:val="none" w:sz="0" w:space="0" w:color="auto"/>
            <w:right w:val="none" w:sz="0" w:space="0" w:color="auto"/>
          </w:divBdr>
        </w:div>
        <w:div w:id="385960078">
          <w:marLeft w:val="640"/>
          <w:marRight w:val="0"/>
          <w:marTop w:val="0"/>
          <w:marBottom w:val="0"/>
          <w:divBdr>
            <w:top w:val="none" w:sz="0" w:space="0" w:color="auto"/>
            <w:left w:val="none" w:sz="0" w:space="0" w:color="auto"/>
            <w:bottom w:val="none" w:sz="0" w:space="0" w:color="auto"/>
            <w:right w:val="none" w:sz="0" w:space="0" w:color="auto"/>
          </w:divBdr>
        </w:div>
        <w:div w:id="403837595">
          <w:marLeft w:val="640"/>
          <w:marRight w:val="0"/>
          <w:marTop w:val="0"/>
          <w:marBottom w:val="0"/>
          <w:divBdr>
            <w:top w:val="none" w:sz="0" w:space="0" w:color="auto"/>
            <w:left w:val="none" w:sz="0" w:space="0" w:color="auto"/>
            <w:bottom w:val="none" w:sz="0" w:space="0" w:color="auto"/>
            <w:right w:val="none" w:sz="0" w:space="0" w:color="auto"/>
          </w:divBdr>
        </w:div>
        <w:div w:id="1195271228">
          <w:marLeft w:val="640"/>
          <w:marRight w:val="0"/>
          <w:marTop w:val="0"/>
          <w:marBottom w:val="0"/>
          <w:divBdr>
            <w:top w:val="none" w:sz="0" w:space="0" w:color="auto"/>
            <w:left w:val="none" w:sz="0" w:space="0" w:color="auto"/>
            <w:bottom w:val="none" w:sz="0" w:space="0" w:color="auto"/>
            <w:right w:val="none" w:sz="0" w:space="0" w:color="auto"/>
          </w:divBdr>
        </w:div>
        <w:div w:id="1453985638">
          <w:marLeft w:val="640"/>
          <w:marRight w:val="0"/>
          <w:marTop w:val="0"/>
          <w:marBottom w:val="0"/>
          <w:divBdr>
            <w:top w:val="none" w:sz="0" w:space="0" w:color="auto"/>
            <w:left w:val="none" w:sz="0" w:space="0" w:color="auto"/>
            <w:bottom w:val="none" w:sz="0" w:space="0" w:color="auto"/>
            <w:right w:val="none" w:sz="0" w:space="0" w:color="auto"/>
          </w:divBdr>
        </w:div>
        <w:div w:id="1424254141">
          <w:marLeft w:val="640"/>
          <w:marRight w:val="0"/>
          <w:marTop w:val="0"/>
          <w:marBottom w:val="0"/>
          <w:divBdr>
            <w:top w:val="none" w:sz="0" w:space="0" w:color="auto"/>
            <w:left w:val="none" w:sz="0" w:space="0" w:color="auto"/>
            <w:bottom w:val="none" w:sz="0" w:space="0" w:color="auto"/>
            <w:right w:val="none" w:sz="0" w:space="0" w:color="auto"/>
          </w:divBdr>
        </w:div>
        <w:div w:id="899902677">
          <w:marLeft w:val="640"/>
          <w:marRight w:val="0"/>
          <w:marTop w:val="0"/>
          <w:marBottom w:val="0"/>
          <w:divBdr>
            <w:top w:val="none" w:sz="0" w:space="0" w:color="auto"/>
            <w:left w:val="none" w:sz="0" w:space="0" w:color="auto"/>
            <w:bottom w:val="none" w:sz="0" w:space="0" w:color="auto"/>
            <w:right w:val="none" w:sz="0" w:space="0" w:color="auto"/>
          </w:divBdr>
        </w:div>
        <w:div w:id="794131310">
          <w:marLeft w:val="640"/>
          <w:marRight w:val="0"/>
          <w:marTop w:val="0"/>
          <w:marBottom w:val="0"/>
          <w:divBdr>
            <w:top w:val="none" w:sz="0" w:space="0" w:color="auto"/>
            <w:left w:val="none" w:sz="0" w:space="0" w:color="auto"/>
            <w:bottom w:val="none" w:sz="0" w:space="0" w:color="auto"/>
            <w:right w:val="none" w:sz="0" w:space="0" w:color="auto"/>
          </w:divBdr>
        </w:div>
        <w:div w:id="1466123081">
          <w:marLeft w:val="640"/>
          <w:marRight w:val="0"/>
          <w:marTop w:val="0"/>
          <w:marBottom w:val="0"/>
          <w:divBdr>
            <w:top w:val="none" w:sz="0" w:space="0" w:color="auto"/>
            <w:left w:val="none" w:sz="0" w:space="0" w:color="auto"/>
            <w:bottom w:val="none" w:sz="0" w:space="0" w:color="auto"/>
            <w:right w:val="none" w:sz="0" w:space="0" w:color="auto"/>
          </w:divBdr>
        </w:div>
        <w:div w:id="1758134735">
          <w:marLeft w:val="640"/>
          <w:marRight w:val="0"/>
          <w:marTop w:val="0"/>
          <w:marBottom w:val="0"/>
          <w:divBdr>
            <w:top w:val="none" w:sz="0" w:space="0" w:color="auto"/>
            <w:left w:val="none" w:sz="0" w:space="0" w:color="auto"/>
            <w:bottom w:val="none" w:sz="0" w:space="0" w:color="auto"/>
            <w:right w:val="none" w:sz="0" w:space="0" w:color="auto"/>
          </w:divBdr>
        </w:div>
        <w:div w:id="1166290014">
          <w:marLeft w:val="640"/>
          <w:marRight w:val="0"/>
          <w:marTop w:val="0"/>
          <w:marBottom w:val="0"/>
          <w:divBdr>
            <w:top w:val="none" w:sz="0" w:space="0" w:color="auto"/>
            <w:left w:val="none" w:sz="0" w:space="0" w:color="auto"/>
            <w:bottom w:val="none" w:sz="0" w:space="0" w:color="auto"/>
            <w:right w:val="none" w:sz="0" w:space="0" w:color="auto"/>
          </w:divBdr>
        </w:div>
        <w:div w:id="2098671343">
          <w:marLeft w:val="640"/>
          <w:marRight w:val="0"/>
          <w:marTop w:val="0"/>
          <w:marBottom w:val="0"/>
          <w:divBdr>
            <w:top w:val="none" w:sz="0" w:space="0" w:color="auto"/>
            <w:left w:val="none" w:sz="0" w:space="0" w:color="auto"/>
            <w:bottom w:val="none" w:sz="0" w:space="0" w:color="auto"/>
            <w:right w:val="none" w:sz="0" w:space="0" w:color="auto"/>
          </w:divBdr>
        </w:div>
        <w:div w:id="1640303739">
          <w:marLeft w:val="640"/>
          <w:marRight w:val="0"/>
          <w:marTop w:val="0"/>
          <w:marBottom w:val="0"/>
          <w:divBdr>
            <w:top w:val="none" w:sz="0" w:space="0" w:color="auto"/>
            <w:left w:val="none" w:sz="0" w:space="0" w:color="auto"/>
            <w:bottom w:val="none" w:sz="0" w:space="0" w:color="auto"/>
            <w:right w:val="none" w:sz="0" w:space="0" w:color="auto"/>
          </w:divBdr>
        </w:div>
        <w:div w:id="1400903109">
          <w:marLeft w:val="640"/>
          <w:marRight w:val="0"/>
          <w:marTop w:val="0"/>
          <w:marBottom w:val="0"/>
          <w:divBdr>
            <w:top w:val="none" w:sz="0" w:space="0" w:color="auto"/>
            <w:left w:val="none" w:sz="0" w:space="0" w:color="auto"/>
            <w:bottom w:val="none" w:sz="0" w:space="0" w:color="auto"/>
            <w:right w:val="none" w:sz="0" w:space="0" w:color="auto"/>
          </w:divBdr>
        </w:div>
        <w:div w:id="465972839">
          <w:marLeft w:val="640"/>
          <w:marRight w:val="0"/>
          <w:marTop w:val="0"/>
          <w:marBottom w:val="0"/>
          <w:divBdr>
            <w:top w:val="none" w:sz="0" w:space="0" w:color="auto"/>
            <w:left w:val="none" w:sz="0" w:space="0" w:color="auto"/>
            <w:bottom w:val="none" w:sz="0" w:space="0" w:color="auto"/>
            <w:right w:val="none" w:sz="0" w:space="0" w:color="auto"/>
          </w:divBdr>
        </w:div>
        <w:div w:id="1194807012">
          <w:marLeft w:val="640"/>
          <w:marRight w:val="0"/>
          <w:marTop w:val="0"/>
          <w:marBottom w:val="0"/>
          <w:divBdr>
            <w:top w:val="none" w:sz="0" w:space="0" w:color="auto"/>
            <w:left w:val="none" w:sz="0" w:space="0" w:color="auto"/>
            <w:bottom w:val="none" w:sz="0" w:space="0" w:color="auto"/>
            <w:right w:val="none" w:sz="0" w:space="0" w:color="auto"/>
          </w:divBdr>
        </w:div>
        <w:div w:id="1017539710">
          <w:marLeft w:val="640"/>
          <w:marRight w:val="0"/>
          <w:marTop w:val="0"/>
          <w:marBottom w:val="0"/>
          <w:divBdr>
            <w:top w:val="none" w:sz="0" w:space="0" w:color="auto"/>
            <w:left w:val="none" w:sz="0" w:space="0" w:color="auto"/>
            <w:bottom w:val="none" w:sz="0" w:space="0" w:color="auto"/>
            <w:right w:val="none" w:sz="0" w:space="0" w:color="auto"/>
          </w:divBdr>
        </w:div>
        <w:div w:id="823860359">
          <w:marLeft w:val="640"/>
          <w:marRight w:val="0"/>
          <w:marTop w:val="0"/>
          <w:marBottom w:val="0"/>
          <w:divBdr>
            <w:top w:val="none" w:sz="0" w:space="0" w:color="auto"/>
            <w:left w:val="none" w:sz="0" w:space="0" w:color="auto"/>
            <w:bottom w:val="none" w:sz="0" w:space="0" w:color="auto"/>
            <w:right w:val="none" w:sz="0" w:space="0" w:color="auto"/>
          </w:divBdr>
        </w:div>
        <w:div w:id="591285094">
          <w:marLeft w:val="640"/>
          <w:marRight w:val="0"/>
          <w:marTop w:val="0"/>
          <w:marBottom w:val="0"/>
          <w:divBdr>
            <w:top w:val="none" w:sz="0" w:space="0" w:color="auto"/>
            <w:left w:val="none" w:sz="0" w:space="0" w:color="auto"/>
            <w:bottom w:val="none" w:sz="0" w:space="0" w:color="auto"/>
            <w:right w:val="none" w:sz="0" w:space="0" w:color="auto"/>
          </w:divBdr>
        </w:div>
        <w:div w:id="731663319">
          <w:marLeft w:val="640"/>
          <w:marRight w:val="0"/>
          <w:marTop w:val="0"/>
          <w:marBottom w:val="0"/>
          <w:divBdr>
            <w:top w:val="none" w:sz="0" w:space="0" w:color="auto"/>
            <w:left w:val="none" w:sz="0" w:space="0" w:color="auto"/>
            <w:bottom w:val="none" w:sz="0" w:space="0" w:color="auto"/>
            <w:right w:val="none" w:sz="0" w:space="0" w:color="auto"/>
          </w:divBdr>
        </w:div>
        <w:div w:id="885917747">
          <w:marLeft w:val="640"/>
          <w:marRight w:val="0"/>
          <w:marTop w:val="0"/>
          <w:marBottom w:val="0"/>
          <w:divBdr>
            <w:top w:val="none" w:sz="0" w:space="0" w:color="auto"/>
            <w:left w:val="none" w:sz="0" w:space="0" w:color="auto"/>
            <w:bottom w:val="none" w:sz="0" w:space="0" w:color="auto"/>
            <w:right w:val="none" w:sz="0" w:space="0" w:color="auto"/>
          </w:divBdr>
        </w:div>
        <w:div w:id="621810015">
          <w:marLeft w:val="640"/>
          <w:marRight w:val="0"/>
          <w:marTop w:val="0"/>
          <w:marBottom w:val="0"/>
          <w:divBdr>
            <w:top w:val="none" w:sz="0" w:space="0" w:color="auto"/>
            <w:left w:val="none" w:sz="0" w:space="0" w:color="auto"/>
            <w:bottom w:val="none" w:sz="0" w:space="0" w:color="auto"/>
            <w:right w:val="none" w:sz="0" w:space="0" w:color="auto"/>
          </w:divBdr>
        </w:div>
        <w:div w:id="586043319">
          <w:marLeft w:val="640"/>
          <w:marRight w:val="0"/>
          <w:marTop w:val="0"/>
          <w:marBottom w:val="0"/>
          <w:divBdr>
            <w:top w:val="none" w:sz="0" w:space="0" w:color="auto"/>
            <w:left w:val="none" w:sz="0" w:space="0" w:color="auto"/>
            <w:bottom w:val="none" w:sz="0" w:space="0" w:color="auto"/>
            <w:right w:val="none" w:sz="0" w:space="0" w:color="auto"/>
          </w:divBdr>
        </w:div>
        <w:div w:id="953177076">
          <w:marLeft w:val="640"/>
          <w:marRight w:val="0"/>
          <w:marTop w:val="0"/>
          <w:marBottom w:val="0"/>
          <w:divBdr>
            <w:top w:val="none" w:sz="0" w:space="0" w:color="auto"/>
            <w:left w:val="none" w:sz="0" w:space="0" w:color="auto"/>
            <w:bottom w:val="none" w:sz="0" w:space="0" w:color="auto"/>
            <w:right w:val="none" w:sz="0" w:space="0" w:color="auto"/>
          </w:divBdr>
        </w:div>
        <w:div w:id="335234896">
          <w:marLeft w:val="640"/>
          <w:marRight w:val="0"/>
          <w:marTop w:val="0"/>
          <w:marBottom w:val="0"/>
          <w:divBdr>
            <w:top w:val="none" w:sz="0" w:space="0" w:color="auto"/>
            <w:left w:val="none" w:sz="0" w:space="0" w:color="auto"/>
            <w:bottom w:val="none" w:sz="0" w:space="0" w:color="auto"/>
            <w:right w:val="none" w:sz="0" w:space="0" w:color="auto"/>
          </w:divBdr>
        </w:div>
        <w:div w:id="984629482">
          <w:marLeft w:val="640"/>
          <w:marRight w:val="0"/>
          <w:marTop w:val="0"/>
          <w:marBottom w:val="0"/>
          <w:divBdr>
            <w:top w:val="none" w:sz="0" w:space="0" w:color="auto"/>
            <w:left w:val="none" w:sz="0" w:space="0" w:color="auto"/>
            <w:bottom w:val="none" w:sz="0" w:space="0" w:color="auto"/>
            <w:right w:val="none" w:sz="0" w:space="0" w:color="auto"/>
          </w:divBdr>
        </w:div>
        <w:div w:id="1708799299">
          <w:marLeft w:val="640"/>
          <w:marRight w:val="0"/>
          <w:marTop w:val="0"/>
          <w:marBottom w:val="0"/>
          <w:divBdr>
            <w:top w:val="none" w:sz="0" w:space="0" w:color="auto"/>
            <w:left w:val="none" w:sz="0" w:space="0" w:color="auto"/>
            <w:bottom w:val="none" w:sz="0" w:space="0" w:color="auto"/>
            <w:right w:val="none" w:sz="0" w:space="0" w:color="auto"/>
          </w:divBdr>
        </w:div>
        <w:div w:id="2085644091">
          <w:marLeft w:val="640"/>
          <w:marRight w:val="0"/>
          <w:marTop w:val="0"/>
          <w:marBottom w:val="0"/>
          <w:divBdr>
            <w:top w:val="none" w:sz="0" w:space="0" w:color="auto"/>
            <w:left w:val="none" w:sz="0" w:space="0" w:color="auto"/>
            <w:bottom w:val="none" w:sz="0" w:space="0" w:color="auto"/>
            <w:right w:val="none" w:sz="0" w:space="0" w:color="auto"/>
          </w:divBdr>
        </w:div>
      </w:divsChild>
    </w:div>
    <w:div w:id="408701098">
      <w:bodyDiv w:val="1"/>
      <w:marLeft w:val="0"/>
      <w:marRight w:val="0"/>
      <w:marTop w:val="0"/>
      <w:marBottom w:val="0"/>
      <w:divBdr>
        <w:top w:val="none" w:sz="0" w:space="0" w:color="auto"/>
        <w:left w:val="none" w:sz="0" w:space="0" w:color="auto"/>
        <w:bottom w:val="none" w:sz="0" w:space="0" w:color="auto"/>
        <w:right w:val="none" w:sz="0" w:space="0" w:color="auto"/>
      </w:divBdr>
      <w:divsChild>
        <w:div w:id="296299222">
          <w:marLeft w:val="640"/>
          <w:marRight w:val="0"/>
          <w:marTop w:val="0"/>
          <w:marBottom w:val="0"/>
          <w:divBdr>
            <w:top w:val="none" w:sz="0" w:space="0" w:color="auto"/>
            <w:left w:val="none" w:sz="0" w:space="0" w:color="auto"/>
            <w:bottom w:val="none" w:sz="0" w:space="0" w:color="auto"/>
            <w:right w:val="none" w:sz="0" w:space="0" w:color="auto"/>
          </w:divBdr>
        </w:div>
        <w:div w:id="1759863506">
          <w:marLeft w:val="640"/>
          <w:marRight w:val="0"/>
          <w:marTop w:val="0"/>
          <w:marBottom w:val="0"/>
          <w:divBdr>
            <w:top w:val="none" w:sz="0" w:space="0" w:color="auto"/>
            <w:left w:val="none" w:sz="0" w:space="0" w:color="auto"/>
            <w:bottom w:val="none" w:sz="0" w:space="0" w:color="auto"/>
            <w:right w:val="none" w:sz="0" w:space="0" w:color="auto"/>
          </w:divBdr>
        </w:div>
        <w:div w:id="291524464">
          <w:marLeft w:val="640"/>
          <w:marRight w:val="0"/>
          <w:marTop w:val="0"/>
          <w:marBottom w:val="0"/>
          <w:divBdr>
            <w:top w:val="none" w:sz="0" w:space="0" w:color="auto"/>
            <w:left w:val="none" w:sz="0" w:space="0" w:color="auto"/>
            <w:bottom w:val="none" w:sz="0" w:space="0" w:color="auto"/>
            <w:right w:val="none" w:sz="0" w:space="0" w:color="auto"/>
          </w:divBdr>
        </w:div>
        <w:div w:id="28528175">
          <w:marLeft w:val="640"/>
          <w:marRight w:val="0"/>
          <w:marTop w:val="0"/>
          <w:marBottom w:val="0"/>
          <w:divBdr>
            <w:top w:val="none" w:sz="0" w:space="0" w:color="auto"/>
            <w:left w:val="none" w:sz="0" w:space="0" w:color="auto"/>
            <w:bottom w:val="none" w:sz="0" w:space="0" w:color="auto"/>
            <w:right w:val="none" w:sz="0" w:space="0" w:color="auto"/>
          </w:divBdr>
        </w:div>
        <w:div w:id="567809612">
          <w:marLeft w:val="640"/>
          <w:marRight w:val="0"/>
          <w:marTop w:val="0"/>
          <w:marBottom w:val="0"/>
          <w:divBdr>
            <w:top w:val="none" w:sz="0" w:space="0" w:color="auto"/>
            <w:left w:val="none" w:sz="0" w:space="0" w:color="auto"/>
            <w:bottom w:val="none" w:sz="0" w:space="0" w:color="auto"/>
            <w:right w:val="none" w:sz="0" w:space="0" w:color="auto"/>
          </w:divBdr>
        </w:div>
        <w:div w:id="1494180029">
          <w:marLeft w:val="640"/>
          <w:marRight w:val="0"/>
          <w:marTop w:val="0"/>
          <w:marBottom w:val="0"/>
          <w:divBdr>
            <w:top w:val="none" w:sz="0" w:space="0" w:color="auto"/>
            <w:left w:val="none" w:sz="0" w:space="0" w:color="auto"/>
            <w:bottom w:val="none" w:sz="0" w:space="0" w:color="auto"/>
            <w:right w:val="none" w:sz="0" w:space="0" w:color="auto"/>
          </w:divBdr>
        </w:div>
        <w:div w:id="1145270284">
          <w:marLeft w:val="640"/>
          <w:marRight w:val="0"/>
          <w:marTop w:val="0"/>
          <w:marBottom w:val="0"/>
          <w:divBdr>
            <w:top w:val="none" w:sz="0" w:space="0" w:color="auto"/>
            <w:left w:val="none" w:sz="0" w:space="0" w:color="auto"/>
            <w:bottom w:val="none" w:sz="0" w:space="0" w:color="auto"/>
            <w:right w:val="none" w:sz="0" w:space="0" w:color="auto"/>
          </w:divBdr>
        </w:div>
        <w:div w:id="868107923">
          <w:marLeft w:val="640"/>
          <w:marRight w:val="0"/>
          <w:marTop w:val="0"/>
          <w:marBottom w:val="0"/>
          <w:divBdr>
            <w:top w:val="none" w:sz="0" w:space="0" w:color="auto"/>
            <w:left w:val="none" w:sz="0" w:space="0" w:color="auto"/>
            <w:bottom w:val="none" w:sz="0" w:space="0" w:color="auto"/>
            <w:right w:val="none" w:sz="0" w:space="0" w:color="auto"/>
          </w:divBdr>
        </w:div>
        <w:div w:id="810169286">
          <w:marLeft w:val="640"/>
          <w:marRight w:val="0"/>
          <w:marTop w:val="0"/>
          <w:marBottom w:val="0"/>
          <w:divBdr>
            <w:top w:val="none" w:sz="0" w:space="0" w:color="auto"/>
            <w:left w:val="none" w:sz="0" w:space="0" w:color="auto"/>
            <w:bottom w:val="none" w:sz="0" w:space="0" w:color="auto"/>
            <w:right w:val="none" w:sz="0" w:space="0" w:color="auto"/>
          </w:divBdr>
        </w:div>
        <w:div w:id="650258045">
          <w:marLeft w:val="640"/>
          <w:marRight w:val="0"/>
          <w:marTop w:val="0"/>
          <w:marBottom w:val="0"/>
          <w:divBdr>
            <w:top w:val="none" w:sz="0" w:space="0" w:color="auto"/>
            <w:left w:val="none" w:sz="0" w:space="0" w:color="auto"/>
            <w:bottom w:val="none" w:sz="0" w:space="0" w:color="auto"/>
            <w:right w:val="none" w:sz="0" w:space="0" w:color="auto"/>
          </w:divBdr>
        </w:div>
        <w:div w:id="726730022">
          <w:marLeft w:val="640"/>
          <w:marRight w:val="0"/>
          <w:marTop w:val="0"/>
          <w:marBottom w:val="0"/>
          <w:divBdr>
            <w:top w:val="none" w:sz="0" w:space="0" w:color="auto"/>
            <w:left w:val="none" w:sz="0" w:space="0" w:color="auto"/>
            <w:bottom w:val="none" w:sz="0" w:space="0" w:color="auto"/>
            <w:right w:val="none" w:sz="0" w:space="0" w:color="auto"/>
          </w:divBdr>
        </w:div>
        <w:div w:id="1239631645">
          <w:marLeft w:val="640"/>
          <w:marRight w:val="0"/>
          <w:marTop w:val="0"/>
          <w:marBottom w:val="0"/>
          <w:divBdr>
            <w:top w:val="none" w:sz="0" w:space="0" w:color="auto"/>
            <w:left w:val="none" w:sz="0" w:space="0" w:color="auto"/>
            <w:bottom w:val="none" w:sz="0" w:space="0" w:color="auto"/>
            <w:right w:val="none" w:sz="0" w:space="0" w:color="auto"/>
          </w:divBdr>
        </w:div>
        <w:div w:id="962346184">
          <w:marLeft w:val="640"/>
          <w:marRight w:val="0"/>
          <w:marTop w:val="0"/>
          <w:marBottom w:val="0"/>
          <w:divBdr>
            <w:top w:val="none" w:sz="0" w:space="0" w:color="auto"/>
            <w:left w:val="none" w:sz="0" w:space="0" w:color="auto"/>
            <w:bottom w:val="none" w:sz="0" w:space="0" w:color="auto"/>
            <w:right w:val="none" w:sz="0" w:space="0" w:color="auto"/>
          </w:divBdr>
        </w:div>
        <w:div w:id="1192841726">
          <w:marLeft w:val="640"/>
          <w:marRight w:val="0"/>
          <w:marTop w:val="0"/>
          <w:marBottom w:val="0"/>
          <w:divBdr>
            <w:top w:val="none" w:sz="0" w:space="0" w:color="auto"/>
            <w:left w:val="none" w:sz="0" w:space="0" w:color="auto"/>
            <w:bottom w:val="none" w:sz="0" w:space="0" w:color="auto"/>
            <w:right w:val="none" w:sz="0" w:space="0" w:color="auto"/>
          </w:divBdr>
        </w:div>
        <w:div w:id="203173327">
          <w:marLeft w:val="640"/>
          <w:marRight w:val="0"/>
          <w:marTop w:val="0"/>
          <w:marBottom w:val="0"/>
          <w:divBdr>
            <w:top w:val="none" w:sz="0" w:space="0" w:color="auto"/>
            <w:left w:val="none" w:sz="0" w:space="0" w:color="auto"/>
            <w:bottom w:val="none" w:sz="0" w:space="0" w:color="auto"/>
            <w:right w:val="none" w:sz="0" w:space="0" w:color="auto"/>
          </w:divBdr>
        </w:div>
        <w:div w:id="1190099112">
          <w:marLeft w:val="640"/>
          <w:marRight w:val="0"/>
          <w:marTop w:val="0"/>
          <w:marBottom w:val="0"/>
          <w:divBdr>
            <w:top w:val="none" w:sz="0" w:space="0" w:color="auto"/>
            <w:left w:val="none" w:sz="0" w:space="0" w:color="auto"/>
            <w:bottom w:val="none" w:sz="0" w:space="0" w:color="auto"/>
            <w:right w:val="none" w:sz="0" w:space="0" w:color="auto"/>
          </w:divBdr>
        </w:div>
        <w:div w:id="961572995">
          <w:marLeft w:val="640"/>
          <w:marRight w:val="0"/>
          <w:marTop w:val="0"/>
          <w:marBottom w:val="0"/>
          <w:divBdr>
            <w:top w:val="none" w:sz="0" w:space="0" w:color="auto"/>
            <w:left w:val="none" w:sz="0" w:space="0" w:color="auto"/>
            <w:bottom w:val="none" w:sz="0" w:space="0" w:color="auto"/>
            <w:right w:val="none" w:sz="0" w:space="0" w:color="auto"/>
          </w:divBdr>
        </w:div>
        <w:div w:id="1356032709">
          <w:marLeft w:val="640"/>
          <w:marRight w:val="0"/>
          <w:marTop w:val="0"/>
          <w:marBottom w:val="0"/>
          <w:divBdr>
            <w:top w:val="none" w:sz="0" w:space="0" w:color="auto"/>
            <w:left w:val="none" w:sz="0" w:space="0" w:color="auto"/>
            <w:bottom w:val="none" w:sz="0" w:space="0" w:color="auto"/>
            <w:right w:val="none" w:sz="0" w:space="0" w:color="auto"/>
          </w:divBdr>
        </w:div>
        <w:div w:id="1735927101">
          <w:marLeft w:val="640"/>
          <w:marRight w:val="0"/>
          <w:marTop w:val="0"/>
          <w:marBottom w:val="0"/>
          <w:divBdr>
            <w:top w:val="none" w:sz="0" w:space="0" w:color="auto"/>
            <w:left w:val="none" w:sz="0" w:space="0" w:color="auto"/>
            <w:bottom w:val="none" w:sz="0" w:space="0" w:color="auto"/>
            <w:right w:val="none" w:sz="0" w:space="0" w:color="auto"/>
          </w:divBdr>
        </w:div>
        <w:div w:id="1884361815">
          <w:marLeft w:val="640"/>
          <w:marRight w:val="0"/>
          <w:marTop w:val="0"/>
          <w:marBottom w:val="0"/>
          <w:divBdr>
            <w:top w:val="none" w:sz="0" w:space="0" w:color="auto"/>
            <w:left w:val="none" w:sz="0" w:space="0" w:color="auto"/>
            <w:bottom w:val="none" w:sz="0" w:space="0" w:color="auto"/>
            <w:right w:val="none" w:sz="0" w:space="0" w:color="auto"/>
          </w:divBdr>
        </w:div>
        <w:div w:id="1875192398">
          <w:marLeft w:val="640"/>
          <w:marRight w:val="0"/>
          <w:marTop w:val="0"/>
          <w:marBottom w:val="0"/>
          <w:divBdr>
            <w:top w:val="none" w:sz="0" w:space="0" w:color="auto"/>
            <w:left w:val="none" w:sz="0" w:space="0" w:color="auto"/>
            <w:bottom w:val="none" w:sz="0" w:space="0" w:color="auto"/>
            <w:right w:val="none" w:sz="0" w:space="0" w:color="auto"/>
          </w:divBdr>
        </w:div>
        <w:div w:id="1530682277">
          <w:marLeft w:val="640"/>
          <w:marRight w:val="0"/>
          <w:marTop w:val="0"/>
          <w:marBottom w:val="0"/>
          <w:divBdr>
            <w:top w:val="none" w:sz="0" w:space="0" w:color="auto"/>
            <w:left w:val="none" w:sz="0" w:space="0" w:color="auto"/>
            <w:bottom w:val="none" w:sz="0" w:space="0" w:color="auto"/>
            <w:right w:val="none" w:sz="0" w:space="0" w:color="auto"/>
          </w:divBdr>
        </w:div>
        <w:div w:id="137235626">
          <w:marLeft w:val="640"/>
          <w:marRight w:val="0"/>
          <w:marTop w:val="0"/>
          <w:marBottom w:val="0"/>
          <w:divBdr>
            <w:top w:val="none" w:sz="0" w:space="0" w:color="auto"/>
            <w:left w:val="none" w:sz="0" w:space="0" w:color="auto"/>
            <w:bottom w:val="none" w:sz="0" w:space="0" w:color="auto"/>
            <w:right w:val="none" w:sz="0" w:space="0" w:color="auto"/>
          </w:divBdr>
        </w:div>
        <w:div w:id="1826626981">
          <w:marLeft w:val="640"/>
          <w:marRight w:val="0"/>
          <w:marTop w:val="0"/>
          <w:marBottom w:val="0"/>
          <w:divBdr>
            <w:top w:val="none" w:sz="0" w:space="0" w:color="auto"/>
            <w:left w:val="none" w:sz="0" w:space="0" w:color="auto"/>
            <w:bottom w:val="none" w:sz="0" w:space="0" w:color="auto"/>
            <w:right w:val="none" w:sz="0" w:space="0" w:color="auto"/>
          </w:divBdr>
        </w:div>
        <w:div w:id="1457406807">
          <w:marLeft w:val="640"/>
          <w:marRight w:val="0"/>
          <w:marTop w:val="0"/>
          <w:marBottom w:val="0"/>
          <w:divBdr>
            <w:top w:val="none" w:sz="0" w:space="0" w:color="auto"/>
            <w:left w:val="none" w:sz="0" w:space="0" w:color="auto"/>
            <w:bottom w:val="none" w:sz="0" w:space="0" w:color="auto"/>
            <w:right w:val="none" w:sz="0" w:space="0" w:color="auto"/>
          </w:divBdr>
        </w:div>
        <w:div w:id="1575972914">
          <w:marLeft w:val="640"/>
          <w:marRight w:val="0"/>
          <w:marTop w:val="0"/>
          <w:marBottom w:val="0"/>
          <w:divBdr>
            <w:top w:val="none" w:sz="0" w:space="0" w:color="auto"/>
            <w:left w:val="none" w:sz="0" w:space="0" w:color="auto"/>
            <w:bottom w:val="none" w:sz="0" w:space="0" w:color="auto"/>
            <w:right w:val="none" w:sz="0" w:space="0" w:color="auto"/>
          </w:divBdr>
        </w:div>
        <w:div w:id="1264416904">
          <w:marLeft w:val="640"/>
          <w:marRight w:val="0"/>
          <w:marTop w:val="0"/>
          <w:marBottom w:val="0"/>
          <w:divBdr>
            <w:top w:val="none" w:sz="0" w:space="0" w:color="auto"/>
            <w:left w:val="none" w:sz="0" w:space="0" w:color="auto"/>
            <w:bottom w:val="none" w:sz="0" w:space="0" w:color="auto"/>
            <w:right w:val="none" w:sz="0" w:space="0" w:color="auto"/>
          </w:divBdr>
        </w:div>
        <w:div w:id="1930237727">
          <w:marLeft w:val="640"/>
          <w:marRight w:val="0"/>
          <w:marTop w:val="0"/>
          <w:marBottom w:val="0"/>
          <w:divBdr>
            <w:top w:val="none" w:sz="0" w:space="0" w:color="auto"/>
            <w:left w:val="none" w:sz="0" w:space="0" w:color="auto"/>
            <w:bottom w:val="none" w:sz="0" w:space="0" w:color="auto"/>
            <w:right w:val="none" w:sz="0" w:space="0" w:color="auto"/>
          </w:divBdr>
        </w:div>
        <w:div w:id="2104648048">
          <w:marLeft w:val="640"/>
          <w:marRight w:val="0"/>
          <w:marTop w:val="0"/>
          <w:marBottom w:val="0"/>
          <w:divBdr>
            <w:top w:val="none" w:sz="0" w:space="0" w:color="auto"/>
            <w:left w:val="none" w:sz="0" w:space="0" w:color="auto"/>
            <w:bottom w:val="none" w:sz="0" w:space="0" w:color="auto"/>
            <w:right w:val="none" w:sz="0" w:space="0" w:color="auto"/>
          </w:divBdr>
        </w:div>
        <w:div w:id="40567714">
          <w:marLeft w:val="640"/>
          <w:marRight w:val="0"/>
          <w:marTop w:val="0"/>
          <w:marBottom w:val="0"/>
          <w:divBdr>
            <w:top w:val="none" w:sz="0" w:space="0" w:color="auto"/>
            <w:left w:val="none" w:sz="0" w:space="0" w:color="auto"/>
            <w:bottom w:val="none" w:sz="0" w:space="0" w:color="auto"/>
            <w:right w:val="none" w:sz="0" w:space="0" w:color="auto"/>
          </w:divBdr>
        </w:div>
        <w:div w:id="1905489030">
          <w:marLeft w:val="640"/>
          <w:marRight w:val="0"/>
          <w:marTop w:val="0"/>
          <w:marBottom w:val="0"/>
          <w:divBdr>
            <w:top w:val="none" w:sz="0" w:space="0" w:color="auto"/>
            <w:left w:val="none" w:sz="0" w:space="0" w:color="auto"/>
            <w:bottom w:val="none" w:sz="0" w:space="0" w:color="auto"/>
            <w:right w:val="none" w:sz="0" w:space="0" w:color="auto"/>
          </w:divBdr>
        </w:div>
        <w:div w:id="646127604">
          <w:marLeft w:val="640"/>
          <w:marRight w:val="0"/>
          <w:marTop w:val="0"/>
          <w:marBottom w:val="0"/>
          <w:divBdr>
            <w:top w:val="none" w:sz="0" w:space="0" w:color="auto"/>
            <w:left w:val="none" w:sz="0" w:space="0" w:color="auto"/>
            <w:bottom w:val="none" w:sz="0" w:space="0" w:color="auto"/>
            <w:right w:val="none" w:sz="0" w:space="0" w:color="auto"/>
          </w:divBdr>
        </w:div>
        <w:div w:id="448086025">
          <w:marLeft w:val="640"/>
          <w:marRight w:val="0"/>
          <w:marTop w:val="0"/>
          <w:marBottom w:val="0"/>
          <w:divBdr>
            <w:top w:val="none" w:sz="0" w:space="0" w:color="auto"/>
            <w:left w:val="none" w:sz="0" w:space="0" w:color="auto"/>
            <w:bottom w:val="none" w:sz="0" w:space="0" w:color="auto"/>
            <w:right w:val="none" w:sz="0" w:space="0" w:color="auto"/>
          </w:divBdr>
        </w:div>
        <w:div w:id="1947495846">
          <w:marLeft w:val="640"/>
          <w:marRight w:val="0"/>
          <w:marTop w:val="0"/>
          <w:marBottom w:val="0"/>
          <w:divBdr>
            <w:top w:val="none" w:sz="0" w:space="0" w:color="auto"/>
            <w:left w:val="none" w:sz="0" w:space="0" w:color="auto"/>
            <w:bottom w:val="none" w:sz="0" w:space="0" w:color="auto"/>
            <w:right w:val="none" w:sz="0" w:space="0" w:color="auto"/>
          </w:divBdr>
        </w:div>
        <w:div w:id="1463384215">
          <w:marLeft w:val="640"/>
          <w:marRight w:val="0"/>
          <w:marTop w:val="0"/>
          <w:marBottom w:val="0"/>
          <w:divBdr>
            <w:top w:val="none" w:sz="0" w:space="0" w:color="auto"/>
            <w:left w:val="none" w:sz="0" w:space="0" w:color="auto"/>
            <w:bottom w:val="none" w:sz="0" w:space="0" w:color="auto"/>
            <w:right w:val="none" w:sz="0" w:space="0" w:color="auto"/>
          </w:divBdr>
        </w:div>
        <w:div w:id="1611474068">
          <w:marLeft w:val="640"/>
          <w:marRight w:val="0"/>
          <w:marTop w:val="0"/>
          <w:marBottom w:val="0"/>
          <w:divBdr>
            <w:top w:val="none" w:sz="0" w:space="0" w:color="auto"/>
            <w:left w:val="none" w:sz="0" w:space="0" w:color="auto"/>
            <w:bottom w:val="none" w:sz="0" w:space="0" w:color="auto"/>
            <w:right w:val="none" w:sz="0" w:space="0" w:color="auto"/>
          </w:divBdr>
        </w:div>
        <w:div w:id="1845431767">
          <w:marLeft w:val="640"/>
          <w:marRight w:val="0"/>
          <w:marTop w:val="0"/>
          <w:marBottom w:val="0"/>
          <w:divBdr>
            <w:top w:val="none" w:sz="0" w:space="0" w:color="auto"/>
            <w:left w:val="none" w:sz="0" w:space="0" w:color="auto"/>
            <w:bottom w:val="none" w:sz="0" w:space="0" w:color="auto"/>
            <w:right w:val="none" w:sz="0" w:space="0" w:color="auto"/>
          </w:divBdr>
        </w:div>
        <w:div w:id="957757964">
          <w:marLeft w:val="640"/>
          <w:marRight w:val="0"/>
          <w:marTop w:val="0"/>
          <w:marBottom w:val="0"/>
          <w:divBdr>
            <w:top w:val="none" w:sz="0" w:space="0" w:color="auto"/>
            <w:left w:val="none" w:sz="0" w:space="0" w:color="auto"/>
            <w:bottom w:val="none" w:sz="0" w:space="0" w:color="auto"/>
            <w:right w:val="none" w:sz="0" w:space="0" w:color="auto"/>
          </w:divBdr>
        </w:div>
        <w:div w:id="2021396648">
          <w:marLeft w:val="640"/>
          <w:marRight w:val="0"/>
          <w:marTop w:val="0"/>
          <w:marBottom w:val="0"/>
          <w:divBdr>
            <w:top w:val="none" w:sz="0" w:space="0" w:color="auto"/>
            <w:left w:val="none" w:sz="0" w:space="0" w:color="auto"/>
            <w:bottom w:val="none" w:sz="0" w:space="0" w:color="auto"/>
            <w:right w:val="none" w:sz="0" w:space="0" w:color="auto"/>
          </w:divBdr>
        </w:div>
      </w:divsChild>
    </w:div>
    <w:div w:id="415593843">
      <w:bodyDiv w:val="1"/>
      <w:marLeft w:val="0"/>
      <w:marRight w:val="0"/>
      <w:marTop w:val="0"/>
      <w:marBottom w:val="0"/>
      <w:divBdr>
        <w:top w:val="none" w:sz="0" w:space="0" w:color="auto"/>
        <w:left w:val="none" w:sz="0" w:space="0" w:color="auto"/>
        <w:bottom w:val="none" w:sz="0" w:space="0" w:color="auto"/>
        <w:right w:val="none" w:sz="0" w:space="0" w:color="auto"/>
      </w:divBdr>
      <w:divsChild>
        <w:div w:id="911696583">
          <w:marLeft w:val="640"/>
          <w:marRight w:val="0"/>
          <w:marTop w:val="0"/>
          <w:marBottom w:val="0"/>
          <w:divBdr>
            <w:top w:val="none" w:sz="0" w:space="0" w:color="auto"/>
            <w:left w:val="none" w:sz="0" w:space="0" w:color="auto"/>
            <w:bottom w:val="none" w:sz="0" w:space="0" w:color="auto"/>
            <w:right w:val="none" w:sz="0" w:space="0" w:color="auto"/>
          </w:divBdr>
        </w:div>
        <w:div w:id="1809470173">
          <w:marLeft w:val="640"/>
          <w:marRight w:val="0"/>
          <w:marTop w:val="0"/>
          <w:marBottom w:val="0"/>
          <w:divBdr>
            <w:top w:val="none" w:sz="0" w:space="0" w:color="auto"/>
            <w:left w:val="none" w:sz="0" w:space="0" w:color="auto"/>
            <w:bottom w:val="none" w:sz="0" w:space="0" w:color="auto"/>
            <w:right w:val="none" w:sz="0" w:space="0" w:color="auto"/>
          </w:divBdr>
        </w:div>
        <w:div w:id="1587297963">
          <w:marLeft w:val="640"/>
          <w:marRight w:val="0"/>
          <w:marTop w:val="0"/>
          <w:marBottom w:val="0"/>
          <w:divBdr>
            <w:top w:val="none" w:sz="0" w:space="0" w:color="auto"/>
            <w:left w:val="none" w:sz="0" w:space="0" w:color="auto"/>
            <w:bottom w:val="none" w:sz="0" w:space="0" w:color="auto"/>
            <w:right w:val="none" w:sz="0" w:space="0" w:color="auto"/>
          </w:divBdr>
        </w:div>
        <w:div w:id="1223637565">
          <w:marLeft w:val="640"/>
          <w:marRight w:val="0"/>
          <w:marTop w:val="0"/>
          <w:marBottom w:val="0"/>
          <w:divBdr>
            <w:top w:val="none" w:sz="0" w:space="0" w:color="auto"/>
            <w:left w:val="none" w:sz="0" w:space="0" w:color="auto"/>
            <w:bottom w:val="none" w:sz="0" w:space="0" w:color="auto"/>
            <w:right w:val="none" w:sz="0" w:space="0" w:color="auto"/>
          </w:divBdr>
        </w:div>
        <w:div w:id="176385894">
          <w:marLeft w:val="640"/>
          <w:marRight w:val="0"/>
          <w:marTop w:val="0"/>
          <w:marBottom w:val="0"/>
          <w:divBdr>
            <w:top w:val="none" w:sz="0" w:space="0" w:color="auto"/>
            <w:left w:val="none" w:sz="0" w:space="0" w:color="auto"/>
            <w:bottom w:val="none" w:sz="0" w:space="0" w:color="auto"/>
            <w:right w:val="none" w:sz="0" w:space="0" w:color="auto"/>
          </w:divBdr>
        </w:div>
        <w:div w:id="518079609">
          <w:marLeft w:val="640"/>
          <w:marRight w:val="0"/>
          <w:marTop w:val="0"/>
          <w:marBottom w:val="0"/>
          <w:divBdr>
            <w:top w:val="none" w:sz="0" w:space="0" w:color="auto"/>
            <w:left w:val="none" w:sz="0" w:space="0" w:color="auto"/>
            <w:bottom w:val="none" w:sz="0" w:space="0" w:color="auto"/>
            <w:right w:val="none" w:sz="0" w:space="0" w:color="auto"/>
          </w:divBdr>
        </w:div>
        <w:div w:id="1868257188">
          <w:marLeft w:val="640"/>
          <w:marRight w:val="0"/>
          <w:marTop w:val="0"/>
          <w:marBottom w:val="0"/>
          <w:divBdr>
            <w:top w:val="none" w:sz="0" w:space="0" w:color="auto"/>
            <w:left w:val="none" w:sz="0" w:space="0" w:color="auto"/>
            <w:bottom w:val="none" w:sz="0" w:space="0" w:color="auto"/>
            <w:right w:val="none" w:sz="0" w:space="0" w:color="auto"/>
          </w:divBdr>
        </w:div>
        <w:div w:id="445975464">
          <w:marLeft w:val="640"/>
          <w:marRight w:val="0"/>
          <w:marTop w:val="0"/>
          <w:marBottom w:val="0"/>
          <w:divBdr>
            <w:top w:val="none" w:sz="0" w:space="0" w:color="auto"/>
            <w:left w:val="none" w:sz="0" w:space="0" w:color="auto"/>
            <w:bottom w:val="none" w:sz="0" w:space="0" w:color="auto"/>
            <w:right w:val="none" w:sz="0" w:space="0" w:color="auto"/>
          </w:divBdr>
        </w:div>
        <w:div w:id="1624268798">
          <w:marLeft w:val="640"/>
          <w:marRight w:val="0"/>
          <w:marTop w:val="0"/>
          <w:marBottom w:val="0"/>
          <w:divBdr>
            <w:top w:val="none" w:sz="0" w:space="0" w:color="auto"/>
            <w:left w:val="none" w:sz="0" w:space="0" w:color="auto"/>
            <w:bottom w:val="none" w:sz="0" w:space="0" w:color="auto"/>
            <w:right w:val="none" w:sz="0" w:space="0" w:color="auto"/>
          </w:divBdr>
        </w:div>
        <w:div w:id="384449640">
          <w:marLeft w:val="640"/>
          <w:marRight w:val="0"/>
          <w:marTop w:val="0"/>
          <w:marBottom w:val="0"/>
          <w:divBdr>
            <w:top w:val="none" w:sz="0" w:space="0" w:color="auto"/>
            <w:left w:val="none" w:sz="0" w:space="0" w:color="auto"/>
            <w:bottom w:val="none" w:sz="0" w:space="0" w:color="auto"/>
            <w:right w:val="none" w:sz="0" w:space="0" w:color="auto"/>
          </w:divBdr>
        </w:div>
        <w:div w:id="388841801">
          <w:marLeft w:val="640"/>
          <w:marRight w:val="0"/>
          <w:marTop w:val="0"/>
          <w:marBottom w:val="0"/>
          <w:divBdr>
            <w:top w:val="none" w:sz="0" w:space="0" w:color="auto"/>
            <w:left w:val="none" w:sz="0" w:space="0" w:color="auto"/>
            <w:bottom w:val="none" w:sz="0" w:space="0" w:color="auto"/>
            <w:right w:val="none" w:sz="0" w:space="0" w:color="auto"/>
          </w:divBdr>
        </w:div>
        <w:div w:id="271057871">
          <w:marLeft w:val="640"/>
          <w:marRight w:val="0"/>
          <w:marTop w:val="0"/>
          <w:marBottom w:val="0"/>
          <w:divBdr>
            <w:top w:val="none" w:sz="0" w:space="0" w:color="auto"/>
            <w:left w:val="none" w:sz="0" w:space="0" w:color="auto"/>
            <w:bottom w:val="none" w:sz="0" w:space="0" w:color="auto"/>
            <w:right w:val="none" w:sz="0" w:space="0" w:color="auto"/>
          </w:divBdr>
        </w:div>
        <w:div w:id="624624112">
          <w:marLeft w:val="640"/>
          <w:marRight w:val="0"/>
          <w:marTop w:val="0"/>
          <w:marBottom w:val="0"/>
          <w:divBdr>
            <w:top w:val="none" w:sz="0" w:space="0" w:color="auto"/>
            <w:left w:val="none" w:sz="0" w:space="0" w:color="auto"/>
            <w:bottom w:val="none" w:sz="0" w:space="0" w:color="auto"/>
            <w:right w:val="none" w:sz="0" w:space="0" w:color="auto"/>
          </w:divBdr>
        </w:div>
        <w:div w:id="1374426166">
          <w:marLeft w:val="640"/>
          <w:marRight w:val="0"/>
          <w:marTop w:val="0"/>
          <w:marBottom w:val="0"/>
          <w:divBdr>
            <w:top w:val="none" w:sz="0" w:space="0" w:color="auto"/>
            <w:left w:val="none" w:sz="0" w:space="0" w:color="auto"/>
            <w:bottom w:val="none" w:sz="0" w:space="0" w:color="auto"/>
            <w:right w:val="none" w:sz="0" w:space="0" w:color="auto"/>
          </w:divBdr>
        </w:div>
        <w:div w:id="1991130623">
          <w:marLeft w:val="640"/>
          <w:marRight w:val="0"/>
          <w:marTop w:val="0"/>
          <w:marBottom w:val="0"/>
          <w:divBdr>
            <w:top w:val="none" w:sz="0" w:space="0" w:color="auto"/>
            <w:left w:val="none" w:sz="0" w:space="0" w:color="auto"/>
            <w:bottom w:val="none" w:sz="0" w:space="0" w:color="auto"/>
            <w:right w:val="none" w:sz="0" w:space="0" w:color="auto"/>
          </w:divBdr>
        </w:div>
        <w:div w:id="267126208">
          <w:marLeft w:val="640"/>
          <w:marRight w:val="0"/>
          <w:marTop w:val="0"/>
          <w:marBottom w:val="0"/>
          <w:divBdr>
            <w:top w:val="none" w:sz="0" w:space="0" w:color="auto"/>
            <w:left w:val="none" w:sz="0" w:space="0" w:color="auto"/>
            <w:bottom w:val="none" w:sz="0" w:space="0" w:color="auto"/>
            <w:right w:val="none" w:sz="0" w:space="0" w:color="auto"/>
          </w:divBdr>
        </w:div>
        <w:div w:id="1295869083">
          <w:marLeft w:val="640"/>
          <w:marRight w:val="0"/>
          <w:marTop w:val="0"/>
          <w:marBottom w:val="0"/>
          <w:divBdr>
            <w:top w:val="none" w:sz="0" w:space="0" w:color="auto"/>
            <w:left w:val="none" w:sz="0" w:space="0" w:color="auto"/>
            <w:bottom w:val="none" w:sz="0" w:space="0" w:color="auto"/>
            <w:right w:val="none" w:sz="0" w:space="0" w:color="auto"/>
          </w:divBdr>
        </w:div>
        <w:div w:id="1274749656">
          <w:marLeft w:val="640"/>
          <w:marRight w:val="0"/>
          <w:marTop w:val="0"/>
          <w:marBottom w:val="0"/>
          <w:divBdr>
            <w:top w:val="none" w:sz="0" w:space="0" w:color="auto"/>
            <w:left w:val="none" w:sz="0" w:space="0" w:color="auto"/>
            <w:bottom w:val="none" w:sz="0" w:space="0" w:color="auto"/>
            <w:right w:val="none" w:sz="0" w:space="0" w:color="auto"/>
          </w:divBdr>
        </w:div>
        <w:div w:id="1273056262">
          <w:marLeft w:val="640"/>
          <w:marRight w:val="0"/>
          <w:marTop w:val="0"/>
          <w:marBottom w:val="0"/>
          <w:divBdr>
            <w:top w:val="none" w:sz="0" w:space="0" w:color="auto"/>
            <w:left w:val="none" w:sz="0" w:space="0" w:color="auto"/>
            <w:bottom w:val="none" w:sz="0" w:space="0" w:color="auto"/>
            <w:right w:val="none" w:sz="0" w:space="0" w:color="auto"/>
          </w:divBdr>
        </w:div>
        <w:div w:id="328489538">
          <w:marLeft w:val="640"/>
          <w:marRight w:val="0"/>
          <w:marTop w:val="0"/>
          <w:marBottom w:val="0"/>
          <w:divBdr>
            <w:top w:val="none" w:sz="0" w:space="0" w:color="auto"/>
            <w:left w:val="none" w:sz="0" w:space="0" w:color="auto"/>
            <w:bottom w:val="none" w:sz="0" w:space="0" w:color="auto"/>
            <w:right w:val="none" w:sz="0" w:space="0" w:color="auto"/>
          </w:divBdr>
        </w:div>
        <w:div w:id="1723944577">
          <w:marLeft w:val="640"/>
          <w:marRight w:val="0"/>
          <w:marTop w:val="0"/>
          <w:marBottom w:val="0"/>
          <w:divBdr>
            <w:top w:val="none" w:sz="0" w:space="0" w:color="auto"/>
            <w:left w:val="none" w:sz="0" w:space="0" w:color="auto"/>
            <w:bottom w:val="none" w:sz="0" w:space="0" w:color="auto"/>
            <w:right w:val="none" w:sz="0" w:space="0" w:color="auto"/>
          </w:divBdr>
        </w:div>
        <w:div w:id="346912620">
          <w:marLeft w:val="640"/>
          <w:marRight w:val="0"/>
          <w:marTop w:val="0"/>
          <w:marBottom w:val="0"/>
          <w:divBdr>
            <w:top w:val="none" w:sz="0" w:space="0" w:color="auto"/>
            <w:left w:val="none" w:sz="0" w:space="0" w:color="auto"/>
            <w:bottom w:val="none" w:sz="0" w:space="0" w:color="auto"/>
            <w:right w:val="none" w:sz="0" w:space="0" w:color="auto"/>
          </w:divBdr>
        </w:div>
        <w:div w:id="367028041">
          <w:marLeft w:val="640"/>
          <w:marRight w:val="0"/>
          <w:marTop w:val="0"/>
          <w:marBottom w:val="0"/>
          <w:divBdr>
            <w:top w:val="none" w:sz="0" w:space="0" w:color="auto"/>
            <w:left w:val="none" w:sz="0" w:space="0" w:color="auto"/>
            <w:bottom w:val="none" w:sz="0" w:space="0" w:color="auto"/>
            <w:right w:val="none" w:sz="0" w:space="0" w:color="auto"/>
          </w:divBdr>
        </w:div>
        <w:div w:id="523371608">
          <w:marLeft w:val="640"/>
          <w:marRight w:val="0"/>
          <w:marTop w:val="0"/>
          <w:marBottom w:val="0"/>
          <w:divBdr>
            <w:top w:val="none" w:sz="0" w:space="0" w:color="auto"/>
            <w:left w:val="none" w:sz="0" w:space="0" w:color="auto"/>
            <w:bottom w:val="none" w:sz="0" w:space="0" w:color="auto"/>
            <w:right w:val="none" w:sz="0" w:space="0" w:color="auto"/>
          </w:divBdr>
        </w:div>
        <w:div w:id="1689454175">
          <w:marLeft w:val="640"/>
          <w:marRight w:val="0"/>
          <w:marTop w:val="0"/>
          <w:marBottom w:val="0"/>
          <w:divBdr>
            <w:top w:val="none" w:sz="0" w:space="0" w:color="auto"/>
            <w:left w:val="none" w:sz="0" w:space="0" w:color="auto"/>
            <w:bottom w:val="none" w:sz="0" w:space="0" w:color="auto"/>
            <w:right w:val="none" w:sz="0" w:space="0" w:color="auto"/>
          </w:divBdr>
        </w:div>
        <w:div w:id="1978685535">
          <w:marLeft w:val="640"/>
          <w:marRight w:val="0"/>
          <w:marTop w:val="0"/>
          <w:marBottom w:val="0"/>
          <w:divBdr>
            <w:top w:val="none" w:sz="0" w:space="0" w:color="auto"/>
            <w:left w:val="none" w:sz="0" w:space="0" w:color="auto"/>
            <w:bottom w:val="none" w:sz="0" w:space="0" w:color="auto"/>
            <w:right w:val="none" w:sz="0" w:space="0" w:color="auto"/>
          </w:divBdr>
        </w:div>
        <w:div w:id="378436201">
          <w:marLeft w:val="640"/>
          <w:marRight w:val="0"/>
          <w:marTop w:val="0"/>
          <w:marBottom w:val="0"/>
          <w:divBdr>
            <w:top w:val="none" w:sz="0" w:space="0" w:color="auto"/>
            <w:left w:val="none" w:sz="0" w:space="0" w:color="auto"/>
            <w:bottom w:val="none" w:sz="0" w:space="0" w:color="auto"/>
            <w:right w:val="none" w:sz="0" w:space="0" w:color="auto"/>
          </w:divBdr>
        </w:div>
        <w:div w:id="582421971">
          <w:marLeft w:val="640"/>
          <w:marRight w:val="0"/>
          <w:marTop w:val="0"/>
          <w:marBottom w:val="0"/>
          <w:divBdr>
            <w:top w:val="none" w:sz="0" w:space="0" w:color="auto"/>
            <w:left w:val="none" w:sz="0" w:space="0" w:color="auto"/>
            <w:bottom w:val="none" w:sz="0" w:space="0" w:color="auto"/>
            <w:right w:val="none" w:sz="0" w:space="0" w:color="auto"/>
          </w:divBdr>
        </w:div>
        <w:div w:id="1967541400">
          <w:marLeft w:val="640"/>
          <w:marRight w:val="0"/>
          <w:marTop w:val="0"/>
          <w:marBottom w:val="0"/>
          <w:divBdr>
            <w:top w:val="none" w:sz="0" w:space="0" w:color="auto"/>
            <w:left w:val="none" w:sz="0" w:space="0" w:color="auto"/>
            <w:bottom w:val="none" w:sz="0" w:space="0" w:color="auto"/>
            <w:right w:val="none" w:sz="0" w:space="0" w:color="auto"/>
          </w:divBdr>
        </w:div>
        <w:div w:id="308556323">
          <w:marLeft w:val="640"/>
          <w:marRight w:val="0"/>
          <w:marTop w:val="0"/>
          <w:marBottom w:val="0"/>
          <w:divBdr>
            <w:top w:val="none" w:sz="0" w:space="0" w:color="auto"/>
            <w:left w:val="none" w:sz="0" w:space="0" w:color="auto"/>
            <w:bottom w:val="none" w:sz="0" w:space="0" w:color="auto"/>
            <w:right w:val="none" w:sz="0" w:space="0" w:color="auto"/>
          </w:divBdr>
        </w:div>
        <w:div w:id="1994948392">
          <w:marLeft w:val="640"/>
          <w:marRight w:val="0"/>
          <w:marTop w:val="0"/>
          <w:marBottom w:val="0"/>
          <w:divBdr>
            <w:top w:val="none" w:sz="0" w:space="0" w:color="auto"/>
            <w:left w:val="none" w:sz="0" w:space="0" w:color="auto"/>
            <w:bottom w:val="none" w:sz="0" w:space="0" w:color="auto"/>
            <w:right w:val="none" w:sz="0" w:space="0" w:color="auto"/>
          </w:divBdr>
        </w:div>
        <w:div w:id="245580764">
          <w:marLeft w:val="640"/>
          <w:marRight w:val="0"/>
          <w:marTop w:val="0"/>
          <w:marBottom w:val="0"/>
          <w:divBdr>
            <w:top w:val="none" w:sz="0" w:space="0" w:color="auto"/>
            <w:left w:val="none" w:sz="0" w:space="0" w:color="auto"/>
            <w:bottom w:val="none" w:sz="0" w:space="0" w:color="auto"/>
            <w:right w:val="none" w:sz="0" w:space="0" w:color="auto"/>
          </w:divBdr>
        </w:div>
        <w:div w:id="41441142">
          <w:marLeft w:val="640"/>
          <w:marRight w:val="0"/>
          <w:marTop w:val="0"/>
          <w:marBottom w:val="0"/>
          <w:divBdr>
            <w:top w:val="none" w:sz="0" w:space="0" w:color="auto"/>
            <w:left w:val="none" w:sz="0" w:space="0" w:color="auto"/>
            <w:bottom w:val="none" w:sz="0" w:space="0" w:color="auto"/>
            <w:right w:val="none" w:sz="0" w:space="0" w:color="auto"/>
          </w:divBdr>
        </w:div>
        <w:div w:id="252587679">
          <w:marLeft w:val="640"/>
          <w:marRight w:val="0"/>
          <w:marTop w:val="0"/>
          <w:marBottom w:val="0"/>
          <w:divBdr>
            <w:top w:val="none" w:sz="0" w:space="0" w:color="auto"/>
            <w:left w:val="none" w:sz="0" w:space="0" w:color="auto"/>
            <w:bottom w:val="none" w:sz="0" w:space="0" w:color="auto"/>
            <w:right w:val="none" w:sz="0" w:space="0" w:color="auto"/>
          </w:divBdr>
        </w:div>
        <w:div w:id="2001929798">
          <w:marLeft w:val="640"/>
          <w:marRight w:val="0"/>
          <w:marTop w:val="0"/>
          <w:marBottom w:val="0"/>
          <w:divBdr>
            <w:top w:val="none" w:sz="0" w:space="0" w:color="auto"/>
            <w:left w:val="none" w:sz="0" w:space="0" w:color="auto"/>
            <w:bottom w:val="none" w:sz="0" w:space="0" w:color="auto"/>
            <w:right w:val="none" w:sz="0" w:space="0" w:color="auto"/>
          </w:divBdr>
        </w:div>
        <w:div w:id="2031443230">
          <w:marLeft w:val="640"/>
          <w:marRight w:val="0"/>
          <w:marTop w:val="0"/>
          <w:marBottom w:val="0"/>
          <w:divBdr>
            <w:top w:val="none" w:sz="0" w:space="0" w:color="auto"/>
            <w:left w:val="none" w:sz="0" w:space="0" w:color="auto"/>
            <w:bottom w:val="none" w:sz="0" w:space="0" w:color="auto"/>
            <w:right w:val="none" w:sz="0" w:space="0" w:color="auto"/>
          </w:divBdr>
        </w:div>
      </w:divsChild>
    </w:div>
    <w:div w:id="419369773">
      <w:bodyDiv w:val="1"/>
      <w:marLeft w:val="0"/>
      <w:marRight w:val="0"/>
      <w:marTop w:val="0"/>
      <w:marBottom w:val="0"/>
      <w:divBdr>
        <w:top w:val="none" w:sz="0" w:space="0" w:color="auto"/>
        <w:left w:val="none" w:sz="0" w:space="0" w:color="auto"/>
        <w:bottom w:val="none" w:sz="0" w:space="0" w:color="auto"/>
        <w:right w:val="none" w:sz="0" w:space="0" w:color="auto"/>
      </w:divBdr>
      <w:divsChild>
        <w:div w:id="131944842">
          <w:marLeft w:val="640"/>
          <w:marRight w:val="0"/>
          <w:marTop w:val="0"/>
          <w:marBottom w:val="0"/>
          <w:divBdr>
            <w:top w:val="none" w:sz="0" w:space="0" w:color="auto"/>
            <w:left w:val="none" w:sz="0" w:space="0" w:color="auto"/>
            <w:bottom w:val="none" w:sz="0" w:space="0" w:color="auto"/>
            <w:right w:val="none" w:sz="0" w:space="0" w:color="auto"/>
          </w:divBdr>
        </w:div>
        <w:div w:id="504711107">
          <w:marLeft w:val="640"/>
          <w:marRight w:val="0"/>
          <w:marTop w:val="0"/>
          <w:marBottom w:val="0"/>
          <w:divBdr>
            <w:top w:val="none" w:sz="0" w:space="0" w:color="auto"/>
            <w:left w:val="none" w:sz="0" w:space="0" w:color="auto"/>
            <w:bottom w:val="none" w:sz="0" w:space="0" w:color="auto"/>
            <w:right w:val="none" w:sz="0" w:space="0" w:color="auto"/>
          </w:divBdr>
        </w:div>
        <w:div w:id="647323940">
          <w:marLeft w:val="640"/>
          <w:marRight w:val="0"/>
          <w:marTop w:val="0"/>
          <w:marBottom w:val="0"/>
          <w:divBdr>
            <w:top w:val="none" w:sz="0" w:space="0" w:color="auto"/>
            <w:left w:val="none" w:sz="0" w:space="0" w:color="auto"/>
            <w:bottom w:val="none" w:sz="0" w:space="0" w:color="auto"/>
            <w:right w:val="none" w:sz="0" w:space="0" w:color="auto"/>
          </w:divBdr>
        </w:div>
        <w:div w:id="699402415">
          <w:marLeft w:val="640"/>
          <w:marRight w:val="0"/>
          <w:marTop w:val="0"/>
          <w:marBottom w:val="0"/>
          <w:divBdr>
            <w:top w:val="none" w:sz="0" w:space="0" w:color="auto"/>
            <w:left w:val="none" w:sz="0" w:space="0" w:color="auto"/>
            <w:bottom w:val="none" w:sz="0" w:space="0" w:color="auto"/>
            <w:right w:val="none" w:sz="0" w:space="0" w:color="auto"/>
          </w:divBdr>
        </w:div>
        <w:div w:id="741952922">
          <w:marLeft w:val="640"/>
          <w:marRight w:val="0"/>
          <w:marTop w:val="0"/>
          <w:marBottom w:val="0"/>
          <w:divBdr>
            <w:top w:val="none" w:sz="0" w:space="0" w:color="auto"/>
            <w:left w:val="none" w:sz="0" w:space="0" w:color="auto"/>
            <w:bottom w:val="none" w:sz="0" w:space="0" w:color="auto"/>
            <w:right w:val="none" w:sz="0" w:space="0" w:color="auto"/>
          </w:divBdr>
        </w:div>
        <w:div w:id="769938154">
          <w:marLeft w:val="640"/>
          <w:marRight w:val="0"/>
          <w:marTop w:val="0"/>
          <w:marBottom w:val="0"/>
          <w:divBdr>
            <w:top w:val="none" w:sz="0" w:space="0" w:color="auto"/>
            <w:left w:val="none" w:sz="0" w:space="0" w:color="auto"/>
            <w:bottom w:val="none" w:sz="0" w:space="0" w:color="auto"/>
            <w:right w:val="none" w:sz="0" w:space="0" w:color="auto"/>
          </w:divBdr>
        </w:div>
        <w:div w:id="871193453">
          <w:marLeft w:val="640"/>
          <w:marRight w:val="0"/>
          <w:marTop w:val="0"/>
          <w:marBottom w:val="0"/>
          <w:divBdr>
            <w:top w:val="none" w:sz="0" w:space="0" w:color="auto"/>
            <w:left w:val="none" w:sz="0" w:space="0" w:color="auto"/>
            <w:bottom w:val="none" w:sz="0" w:space="0" w:color="auto"/>
            <w:right w:val="none" w:sz="0" w:space="0" w:color="auto"/>
          </w:divBdr>
        </w:div>
        <w:div w:id="947079684">
          <w:marLeft w:val="640"/>
          <w:marRight w:val="0"/>
          <w:marTop w:val="0"/>
          <w:marBottom w:val="0"/>
          <w:divBdr>
            <w:top w:val="none" w:sz="0" w:space="0" w:color="auto"/>
            <w:left w:val="none" w:sz="0" w:space="0" w:color="auto"/>
            <w:bottom w:val="none" w:sz="0" w:space="0" w:color="auto"/>
            <w:right w:val="none" w:sz="0" w:space="0" w:color="auto"/>
          </w:divBdr>
        </w:div>
        <w:div w:id="1016689705">
          <w:marLeft w:val="640"/>
          <w:marRight w:val="0"/>
          <w:marTop w:val="0"/>
          <w:marBottom w:val="0"/>
          <w:divBdr>
            <w:top w:val="none" w:sz="0" w:space="0" w:color="auto"/>
            <w:left w:val="none" w:sz="0" w:space="0" w:color="auto"/>
            <w:bottom w:val="none" w:sz="0" w:space="0" w:color="auto"/>
            <w:right w:val="none" w:sz="0" w:space="0" w:color="auto"/>
          </w:divBdr>
        </w:div>
        <w:div w:id="1583563179">
          <w:marLeft w:val="640"/>
          <w:marRight w:val="0"/>
          <w:marTop w:val="0"/>
          <w:marBottom w:val="0"/>
          <w:divBdr>
            <w:top w:val="none" w:sz="0" w:space="0" w:color="auto"/>
            <w:left w:val="none" w:sz="0" w:space="0" w:color="auto"/>
            <w:bottom w:val="none" w:sz="0" w:space="0" w:color="auto"/>
            <w:right w:val="none" w:sz="0" w:space="0" w:color="auto"/>
          </w:divBdr>
        </w:div>
        <w:div w:id="1701662275">
          <w:marLeft w:val="640"/>
          <w:marRight w:val="0"/>
          <w:marTop w:val="0"/>
          <w:marBottom w:val="0"/>
          <w:divBdr>
            <w:top w:val="none" w:sz="0" w:space="0" w:color="auto"/>
            <w:left w:val="none" w:sz="0" w:space="0" w:color="auto"/>
            <w:bottom w:val="none" w:sz="0" w:space="0" w:color="auto"/>
            <w:right w:val="none" w:sz="0" w:space="0" w:color="auto"/>
          </w:divBdr>
        </w:div>
        <w:div w:id="1743791074">
          <w:marLeft w:val="640"/>
          <w:marRight w:val="0"/>
          <w:marTop w:val="0"/>
          <w:marBottom w:val="0"/>
          <w:divBdr>
            <w:top w:val="none" w:sz="0" w:space="0" w:color="auto"/>
            <w:left w:val="none" w:sz="0" w:space="0" w:color="auto"/>
            <w:bottom w:val="none" w:sz="0" w:space="0" w:color="auto"/>
            <w:right w:val="none" w:sz="0" w:space="0" w:color="auto"/>
          </w:divBdr>
        </w:div>
        <w:div w:id="1778285858">
          <w:marLeft w:val="640"/>
          <w:marRight w:val="0"/>
          <w:marTop w:val="0"/>
          <w:marBottom w:val="0"/>
          <w:divBdr>
            <w:top w:val="none" w:sz="0" w:space="0" w:color="auto"/>
            <w:left w:val="none" w:sz="0" w:space="0" w:color="auto"/>
            <w:bottom w:val="none" w:sz="0" w:space="0" w:color="auto"/>
            <w:right w:val="none" w:sz="0" w:space="0" w:color="auto"/>
          </w:divBdr>
        </w:div>
        <w:div w:id="1879466597">
          <w:marLeft w:val="640"/>
          <w:marRight w:val="0"/>
          <w:marTop w:val="0"/>
          <w:marBottom w:val="0"/>
          <w:divBdr>
            <w:top w:val="none" w:sz="0" w:space="0" w:color="auto"/>
            <w:left w:val="none" w:sz="0" w:space="0" w:color="auto"/>
            <w:bottom w:val="none" w:sz="0" w:space="0" w:color="auto"/>
            <w:right w:val="none" w:sz="0" w:space="0" w:color="auto"/>
          </w:divBdr>
        </w:div>
        <w:div w:id="1884825244">
          <w:marLeft w:val="640"/>
          <w:marRight w:val="0"/>
          <w:marTop w:val="0"/>
          <w:marBottom w:val="0"/>
          <w:divBdr>
            <w:top w:val="none" w:sz="0" w:space="0" w:color="auto"/>
            <w:left w:val="none" w:sz="0" w:space="0" w:color="auto"/>
            <w:bottom w:val="none" w:sz="0" w:space="0" w:color="auto"/>
            <w:right w:val="none" w:sz="0" w:space="0" w:color="auto"/>
          </w:divBdr>
        </w:div>
      </w:divsChild>
    </w:div>
    <w:div w:id="430704579">
      <w:bodyDiv w:val="1"/>
      <w:marLeft w:val="0"/>
      <w:marRight w:val="0"/>
      <w:marTop w:val="0"/>
      <w:marBottom w:val="0"/>
      <w:divBdr>
        <w:top w:val="none" w:sz="0" w:space="0" w:color="auto"/>
        <w:left w:val="none" w:sz="0" w:space="0" w:color="auto"/>
        <w:bottom w:val="none" w:sz="0" w:space="0" w:color="auto"/>
        <w:right w:val="none" w:sz="0" w:space="0" w:color="auto"/>
      </w:divBdr>
      <w:divsChild>
        <w:div w:id="16741014">
          <w:marLeft w:val="640"/>
          <w:marRight w:val="0"/>
          <w:marTop w:val="0"/>
          <w:marBottom w:val="0"/>
          <w:divBdr>
            <w:top w:val="none" w:sz="0" w:space="0" w:color="auto"/>
            <w:left w:val="none" w:sz="0" w:space="0" w:color="auto"/>
            <w:bottom w:val="none" w:sz="0" w:space="0" w:color="auto"/>
            <w:right w:val="none" w:sz="0" w:space="0" w:color="auto"/>
          </w:divBdr>
        </w:div>
        <w:div w:id="96873056">
          <w:marLeft w:val="640"/>
          <w:marRight w:val="0"/>
          <w:marTop w:val="0"/>
          <w:marBottom w:val="0"/>
          <w:divBdr>
            <w:top w:val="none" w:sz="0" w:space="0" w:color="auto"/>
            <w:left w:val="none" w:sz="0" w:space="0" w:color="auto"/>
            <w:bottom w:val="none" w:sz="0" w:space="0" w:color="auto"/>
            <w:right w:val="none" w:sz="0" w:space="0" w:color="auto"/>
          </w:divBdr>
        </w:div>
        <w:div w:id="176382579">
          <w:marLeft w:val="640"/>
          <w:marRight w:val="0"/>
          <w:marTop w:val="0"/>
          <w:marBottom w:val="0"/>
          <w:divBdr>
            <w:top w:val="none" w:sz="0" w:space="0" w:color="auto"/>
            <w:left w:val="none" w:sz="0" w:space="0" w:color="auto"/>
            <w:bottom w:val="none" w:sz="0" w:space="0" w:color="auto"/>
            <w:right w:val="none" w:sz="0" w:space="0" w:color="auto"/>
          </w:divBdr>
        </w:div>
        <w:div w:id="334916939">
          <w:marLeft w:val="640"/>
          <w:marRight w:val="0"/>
          <w:marTop w:val="0"/>
          <w:marBottom w:val="0"/>
          <w:divBdr>
            <w:top w:val="none" w:sz="0" w:space="0" w:color="auto"/>
            <w:left w:val="none" w:sz="0" w:space="0" w:color="auto"/>
            <w:bottom w:val="none" w:sz="0" w:space="0" w:color="auto"/>
            <w:right w:val="none" w:sz="0" w:space="0" w:color="auto"/>
          </w:divBdr>
        </w:div>
        <w:div w:id="418447720">
          <w:marLeft w:val="640"/>
          <w:marRight w:val="0"/>
          <w:marTop w:val="0"/>
          <w:marBottom w:val="0"/>
          <w:divBdr>
            <w:top w:val="none" w:sz="0" w:space="0" w:color="auto"/>
            <w:left w:val="none" w:sz="0" w:space="0" w:color="auto"/>
            <w:bottom w:val="none" w:sz="0" w:space="0" w:color="auto"/>
            <w:right w:val="none" w:sz="0" w:space="0" w:color="auto"/>
          </w:divBdr>
        </w:div>
        <w:div w:id="424614358">
          <w:marLeft w:val="640"/>
          <w:marRight w:val="0"/>
          <w:marTop w:val="0"/>
          <w:marBottom w:val="0"/>
          <w:divBdr>
            <w:top w:val="none" w:sz="0" w:space="0" w:color="auto"/>
            <w:left w:val="none" w:sz="0" w:space="0" w:color="auto"/>
            <w:bottom w:val="none" w:sz="0" w:space="0" w:color="auto"/>
            <w:right w:val="none" w:sz="0" w:space="0" w:color="auto"/>
          </w:divBdr>
        </w:div>
        <w:div w:id="639916914">
          <w:marLeft w:val="640"/>
          <w:marRight w:val="0"/>
          <w:marTop w:val="0"/>
          <w:marBottom w:val="0"/>
          <w:divBdr>
            <w:top w:val="none" w:sz="0" w:space="0" w:color="auto"/>
            <w:left w:val="none" w:sz="0" w:space="0" w:color="auto"/>
            <w:bottom w:val="none" w:sz="0" w:space="0" w:color="auto"/>
            <w:right w:val="none" w:sz="0" w:space="0" w:color="auto"/>
          </w:divBdr>
        </w:div>
        <w:div w:id="1043091812">
          <w:marLeft w:val="640"/>
          <w:marRight w:val="0"/>
          <w:marTop w:val="0"/>
          <w:marBottom w:val="0"/>
          <w:divBdr>
            <w:top w:val="none" w:sz="0" w:space="0" w:color="auto"/>
            <w:left w:val="none" w:sz="0" w:space="0" w:color="auto"/>
            <w:bottom w:val="none" w:sz="0" w:space="0" w:color="auto"/>
            <w:right w:val="none" w:sz="0" w:space="0" w:color="auto"/>
          </w:divBdr>
        </w:div>
        <w:div w:id="1060517848">
          <w:marLeft w:val="640"/>
          <w:marRight w:val="0"/>
          <w:marTop w:val="0"/>
          <w:marBottom w:val="0"/>
          <w:divBdr>
            <w:top w:val="none" w:sz="0" w:space="0" w:color="auto"/>
            <w:left w:val="none" w:sz="0" w:space="0" w:color="auto"/>
            <w:bottom w:val="none" w:sz="0" w:space="0" w:color="auto"/>
            <w:right w:val="none" w:sz="0" w:space="0" w:color="auto"/>
          </w:divBdr>
        </w:div>
        <w:div w:id="1076976731">
          <w:marLeft w:val="640"/>
          <w:marRight w:val="0"/>
          <w:marTop w:val="0"/>
          <w:marBottom w:val="0"/>
          <w:divBdr>
            <w:top w:val="none" w:sz="0" w:space="0" w:color="auto"/>
            <w:left w:val="none" w:sz="0" w:space="0" w:color="auto"/>
            <w:bottom w:val="none" w:sz="0" w:space="0" w:color="auto"/>
            <w:right w:val="none" w:sz="0" w:space="0" w:color="auto"/>
          </w:divBdr>
        </w:div>
        <w:div w:id="1199704558">
          <w:marLeft w:val="640"/>
          <w:marRight w:val="0"/>
          <w:marTop w:val="0"/>
          <w:marBottom w:val="0"/>
          <w:divBdr>
            <w:top w:val="none" w:sz="0" w:space="0" w:color="auto"/>
            <w:left w:val="none" w:sz="0" w:space="0" w:color="auto"/>
            <w:bottom w:val="none" w:sz="0" w:space="0" w:color="auto"/>
            <w:right w:val="none" w:sz="0" w:space="0" w:color="auto"/>
          </w:divBdr>
        </w:div>
        <w:div w:id="1456565055">
          <w:marLeft w:val="640"/>
          <w:marRight w:val="0"/>
          <w:marTop w:val="0"/>
          <w:marBottom w:val="0"/>
          <w:divBdr>
            <w:top w:val="none" w:sz="0" w:space="0" w:color="auto"/>
            <w:left w:val="none" w:sz="0" w:space="0" w:color="auto"/>
            <w:bottom w:val="none" w:sz="0" w:space="0" w:color="auto"/>
            <w:right w:val="none" w:sz="0" w:space="0" w:color="auto"/>
          </w:divBdr>
        </w:div>
        <w:div w:id="1606184551">
          <w:marLeft w:val="640"/>
          <w:marRight w:val="0"/>
          <w:marTop w:val="0"/>
          <w:marBottom w:val="0"/>
          <w:divBdr>
            <w:top w:val="none" w:sz="0" w:space="0" w:color="auto"/>
            <w:left w:val="none" w:sz="0" w:space="0" w:color="auto"/>
            <w:bottom w:val="none" w:sz="0" w:space="0" w:color="auto"/>
            <w:right w:val="none" w:sz="0" w:space="0" w:color="auto"/>
          </w:divBdr>
        </w:div>
        <w:div w:id="1824276495">
          <w:marLeft w:val="640"/>
          <w:marRight w:val="0"/>
          <w:marTop w:val="0"/>
          <w:marBottom w:val="0"/>
          <w:divBdr>
            <w:top w:val="none" w:sz="0" w:space="0" w:color="auto"/>
            <w:left w:val="none" w:sz="0" w:space="0" w:color="auto"/>
            <w:bottom w:val="none" w:sz="0" w:space="0" w:color="auto"/>
            <w:right w:val="none" w:sz="0" w:space="0" w:color="auto"/>
          </w:divBdr>
        </w:div>
        <w:div w:id="1833566633">
          <w:marLeft w:val="640"/>
          <w:marRight w:val="0"/>
          <w:marTop w:val="0"/>
          <w:marBottom w:val="0"/>
          <w:divBdr>
            <w:top w:val="none" w:sz="0" w:space="0" w:color="auto"/>
            <w:left w:val="none" w:sz="0" w:space="0" w:color="auto"/>
            <w:bottom w:val="none" w:sz="0" w:space="0" w:color="auto"/>
            <w:right w:val="none" w:sz="0" w:space="0" w:color="auto"/>
          </w:divBdr>
        </w:div>
        <w:div w:id="2012486416">
          <w:marLeft w:val="640"/>
          <w:marRight w:val="0"/>
          <w:marTop w:val="0"/>
          <w:marBottom w:val="0"/>
          <w:divBdr>
            <w:top w:val="none" w:sz="0" w:space="0" w:color="auto"/>
            <w:left w:val="none" w:sz="0" w:space="0" w:color="auto"/>
            <w:bottom w:val="none" w:sz="0" w:space="0" w:color="auto"/>
            <w:right w:val="none" w:sz="0" w:space="0" w:color="auto"/>
          </w:divBdr>
        </w:div>
      </w:divsChild>
    </w:div>
    <w:div w:id="439646865">
      <w:bodyDiv w:val="1"/>
      <w:marLeft w:val="0"/>
      <w:marRight w:val="0"/>
      <w:marTop w:val="0"/>
      <w:marBottom w:val="0"/>
      <w:divBdr>
        <w:top w:val="none" w:sz="0" w:space="0" w:color="auto"/>
        <w:left w:val="none" w:sz="0" w:space="0" w:color="auto"/>
        <w:bottom w:val="none" w:sz="0" w:space="0" w:color="auto"/>
        <w:right w:val="none" w:sz="0" w:space="0" w:color="auto"/>
      </w:divBdr>
      <w:divsChild>
        <w:div w:id="56362989">
          <w:marLeft w:val="640"/>
          <w:marRight w:val="0"/>
          <w:marTop w:val="0"/>
          <w:marBottom w:val="0"/>
          <w:divBdr>
            <w:top w:val="none" w:sz="0" w:space="0" w:color="auto"/>
            <w:left w:val="none" w:sz="0" w:space="0" w:color="auto"/>
            <w:bottom w:val="none" w:sz="0" w:space="0" w:color="auto"/>
            <w:right w:val="none" w:sz="0" w:space="0" w:color="auto"/>
          </w:divBdr>
        </w:div>
        <w:div w:id="70585676">
          <w:marLeft w:val="640"/>
          <w:marRight w:val="0"/>
          <w:marTop w:val="0"/>
          <w:marBottom w:val="0"/>
          <w:divBdr>
            <w:top w:val="none" w:sz="0" w:space="0" w:color="auto"/>
            <w:left w:val="none" w:sz="0" w:space="0" w:color="auto"/>
            <w:bottom w:val="none" w:sz="0" w:space="0" w:color="auto"/>
            <w:right w:val="none" w:sz="0" w:space="0" w:color="auto"/>
          </w:divBdr>
        </w:div>
        <w:div w:id="121000735">
          <w:marLeft w:val="640"/>
          <w:marRight w:val="0"/>
          <w:marTop w:val="0"/>
          <w:marBottom w:val="0"/>
          <w:divBdr>
            <w:top w:val="none" w:sz="0" w:space="0" w:color="auto"/>
            <w:left w:val="none" w:sz="0" w:space="0" w:color="auto"/>
            <w:bottom w:val="none" w:sz="0" w:space="0" w:color="auto"/>
            <w:right w:val="none" w:sz="0" w:space="0" w:color="auto"/>
          </w:divBdr>
        </w:div>
        <w:div w:id="311956985">
          <w:marLeft w:val="640"/>
          <w:marRight w:val="0"/>
          <w:marTop w:val="0"/>
          <w:marBottom w:val="0"/>
          <w:divBdr>
            <w:top w:val="none" w:sz="0" w:space="0" w:color="auto"/>
            <w:left w:val="none" w:sz="0" w:space="0" w:color="auto"/>
            <w:bottom w:val="none" w:sz="0" w:space="0" w:color="auto"/>
            <w:right w:val="none" w:sz="0" w:space="0" w:color="auto"/>
          </w:divBdr>
        </w:div>
        <w:div w:id="314139912">
          <w:marLeft w:val="640"/>
          <w:marRight w:val="0"/>
          <w:marTop w:val="0"/>
          <w:marBottom w:val="0"/>
          <w:divBdr>
            <w:top w:val="none" w:sz="0" w:space="0" w:color="auto"/>
            <w:left w:val="none" w:sz="0" w:space="0" w:color="auto"/>
            <w:bottom w:val="none" w:sz="0" w:space="0" w:color="auto"/>
            <w:right w:val="none" w:sz="0" w:space="0" w:color="auto"/>
          </w:divBdr>
        </w:div>
        <w:div w:id="402023339">
          <w:marLeft w:val="640"/>
          <w:marRight w:val="0"/>
          <w:marTop w:val="0"/>
          <w:marBottom w:val="0"/>
          <w:divBdr>
            <w:top w:val="none" w:sz="0" w:space="0" w:color="auto"/>
            <w:left w:val="none" w:sz="0" w:space="0" w:color="auto"/>
            <w:bottom w:val="none" w:sz="0" w:space="0" w:color="auto"/>
            <w:right w:val="none" w:sz="0" w:space="0" w:color="auto"/>
          </w:divBdr>
        </w:div>
        <w:div w:id="438532517">
          <w:marLeft w:val="640"/>
          <w:marRight w:val="0"/>
          <w:marTop w:val="0"/>
          <w:marBottom w:val="0"/>
          <w:divBdr>
            <w:top w:val="none" w:sz="0" w:space="0" w:color="auto"/>
            <w:left w:val="none" w:sz="0" w:space="0" w:color="auto"/>
            <w:bottom w:val="none" w:sz="0" w:space="0" w:color="auto"/>
            <w:right w:val="none" w:sz="0" w:space="0" w:color="auto"/>
          </w:divBdr>
        </w:div>
        <w:div w:id="559823606">
          <w:marLeft w:val="640"/>
          <w:marRight w:val="0"/>
          <w:marTop w:val="0"/>
          <w:marBottom w:val="0"/>
          <w:divBdr>
            <w:top w:val="none" w:sz="0" w:space="0" w:color="auto"/>
            <w:left w:val="none" w:sz="0" w:space="0" w:color="auto"/>
            <w:bottom w:val="none" w:sz="0" w:space="0" w:color="auto"/>
            <w:right w:val="none" w:sz="0" w:space="0" w:color="auto"/>
          </w:divBdr>
        </w:div>
        <w:div w:id="564071335">
          <w:marLeft w:val="640"/>
          <w:marRight w:val="0"/>
          <w:marTop w:val="0"/>
          <w:marBottom w:val="0"/>
          <w:divBdr>
            <w:top w:val="none" w:sz="0" w:space="0" w:color="auto"/>
            <w:left w:val="none" w:sz="0" w:space="0" w:color="auto"/>
            <w:bottom w:val="none" w:sz="0" w:space="0" w:color="auto"/>
            <w:right w:val="none" w:sz="0" w:space="0" w:color="auto"/>
          </w:divBdr>
        </w:div>
        <w:div w:id="657416129">
          <w:marLeft w:val="640"/>
          <w:marRight w:val="0"/>
          <w:marTop w:val="0"/>
          <w:marBottom w:val="0"/>
          <w:divBdr>
            <w:top w:val="none" w:sz="0" w:space="0" w:color="auto"/>
            <w:left w:val="none" w:sz="0" w:space="0" w:color="auto"/>
            <w:bottom w:val="none" w:sz="0" w:space="0" w:color="auto"/>
            <w:right w:val="none" w:sz="0" w:space="0" w:color="auto"/>
          </w:divBdr>
        </w:div>
        <w:div w:id="688070014">
          <w:marLeft w:val="640"/>
          <w:marRight w:val="0"/>
          <w:marTop w:val="0"/>
          <w:marBottom w:val="0"/>
          <w:divBdr>
            <w:top w:val="none" w:sz="0" w:space="0" w:color="auto"/>
            <w:left w:val="none" w:sz="0" w:space="0" w:color="auto"/>
            <w:bottom w:val="none" w:sz="0" w:space="0" w:color="auto"/>
            <w:right w:val="none" w:sz="0" w:space="0" w:color="auto"/>
          </w:divBdr>
        </w:div>
        <w:div w:id="744692139">
          <w:marLeft w:val="640"/>
          <w:marRight w:val="0"/>
          <w:marTop w:val="0"/>
          <w:marBottom w:val="0"/>
          <w:divBdr>
            <w:top w:val="none" w:sz="0" w:space="0" w:color="auto"/>
            <w:left w:val="none" w:sz="0" w:space="0" w:color="auto"/>
            <w:bottom w:val="none" w:sz="0" w:space="0" w:color="auto"/>
            <w:right w:val="none" w:sz="0" w:space="0" w:color="auto"/>
          </w:divBdr>
        </w:div>
        <w:div w:id="1204366189">
          <w:marLeft w:val="640"/>
          <w:marRight w:val="0"/>
          <w:marTop w:val="0"/>
          <w:marBottom w:val="0"/>
          <w:divBdr>
            <w:top w:val="none" w:sz="0" w:space="0" w:color="auto"/>
            <w:left w:val="none" w:sz="0" w:space="0" w:color="auto"/>
            <w:bottom w:val="none" w:sz="0" w:space="0" w:color="auto"/>
            <w:right w:val="none" w:sz="0" w:space="0" w:color="auto"/>
          </w:divBdr>
        </w:div>
        <w:div w:id="1254047277">
          <w:marLeft w:val="640"/>
          <w:marRight w:val="0"/>
          <w:marTop w:val="0"/>
          <w:marBottom w:val="0"/>
          <w:divBdr>
            <w:top w:val="none" w:sz="0" w:space="0" w:color="auto"/>
            <w:left w:val="none" w:sz="0" w:space="0" w:color="auto"/>
            <w:bottom w:val="none" w:sz="0" w:space="0" w:color="auto"/>
            <w:right w:val="none" w:sz="0" w:space="0" w:color="auto"/>
          </w:divBdr>
        </w:div>
        <w:div w:id="1280331265">
          <w:marLeft w:val="640"/>
          <w:marRight w:val="0"/>
          <w:marTop w:val="0"/>
          <w:marBottom w:val="0"/>
          <w:divBdr>
            <w:top w:val="none" w:sz="0" w:space="0" w:color="auto"/>
            <w:left w:val="none" w:sz="0" w:space="0" w:color="auto"/>
            <w:bottom w:val="none" w:sz="0" w:space="0" w:color="auto"/>
            <w:right w:val="none" w:sz="0" w:space="0" w:color="auto"/>
          </w:divBdr>
        </w:div>
        <w:div w:id="1600941064">
          <w:marLeft w:val="640"/>
          <w:marRight w:val="0"/>
          <w:marTop w:val="0"/>
          <w:marBottom w:val="0"/>
          <w:divBdr>
            <w:top w:val="none" w:sz="0" w:space="0" w:color="auto"/>
            <w:left w:val="none" w:sz="0" w:space="0" w:color="auto"/>
            <w:bottom w:val="none" w:sz="0" w:space="0" w:color="auto"/>
            <w:right w:val="none" w:sz="0" w:space="0" w:color="auto"/>
          </w:divBdr>
        </w:div>
        <w:div w:id="1726947935">
          <w:marLeft w:val="640"/>
          <w:marRight w:val="0"/>
          <w:marTop w:val="0"/>
          <w:marBottom w:val="0"/>
          <w:divBdr>
            <w:top w:val="none" w:sz="0" w:space="0" w:color="auto"/>
            <w:left w:val="none" w:sz="0" w:space="0" w:color="auto"/>
            <w:bottom w:val="none" w:sz="0" w:space="0" w:color="auto"/>
            <w:right w:val="none" w:sz="0" w:space="0" w:color="auto"/>
          </w:divBdr>
        </w:div>
        <w:div w:id="1732070258">
          <w:marLeft w:val="640"/>
          <w:marRight w:val="0"/>
          <w:marTop w:val="0"/>
          <w:marBottom w:val="0"/>
          <w:divBdr>
            <w:top w:val="none" w:sz="0" w:space="0" w:color="auto"/>
            <w:left w:val="none" w:sz="0" w:space="0" w:color="auto"/>
            <w:bottom w:val="none" w:sz="0" w:space="0" w:color="auto"/>
            <w:right w:val="none" w:sz="0" w:space="0" w:color="auto"/>
          </w:divBdr>
        </w:div>
        <w:div w:id="1747260217">
          <w:marLeft w:val="640"/>
          <w:marRight w:val="0"/>
          <w:marTop w:val="0"/>
          <w:marBottom w:val="0"/>
          <w:divBdr>
            <w:top w:val="none" w:sz="0" w:space="0" w:color="auto"/>
            <w:left w:val="none" w:sz="0" w:space="0" w:color="auto"/>
            <w:bottom w:val="none" w:sz="0" w:space="0" w:color="auto"/>
            <w:right w:val="none" w:sz="0" w:space="0" w:color="auto"/>
          </w:divBdr>
        </w:div>
        <w:div w:id="1788885964">
          <w:marLeft w:val="640"/>
          <w:marRight w:val="0"/>
          <w:marTop w:val="0"/>
          <w:marBottom w:val="0"/>
          <w:divBdr>
            <w:top w:val="none" w:sz="0" w:space="0" w:color="auto"/>
            <w:left w:val="none" w:sz="0" w:space="0" w:color="auto"/>
            <w:bottom w:val="none" w:sz="0" w:space="0" w:color="auto"/>
            <w:right w:val="none" w:sz="0" w:space="0" w:color="auto"/>
          </w:divBdr>
        </w:div>
        <w:div w:id="2017220792">
          <w:marLeft w:val="640"/>
          <w:marRight w:val="0"/>
          <w:marTop w:val="0"/>
          <w:marBottom w:val="0"/>
          <w:divBdr>
            <w:top w:val="none" w:sz="0" w:space="0" w:color="auto"/>
            <w:left w:val="none" w:sz="0" w:space="0" w:color="auto"/>
            <w:bottom w:val="none" w:sz="0" w:space="0" w:color="auto"/>
            <w:right w:val="none" w:sz="0" w:space="0" w:color="auto"/>
          </w:divBdr>
        </w:div>
        <w:div w:id="2083215075">
          <w:marLeft w:val="640"/>
          <w:marRight w:val="0"/>
          <w:marTop w:val="0"/>
          <w:marBottom w:val="0"/>
          <w:divBdr>
            <w:top w:val="none" w:sz="0" w:space="0" w:color="auto"/>
            <w:left w:val="none" w:sz="0" w:space="0" w:color="auto"/>
            <w:bottom w:val="none" w:sz="0" w:space="0" w:color="auto"/>
            <w:right w:val="none" w:sz="0" w:space="0" w:color="auto"/>
          </w:divBdr>
        </w:div>
        <w:div w:id="2140293932">
          <w:marLeft w:val="640"/>
          <w:marRight w:val="0"/>
          <w:marTop w:val="0"/>
          <w:marBottom w:val="0"/>
          <w:divBdr>
            <w:top w:val="none" w:sz="0" w:space="0" w:color="auto"/>
            <w:left w:val="none" w:sz="0" w:space="0" w:color="auto"/>
            <w:bottom w:val="none" w:sz="0" w:space="0" w:color="auto"/>
            <w:right w:val="none" w:sz="0" w:space="0" w:color="auto"/>
          </w:divBdr>
        </w:div>
      </w:divsChild>
    </w:div>
    <w:div w:id="452868436">
      <w:bodyDiv w:val="1"/>
      <w:marLeft w:val="0"/>
      <w:marRight w:val="0"/>
      <w:marTop w:val="0"/>
      <w:marBottom w:val="0"/>
      <w:divBdr>
        <w:top w:val="none" w:sz="0" w:space="0" w:color="auto"/>
        <w:left w:val="none" w:sz="0" w:space="0" w:color="auto"/>
        <w:bottom w:val="none" w:sz="0" w:space="0" w:color="auto"/>
        <w:right w:val="none" w:sz="0" w:space="0" w:color="auto"/>
      </w:divBdr>
      <w:divsChild>
        <w:div w:id="67509181">
          <w:marLeft w:val="640"/>
          <w:marRight w:val="0"/>
          <w:marTop w:val="0"/>
          <w:marBottom w:val="0"/>
          <w:divBdr>
            <w:top w:val="none" w:sz="0" w:space="0" w:color="auto"/>
            <w:left w:val="none" w:sz="0" w:space="0" w:color="auto"/>
            <w:bottom w:val="none" w:sz="0" w:space="0" w:color="auto"/>
            <w:right w:val="none" w:sz="0" w:space="0" w:color="auto"/>
          </w:divBdr>
        </w:div>
        <w:div w:id="1345592412">
          <w:marLeft w:val="640"/>
          <w:marRight w:val="0"/>
          <w:marTop w:val="0"/>
          <w:marBottom w:val="0"/>
          <w:divBdr>
            <w:top w:val="none" w:sz="0" w:space="0" w:color="auto"/>
            <w:left w:val="none" w:sz="0" w:space="0" w:color="auto"/>
            <w:bottom w:val="none" w:sz="0" w:space="0" w:color="auto"/>
            <w:right w:val="none" w:sz="0" w:space="0" w:color="auto"/>
          </w:divBdr>
        </w:div>
        <w:div w:id="438258227">
          <w:marLeft w:val="640"/>
          <w:marRight w:val="0"/>
          <w:marTop w:val="0"/>
          <w:marBottom w:val="0"/>
          <w:divBdr>
            <w:top w:val="none" w:sz="0" w:space="0" w:color="auto"/>
            <w:left w:val="none" w:sz="0" w:space="0" w:color="auto"/>
            <w:bottom w:val="none" w:sz="0" w:space="0" w:color="auto"/>
            <w:right w:val="none" w:sz="0" w:space="0" w:color="auto"/>
          </w:divBdr>
        </w:div>
        <w:div w:id="1312178003">
          <w:marLeft w:val="640"/>
          <w:marRight w:val="0"/>
          <w:marTop w:val="0"/>
          <w:marBottom w:val="0"/>
          <w:divBdr>
            <w:top w:val="none" w:sz="0" w:space="0" w:color="auto"/>
            <w:left w:val="none" w:sz="0" w:space="0" w:color="auto"/>
            <w:bottom w:val="none" w:sz="0" w:space="0" w:color="auto"/>
            <w:right w:val="none" w:sz="0" w:space="0" w:color="auto"/>
          </w:divBdr>
        </w:div>
        <w:div w:id="674461395">
          <w:marLeft w:val="640"/>
          <w:marRight w:val="0"/>
          <w:marTop w:val="0"/>
          <w:marBottom w:val="0"/>
          <w:divBdr>
            <w:top w:val="none" w:sz="0" w:space="0" w:color="auto"/>
            <w:left w:val="none" w:sz="0" w:space="0" w:color="auto"/>
            <w:bottom w:val="none" w:sz="0" w:space="0" w:color="auto"/>
            <w:right w:val="none" w:sz="0" w:space="0" w:color="auto"/>
          </w:divBdr>
        </w:div>
        <w:div w:id="1153643422">
          <w:marLeft w:val="640"/>
          <w:marRight w:val="0"/>
          <w:marTop w:val="0"/>
          <w:marBottom w:val="0"/>
          <w:divBdr>
            <w:top w:val="none" w:sz="0" w:space="0" w:color="auto"/>
            <w:left w:val="none" w:sz="0" w:space="0" w:color="auto"/>
            <w:bottom w:val="none" w:sz="0" w:space="0" w:color="auto"/>
            <w:right w:val="none" w:sz="0" w:space="0" w:color="auto"/>
          </w:divBdr>
        </w:div>
        <w:div w:id="952328606">
          <w:marLeft w:val="640"/>
          <w:marRight w:val="0"/>
          <w:marTop w:val="0"/>
          <w:marBottom w:val="0"/>
          <w:divBdr>
            <w:top w:val="none" w:sz="0" w:space="0" w:color="auto"/>
            <w:left w:val="none" w:sz="0" w:space="0" w:color="auto"/>
            <w:bottom w:val="none" w:sz="0" w:space="0" w:color="auto"/>
            <w:right w:val="none" w:sz="0" w:space="0" w:color="auto"/>
          </w:divBdr>
        </w:div>
        <w:div w:id="831069087">
          <w:marLeft w:val="640"/>
          <w:marRight w:val="0"/>
          <w:marTop w:val="0"/>
          <w:marBottom w:val="0"/>
          <w:divBdr>
            <w:top w:val="none" w:sz="0" w:space="0" w:color="auto"/>
            <w:left w:val="none" w:sz="0" w:space="0" w:color="auto"/>
            <w:bottom w:val="none" w:sz="0" w:space="0" w:color="auto"/>
            <w:right w:val="none" w:sz="0" w:space="0" w:color="auto"/>
          </w:divBdr>
        </w:div>
        <w:div w:id="548539075">
          <w:marLeft w:val="640"/>
          <w:marRight w:val="0"/>
          <w:marTop w:val="0"/>
          <w:marBottom w:val="0"/>
          <w:divBdr>
            <w:top w:val="none" w:sz="0" w:space="0" w:color="auto"/>
            <w:left w:val="none" w:sz="0" w:space="0" w:color="auto"/>
            <w:bottom w:val="none" w:sz="0" w:space="0" w:color="auto"/>
            <w:right w:val="none" w:sz="0" w:space="0" w:color="auto"/>
          </w:divBdr>
        </w:div>
        <w:div w:id="830297676">
          <w:marLeft w:val="640"/>
          <w:marRight w:val="0"/>
          <w:marTop w:val="0"/>
          <w:marBottom w:val="0"/>
          <w:divBdr>
            <w:top w:val="none" w:sz="0" w:space="0" w:color="auto"/>
            <w:left w:val="none" w:sz="0" w:space="0" w:color="auto"/>
            <w:bottom w:val="none" w:sz="0" w:space="0" w:color="auto"/>
            <w:right w:val="none" w:sz="0" w:space="0" w:color="auto"/>
          </w:divBdr>
        </w:div>
        <w:div w:id="1394308968">
          <w:marLeft w:val="640"/>
          <w:marRight w:val="0"/>
          <w:marTop w:val="0"/>
          <w:marBottom w:val="0"/>
          <w:divBdr>
            <w:top w:val="none" w:sz="0" w:space="0" w:color="auto"/>
            <w:left w:val="none" w:sz="0" w:space="0" w:color="auto"/>
            <w:bottom w:val="none" w:sz="0" w:space="0" w:color="auto"/>
            <w:right w:val="none" w:sz="0" w:space="0" w:color="auto"/>
          </w:divBdr>
        </w:div>
        <w:div w:id="658268405">
          <w:marLeft w:val="640"/>
          <w:marRight w:val="0"/>
          <w:marTop w:val="0"/>
          <w:marBottom w:val="0"/>
          <w:divBdr>
            <w:top w:val="none" w:sz="0" w:space="0" w:color="auto"/>
            <w:left w:val="none" w:sz="0" w:space="0" w:color="auto"/>
            <w:bottom w:val="none" w:sz="0" w:space="0" w:color="auto"/>
            <w:right w:val="none" w:sz="0" w:space="0" w:color="auto"/>
          </w:divBdr>
        </w:div>
        <w:div w:id="35862827">
          <w:marLeft w:val="640"/>
          <w:marRight w:val="0"/>
          <w:marTop w:val="0"/>
          <w:marBottom w:val="0"/>
          <w:divBdr>
            <w:top w:val="none" w:sz="0" w:space="0" w:color="auto"/>
            <w:left w:val="none" w:sz="0" w:space="0" w:color="auto"/>
            <w:bottom w:val="none" w:sz="0" w:space="0" w:color="auto"/>
            <w:right w:val="none" w:sz="0" w:space="0" w:color="auto"/>
          </w:divBdr>
        </w:div>
        <w:div w:id="162010572">
          <w:marLeft w:val="640"/>
          <w:marRight w:val="0"/>
          <w:marTop w:val="0"/>
          <w:marBottom w:val="0"/>
          <w:divBdr>
            <w:top w:val="none" w:sz="0" w:space="0" w:color="auto"/>
            <w:left w:val="none" w:sz="0" w:space="0" w:color="auto"/>
            <w:bottom w:val="none" w:sz="0" w:space="0" w:color="auto"/>
            <w:right w:val="none" w:sz="0" w:space="0" w:color="auto"/>
          </w:divBdr>
        </w:div>
        <w:div w:id="394865314">
          <w:marLeft w:val="640"/>
          <w:marRight w:val="0"/>
          <w:marTop w:val="0"/>
          <w:marBottom w:val="0"/>
          <w:divBdr>
            <w:top w:val="none" w:sz="0" w:space="0" w:color="auto"/>
            <w:left w:val="none" w:sz="0" w:space="0" w:color="auto"/>
            <w:bottom w:val="none" w:sz="0" w:space="0" w:color="auto"/>
            <w:right w:val="none" w:sz="0" w:space="0" w:color="auto"/>
          </w:divBdr>
        </w:div>
        <w:div w:id="821893325">
          <w:marLeft w:val="640"/>
          <w:marRight w:val="0"/>
          <w:marTop w:val="0"/>
          <w:marBottom w:val="0"/>
          <w:divBdr>
            <w:top w:val="none" w:sz="0" w:space="0" w:color="auto"/>
            <w:left w:val="none" w:sz="0" w:space="0" w:color="auto"/>
            <w:bottom w:val="none" w:sz="0" w:space="0" w:color="auto"/>
            <w:right w:val="none" w:sz="0" w:space="0" w:color="auto"/>
          </w:divBdr>
        </w:div>
        <w:div w:id="720636339">
          <w:marLeft w:val="640"/>
          <w:marRight w:val="0"/>
          <w:marTop w:val="0"/>
          <w:marBottom w:val="0"/>
          <w:divBdr>
            <w:top w:val="none" w:sz="0" w:space="0" w:color="auto"/>
            <w:left w:val="none" w:sz="0" w:space="0" w:color="auto"/>
            <w:bottom w:val="none" w:sz="0" w:space="0" w:color="auto"/>
            <w:right w:val="none" w:sz="0" w:space="0" w:color="auto"/>
          </w:divBdr>
        </w:div>
        <w:div w:id="1581407710">
          <w:marLeft w:val="640"/>
          <w:marRight w:val="0"/>
          <w:marTop w:val="0"/>
          <w:marBottom w:val="0"/>
          <w:divBdr>
            <w:top w:val="none" w:sz="0" w:space="0" w:color="auto"/>
            <w:left w:val="none" w:sz="0" w:space="0" w:color="auto"/>
            <w:bottom w:val="none" w:sz="0" w:space="0" w:color="auto"/>
            <w:right w:val="none" w:sz="0" w:space="0" w:color="auto"/>
          </w:divBdr>
        </w:div>
        <w:div w:id="1166483872">
          <w:marLeft w:val="640"/>
          <w:marRight w:val="0"/>
          <w:marTop w:val="0"/>
          <w:marBottom w:val="0"/>
          <w:divBdr>
            <w:top w:val="none" w:sz="0" w:space="0" w:color="auto"/>
            <w:left w:val="none" w:sz="0" w:space="0" w:color="auto"/>
            <w:bottom w:val="none" w:sz="0" w:space="0" w:color="auto"/>
            <w:right w:val="none" w:sz="0" w:space="0" w:color="auto"/>
          </w:divBdr>
        </w:div>
        <w:div w:id="134878443">
          <w:marLeft w:val="640"/>
          <w:marRight w:val="0"/>
          <w:marTop w:val="0"/>
          <w:marBottom w:val="0"/>
          <w:divBdr>
            <w:top w:val="none" w:sz="0" w:space="0" w:color="auto"/>
            <w:left w:val="none" w:sz="0" w:space="0" w:color="auto"/>
            <w:bottom w:val="none" w:sz="0" w:space="0" w:color="auto"/>
            <w:right w:val="none" w:sz="0" w:space="0" w:color="auto"/>
          </w:divBdr>
        </w:div>
        <w:div w:id="886453232">
          <w:marLeft w:val="640"/>
          <w:marRight w:val="0"/>
          <w:marTop w:val="0"/>
          <w:marBottom w:val="0"/>
          <w:divBdr>
            <w:top w:val="none" w:sz="0" w:space="0" w:color="auto"/>
            <w:left w:val="none" w:sz="0" w:space="0" w:color="auto"/>
            <w:bottom w:val="none" w:sz="0" w:space="0" w:color="auto"/>
            <w:right w:val="none" w:sz="0" w:space="0" w:color="auto"/>
          </w:divBdr>
        </w:div>
        <w:div w:id="928923206">
          <w:marLeft w:val="640"/>
          <w:marRight w:val="0"/>
          <w:marTop w:val="0"/>
          <w:marBottom w:val="0"/>
          <w:divBdr>
            <w:top w:val="none" w:sz="0" w:space="0" w:color="auto"/>
            <w:left w:val="none" w:sz="0" w:space="0" w:color="auto"/>
            <w:bottom w:val="none" w:sz="0" w:space="0" w:color="auto"/>
            <w:right w:val="none" w:sz="0" w:space="0" w:color="auto"/>
          </w:divBdr>
        </w:div>
        <w:div w:id="311371298">
          <w:marLeft w:val="640"/>
          <w:marRight w:val="0"/>
          <w:marTop w:val="0"/>
          <w:marBottom w:val="0"/>
          <w:divBdr>
            <w:top w:val="none" w:sz="0" w:space="0" w:color="auto"/>
            <w:left w:val="none" w:sz="0" w:space="0" w:color="auto"/>
            <w:bottom w:val="none" w:sz="0" w:space="0" w:color="auto"/>
            <w:right w:val="none" w:sz="0" w:space="0" w:color="auto"/>
          </w:divBdr>
        </w:div>
        <w:div w:id="642198888">
          <w:marLeft w:val="640"/>
          <w:marRight w:val="0"/>
          <w:marTop w:val="0"/>
          <w:marBottom w:val="0"/>
          <w:divBdr>
            <w:top w:val="none" w:sz="0" w:space="0" w:color="auto"/>
            <w:left w:val="none" w:sz="0" w:space="0" w:color="auto"/>
            <w:bottom w:val="none" w:sz="0" w:space="0" w:color="auto"/>
            <w:right w:val="none" w:sz="0" w:space="0" w:color="auto"/>
          </w:divBdr>
        </w:div>
        <w:div w:id="1723598678">
          <w:marLeft w:val="640"/>
          <w:marRight w:val="0"/>
          <w:marTop w:val="0"/>
          <w:marBottom w:val="0"/>
          <w:divBdr>
            <w:top w:val="none" w:sz="0" w:space="0" w:color="auto"/>
            <w:left w:val="none" w:sz="0" w:space="0" w:color="auto"/>
            <w:bottom w:val="none" w:sz="0" w:space="0" w:color="auto"/>
            <w:right w:val="none" w:sz="0" w:space="0" w:color="auto"/>
          </w:divBdr>
        </w:div>
        <w:div w:id="749237274">
          <w:marLeft w:val="640"/>
          <w:marRight w:val="0"/>
          <w:marTop w:val="0"/>
          <w:marBottom w:val="0"/>
          <w:divBdr>
            <w:top w:val="none" w:sz="0" w:space="0" w:color="auto"/>
            <w:left w:val="none" w:sz="0" w:space="0" w:color="auto"/>
            <w:bottom w:val="none" w:sz="0" w:space="0" w:color="auto"/>
            <w:right w:val="none" w:sz="0" w:space="0" w:color="auto"/>
          </w:divBdr>
        </w:div>
        <w:div w:id="1540821396">
          <w:marLeft w:val="640"/>
          <w:marRight w:val="0"/>
          <w:marTop w:val="0"/>
          <w:marBottom w:val="0"/>
          <w:divBdr>
            <w:top w:val="none" w:sz="0" w:space="0" w:color="auto"/>
            <w:left w:val="none" w:sz="0" w:space="0" w:color="auto"/>
            <w:bottom w:val="none" w:sz="0" w:space="0" w:color="auto"/>
            <w:right w:val="none" w:sz="0" w:space="0" w:color="auto"/>
          </w:divBdr>
        </w:div>
        <w:div w:id="175385026">
          <w:marLeft w:val="640"/>
          <w:marRight w:val="0"/>
          <w:marTop w:val="0"/>
          <w:marBottom w:val="0"/>
          <w:divBdr>
            <w:top w:val="none" w:sz="0" w:space="0" w:color="auto"/>
            <w:left w:val="none" w:sz="0" w:space="0" w:color="auto"/>
            <w:bottom w:val="none" w:sz="0" w:space="0" w:color="auto"/>
            <w:right w:val="none" w:sz="0" w:space="0" w:color="auto"/>
          </w:divBdr>
        </w:div>
        <w:div w:id="2049910117">
          <w:marLeft w:val="640"/>
          <w:marRight w:val="0"/>
          <w:marTop w:val="0"/>
          <w:marBottom w:val="0"/>
          <w:divBdr>
            <w:top w:val="none" w:sz="0" w:space="0" w:color="auto"/>
            <w:left w:val="none" w:sz="0" w:space="0" w:color="auto"/>
            <w:bottom w:val="none" w:sz="0" w:space="0" w:color="auto"/>
            <w:right w:val="none" w:sz="0" w:space="0" w:color="auto"/>
          </w:divBdr>
        </w:div>
        <w:div w:id="35936630">
          <w:marLeft w:val="640"/>
          <w:marRight w:val="0"/>
          <w:marTop w:val="0"/>
          <w:marBottom w:val="0"/>
          <w:divBdr>
            <w:top w:val="none" w:sz="0" w:space="0" w:color="auto"/>
            <w:left w:val="none" w:sz="0" w:space="0" w:color="auto"/>
            <w:bottom w:val="none" w:sz="0" w:space="0" w:color="auto"/>
            <w:right w:val="none" w:sz="0" w:space="0" w:color="auto"/>
          </w:divBdr>
        </w:div>
        <w:div w:id="120390378">
          <w:marLeft w:val="640"/>
          <w:marRight w:val="0"/>
          <w:marTop w:val="0"/>
          <w:marBottom w:val="0"/>
          <w:divBdr>
            <w:top w:val="none" w:sz="0" w:space="0" w:color="auto"/>
            <w:left w:val="none" w:sz="0" w:space="0" w:color="auto"/>
            <w:bottom w:val="none" w:sz="0" w:space="0" w:color="auto"/>
            <w:right w:val="none" w:sz="0" w:space="0" w:color="auto"/>
          </w:divBdr>
        </w:div>
        <w:div w:id="501622210">
          <w:marLeft w:val="640"/>
          <w:marRight w:val="0"/>
          <w:marTop w:val="0"/>
          <w:marBottom w:val="0"/>
          <w:divBdr>
            <w:top w:val="none" w:sz="0" w:space="0" w:color="auto"/>
            <w:left w:val="none" w:sz="0" w:space="0" w:color="auto"/>
            <w:bottom w:val="none" w:sz="0" w:space="0" w:color="auto"/>
            <w:right w:val="none" w:sz="0" w:space="0" w:color="auto"/>
          </w:divBdr>
        </w:div>
        <w:div w:id="2020042916">
          <w:marLeft w:val="640"/>
          <w:marRight w:val="0"/>
          <w:marTop w:val="0"/>
          <w:marBottom w:val="0"/>
          <w:divBdr>
            <w:top w:val="none" w:sz="0" w:space="0" w:color="auto"/>
            <w:left w:val="none" w:sz="0" w:space="0" w:color="auto"/>
            <w:bottom w:val="none" w:sz="0" w:space="0" w:color="auto"/>
            <w:right w:val="none" w:sz="0" w:space="0" w:color="auto"/>
          </w:divBdr>
        </w:div>
        <w:div w:id="1133404123">
          <w:marLeft w:val="640"/>
          <w:marRight w:val="0"/>
          <w:marTop w:val="0"/>
          <w:marBottom w:val="0"/>
          <w:divBdr>
            <w:top w:val="none" w:sz="0" w:space="0" w:color="auto"/>
            <w:left w:val="none" w:sz="0" w:space="0" w:color="auto"/>
            <w:bottom w:val="none" w:sz="0" w:space="0" w:color="auto"/>
            <w:right w:val="none" w:sz="0" w:space="0" w:color="auto"/>
          </w:divBdr>
        </w:div>
      </w:divsChild>
    </w:div>
    <w:div w:id="475533960">
      <w:bodyDiv w:val="1"/>
      <w:marLeft w:val="0"/>
      <w:marRight w:val="0"/>
      <w:marTop w:val="0"/>
      <w:marBottom w:val="0"/>
      <w:divBdr>
        <w:top w:val="none" w:sz="0" w:space="0" w:color="auto"/>
        <w:left w:val="none" w:sz="0" w:space="0" w:color="auto"/>
        <w:bottom w:val="none" w:sz="0" w:space="0" w:color="auto"/>
        <w:right w:val="none" w:sz="0" w:space="0" w:color="auto"/>
      </w:divBdr>
      <w:divsChild>
        <w:div w:id="18706777">
          <w:marLeft w:val="640"/>
          <w:marRight w:val="0"/>
          <w:marTop w:val="0"/>
          <w:marBottom w:val="0"/>
          <w:divBdr>
            <w:top w:val="none" w:sz="0" w:space="0" w:color="auto"/>
            <w:left w:val="none" w:sz="0" w:space="0" w:color="auto"/>
            <w:bottom w:val="none" w:sz="0" w:space="0" w:color="auto"/>
            <w:right w:val="none" w:sz="0" w:space="0" w:color="auto"/>
          </w:divBdr>
        </w:div>
        <w:div w:id="23674738">
          <w:marLeft w:val="640"/>
          <w:marRight w:val="0"/>
          <w:marTop w:val="0"/>
          <w:marBottom w:val="0"/>
          <w:divBdr>
            <w:top w:val="none" w:sz="0" w:space="0" w:color="auto"/>
            <w:left w:val="none" w:sz="0" w:space="0" w:color="auto"/>
            <w:bottom w:val="none" w:sz="0" w:space="0" w:color="auto"/>
            <w:right w:val="none" w:sz="0" w:space="0" w:color="auto"/>
          </w:divBdr>
        </w:div>
        <w:div w:id="354234649">
          <w:marLeft w:val="640"/>
          <w:marRight w:val="0"/>
          <w:marTop w:val="0"/>
          <w:marBottom w:val="0"/>
          <w:divBdr>
            <w:top w:val="none" w:sz="0" w:space="0" w:color="auto"/>
            <w:left w:val="none" w:sz="0" w:space="0" w:color="auto"/>
            <w:bottom w:val="none" w:sz="0" w:space="0" w:color="auto"/>
            <w:right w:val="none" w:sz="0" w:space="0" w:color="auto"/>
          </w:divBdr>
        </w:div>
        <w:div w:id="384792482">
          <w:marLeft w:val="640"/>
          <w:marRight w:val="0"/>
          <w:marTop w:val="0"/>
          <w:marBottom w:val="0"/>
          <w:divBdr>
            <w:top w:val="none" w:sz="0" w:space="0" w:color="auto"/>
            <w:left w:val="none" w:sz="0" w:space="0" w:color="auto"/>
            <w:bottom w:val="none" w:sz="0" w:space="0" w:color="auto"/>
            <w:right w:val="none" w:sz="0" w:space="0" w:color="auto"/>
          </w:divBdr>
        </w:div>
        <w:div w:id="434524065">
          <w:marLeft w:val="640"/>
          <w:marRight w:val="0"/>
          <w:marTop w:val="0"/>
          <w:marBottom w:val="0"/>
          <w:divBdr>
            <w:top w:val="none" w:sz="0" w:space="0" w:color="auto"/>
            <w:left w:val="none" w:sz="0" w:space="0" w:color="auto"/>
            <w:bottom w:val="none" w:sz="0" w:space="0" w:color="auto"/>
            <w:right w:val="none" w:sz="0" w:space="0" w:color="auto"/>
          </w:divBdr>
        </w:div>
        <w:div w:id="462696050">
          <w:marLeft w:val="640"/>
          <w:marRight w:val="0"/>
          <w:marTop w:val="0"/>
          <w:marBottom w:val="0"/>
          <w:divBdr>
            <w:top w:val="none" w:sz="0" w:space="0" w:color="auto"/>
            <w:left w:val="none" w:sz="0" w:space="0" w:color="auto"/>
            <w:bottom w:val="none" w:sz="0" w:space="0" w:color="auto"/>
            <w:right w:val="none" w:sz="0" w:space="0" w:color="auto"/>
          </w:divBdr>
        </w:div>
        <w:div w:id="527523688">
          <w:marLeft w:val="640"/>
          <w:marRight w:val="0"/>
          <w:marTop w:val="0"/>
          <w:marBottom w:val="0"/>
          <w:divBdr>
            <w:top w:val="none" w:sz="0" w:space="0" w:color="auto"/>
            <w:left w:val="none" w:sz="0" w:space="0" w:color="auto"/>
            <w:bottom w:val="none" w:sz="0" w:space="0" w:color="auto"/>
            <w:right w:val="none" w:sz="0" w:space="0" w:color="auto"/>
          </w:divBdr>
        </w:div>
        <w:div w:id="528765137">
          <w:marLeft w:val="640"/>
          <w:marRight w:val="0"/>
          <w:marTop w:val="0"/>
          <w:marBottom w:val="0"/>
          <w:divBdr>
            <w:top w:val="none" w:sz="0" w:space="0" w:color="auto"/>
            <w:left w:val="none" w:sz="0" w:space="0" w:color="auto"/>
            <w:bottom w:val="none" w:sz="0" w:space="0" w:color="auto"/>
            <w:right w:val="none" w:sz="0" w:space="0" w:color="auto"/>
          </w:divBdr>
        </w:div>
        <w:div w:id="567113641">
          <w:marLeft w:val="640"/>
          <w:marRight w:val="0"/>
          <w:marTop w:val="0"/>
          <w:marBottom w:val="0"/>
          <w:divBdr>
            <w:top w:val="none" w:sz="0" w:space="0" w:color="auto"/>
            <w:left w:val="none" w:sz="0" w:space="0" w:color="auto"/>
            <w:bottom w:val="none" w:sz="0" w:space="0" w:color="auto"/>
            <w:right w:val="none" w:sz="0" w:space="0" w:color="auto"/>
          </w:divBdr>
        </w:div>
        <w:div w:id="570970574">
          <w:marLeft w:val="640"/>
          <w:marRight w:val="0"/>
          <w:marTop w:val="0"/>
          <w:marBottom w:val="0"/>
          <w:divBdr>
            <w:top w:val="none" w:sz="0" w:space="0" w:color="auto"/>
            <w:left w:val="none" w:sz="0" w:space="0" w:color="auto"/>
            <w:bottom w:val="none" w:sz="0" w:space="0" w:color="auto"/>
            <w:right w:val="none" w:sz="0" w:space="0" w:color="auto"/>
          </w:divBdr>
        </w:div>
        <w:div w:id="731152301">
          <w:marLeft w:val="640"/>
          <w:marRight w:val="0"/>
          <w:marTop w:val="0"/>
          <w:marBottom w:val="0"/>
          <w:divBdr>
            <w:top w:val="none" w:sz="0" w:space="0" w:color="auto"/>
            <w:left w:val="none" w:sz="0" w:space="0" w:color="auto"/>
            <w:bottom w:val="none" w:sz="0" w:space="0" w:color="auto"/>
            <w:right w:val="none" w:sz="0" w:space="0" w:color="auto"/>
          </w:divBdr>
        </w:div>
        <w:div w:id="768502443">
          <w:marLeft w:val="640"/>
          <w:marRight w:val="0"/>
          <w:marTop w:val="0"/>
          <w:marBottom w:val="0"/>
          <w:divBdr>
            <w:top w:val="none" w:sz="0" w:space="0" w:color="auto"/>
            <w:left w:val="none" w:sz="0" w:space="0" w:color="auto"/>
            <w:bottom w:val="none" w:sz="0" w:space="0" w:color="auto"/>
            <w:right w:val="none" w:sz="0" w:space="0" w:color="auto"/>
          </w:divBdr>
        </w:div>
        <w:div w:id="901716633">
          <w:marLeft w:val="640"/>
          <w:marRight w:val="0"/>
          <w:marTop w:val="0"/>
          <w:marBottom w:val="0"/>
          <w:divBdr>
            <w:top w:val="none" w:sz="0" w:space="0" w:color="auto"/>
            <w:left w:val="none" w:sz="0" w:space="0" w:color="auto"/>
            <w:bottom w:val="none" w:sz="0" w:space="0" w:color="auto"/>
            <w:right w:val="none" w:sz="0" w:space="0" w:color="auto"/>
          </w:divBdr>
        </w:div>
        <w:div w:id="1109084268">
          <w:marLeft w:val="640"/>
          <w:marRight w:val="0"/>
          <w:marTop w:val="0"/>
          <w:marBottom w:val="0"/>
          <w:divBdr>
            <w:top w:val="none" w:sz="0" w:space="0" w:color="auto"/>
            <w:left w:val="none" w:sz="0" w:space="0" w:color="auto"/>
            <w:bottom w:val="none" w:sz="0" w:space="0" w:color="auto"/>
            <w:right w:val="none" w:sz="0" w:space="0" w:color="auto"/>
          </w:divBdr>
        </w:div>
        <w:div w:id="1186407626">
          <w:marLeft w:val="640"/>
          <w:marRight w:val="0"/>
          <w:marTop w:val="0"/>
          <w:marBottom w:val="0"/>
          <w:divBdr>
            <w:top w:val="none" w:sz="0" w:space="0" w:color="auto"/>
            <w:left w:val="none" w:sz="0" w:space="0" w:color="auto"/>
            <w:bottom w:val="none" w:sz="0" w:space="0" w:color="auto"/>
            <w:right w:val="none" w:sz="0" w:space="0" w:color="auto"/>
          </w:divBdr>
        </w:div>
        <w:div w:id="1324701493">
          <w:marLeft w:val="640"/>
          <w:marRight w:val="0"/>
          <w:marTop w:val="0"/>
          <w:marBottom w:val="0"/>
          <w:divBdr>
            <w:top w:val="none" w:sz="0" w:space="0" w:color="auto"/>
            <w:left w:val="none" w:sz="0" w:space="0" w:color="auto"/>
            <w:bottom w:val="none" w:sz="0" w:space="0" w:color="auto"/>
            <w:right w:val="none" w:sz="0" w:space="0" w:color="auto"/>
          </w:divBdr>
        </w:div>
        <w:div w:id="1583561063">
          <w:marLeft w:val="640"/>
          <w:marRight w:val="0"/>
          <w:marTop w:val="0"/>
          <w:marBottom w:val="0"/>
          <w:divBdr>
            <w:top w:val="none" w:sz="0" w:space="0" w:color="auto"/>
            <w:left w:val="none" w:sz="0" w:space="0" w:color="auto"/>
            <w:bottom w:val="none" w:sz="0" w:space="0" w:color="auto"/>
            <w:right w:val="none" w:sz="0" w:space="0" w:color="auto"/>
          </w:divBdr>
        </w:div>
        <w:div w:id="1663196227">
          <w:marLeft w:val="640"/>
          <w:marRight w:val="0"/>
          <w:marTop w:val="0"/>
          <w:marBottom w:val="0"/>
          <w:divBdr>
            <w:top w:val="none" w:sz="0" w:space="0" w:color="auto"/>
            <w:left w:val="none" w:sz="0" w:space="0" w:color="auto"/>
            <w:bottom w:val="none" w:sz="0" w:space="0" w:color="auto"/>
            <w:right w:val="none" w:sz="0" w:space="0" w:color="auto"/>
          </w:divBdr>
        </w:div>
        <w:div w:id="1683438005">
          <w:marLeft w:val="640"/>
          <w:marRight w:val="0"/>
          <w:marTop w:val="0"/>
          <w:marBottom w:val="0"/>
          <w:divBdr>
            <w:top w:val="none" w:sz="0" w:space="0" w:color="auto"/>
            <w:left w:val="none" w:sz="0" w:space="0" w:color="auto"/>
            <w:bottom w:val="none" w:sz="0" w:space="0" w:color="auto"/>
            <w:right w:val="none" w:sz="0" w:space="0" w:color="auto"/>
          </w:divBdr>
        </w:div>
        <w:div w:id="1831213656">
          <w:marLeft w:val="640"/>
          <w:marRight w:val="0"/>
          <w:marTop w:val="0"/>
          <w:marBottom w:val="0"/>
          <w:divBdr>
            <w:top w:val="none" w:sz="0" w:space="0" w:color="auto"/>
            <w:left w:val="none" w:sz="0" w:space="0" w:color="auto"/>
            <w:bottom w:val="none" w:sz="0" w:space="0" w:color="auto"/>
            <w:right w:val="none" w:sz="0" w:space="0" w:color="auto"/>
          </w:divBdr>
        </w:div>
        <w:div w:id="1871918144">
          <w:marLeft w:val="640"/>
          <w:marRight w:val="0"/>
          <w:marTop w:val="0"/>
          <w:marBottom w:val="0"/>
          <w:divBdr>
            <w:top w:val="none" w:sz="0" w:space="0" w:color="auto"/>
            <w:left w:val="none" w:sz="0" w:space="0" w:color="auto"/>
            <w:bottom w:val="none" w:sz="0" w:space="0" w:color="auto"/>
            <w:right w:val="none" w:sz="0" w:space="0" w:color="auto"/>
          </w:divBdr>
        </w:div>
        <w:div w:id="1933968245">
          <w:marLeft w:val="640"/>
          <w:marRight w:val="0"/>
          <w:marTop w:val="0"/>
          <w:marBottom w:val="0"/>
          <w:divBdr>
            <w:top w:val="none" w:sz="0" w:space="0" w:color="auto"/>
            <w:left w:val="none" w:sz="0" w:space="0" w:color="auto"/>
            <w:bottom w:val="none" w:sz="0" w:space="0" w:color="auto"/>
            <w:right w:val="none" w:sz="0" w:space="0" w:color="auto"/>
          </w:divBdr>
        </w:div>
      </w:divsChild>
    </w:div>
    <w:div w:id="478307023">
      <w:bodyDiv w:val="1"/>
      <w:marLeft w:val="0"/>
      <w:marRight w:val="0"/>
      <w:marTop w:val="0"/>
      <w:marBottom w:val="0"/>
      <w:divBdr>
        <w:top w:val="none" w:sz="0" w:space="0" w:color="auto"/>
        <w:left w:val="none" w:sz="0" w:space="0" w:color="auto"/>
        <w:bottom w:val="none" w:sz="0" w:space="0" w:color="auto"/>
        <w:right w:val="none" w:sz="0" w:space="0" w:color="auto"/>
      </w:divBdr>
      <w:divsChild>
        <w:div w:id="197278886">
          <w:marLeft w:val="640"/>
          <w:marRight w:val="0"/>
          <w:marTop w:val="0"/>
          <w:marBottom w:val="0"/>
          <w:divBdr>
            <w:top w:val="none" w:sz="0" w:space="0" w:color="auto"/>
            <w:left w:val="none" w:sz="0" w:space="0" w:color="auto"/>
            <w:bottom w:val="none" w:sz="0" w:space="0" w:color="auto"/>
            <w:right w:val="none" w:sz="0" w:space="0" w:color="auto"/>
          </w:divBdr>
        </w:div>
        <w:div w:id="1668705202">
          <w:marLeft w:val="640"/>
          <w:marRight w:val="0"/>
          <w:marTop w:val="0"/>
          <w:marBottom w:val="0"/>
          <w:divBdr>
            <w:top w:val="none" w:sz="0" w:space="0" w:color="auto"/>
            <w:left w:val="none" w:sz="0" w:space="0" w:color="auto"/>
            <w:bottom w:val="none" w:sz="0" w:space="0" w:color="auto"/>
            <w:right w:val="none" w:sz="0" w:space="0" w:color="auto"/>
          </w:divBdr>
        </w:div>
        <w:div w:id="1989823243">
          <w:marLeft w:val="640"/>
          <w:marRight w:val="0"/>
          <w:marTop w:val="0"/>
          <w:marBottom w:val="0"/>
          <w:divBdr>
            <w:top w:val="none" w:sz="0" w:space="0" w:color="auto"/>
            <w:left w:val="none" w:sz="0" w:space="0" w:color="auto"/>
            <w:bottom w:val="none" w:sz="0" w:space="0" w:color="auto"/>
            <w:right w:val="none" w:sz="0" w:space="0" w:color="auto"/>
          </w:divBdr>
        </w:div>
        <w:div w:id="802848455">
          <w:marLeft w:val="640"/>
          <w:marRight w:val="0"/>
          <w:marTop w:val="0"/>
          <w:marBottom w:val="0"/>
          <w:divBdr>
            <w:top w:val="none" w:sz="0" w:space="0" w:color="auto"/>
            <w:left w:val="none" w:sz="0" w:space="0" w:color="auto"/>
            <w:bottom w:val="none" w:sz="0" w:space="0" w:color="auto"/>
            <w:right w:val="none" w:sz="0" w:space="0" w:color="auto"/>
          </w:divBdr>
        </w:div>
        <w:div w:id="1691299461">
          <w:marLeft w:val="640"/>
          <w:marRight w:val="0"/>
          <w:marTop w:val="0"/>
          <w:marBottom w:val="0"/>
          <w:divBdr>
            <w:top w:val="none" w:sz="0" w:space="0" w:color="auto"/>
            <w:left w:val="none" w:sz="0" w:space="0" w:color="auto"/>
            <w:bottom w:val="none" w:sz="0" w:space="0" w:color="auto"/>
            <w:right w:val="none" w:sz="0" w:space="0" w:color="auto"/>
          </w:divBdr>
        </w:div>
        <w:div w:id="601836250">
          <w:marLeft w:val="640"/>
          <w:marRight w:val="0"/>
          <w:marTop w:val="0"/>
          <w:marBottom w:val="0"/>
          <w:divBdr>
            <w:top w:val="none" w:sz="0" w:space="0" w:color="auto"/>
            <w:left w:val="none" w:sz="0" w:space="0" w:color="auto"/>
            <w:bottom w:val="none" w:sz="0" w:space="0" w:color="auto"/>
            <w:right w:val="none" w:sz="0" w:space="0" w:color="auto"/>
          </w:divBdr>
        </w:div>
        <w:div w:id="734207285">
          <w:marLeft w:val="640"/>
          <w:marRight w:val="0"/>
          <w:marTop w:val="0"/>
          <w:marBottom w:val="0"/>
          <w:divBdr>
            <w:top w:val="none" w:sz="0" w:space="0" w:color="auto"/>
            <w:left w:val="none" w:sz="0" w:space="0" w:color="auto"/>
            <w:bottom w:val="none" w:sz="0" w:space="0" w:color="auto"/>
            <w:right w:val="none" w:sz="0" w:space="0" w:color="auto"/>
          </w:divBdr>
        </w:div>
        <w:div w:id="1140999069">
          <w:marLeft w:val="640"/>
          <w:marRight w:val="0"/>
          <w:marTop w:val="0"/>
          <w:marBottom w:val="0"/>
          <w:divBdr>
            <w:top w:val="none" w:sz="0" w:space="0" w:color="auto"/>
            <w:left w:val="none" w:sz="0" w:space="0" w:color="auto"/>
            <w:bottom w:val="none" w:sz="0" w:space="0" w:color="auto"/>
            <w:right w:val="none" w:sz="0" w:space="0" w:color="auto"/>
          </w:divBdr>
        </w:div>
        <w:div w:id="401097695">
          <w:marLeft w:val="640"/>
          <w:marRight w:val="0"/>
          <w:marTop w:val="0"/>
          <w:marBottom w:val="0"/>
          <w:divBdr>
            <w:top w:val="none" w:sz="0" w:space="0" w:color="auto"/>
            <w:left w:val="none" w:sz="0" w:space="0" w:color="auto"/>
            <w:bottom w:val="none" w:sz="0" w:space="0" w:color="auto"/>
            <w:right w:val="none" w:sz="0" w:space="0" w:color="auto"/>
          </w:divBdr>
        </w:div>
        <w:div w:id="467823455">
          <w:marLeft w:val="640"/>
          <w:marRight w:val="0"/>
          <w:marTop w:val="0"/>
          <w:marBottom w:val="0"/>
          <w:divBdr>
            <w:top w:val="none" w:sz="0" w:space="0" w:color="auto"/>
            <w:left w:val="none" w:sz="0" w:space="0" w:color="auto"/>
            <w:bottom w:val="none" w:sz="0" w:space="0" w:color="auto"/>
            <w:right w:val="none" w:sz="0" w:space="0" w:color="auto"/>
          </w:divBdr>
        </w:div>
        <w:div w:id="565839852">
          <w:marLeft w:val="640"/>
          <w:marRight w:val="0"/>
          <w:marTop w:val="0"/>
          <w:marBottom w:val="0"/>
          <w:divBdr>
            <w:top w:val="none" w:sz="0" w:space="0" w:color="auto"/>
            <w:left w:val="none" w:sz="0" w:space="0" w:color="auto"/>
            <w:bottom w:val="none" w:sz="0" w:space="0" w:color="auto"/>
            <w:right w:val="none" w:sz="0" w:space="0" w:color="auto"/>
          </w:divBdr>
        </w:div>
        <w:div w:id="310910980">
          <w:marLeft w:val="640"/>
          <w:marRight w:val="0"/>
          <w:marTop w:val="0"/>
          <w:marBottom w:val="0"/>
          <w:divBdr>
            <w:top w:val="none" w:sz="0" w:space="0" w:color="auto"/>
            <w:left w:val="none" w:sz="0" w:space="0" w:color="auto"/>
            <w:bottom w:val="none" w:sz="0" w:space="0" w:color="auto"/>
            <w:right w:val="none" w:sz="0" w:space="0" w:color="auto"/>
          </w:divBdr>
        </w:div>
        <w:div w:id="1169324548">
          <w:marLeft w:val="640"/>
          <w:marRight w:val="0"/>
          <w:marTop w:val="0"/>
          <w:marBottom w:val="0"/>
          <w:divBdr>
            <w:top w:val="none" w:sz="0" w:space="0" w:color="auto"/>
            <w:left w:val="none" w:sz="0" w:space="0" w:color="auto"/>
            <w:bottom w:val="none" w:sz="0" w:space="0" w:color="auto"/>
            <w:right w:val="none" w:sz="0" w:space="0" w:color="auto"/>
          </w:divBdr>
        </w:div>
        <w:div w:id="2051413395">
          <w:marLeft w:val="640"/>
          <w:marRight w:val="0"/>
          <w:marTop w:val="0"/>
          <w:marBottom w:val="0"/>
          <w:divBdr>
            <w:top w:val="none" w:sz="0" w:space="0" w:color="auto"/>
            <w:left w:val="none" w:sz="0" w:space="0" w:color="auto"/>
            <w:bottom w:val="none" w:sz="0" w:space="0" w:color="auto"/>
            <w:right w:val="none" w:sz="0" w:space="0" w:color="auto"/>
          </w:divBdr>
        </w:div>
        <w:div w:id="1036812061">
          <w:marLeft w:val="640"/>
          <w:marRight w:val="0"/>
          <w:marTop w:val="0"/>
          <w:marBottom w:val="0"/>
          <w:divBdr>
            <w:top w:val="none" w:sz="0" w:space="0" w:color="auto"/>
            <w:left w:val="none" w:sz="0" w:space="0" w:color="auto"/>
            <w:bottom w:val="none" w:sz="0" w:space="0" w:color="auto"/>
            <w:right w:val="none" w:sz="0" w:space="0" w:color="auto"/>
          </w:divBdr>
        </w:div>
        <w:div w:id="553589056">
          <w:marLeft w:val="640"/>
          <w:marRight w:val="0"/>
          <w:marTop w:val="0"/>
          <w:marBottom w:val="0"/>
          <w:divBdr>
            <w:top w:val="none" w:sz="0" w:space="0" w:color="auto"/>
            <w:left w:val="none" w:sz="0" w:space="0" w:color="auto"/>
            <w:bottom w:val="none" w:sz="0" w:space="0" w:color="auto"/>
            <w:right w:val="none" w:sz="0" w:space="0" w:color="auto"/>
          </w:divBdr>
        </w:div>
        <w:div w:id="604465369">
          <w:marLeft w:val="640"/>
          <w:marRight w:val="0"/>
          <w:marTop w:val="0"/>
          <w:marBottom w:val="0"/>
          <w:divBdr>
            <w:top w:val="none" w:sz="0" w:space="0" w:color="auto"/>
            <w:left w:val="none" w:sz="0" w:space="0" w:color="auto"/>
            <w:bottom w:val="none" w:sz="0" w:space="0" w:color="auto"/>
            <w:right w:val="none" w:sz="0" w:space="0" w:color="auto"/>
          </w:divBdr>
        </w:div>
        <w:div w:id="239799577">
          <w:marLeft w:val="640"/>
          <w:marRight w:val="0"/>
          <w:marTop w:val="0"/>
          <w:marBottom w:val="0"/>
          <w:divBdr>
            <w:top w:val="none" w:sz="0" w:space="0" w:color="auto"/>
            <w:left w:val="none" w:sz="0" w:space="0" w:color="auto"/>
            <w:bottom w:val="none" w:sz="0" w:space="0" w:color="auto"/>
            <w:right w:val="none" w:sz="0" w:space="0" w:color="auto"/>
          </w:divBdr>
        </w:div>
        <w:div w:id="1179469771">
          <w:marLeft w:val="640"/>
          <w:marRight w:val="0"/>
          <w:marTop w:val="0"/>
          <w:marBottom w:val="0"/>
          <w:divBdr>
            <w:top w:val="none" w:sz="0" w:space="0" w:color="auto"/>
            <w:left w:val="none" w:sz="0" w:space="0" w:color="auto"/>
            <w:bottom w:val="none" w:sz="0" w:space="0" w:color="auto"/>
            <w:right w:val="none" w:sz="0" w:space="0" w:color="auto"/>
          </w:divBdr>
        </w:div>
        <w:div w:id="589966797">
          <w:marLeft w:val="640"/>
          <w:marRight w:val="0"/>
          <w:marTop w:val="0"/>
          <w:marBottom w:val="0"/>
          <w:divBdr>
            <w:top w:val="none" w:sz="0" w:space="0" w:color="auto"/>
            <w:left w:val="none" w:sz="0" w:space="0" w:color="auto"/>
            <w:bottom w:val="none" w:sz="0" w:space="0" w:color="auto"/>
            <w:right w:val="none" w:sz="0" w:space="0" w:color="auto"/>
          </w:divBdr>
        </w:div>
        <w:div w:id="1626279331">
          <w:marLeft w:val="640"/>
          <w:marRight w:val="0"/>
          <w:marTop w:val="0"/>
          <w:marBottom w:val="0"/>
          <w:divBdr>
            <w:top w:val="none" w:sz="0" w:space="0" w:color="auto"/>
            <w:left w:val="none" w:sz="0" w:space="0" w:color="auto"/>
            <w:bottom w:val="none" w:sz="0" w:space="0" w:color="auto"/>
            <w:right w:val="none" w:sz="0" w:space="0" w:color="auto"/>
          </w:divBdr>
        </w:div>
        <w:div w:id="1438523957">
          <w:marLeft w:val="640"/>
          <w:marRight w:val="0"/>
          <w:marTop w:val="0"/>
          <w:marBottom w:val="0"/>
          <w:divBdr>
            <w:top w:val="none" w:sz="0" w:space="0" w:color="auto"/>
            <w:left w:val="none" w:sz="0" w:space="0" w:color="auto"/>
            <w:bottom w:val="none" w:sz="0" w:space="0" w:color="auto"/>
            <w:right w:val="none" w:sz="0" w:space="0" w:color="auto"/>
          </w:divBdr>
        </w:div>
        <w:div w:id="1993294398">
          <w:marLeft w:val="640"/>
          <w:marRight w:val="0"/>
          <w:marTop w:val="0"/>
          <w:marBottom w:val="0"/>
          <w:divBdr>
            <w:top w:val="none" w:sz="0" w:space="0" w:color="auto"/>
            <w:left w:val="none" w:sz="0" w:space="0" w:color="auto"/>
            <w:bottom w:val="none" w:sz="0" w:space="0" w:color="auto"/>
            <w:right w:val="none" w:sz="0" w:space="0" w:color="auto"/>
          </w:divBdr>
        </w:div>
        <w:div w:id="127938679">
          <w:marLeft w:val="640"/>
          <w:marRight w:val="0"/>
          <w:marTop w:val="0"/>
          <w:marBottom w:val="0"/>
          <w:divBdr>
            <w:top w:val="none" w:sz="0" w:space="0" w:color="auto"/>
            <w:left w:val="none" w:sz="0" w:space="0" w:color="auto"/>
            <w:bottom w:val="none" w:sz="0" w:space="0" w:color="auto"/>
            <w:right w:val="none" w:sz="0" w:space="0" w:color="auto"/>
          </w:divBdr>
        </w:div>
        <w:div w:id="1680623393">
          <w:marLeft w:val="640"/>
          <w:marRight w:val="0"/>
          <w:marTop w:val="0"/>
          <w:marBottom w:val="0"/>
          <w:divBdr>
            <w:top w:val="none" w:sz="0" w:space="0" w:color="auto"/>
            <w:left w:val="none" w:sz="0" w:space="0" w:color="auto"/>
            <w:bottom w:val="none" w:sz="0" w:space="0" w:color="auto"/>
            <w:right w:val="none" w:sz="0" w:space="0" w:color="auto"/>
          </w:divBdr>
        </w:div>
        <w:div w:id="624507430">
          <w:marLeft w:val="640"/>
          <w:marRight w:val="0"/>
          <w:marTop w:val="0"/>
          <w:marBottom w:val="0"/>
          <w:divBdr>
            <w:top w:val="none" w:sz="0" w:space="0" w:color="auto"/>
            <w:left w:val="none" w:sz="0" w:space="0" w:color="auto"/>
            <w:bottom w:val="none" w:sz="0" w:space="0" w:color="auto"/>
            <w:right w:val="none" w:sz="0" w:space="0" w:color="auto"/>
          </w:divBdr>
        </w:div>
        <w:div w:id="1727410752">
          <w:marLeft w:val="640"/>
          <w:marRight w:val="0"/>
          <w:marTop w:val="0"/>
          <w:marBottom w:val="0"/>
          <w:divBdr>
            <w:top w:val="none" w:sz="0" w:space="0" w:color="auto"/>
            <w:left w:val="none" w:sz="0" w:space="0" w:color="auto"/>
            <w:bottom w:val="none" w:sz="0" w:space="0" w:color="auto"/>
            <w:right w:val="none" w:sz="0" w:space="0" w:color="auto"/>
          </w:divBdr>
        </w:div>
        <w:div w:id="1699164326">
          <w:marLeft w:val="640"/>
          <w:marRight w:val="0"/>
          <w:marTop w:val="0"/>
          <w:marBottom w:val="0"/>
          <w:divBdr>
            <w:top w:val="none" w:sz="0" w:space="0" w:color="auto"/>
            <w:left w:val="none" w:sz="0" w:space="0" w:color="auto"/>
            <w:bottom w:val="none" w:sz="0" w:space="0" w:color="auto"/>
            <w:right w:val="none" w:sz="0" w:space="0" w:color="auto"/>
          </w:divBdr>
        </w:div>
        <w:div w:id="223032414">
          <w:marLeft w:val="640"/>
          <w:marRight w:val="0"/>
          <w:marTop w:val="0"/>
          <w:marBottom w:val="0"/>
          <w:divBdr>
            <w:top w:val="none" w:sz="0" w:space="0" w:color="auto"/>
            <w:left w:val="none" w:sz="0" w:space="0" w:color="auto"/>
            <w:bottom w:val="none" w:sz="0" w:space="0" w:color="auto"/>
            <w:right w:val="none" w:sz="0" w:space="0" w:color="auto"/>
          </w:divBdr>
        </w:div>
        <w:div w:id="1119757643">
          <w:marLeft w:val="640"/>
          <w:marRight w:val="0"/>
          <w:marTop w:val="0"/>
          <w:marBottom w:val="0"/>
          <w:divBdr>
            <w:top w:val="none" w:sz="0" w:space="0" w:color="auto"/>
            <w:left w:val="none" w:sz="0" w:space="0" w:color="auto"/>
            <w:bottom w:val="none" w:sz="0" w:space="0" w:color="auto"/>
            <w:right w:val="none" w:sz="0" w:space="0" w:color="auto"/>
          </w:divBdr>
        </w:div>
        <w:div w:id="872570478">
          <w:marLeft w:val="640"/>
          <w:marRight w:val="0"/>
          <w:marTop w:val="0"/>
          <w:marBottom w:val="0"/>
          <w:divBdr>
            <w:top w:val="none" w:sz="0" w:space="0" w:color="auto"/>
            <w:left w:val="none" w:sz="0" w:space="0" w:color="auto"/>
            <w:bottom w:val="none" w:sz="0" w:space="0" w:color="auto"/>
            <w:right w:val="none" w:sz="0" w:space="0" w:color="auto"/>
          </w:divBdr>
        </w:div>
        <w:div w:id="2107772777">
          <w:marLeft w:val="640"/>
          <w:marRight w:val="0"/>
          <w:marTop w:val="0"/>
          <w:marBottom w:val="0"/>
          <w:divBdr>
            <w:top w:val="none" w:sz="0" w:space="0" w:color="auto"/>
            <w:left w:val="none" w:sz="0" w:space="0" w:color="auto"/>
            <w:bottom w:val="none" w:sz="0" w:space="0" w:color="auto"/>
            <w:right w:val="none" w:sz="0" w:space="0" w:color="auto"/>
          </w:divBdr>
        </w:div>
        <w:div w:id="932318059">
          <w:marLeft w:val="640"/>
          <w:marRight w:val="0"/>
          <w:marTop w:val="0"/>
          <w:marBottom w:val="0"/>
          <w:divBdr>
            <w:top w:val="none" w:sz="0" w:space="0" w:color="auto"/>
            <w:left w:val="none" w:sz="0" w:space="0" w:color="auto"/>
            <w:bottom w:val="none" w:sz="0" w:space="0" w:color="auto"/>
            <w:right w:val="none" w:sz="0" w:space="0" w:color="auto"/>
          </w:divBdr>
        </w:div>
        <w:div w:id="2089647539">
          <w:marLeft w:val="640"/>
          <w:marRight w:val="0"/>
          <w:marTop w:val="0"/>
          <w:marBottom w:val="0"/>
          <w:divBdr>
            <w:top w:val="none" w:sz="0" w:space="0" w:color="auto"/>
            <w:left w:val="none" w:sz="0" w:space="0" w:color="auto"/>
            <w:bottom w:val="none" w:sz="0" w:space="0" w:color="auto"/>
            <w:right w:val="none" w:sz="0" w:space="0" w:color="auto"/>
          </w:divBdr>
        </w:div>
        <w:div w:id="499975538">
          <w:marLeft w:val="640"/>
          <w:marRight w:val="0"/>
          <w:marTop w:val="0"/>
          <w:marBottom w:val="0"/>
          <w:divBdr>
            <w:top w:val="none" w:sz="0" w:space="0" w:color="auto"/>
            <w:left w:val="none" w:sz="0" w:space="0" w:color="auto"/>
            <w:bottom w:val="none" w:sz="0" w:space="0" w:color="auto"/>
            <w:right w:val="none" w:sz="0" w:space="0" w:color="auto"/>
          </w:divBdr>
        </w:div>
        <w:div w:id="1948266611">
          <w:marLeft w:val="640"/>
          <w:marRight w:val="0"/>
          <w:marTop w:val="0"/>
          <w:marBottom w:val="0"/>
          <w:divBdr>
            <w:top w:val="none" w:sz="0" w:space="0" w:color="auto"/>
            <w:left w:val="none" w:sz="0" w:space="0" w:color="auto"/>
            <w:bottom w:val="none" w:sz="0" w:space="0" w:color="auto"/>
            <w:right w:val="none" w:sz="0" w:space="0" w:color="auto"/>
          </w:divBdr>
        </w:div>
      </w:divsChild>
    </w:div>
    <w:div w:id="503592952">
      <w:bodyDiv w:val="1"/>
      <w:marLeft w:val="0"/>
      <w:marRight w:val="0"/>
      <w:marTop w:val="0"/>
      <w:marBottom w:val="0"/>
      <w:divBdr>
        <w:top w:val="none" w:sz="0" w:space="0" w:color="auto"/>
        <w:left w:val="none" w:sz="0" w:space="0" w:color="auto"/>
        <w:bottom w:val="none" w:sz="0" w:space="0" w:color="auto"/>
        <w:right w:val="none" w:sz="0" w:space="0" w:color="auto"/>
      </w:divBdr>
      <w:divsChild>
        <w:div w:id="155996846">
          <w:marLeft w:val="640"/>
          <w:marRight w:val="0"/>
          <w:marTop w:val="0"/>
          <w:marBottom w:val="0"/>
          <w:divBdr>
            <w:top w:val="none" w:sz="0" w:space="0" w:color="auto"/>
            <w:left w:val="none" w:sz="0" w:space="0" w:color="auto"/>
            <w:bottom w:val="none" w:sz="0" w:space="0" w:color="auto"/>
            <w:right w:val="none" w:sz="0" w:space="0" w:color="auto"/>
          </w:divBdr>
        </w:div>
        <w:div w:id="360592077">
          <w:marLeft w:val="640"/>
          <w:marRight w:val="0"/>
          <w:marTop w:val="0"/>
          <w:marBottom w:val="0"/>
          <w:divBdr>
            <w:top w:val="none" w:sz="0" w:space="0" w:color="auto"/>
            <w:left w:val="none" w:sz="0" w:space="0" w:color="auto"/>
            <w:bottom w:val="none" w:sz="0" w:space="0" w:color="auto"/>
            <w:right w:val="none" w:sz="0" w:space="0" w:color="auto"/>
          </w:divBdr>
        </w:div>
        <w:div w:id="1141457587">
          <w:marLeft w:val="640"/>
          <w:marRight w:val="0"/>
          <w:marTop w:val="0"/>
          <w:marBottom w:val="0"/>
          <w:divBdr>
            <w:top w:val="none" w:sz="0" w:space="0" w:color="auto"/>
            <w:left w:val="none" w:sz="0" w:space="0" w:color="auto"/>
            <w:bottom w:val="none" w:sz="0" w:space="0" w:color="auto"/>
            <w:right w:val="none" w:sz="0" w:space="0" w:color="auto"/>
          </w:divBdr>
        </w:div>
        <w:div w:id="1924412397">
          <w:marLeft w:val="640"/>
          <w:marRight w:val="0"/>
          <w:marTop w:val="0"/>
          <w:marBottom w:val="0"/>
          <w:divBdr>
            <w:top w:val="none" w:sz="0" w:space="0" w:color="auto"/>
            <w:left w:val="none" w:sz="0" w:space="0" w:color="auto"/>
            <w:bottom w:val="none" w:sz="0" w:space="0" w:color="auto"/>
            <w:right w:val="none" w:sz="0" w:space="0" w:color="auto"/>
          </w:divBdr>
        </w:div>
        <w:div w:id="546919842">
          <w:marLeft w:val="640"/>
          <w:marRight w:val="0"/>
          <w:marTop w:val="0"/>
          <w:marBottom w:val="0"/>
          <w:divBdr>
            <w:top w:val="none" w:sz="0" w:space="0" w:color="auto"/>
            <w:left w:val="none" w:sz="0" w:space="0" w:color="auto"/>
            <w:bottom w:val="none" w:sz="0" w:space="0" w:color="auto"/>
            <w:right w:val="none" w:sz="0" w:space="0" w:color="auto"/>
          </w:divBdr>
        </w:div>
        <w:div w:id="1168592291">
          <w:marLeft w:val="640"/>
          <w:marRight w:val="0"/>
          <w:marTop w:val="0"/>
          <w:marBottom w:val="0"/>
          <w:divBdr>
            <w:top w:val="none" w:sz="0" w:space="0" w:color="auto"/>
            <w:left w:val="none" w:sz="0" w:space="0" w:color="auto"/>
            <w:bottom w:val="none" w:sz="0" w:space="0" w:color="auto"/>
            <w:right w:val="none" w:sz="0" w:space="0" w:color="auto"/>
          </w:divBdr>
        </w:div>
        <w:div w:id="1978948698">
          <w:marLeft w:val="640"/>
          <w:marRight w:val="0"/>
          <w:marTop w:val="0"/>
          <w:marBottom w:val="0"/>
          <w:divBdr>
            <w:top w:val="none" w:sz="0" w:space="0" w:color="auto"/>
            <w:left w:val="none" w:sz="0" w:space="0" w:color="auto"/>
            <w:bottom w:val="none" w:sz="0" w:space="0" w:color="auto"/>
            <w:right w:val="none" w:sz="0" w:space="0" w:color="auto"/>
          </w:divBdr>
        </w:div>
        <w:div w:id="1391226601">
          <w:marLeft w:val="640"/>
          <w:marRight w:val="0"/>
          <w:marTop w:val="0"/>
          <w:marBottom w:val="0"/>
          <w:divBdr>
            <w:top w:val="none" w:sz="0" w:space="0" w:color="auto"/>
            <w:left w:val="none" w:sz="0" w:space="0" w:color="auto"/>
            <w:bottom w:val="none" w:sz="0" w:space="0" w:color="auto"/>
            <w:right w:val="none" w:sz="0" w:space="0" w:color="auto"/>
          </w:divBdr>
        </w:div>
        <w:div w:id="1928952908">
          <w:marLeft w:val="640"/>
          <w:marRight w:val="0"/>
          <w:marTop w:val="0"/>
          <w:marBottom w:val="0"/>
          <w:divBdr>
            <w:top w:val="none" w:sz="0" w:space="0" w:color="auto"/>
            <w:left w:val="none" w:sz="0" w:space="0" w:color="auto"/>
            <w:bottom w:val="none" w:sz="0" w:space="0" w:color="auto"/>
            <w:right w:val="none" w:sz="0" w:space="0" w:color="auto"/>
          </w:divBdr>
        </w:div>
        <w:div w:id="306203200">
          <w:marLeft w:val="640"/>
          <w:marRight w:val="0"/>
          <w:marTop w:val="0"/>
          <w:marBottom w:val="0"/>
          <w:divBdr>
            <w:top w:val="none" w:sz="0" w:space="0" w:color="auto"/>
            <w:left w:val="none" w:sz="0" w:space="0" w:color="auto"/>
            <w:bottom w:val="none" w:sz="0" w:space="0" w:color="auto"/>
            <w:right w:val="none" w:sz="0" w:space="0" w:color="auto"/>
          </w:divBdr>
        </w:div>
        <w:div w:id="1434978218">
          <w:marLeft w:val="640"/>
          <w:marRight w:val="0"/>
          <w:marTop w:val="0"/>
          <w:marBottom w:val="0"/>
          <w:divBdr>
            <w:top w:val="none" w:sz="0" w:space="0" w:color="auto"/>
            <w:left w:val="none" w:sz="0" w:space="0" w:color="auto"/>
            <w:bottom w:val="none" w:sz="0" w:space="0" w:color="auto"/>
            <w:right w:val="none" w:sz="0" w:space="0" w:color="auto"/>
          </w:divBdr>
        </w:div>
        <w:div w:id="671370854">
          <w:marLeft w:val="640"/>
          <w:marRight w:val="0"/>
          <w:marTop w:val="0"/>
          <w:marBottom w:val="0"/>
          <w:divBdr>
            <w:top w:val="none" w:sz="0" w:space="0" w:color="auto"/>
            <w:left w:val="none" w:sz="0" w:space="0" w:color="auto"/>
            <w:bottom w:val="none" w:sz="0" w:space="0" w:color="auto"/>
            <w:right w:val="none" w:sz="0" w:space="0" w:color="auto"/>
          </w:divBdr>
        </w:div>
        <w:div w:id="1662468344">
          <w:marLeft w:val="640"/>
          <w:marRight w:val="0"/>
          <w:marTop w:val="0"/>
          <w:marBottom w:val="0"/>
          <w:divBdr>
            <w:top w:val="none" w:sz="0" w:space="0" w:color="auto"/>
            <w:left w:val="none" w:sz="0" w:space="0" w:color="auto"/>
            <w:bottom w:val="none" w:sz="0" w:space="0" w:color="auto"/>
            <w:right w:val="none" w:sz="0" w:space="0" w:color="auto"/>
          </w:divBdr>
        </w:div>
        <w:div w:id="100496738">
          <w:marLeft w:val="640"/>
          <w:marRight w:val="0"/>
          <w:marTop w:val="0"/>
          <w:marBottom w:val="0"/>
          <w:divBdr>
            <w:top w:val="none" w:sz="0" w:space="0" w:color="auto"/>
            <w:left w:val="none" w:sz="0" w:space="0" w:color="auto"/>
            <w:bottom w:val="none" w:sz="0" w:space="0" w:color="auto"/>
            <w:right w:val="none" w:sz="0" w:space="0" w:color="auto"/>
          </w:divBdr>
        </w:div>
        <w:div w:id="861628411">
          <w:marLeft w:val="640"/>
          <w:marRight w:val="0"/>
          <w:marTop w:val="0"/>
          <w:marBottom w:val="0"/>
          <w:divBdr>
            <w:top w:val="none" w:sz="0" w:space="0" w:color="auto"/>
            <w:left w:val="none" w:sz="0" w:space="0" w:color="auto"/>
            <w:bottom w:val="none" w:sz="0" w:space="0" w:color="auto"/>
            <w:right w:val="none" w:sz="0" w:space="0" w:color="auto"/>
          </w:divBdr>
        </w:div>
        <w:div w:id="1551503005">
          <w:marLeft w:val="640"/>
          <w:marRight w:val="0"/>
          <w:marTop w:val="0"/>
          <w:marBottom w:val="0"/>
          <w:divBdr>
            <w:top w:val="none" w:sz="0" w:space="0" w:color="auto"/>
            <w:left w:val="none" w:sz="0" w:space="0" w:color="auto"/>
            <w:bottom w:val="none" w:sz="0" w:space="0" w:color="auto"/>
            <w:right w:val="none" w:sz="0" w:space="0" w:color="auto"/>
          </w:divBdr>
        </w:div>
        <w:div w:id="1496653659">
          <w:marLeft w:val="640"/>
          <w:marRight w:val="0"/>
          <w:marTop w:val="0"/>
          <w:marBottom w:val="0"/>
          <w:divBdr>
            <w:top w:val="none" w:sz="0" w:space="0" w:color="auto"/>
            <w:left w:val="none" w:sz="0" w:space="0" w:color="auto"/>
            <w:bottom w:val="none" w:sz="0" w:space="0" w:color="auto"/>
            <w:right w:val="none" w:sz="0" w:space="0" w:color="auto"/>
          </w:divBdr>
        </w:div>
        <w:div w:id="521015676">
          <w:marLeft w:val="640"/>
          <w:marRight w:val="0"/>
          <w:marTop w:val="0"/>
          <w:marBottom w:val="0"/>
          <w:divBdr>
            <w:top w:val="none" w:sz="0" w:space="0" w:color="auto"/>
            <w:left w:val="none" w:sz="0" w:space="0" w:color="auto"/>
            <w:bottom w:val="none" w:sz="0" w:space="0" w:color="auto"/>
            <w:right w:val="none" w:sz="0" w:space="0" w:color="auto"/>
          </w:divBdr>
        </w:div>
        <w:div w:id="1077360522">
          <w:marLeft w:val="640"/>
          <w:marRight w:val="0"/>
          <w:marTop w:val="0"/>
          <w:marBottom w:val="0"/>
          <w:divBdr>
            <w:top w:val="none" w:sz="0" w:space="0" w:color="auto"/>
            <w:left w:val="none" w:sz="0" w:space="0" w:color="auto"/>
            <w:bottom w:val="none" w:sz="0" w:space="0" w:color="auto"/>
            <w:right w:val="none" w:sz="0" w:space="0" w:color="auto"/>
          </w:divBdr>
        </w:div>
        <w:div w:id="1560705228">
          <w:marLeft w:val="640"/>
          <w:marRight w:val="0"/>
          <w:marTop w:val="0"/>
          <w:marBottom w:val="0"/>
          <w:divBdr>
            <w:top w:val="none" w:sz="0" w:space="0" w:color="auto"/>
            <w:left w:val="none" w:sz="0" w:space="0" w:color="auto"/>
            <w:bottom w:val="none" w:sz="0" w:space="0" w:color="auto"/>
            <w:right w:val="none" w:sz="0" w:space="0" w:color="auto"/>
          </w:divBdr>
        </w:div>
        <w:div w:id="1513882938">
          <w:marLeft w:val="640"/>
          <w:marRight w:val="0"/>
          <w:marTop w:val="0"/>
          <w:marBottom w:val="0"/>
          <w:divBdr>
            <w:top w:val="none" w:sz="0" w:space="0" w:color="auto"/>
            <w:left w:val="none" w:sz="0" w:space="0" w:color="auto"/>
            <w:bottom w:val="none" w:sz="0" w:space="0" w:color="auto"/>
            <w:right w:val="none" w:sz="0" w:space="0" w:color="auto"/>
          </w:divBdr>
        </w:div>
        <w:div w:id="666397736">
          <w:marLeft w:val="640"/>
          <w:marRight w:val="0"/>
          <w:marTop w:val="0"/>
          <w:marBottom w:val="0"/>
          <w:divBdr>
            <w:top w:val="none" w:sz="0" w:space="0" w:color="auto"/>
            <w:left w:val="none" w:sz="0" w:space="0" w:color="auto"/>
            <w:bottom w:val="none" w:sz="0" w:space="0" w:color="auto"/>
            <w:right w:val="none" w:sz="0" w:space="0" w:color="auto"/>
          </w:divBdr>
        </w:div>
        <w:div w:id="1352418833">
          <w:marLeft w:val="640"/>
          <w:marRight w:val="0"/>
          <w:marTop w:val="0"/>
          <w:marBottom w:val="0"/>
          <w:divBdr>
            <w:top w:val="none" w:sz="0" w:space="0" w:color="auto"/>
            <w:left w:val="none" w:sz="0" w:space="0" w:color="auto"/>
            <w:bottom w:val="none" w:sz="0" w:space="0" w:color="auto"/>
            <w:right w:val="none" w:sz="0" w:space="0" w:color="auto"/>
          </w:divBdr>
        </w:div>
        <w:div w:id="987367806">
          <w:marLeft w:val="640"/>
          <w:marRight w:val="0"/>
          <w:marTop w:val="0"/>
          <w:marBottom w:val="0"/>
          <w:divBdr>
            <w:top w:val="none" w:sz="0" w:space="0" w:color="auto"/>
            <w:left w:val="none" w:sz="0" w:space="0" w:color="auto"/>
            <w:bottom w:val="none" w:sz="0" w:space="0" w:color="auto"/>
            <w:right w:val="none" w:sz="0" w:space="0" w:color="auto"/>
          </w:divBdr>
        </w:div>
        <w:div w:id="1003973152">
          <w:marLeft w:val="640"/>
          <w:marRight w:val="0"/>
          <w:marTop w:val="0"/>
          <w:marBottom w:val="0"/>
          <w:divBdr>
            <w:top w:val="none" w:sz="0" w:space="0" w:color="auto"/>
            <w:left w:val="none" w:sz="0" w:space="0" w:color="auto"/>
            <w:bottom w:val="none" w:sz="0" w:space="0" w:color="auto"/>
            <w:right w:val="none" w:sz="0" w:space="0" w:color="auto"/>
          </w:divBdr>
        </w:div>
        <w:div w:id="1621447577">
          <w:marLeft w:val="640"/>
          <w:marRight w:val="0"/>
          <w:marTop w:val="0"/>
          <w:marBottom w:val="0"/>
          <w:divBdr>
            <w:top w:val="none" w:sz="0" w:space="0" w:color="auto"/>
            <w:left w:val="none" w:sz="0" w:space="0" w:color="auto"/>
            <w:bottom w:val="none" w:sz="0" w:space="0" w:color="auto"/>
            <w:right w:val="none" w:sz="0" w:space="0" w:color="auto"/>
          </w:divBdr>
        </w:div>
        <w:div w:id="1318223776">
          <w:marLeft w:val="640"/>
          <w:marRight w:val="0"/>
          <w:marTop w:val="0"/>
          <w:marBottom w:val="0"/>
          <w:divBdr>
            <w:top w:val="none" w:sz="0" w:space="0" w:color="auto"/>
            <w:left w:val="none" w:sz="0" w:space="0" w:color="auto"/>
            <w:bottom w:val="none" w:sz="0" w:space="0" w:color="auto"/>
            <w:right w:val="none" w:sz="0" w:space="0" w:color="auto"/>
          </w:divBdr>
        </w:div>
        <w:div w:id="663164700">
          <w:marLeft w:val="640"/>
          <w:marRight w:val="0"/>
          <w:marTop w:val="0"/>
          <w:marBottom w:val="0"/>
          <w:divBdr>
            <w:top w:val="none" w:sz="0" w:space="0" w:color="auto"/>
            <w:left w:val="none" w:sz="0" w:space="0" w:color="auto"/>
            <w:bottom w:val="none" w:sz="0" w:space="0" w:color="auto"/>
            <w:right w:val="none" w:sz="0" w:space="0" w:color="auto"/>
          </w:divBdr>
        </w:div>
      </w:divsChild>
    </w:div>
    <w:div w:id="518812124">
      <w:bodyDiv w:val="1"/>
      <w:marLeft w:val="0"/>
      <w:marRight w:val="0"/>
      <w:marTop w:val="0"/>
      <w:marBottom w:val="0"/>
      <w:divBdr>
        <w:top w:val="none" w:sz="0" w:space="0" w:color="auto"/>
        <w:left w:val="none" w:sz="0" w:space="0" w:color="auto"/>
        <w:bottom w:val="none" w:sz="0" w:space="0" w:color="auto"/>
        <w:right w:val="none" w:sz="0" w:space="0" w:color="auto"/>
      </w:divBdr>
      <w:divsChild>
        <w:div w:id="2085835429">
          <w:marLeft w:val="640"/>
          <w:marRight w:val="0"/>
          <w:marTop w:val="0"/>
          <w:marBottom w:val="0"/>
          <w:divBdr>
            <w:top w:val="none" w:sz="0" w:space="0" w:color="auto"/>
            <w:left w:val="none" w:sz="0" w:space="0" w:color="auto"/>
            <w:bottom w:val="none" w:sz="0" w:space="0" w:color="auto"/>
            <w:right w:val="none" w:sz="0" w:space="0" w:color="auto"/>
          </w:divBdr>
        </w:div>
        <w:div w:id="1221945174">
          <w:marLeft w:val="640"/>
          <w:marRight w:val="0"/>
          <w:marTop w:val="0"/>
          <w:marBottom w:val="0"/>
          <w:divBdr>
            <w:top w:val="none" w:sz="0" w:space="0" w:color="auto"/>
            <w:left w:val="none" w:sz="0" w:space="0" w:color="auto"/>
            <w:bottom w:val="none" w:sz="0" w:space="0" w:color="auto"/>
            <w:right w:val="none" w:sz="0" w:space="0" w:color="auto"/>
          </w:divBdr>
        </w:div>
        <w:div w:id="241528837">
          <w:marLeft w:val="640"/>
          <w:marRight w:val="0"/>
          <w:marTop w:val="0"/>
          <w:marBottom w:val="0"/>
          <w:divBdr>
            <w:top w:val="none" w:sz="0" w:space="0" w:color="auto"/>
            <w:left w:val="none" w:sz="0" w:space="0" w:color="auto"/>
            <w:bottom w:val="none" w:sz="0" w:space="0" w:color="auto"/>
            <w:right w:val="none" w:sz="0" w:space="0" w:color="auto"/>
          </w:divBdr>
        </w:div>
        <w:div w:id="893273666">
          <w:marLeft w:val="640"/>
          <w:marRight w:val="0"/>
          <w:marTop w:val="0"/>
          <w:marBottom w:val="0"/>
          <w:divBdr>
            <w:top w:val="none" w:sz="0" w:space="0" w:color="auto"/>
            <w:left w:val="none" w:sz="0" w:space="0" w:color="auto"/>
            <w:bottom w:val="none" w:sz="0" w:space="0" w:color="auto"/>
            <w:right w:val="none" w:sz="0" w:space="0" w:color="auto"/>
          </w:divBdr>
        </w:div>
        <w:div w:id="1866939232">
          <w:marLeft w:val="640"/>
          <w:marRight w:val="0"/>
          <w:marTop w:val="0"/>
          <w:marBottom w:val="0"/>
          <w:divBdr>
            <w:top w:val="none" w:sz="0" w:space="0" w:color="auto"/>
            <w:left w:val="none" w:sz="0" w:space="0" w:color="auto"/>
            <w:bottom w:val="none" w:sz="0" w:space="0" w:color="auto"/>
            <w:right w:val="none" w:sz="0" w:space="0" w:color="auto"/>
          </w:divBdr>
        </w:div>
        <w:div w:id="760026289">
          <w:marLeft w:val="640"/>
          <w:marRight w:val="0"/>
          <w:marTop w:val="0"/>
          <w:marBottom w:val="0"/>
          <w:divBdr>
            <w:top w:val="none" w:sz="0" w:space="0" w:color="auto"/>
            <w:left w:val="none" w:sz="0" w:space="0" w:color="auto"/>
            <w:bottom w:val="none" w:sz="0" w:space="0" w:color="auto"/>
            <w:right w:val="none" w:sz="0" w:space="0" w:color="auto"/>
          </w:divBdr>
        </w:div>
        <w:div w:id="97529599">
          <w:marLeft w:val="640"/>
          <w:marRight w:val="0"/>
          <w:marTop w:val="0"/>
          <w:marBottom w:val="0"/>
          <w:divBdr>
            <w:top w:val="none" w:sz="0" w:space="0" w:color="auto"/>
            <w:left w:val="none" w:sz="0" w:space="0" w:color="auto"/>
            <w:bottom w:val="none" w:sz="0" w:space="0" w:color="auto"/>
            <w:right w:val="none" w:sz="0" w:space="0" w:color="auto"/>
          </w:divBdr>
        </w:div>
        <w:div w:id="343173620">
          <w:marLeft w:val="640"/>
          <w:marRight w:val="0"/>
          <w:marTop w:val="0"/>
          <w:marBottom w:val="0"/>
          <w:divBdr>
            <w:top w:val="none" w:sz="0" w:space="0" w:color="auto"/>
            <w:left w:val="none" w:sz="0" w:space="0" w:color="auto"/>
            <w:bottom w:val="none" w:sz="0" w:space="0" w:color="auto"/>
            <w:right w:val="none" w:sz="0" w:space="0" w:color="auto"/>
          </w:divBdr>
        </w:div>
        <w:div w:id="539629417">
          <w:marLeft w:val="640"/>
          <w:marRight w:val="0"/>
          <w:marTop w:val="0"/>
          <w:marBottom w:val="0"/>
          <w:divBdr>
            <w:top w:val="none" w:sz="0" w:space="0" w:color="auto"/>
            <w:left w:val="none" w:sz="0" w:space="0" w:color="auto"/>
            <w:bottom w:val="none" w:sz="0" w:space="0" w:color="auto"/>
            <w:right w:val="none" w:sz="0" w:space="0" w:color="auto"/>
          </w:divBdr>
        </w:div>
        <w:div w:id="449934268">
          <w:marLeft w:val="640"/>
          <w:marRight w:val="0"/>
          <w:marTop w:val="0"/>
          <w:marBottom w:val="0"/>
          <w:divBdr>
            <w:top w:val="none" w:sz="0" w:space="0" w:color="auto"/>
            <w:left w:val="none" w:sz="0" w:space="0" w:color="auto"/>
            <w:bottom w:val="none" w:sz="0" w:space="0" w:color="auto"/>
            <w:right w:val="none" w:sz="0" w:space="0" w:color="auto"/>
          </w:divBdr>
        </w:div>
        <w:div w:id="1311984248">
          <w:marLeft w:val="640"/>
          <w:marRight w:val="0"/>
          <w:marTop w:val="0"/>
          <w:marBottom w:val="0"/>
          <w:divBdr>
            <w:top w:val="none" w:sz="0" w:space="0" w:color="auto"/>
            <w:left w:val="none" w:sz="0" w:space="0" w:color="auto"/>
            <w:bottom w:val="none" w:sz="0" w:space="0" w:color="auto"/>
            <w:right w:val="none" w:sz="0" w:space="0" w:color="auto"/>
          </w:divBdr>
        </w:div>
        <w:div w:id="384376033">
          <w:marLeft w:val="640"/>
          <w:marRight w:val="0"/>
          <w:marTop w:val="0"/>
          <w:marBottom w:val="0"/>
          <w:divBdr>
            <w:top w:val="none" w:sz="0" w:space="0" w:color="auto"/>
            <w:left w:val="none" w:sz="0" w:space="0" w:color="auto"/>
            <w:bottom w:val="none" w:sz="0" w:space="0" w:color="auto"/>
            <w:right w:val="none" w:sz="0" w:space="0" w:color="auto"/>
          </w:divBdr>
        </w:div>
        <w:div w:id="937568371">
          <w:marLeft w:val="640"/>
          <w:marRight w:val="0"/>
          <w:marTop w:val="0"/>
          <w:marBottom w:val="0"/>
          <w:divBdr>
            <w:top w:val="none" w:sz="0" w:space="0" w:color="auto"/>
            <w:left w:val="none" w:sz="0" w:space="0" w:color="auto"/>
            <w:bottom w:val="none" w:sz="0" w:space="0" w:color="auto"/>
            <w:right w:val="none" w:sz="0" w:space="0" w:color="auto"/>
          </w:divBdr>
        </w:div>
        <w:div w:id="1675914333">
          <w:marLeft w:val="640"/>
          <w:marRight w:val="0"/>
          <w:marTop w:val="0"/>
          <w:marBottom w:val="0"/>
          <w:divBdr>
            <w:top w:val="none" w:sz="0" w:space="0" w:color="auto"/>
            <w:left w:val="none" w:sz="0" w:space="0" w:color="auto"/>
            <w:bottom w:val="none" w:sz="0" w:space="0" w:color="auto"/>
            <w:right w:val="none" w:sz="0" w:space="0" w:color="auto"/>
          </w:divBdr>
        </w:div>
        <w:div w:id="842815503">
          <w:marLeft w:val="640"/>
          <w:marRight w:val="0"/>
          <w:marTop w:val="0"/>
          <w:marBottom w:val="0"/>
          <w:divBdr>
            <w:top w:val="none" w:sz="0" w:space="0" w:color="auto"/>
            <w:left w:val="none" w:sz="0" w:space="0" w:color="auto"/>
            <w:bottom w:val="none" w:sz="0" w:space="0" w:color="auto"/>
            <w:right w:val="none" w:sz="0" w:space="0" w:color="auto"/>
          </w:divBdr>
        </w:div>
        <w:div w:id="1611430941">
          <w:marLeft w:val="640"/>
          <w:marRight w:val="0"/>
          <w:marTop w:val="0"/>
          <w:marBottom w:val="0"/>
          <w:divBdr>
            <w:top w:val="none" w:sz="0" w:space="0" w:color="auto"/>
            <w:left w:val="none" w:sz="0" w:space="0" w:color="auto"/>
            <w:bottom w:val="none" w:sz="0" w:space="0" w:color="auto"/>
            <w:right w:val="none" w:sz="0" w:space="0" w:color="auto"/>
          </w:divBdr>
        </w:div>
        <w:div w:id="1419519994">
          <w:marLeft w:val="640"/>
          <w:marRight w:val="0"/>
          <w:marTop w:val="0"/>
          <w:marBottom w:val="0"/>
          <w:divBdr>
            <w:top w:val="none" w:sz="0" w:space="0" w:color="auto"/>
            <w:left w:val="none" w:sz="0" w:space="0" w:color="auto"/>
            <w:bottom w:val="none" w:sz="0" w:space="0" w:color="auto"/>
            <w:right w:val="none" w:sz="0" w:space="0" w:color="auto"/>
          </w:divBdr>
        </w:div>
        <w:div w:id="1454129396">
          <w:marLeft w:val="640"/>
          <w:marRight w:val="0"/>
          <w:marTop w:val="0"/>
          <w:marBottom w:val="0"/>
          <w:divBdr>
            <w:top w:val="none" w:sz="0" w:space="0" w:color="auto"/>
            <w:left w:val="none" w:sz="0" w:space="0" w:color="auto"/>
            <w:bottom w:val="none" w:sz="0" w:space="0" w:color="auto"/>
            <w:right w:val="none" w:sz="0" w:space="0" w:color="auto"/>
          </w:divBdr>
        </w:div>
        <w:div w:id="160901479">
          <w:marLeft w:val="640"/>
          <w:marRight w:val="0"/>
          <w:marTop w:val="0"/>
          <w:marBottom w:val="0"/>
          <w:divBdr>
            <w:top w:val="none" w:sz="0" w:space="0" w:color="auto"/>
            <w:left w:val="none" w:sz="0" w:space="0" w:color="auto"/>
            <w:bottom w:val="none" w:sz="0" w:space="0" w:color="auto"/>
            <w:right w:val="none" w:sz="0" w:space="0" w:color="auto"/>
          </w:divBdr>
        </w:div>
        <w:div w:id="901136485">
          <w:marLeft w:val="640"/>
          <w:marRight w:val="0"/>
          <w:marTop w:val="0"/>
          <w:marBottom w:val="0"/>
          <w:divBdr>
            <w:top w:val="none" w:sz="0" w:space="0" w:color="auto"/>
            <w:left w:val="none" w:sz="0" w:space="0" w:color="auto"/>
            <w:bottom w:val="none" w:sz="0" w:space="0" w:color="auto"/>
            <w:right w:val="none" w:sz="0" w:space="0" w:color="auto"/>
          </w:divBdr>
        </w:div>
        <w:div w:id="1532186504">
          <w:marLeft w:val="640"/>
          <w:marRight w:val="0"/>
          <w:marTop w:val="0"/>
          <w:marBottom w:val="0"/>
          <w:divBdr>
            <w:top w:val="none" w:sz="0" w:space="0" w:color="auto"/>
            <w:left w:val="none" w:sz="0" w:space="0" w:color="auto"/>
            <w:bottom w:val="none" w:sz="0" w:space="0" w:color="auto"/>
            <w:right w:val="none" w:sz="0" w:space="0" w:color="auto"/>
          </w:divBdr>
        </w:div>
        <w:div w:id="1865710563">
          <w:marLeft w:val="640"/>
          <w:marRight w:val="0"/>
          <w:marTop w:val="0"/>
          <w:marBottom w:val="0"/>
          <w:divBdr>
            <w:top w:val="none" w:sz="0" w:space="0" w:color="auto"/>
            <w:left w:val="none" w:sz="0" w:space="0" w:color="auto"/>
            <w:bottom w:val="none" w:sz="0" w:space="0" w:color="auto"/>
            <w:right w:val="none" w:sz="0" w:space="0" w:color="auto"/>
          </w:divBdr>
        </w:div>
        <w:div w:id="2142109798">
          <w:marLeft w:val="640"/>
          <w:marRight w:val="0"/>
          <w:marTop w:val="0"/>
          <w:marBottom w:val="0"/>
          <w:divBdr>
            <w:top w:val="none" w:sz="0" w:space="0" w:color="auto"/>
            <w:left w:val="none" w:sz="0" w:space="0" w:color="auto"/>
            <w:bottom w:val="none" w:sz="0" w:space="0" w:color="auto"/>
            <w:right w:val="none" w:sz="0" w:space="0" w:color="auto"/>
          </w:divBdr>
        </w:div>
        <w:div w:id="1411543663">
          <w:marLeft w:val="640"/>
          <w:marRight w:val="0"/>
          <w:marTop w:val="0"/>
          <w:marBottom w:val="0"/>
          <w:divBdr>
            <w:top w:val="none" w:sz="0" w:space="0" w:color="auto"/>
            <w:left w:val="none" w:sz="0" w:space="0" w:color="auto"/>
            <w:bottom w:val="none" w:sz="0" w:space="0" w:color="auto"/>
            <w:right w:val="none" w:sz="0" w:space="0" w:color="auto"/>
          </w:divBdr>
        </w:div>
        <w:div w:id="992099213">
          <w:marLeft w:val="640"/>
          <w:marRight w:val="0"/>
          <w:marTop w:val="0"/>
          <w:marBottom w:val="0"/>
          <w:divBdr>
            <w:top w:val="none" w:sz="0" w:space="0" w:color="auto"/>
            <w:left w:val="none" w:sz="0" w:space="0" w:color="auto"/>
            <w:bottom w:val="none" w:sz="0" w:space="0" w:color="auto"/>
            <w:right w:val="none" w:sz="0" w:space="0" w:color="auto"/>
          </w:divBdr>
        </w:div>
        <w:div w:id="1010334266">
          <w:marLeft w:val="640"/>
          <w:marRight w:val="0"/>
          <w:marTop w:val="0"/>
          <w:marBottom w:val="0"/>
          <w:divBdr>
            <w:top w:val="none" w:sz="0" w:space="0" w:color="auto"/>
            <w:left w:val="none" w:sz="0" w:space="0" w:color="auto"/>
            <w:bottom w:val="none" w:sz="0" w:space="0" w:color="auto"/>
            <w:right w:val="none" w:sz="0" w:space="0" w:color="auto"/>
          </w:divBdr>
        </w:div>
        <w:div w:id="1008606681">
          <w:marLeft w:val="640"/>
          <w:marRight w:val="0"/>
          <w:marTop w:val="0"/>
          <w:marBottom w:val="0"/>
          <w:divBdr>
            <w:top w:val="none" w:sz="0" w:space="0" w:color="auto"/>
            <w:left w:val="none" w:sz="0" w:space="0" w:color="auto"/>
            <w:bottom w:val="none" w:sz="0" w:space="0" w:color="auto"/>
            <w:right w:val="none" w:sz="0" w:space="0" w:color="auto"/>
          </w:divBdr>
        </w:div>
        <w:div w:id="1327514341">
          <w:marLeft w:val="640"/>
          <w:marRight w:val="0"/>
          <w:marTop w:val="0"/>
          <w:marBottom w:val="0"/>
          <w:divBdr>
            <w:top w:val="none" w:sz="0" w:space="0" w:color="auto"/>
            <w:left w:val="none" w:sz="0" w:space="0" w:color="auto"/>
            <w:bottom w:val="none" w:sz="0" w:space="0" w:color="auto"/>
            <w:right w:val="none" w:sz="0" w:space="0" w:color="auto"/>
          </w:divBdr>
        </w:div>
        <w:div w:id="2103255667">
          <w:marLeft w:val="640"/>
          <w:marRight w:val="0"/>
          <w:marTop w:val="0"/>
          <w:marBottom w:val="0"/>
          <w:divBdr>
            <w:top w:val="none" w:sz="0" w:space="0" w:color="auto"/>
            <w:left w:val="none" w:sz="0" w:space="0" w:color="auto"/>
            <w:bottom w:val="none" w:sz="0" w:space="0" w:color="auto"/>
            <w:right w:val="none" w:sz="0" w:space="0" w:color="auto"/>
          </w:divBdr>
        </w:div>
        <w:div w:id="468210897">
          <w:marLeft w:val="640"/>
          <w:marRight w:val="0"/>
          <w:marTop w:val="0"/>
          <w:marBottom w:val="0"/>
          <w:divBdr>
            <w:top w:val="none" w:sz="0" w:space="0" w:color="auto"/>
            <w:left w:val="none" w:sz="0" w:space="0" w:color="auto"/>
            <w:bottom w:val="none" w:sz="0" w:space="0" w:color="auto"/>
            <w:right w:val="none" w:sz="0" w:space="0" w:color="auto"/>
          </w:divBdr>
        </w:div>
        <w:div w:id="1534003547">
          <w:marLeft w:val="640"/>
          <w:marRight w:val="0"/>
          <w:marTop w:val="0"/>
          <w:marBottom w:val="0"/>
          <w:divBdr>
            <w:top w:val="none" w:sz="0" w:space="0" w:color="auto"/>
            <w:left w:val="none" w:sz="0" w:space="0" w:color="auto"/>
            <w:bottom w:val="none" w:sz="0" w:space="0" w:color="auto"/>
            <w:right w:val="none" w:sz="0" w:space="0" w:color="auto"/>
          </w:divBdr>
        </w:div>
        <w:div w:id="1297177876">
          <w:marLeft w:val="640"/>
          <w:marRight w:val="0"/>
          <w:marTop w:val="0"/>
          <w:marBottom w:val="0"/>
          <w:divBdr>
            <w:top w:val="none" w:sz="0" w:space="0" w:color="auto"/>
            <w:left w:val="none" w:sz="0" w:space="0" w:color="auto"/>
            <w:bottom w:val="none" w:sz="0" w:space="0" w:color="auto"/>
            <w:right w:val="none" w:sz="0" w:space="0" w:color="auto"/>
          </w:divBdr>
        </w:div>
        <w:div w:id="1281691504">
          <w:marLeft w:val="640"/>
          <w:marRight w:val="0"/>
          <w:marTop w:val="0"/>
          <w:marBottom w:val="0"/>
          <w:divBdr>
            <w:top w:val="none" w:sz="0" w:space="0" w:color="auto"/>
            <w:left w:val="none" w:sz="0" w:space="0" w:color="auto"/>
            <w:bottom w:val="none" w:sz="0" w:space="0" w:color="auto"/>
            <w:right w:val="none" w:sz="0" w:space="0" w:color="auto"/>
          </w:divBdr>
        </w:div>
        <w:div w:id="1392843691">
          <w:marLeft w:val="640"/>
          <w:marRight w:val="0"/>
          <w:marTop w:val="0"/>
          <w:marBottom w:val="0"/>
          <w:divBdr>
            <w:top w:val="none" w:sz="0" w:space="0" w:color="auto"/>
            <w:left w:val="none" w:sz="0" w:space="0" w:color="auto"/>
            <w:bottom w:val="none" w:sz="0" w:space="0" w:color="auto"/>
            <w:right w:val="none" w:sz="0" w:space="0" w:color="auto"/>
          </w:divBdr>
        </w:div>
        <w:div w:id="1298409747">
          <w:marLeft w:val="640"/>
          <w:marRight w:val="0"/>
          <w:marTop w:val="0"/>
          <w:marBottom w:val="0"/>
          <w:divBdr>
            <w:top w:val="none" w:sz="0" w:space="0" w:color="auto"/>
            <w:left w:val="none" w:sz="0" w:space="0" w:color="auto"/>
            <w:bottom w:val="none" w:sz="0" w:space="0" w:color="auto"/>
            <w:right w:val="none" w:sz="0" w:space="0" w:color="auto"/>
          </w:divBdr>
        </w:div>
        <w:div w:id="346323919">
          <w:marLeft w:val="640"/>
          <w:marRight w:val="0"/>
          <w:marTop w:val="0"/>
          <w:marBottom w:val="0"/>
          <w:divBdr>
            <w:top w:val="none" w:sz="0" w:space="0" w:color="auto"/>
            <w:left w:val="none" w:sz="0" w:space="0" w:color="auto"/>
            <w:bottom w:val="none" w:sz="0" w:space="0" w:color="auto"/>
            <w:right w:val="none" w:sz="0" w:space="0" w:color="auto"/>
          </w:divBdr>
        </w:div>
      </w:divsChild>
    </w:div>
    <w:div w:id="529104010">
      <w:bodyDiv w:val="1"/>
      <w:marLeft w:val="0"/>
      <w:marRight w:val="0"/>
      <w:marTop w:val="0"/>
      <w:marBottom w:val="0"/>
      <w:divBdr>
        <w:top w:val="none" w:sz="0" w:space="0" w:color="auto"/>
        <w:left w:val="none" w:sz="0" w:space="0" w:color="auto"/>
        <w:bottom w:val="none" w:sz="0" w:space="0" w:color="auto"/>
        <w:right w:val="none" w:sz="0" w:space="0" w:color="auto"/>
      </w:divBdr>
      <w:divsChild>
        <w:div w:id="610741530">
          <w:marLeft w:val="640"/>
          <w:marRight w:val="0"/>
          <w:marTop w:val="0"/>
          <w:marBottom w:val="0"/>
          <w:divBdr>
            <w:top w:val="none" w:sz="0" w:space="0" w:color="auto"/>
            <w:left w:val="none" w:sz="0" w:space="0" w:color="auto"/>
            <w:bottom w:val="none" w:sz="0" w:space="0" w:color="auto"/>
            <w:right w:val="none" w:sz="0" w:space="0" w:color="auto"/>
          </w:divBdr>
        </w:div>
        <w:div w:id="1637757952">
          <w:marLeft w:val="640"/>
          <w:marRight w:val="0"/>
          <w:marTop w:val="0"/>
          <w:marBottom w:val="0"/>
          <w:divBdr>
            <w:top w:val="none" w:sz="0" w:space="0" w:color="auto"/>
            <w:left w:val="none" w:sz="0" w:space="0" w:color="auto"/>
            <w:bottom w:val="none" w:sz="0" w:space="0" w:color="auto"/>
            <w:right w:val="none" w:sz="0" w:space="0" w:color="auto"/>
          </w:divBdr>
        </w:div>
        <w:div w:id="168645023">
          <w:marLeft w:val="640"/>
          <w:marRight w:val="0"/>
          <w:marTop w:val="0"/>
          <w:marBottom w:val="0"/>
          <w:divBdr>
            <w:top w:val="none" w:sz="0" w:space="0" w:color="auto"/>
            <w:left w:val="none" w:sz="0" w:space="0" w:color="auto"/>
            <w:bottom w:val="none" w:sz="0" w:space="0" w:color="auto"/>
            <w:right w:val="none" w:sz="0" w:space="0" w:color="auto"/>
          </w:divBdr>
        </w:div>
        <w:div w:id="1232540633">
          <w:marLeft w:val="640"/>
          <w:marRight w:val="0"/>
          <w:marTop w:val="0"/>
          <w:marBottom w:val="0"/>
          <w:divBdr>
            <w:top w:val="none" w:sz="0" w:space="0" w:color="auto"/>
            <w:left w:val="none" w:sz="0" w:space="0" w:color="auto"/>
            <w:bottom w:val="none" w:sz="0" w:space="0" w:color="auto"/>
            <w:right w:val="none" w:sz="0" w:space="0" w:color="auto"/>
          </w:divBdr>
        </w:div>
        <w:div w:id="880632325">
          <w:marLeft w:val="640"/>
          <w:marRight w:val="0"/>
          <w:marTop w:val="0"/>
          <w:marBottom w:val="0"/>
          <w:divBdr>
            <w:top w:val="none" w:sz="0" w:space="0" w:color="auto"/>
            <w:left w:val="none" w:sz="0" w:space="0" w:color="auto"/>
            <w:bottom w:val="none" w:sz="0" w:space="0" w:color="auto"/>
            <w:right w:val="none" w:sz="0" w:space="0" w:color="auto"/>
          </w:divBdr>
        </w:div>
        <w:div w:id="731779946">
          <w:marLeft w:val="640"/>
          <w:marRight w:val="0"/>
          <w:marTop w:val="0"/>
          <w:marBottom w:val="0"/>
          <w:divBdr>
            <w:top w:val="none" w:sz="0" w:space="0" w:color="auto"/>
            <w:left w:val="none" w:sz="0" w:space="0" w:color="auto"/>
            <w:bottom w:val="none" w:sz="0" w:space="0" w:color="auto"/>
            <w:right w:val="none" w:sz="0" w:space="0" w:color="auto"/>
          </w:divBdr>
        </w:div>
        <w:div w:id="1845045338">
          <w:marLeft w:val="640"/>
          <w:marRight w:val="0"/>
          <w:marTop w:val="0"/>
          <w:marBottom w:val="0"/>
          <w:divBdr>
            <w:top w:val="none" w:sz="0" w:space="0" w:color="auto"/>
            <w:left w:val="none" w:sz="0" w:space="0" w:color="auto"/>
            <w:bottom w:val="none" w:sz="0" w:space="0" w:color="auto"/>
            <w:right w:val="none" w:sz="0" w:space="0" w:color="auto"/>
          </w:divBdr>
        </w:div>
        <w:div w:id="576207688">
          <w:marLeft w:val="640"/>
          <w:marRight w:val="0"/>
          <w:marTop w:val="0"/>
          <w:marBottom w:val="0"/>
          <w:divBdr>
            <w:top w:val="none" w:sz="0" w:space="0" w:color="auto"/>
            <w:left w:val="none" w:sz="0" w:space="0" w:color="auto"/>
            <w:bottom w:val="none" w:sz="0" w:space="0" w:color="auto"/>
            <w:right w:val="none" w:sz="0" w:space="0" w:color="auto"/>
          </w:divBdr>
        </w:div>
        <w:div w:id="494347286">
          <w:marLeft w:val="640"/>
          <w:marRight w:val="0"/>
          <w:marTop w:val="0"/>
          <w:marBottom w:val="0"/>
          <w:divBdr>
            <w:top w:val="none" w:sz="0" w:space="0" w:color="auto"/>
            <w:left w:val="none" w:sz="0" w:space="0" w:color="auto"/>
            <w:bottom w:val="none" w:sz="0" w:space="0" w:color="auto"/>
            <w:right w:val="none" w:sz="0" w:space="0" w:color="auto"/>
          </w:divBdr>
        </w:div>
        <w:div w:id="1592857712">
          <w:marLeft w:val="640"/>
          <w:marRight w:val="0"/>
          <w:marTop w:val="0"/>
          <w:marBottom w:val="0"/>
          <w:divBdr>
            <w:top w:val="none" w:sz="0" w:space="0" w:color="auto"/>
            <w:left w:val="none" w:sz="0" w:space="0" w:color="auto"/>
            <w:bottom w:val="none" w:sz="0" w:space="0" w:color="auto"/>
            <w:right w:val="none" w:sz="0" w:space="0" w:color="auto"/>
          </w:divBdr>
        </w:div>
        <w:div w:id="939872657">
          <w:marLeft w:val="640"/>
          <w:marRight w:val="0"/>
          <w:marTop w:val="0"/>
          <w:marBottom w:val="0"/>
          <w:divBdr>
            <w:top w:val="none" w:sz="0" w:space="0" w:color="auto"/>
            <w:left w:val="none" w:sz="0" w:space="0" w:color="auto"/>
            <w:bottom w:val="none" w:sz="0" w:space="0" w:color="auto"/>
            <w:right w:val="none" w:sz="0" w:space="0" w:color="auto"/>
          </w:divBdr>
        </w:div>
        <w:div w:id="917445540">
          <w:marLeft w:val="640"/>
          <w:marRight w:val="0"/>
          <w:marTop w:val="0"/>
          <w:marBottom w:val="0"/>
          <w:divBdr>
            <w:top w:val="none" w:sz="0" w:space="0" w:color="auto"/>
            <w:left w:val="none" w:sz="0" w:space="0" w:color="auto"/>
            <w:bottom w:val="none" w:sz="0" w:space="0" w:color="auto"/>
            <w:right w:val="none" w:sz="0" w:space="0" w:color="auto"/>
          </w:divBdr>
        </w:div>
        <w:div w:id="1243029640">
          <w:marLeft w:val="640"/>
          <w:marRight w:val="0"/>
          <w:marTop w:val="0"/>
          <w:marBottom w:val="0"/>
          <w:divBdr>
            <w:top w:val="none" w:sz="0" w:space="0" w:color="auto"/>
            <w:left w:val="none" w:sz="0" w:space="0" w:color="auto"/>
            <w:bottom w:val="none" w:sz="0" w:space="0" w:color="auto"/>
            <w:right w:val="none" w:sz="0" w:space="0" w:color="auto"/>
          </w:divBdr>
        </w:div>
        <w:div w:id="1819153152">
          <w:marLeft w:val="640"/>
          <w:marRight w:val="0"/>
          <w:marTop w:val="0"/>
          <w:marBottom w:val="0"/>
          <w:divBdr>
            <w:top w:val="none" w:sz="0" w:space="0" w:color="auto"/>
            <w:left w:val="none" w:sz="0" w:space="0" w:color="auto"/>
            <w:bottom w:val="none" w:sz="0" w:space="0" w:color="auto"/>
            <w:right w:val="none" w:sz="0" w:space="0" w:color="auto"/>
          </w:divBdr>
        </w:div>
        <w:div w:id="240414192">
          <w:marLeft w:val="640"/>
          <w:marRight w:val="0"/>
          <w:marTop w:val="0"/>
          <w:marBottom w:val="0"/>
          <w:divBdr>
            <w:top w:val="none" w:sz="0" w:space="0" w:color="auto"/>
            <w:left w:val="none" w:sz="0" w:space="0" w:color="auto"/>
            <w:bottom w:val="none" w:sz="0" w:space="0" w:color="auto"/>
            <w:right w:val="none" w:sz="0" w:space="0" w:color="auto"/>
          </w:divBdr>
        </w:div>
        <w:div w:id="2101633888">
          <w:marLeft w:val="640"/>
          <w:marRight w:val="0"/>
          <w:marTop w:val="0"/>
          <w:marBottom w:val="0"/>
          <w:divBdr>
            <w:top w:val="none" w:sz="0" w:space="0" w:color="auto"/>
            <w:left w:val="none" w:sz="0" w:space="0" w:color="auto"/>
            <w:bottom w:val="none" w:sz="0" w:space="0" w:color="auto"/>
            <w:right w:val="none" w:sz="0" w:space="0" w:color="auto"/>
          </w:divBdr>
        </w:div>
        <w:div w:id="621225486">
          <w:marLeft w:val="640"/>
          <w:marRight w:val="0"/>
          <w:marTop w:val="0"/>
          <w:marBottom w:val="0"/>
          <w:divBdr>
            <w:top w:val="none" w:sz="0" w:space="0" w:color="auto"/>
            <w:left w:val="none" w:sz="0" w:space="0" w:color="auto"/>
            <w:bottom w:val="none" w:sz="0" w:space="0" w:color="auto"/>
            <w:right w:val="none" w:sz="0" w:space="0" w:color="auto"/>
          </w:divBdr>
        </w:div>
        <w:div w:id="1730884749">
          <w:marLeft w:val="640"/>
          <w:marRight w:val="0"/>
          <w:marTop w:val="0"/>
          <w:marBottom w:val="0"/>
          <w:divBdr>
            <w:top w:val="none" w:sz="0" w:space="0" w:color="auto"/>
            <w:left w:val="none" w:sz="0" w:space="0" w:color="auto"/>
            <w:bottom w:val="none" w:sz="0" w:space="0" w:color="auto"/>
            <w:right w:val="none" w:sz="0" w:space="0" w:color="auto"/>
          </w:divBdr>
        </w:div>
        <w:div w:id="927277793">
          <w:marLeft w:val="640"/>
          <w:marRight w:val="0"/>
          <w:marTop w:val="0"/>
          <w:marBottom w:val="0"/>
          <w:divBdr>
            <w:top w:val="none" w:sz="0" w:space="0" w:color="auto"/>
            <w:left w:val="none" w:sz="0" w:space="0" w:color="auto"/>
            <w:bottom w:val="none" w:sz="0" w:space="0" w:color="auto"/>
            <w:right w:val="none" w:sz="0" w:space="0" w:color="auto"/>
          </w:divBdr>
        </w:div>
        <w:div w:id="1597783493">
          <w:marLeft w:val="640"/>
          <w:marRight w:val="0"/>
          <w:marTop w:val="0"/>
          <w:marBottom w:val="0"/>
          <w:divBdr>
            <w:top w:val="none" w:sz="0" w:space="0" w:color="auto"/>
            <w:left w:val="none" w:sz="0" w:space="0" w:color="auto"/>
            <w:bottom w:val="none" w:sz="0" w:space="0" w:color="auto"/>
            <w:right w:val="none" w:sz="0" w:space="0" w:color="auto"/>
          </w:divBdr>
        </w:div>
        <w:div w:id="1367294888">
          <w:marLeft w:val="640"/>
          <w:marRight w:val="0"/>
          <w:marTop w:val="0"/>
          <w:marBottom w:val="0"/>
          <w:divBdr>
            <w:top w:val="none" w:sz="0" w:space="0" w:color="auto"/>
            <w:left w:val="none" w:sz="0" w:space="0" w:color="auto"/>
            <w:bottom w:val="none" w:sz="0" w:space="0" w:color="auto"/>
            <w:right w:val="none" w:sz="0" w:space="0" w:color="auto"/>
          </w:divBdr>
        </w:div>
        <w:div w:id="1143617615">
          <w:marLeft w:val="640"/>
          <w:marRight w:val="0"/>
          <w:marTop w:val="0"/>
          <w:marBottom w:val="0"/>
          <w:divBdr>
            <w:top w:val="none" w:sz="0" w:space="0" w:color="auto"/>
            <w:left w:val="none" w:sz="0" w:space="0" w:color="auto"/>
            <w:bottom w:val="none" w:sz="0" w:space="0" w:color="auto"/>
            <w:right w:val="none" w:sz="0" w:space="0" w:color="auto"/>
          </w:divBdr>
        </w:div>
        <w:div w:id="1441411783">
          <w:marLeft w:val="640"/>
          <w:marRight w:val="0"/>
          <w:marTop w:val="0"/>
          <w:marBottom w:val="0"/>
          <w:divBdr>
            <w:top w:val="none" w:sz="0" w:space="0" w:color="auto"/>
            <w:left w:val="none" w:sz="0" w:space="0" w:color="auto"/>
            <w:bottom w:val="none" w:sz="0" w:space="0" w:color="auto"/>
            <w:right w:val="none" w:sz="0" w:space="0" w:color="auto"/>
          </w:divBdr>
        </w:div>
        <w:div w:id="352267977">
          <w:marLeft w:val="640"/>
          <w:marRight w:val="0"/>
          <w:marTop w:val="0"/>
          <w:marBottom w:val="0"/>
          <w:divBdr>
            <w:top w:val="none" w:sz="0" w:space="0" w:color="auto"/>
            <w:left w:val="none" w:sz="0" w:space="0" w:color="auto"/>
            <w:bottom w:val="none" w:sz="0" w:space="0" w:color="auto"/>
            <w:right w:val="none" w:sz="0" w:space="0" w:color="auto"/>
          </w:divBdr>
        </w:div>
        <w:div w:id="1145126722">
          <w:marLeft w:val="640"/>
          <w:marRight w:val="0"/>
          <w:marTop w:val="0"/>
          <w:marBottom w:val="0"/>
          <w:divBdr>
            <w:top w:val="none" w:sz="0" w:space="0" w:color="auto"/>
            <w:left w:val="none" w:sz="0" w:space="0" w:color="auto"/>
            <w:bottom w:val="none" w:sz="0" w:space="0" w:color="auto"/>
            <w:right w:val="none" w:sz="0" w:space="0" w:color="auto"/>
          </w:divBdr>
        </w:div>
        <w:div w:id="1211914896">
          <w:marLeft w:val="640"/>
          <w:marRight w:val="0"/>
          <w:marTop w:val="0"/>
          <w:marBottom w:val="0"/>
          <w:divBdr>
            <w:top w:val="none" w:sz="0" w:space="0" w:color="auto"/>
            <w:left w:val="none" w:sz="0" w:space="0" w:color="auto"/>
            <w:bottom w:val="none" w:sz="0" w:space="0" w:color="auto"/>
            <w:right w:val="none" w:sz="0" w:space="0" w:color="auto"/>
          </w:divBdr>
        </w:div>
        <w:div w:id="1243488668">
          <w:marLeft w:val="640"/>
          <w:marRight w:val="0"/>
          <w:marTop w:val="0"/>
          <w:marBottom w:val="0"/>
          <w:divBdr>
            <w:top w:val="none" w:sz="0" w:space="0" w:color="auto"/>
            <w:left w:val="none" w:sz="0" w:space="0" w:color="auto"/>
            <w:bottom w:val="none" w:sz="0" w:space="0" w:color="auto"/>
            <w:right w:val="none" w:sz="0" w:space="0" w:color="auto"/>
          </w:divBdr>
        </w:div>
        <w:div w:id="1373077064">
          <w:marLeft w:val="640"/>
          <w:marRight w:val="0"/>
          <w:marTop w:val="0"/>
          <w:marBottom w:val="0"/>
          <w:divBdr>
            <w:top w:val="none" w:sz="0" w:space="0" w:color="auto"/>
            <w:left w:val="none" w:sz="0" w:space="0" w:color="auto"/>
            <w:bottom w:val="none" w:sz="0" w:space="0" w:color="auto"/>
            <w:right w:val="none" w:sz="0" w:space="0" w:color="auto"/>
          </w:divBdr>
        </w:div>
        <w:div w:id="1240021085">
          <w:marLeft w:val="640"/>
          <w:marRight w:val="0"/>
          <w:marTop w:val="0"/>
          <w:marBottom w:val="0"/>
          <w:divBdr>
            <w:top w:val="none" w:sz="0" w:space="0" w:color="auto"/>
            <w:left w:val="none" w:sz="0" w:space="0" w:color="auto"/>
            <w:bottom w:val="none" w:sz="0" w:space="0" w:color="auto"/>
            <w:right w:val="none" w:sz="0" w:space="0" w:color="auto"/>
          </w:divBdr>
        </w:div>
        <w:div w:id="456609835">
          <w:marLeft w:val="640"/>
          <w:marRight w:val="0"/>
          <w:marTop w:val="0"/>
          <w:marBottom w:val="0"/>
          <w:divBdr>
            <w:top w:val="none" w:sz="0" w:space="0" w:color="auto"/>
            <w:left w:val="none" w:sz="0" w:space="0" w:color="auto"/>
            <w:bottom w:val="none" w:sz="0" w:space="0" w:color="auto"/>
            <w:right w:val="none" w:sz="0" w:space="0" w:color="auto"/>
          </w:divBdr>
        </w:div>
        <w:div w:id="2052336632">
          <w:marLeft w:val="640"/>
          <w:marRight w:val="0"/>
          <w:marTop w:val="0"/>
          <w:marBottom w:val="0"/>
          <w:divBdr>
            <w:top w:val="none" w:sz="0" w:space="0" w:color="auto"/>
            <w:left w:val="none" w:sz="0" w:space="0" w:color="auto"/>
            <w:bottom w:val="none" w:sz="0" w:space="0" w:color="auto"/>
            <w:right w:val="none" w:sz="0" w:space="0" w:color="auto"/>
          </w:divBdr>
        </w:div>
        <w:div w:id="180053829">
          <w:marLeft w:val="640"/>
          <w:marRight w:val="0"/>
          <w:marTop w:val="0"/>
          <w:marBottom w:val="0"/>
          <w:divBdr>
            <w:top w:val="none" w:sz="0" w:space="0" w:color="auto"/>
            <w:left w:val="none" w:sz="0" w:space="0" w:color="auto"/>
            <w:bottom w:val="none" w:sz="0" w:space="0" w:color="auto"/>
            <w:right w:val="none" w:sz="0" w:space="0" w:color="auto"/>
          </w:divBdr>
        </w:div>
        <w:div w:id="1966276880">
          <w:marLeft w:val="640"/>
          <w:marRight w:val="0"/>
          <w:marTop w:val="0"/>
          <w:marBottom w:val="0"/>
          <w:divBdr>
            <w:top w:val="none" w:sz="0" w:space="0" w:color="auto"/>
            <w:left w:val="none" w:sz="0" w:space="0" w:color="auto"/>
            <w:bottom w:val="none" w:sz="0" w:space="0" w:color="auto"/>
            <w:right w:val="none" w:sz="0" w:space="0" w:color="auto"/>
          </w:divBdr>
        </w:div>
        <w:div w:id="2023237673">
          <w:marLeft w:val="640"/>
          <w:marRight w:val="0"/>
          <w:marTop w:val="0"/>
          <w:marBottom w:val="0"/>
          <w:divBdr>
            <w:top w:val="none" w:sz="0" w:space="0" w:color="auto"/>
            <w:left w:val="none" w:sz="0" w:space="0" w:color="auto"/>
            <w:bottom w:val="none" w:sz="0" w:space="0" w:color="auto"/>
            <w:right w:val="none" w:sz="0" w:space="0" w:color="auto"/>
          </w:divBdr>
        </w:div>
        <w:div w:id="458957644">
          <w:marLeft w:val="640"/>
          <w:marRight w:val="0"/>
          <w:marTop w:val="0"/>
          <w:marBottom w:val="0"/>
          <w:divBdr>
            <w:top w:val="none" w:sz="0" w:space="0" w:color="auto"/>
            <w:left w:val="none" w:sz="0" w:space="0" w:color="auto"/>
            <w:bottom w:val="none" w:sz="0" w:space="0" w:color="auto"/>
            <w:right w:val="none" w:sz="0" w:space="0" w:color="auto"/>
          </w:divBdr>
        </w:div>
        <w:div w:id="1932078323">
          <w:marLeft w:val="640"/>
          <w:marRight w:val="0"/>
          <w:marTop w:val="0"/>
          <w:marBottom w:val="0"/>
          <w:divBdr>
            <w:top w:val="none" w:sz="0" w:space="0" w:color="auto"/>
            <w:left w:val="none" w:sz="0" w:space="0" w:color="auto"/>
            <w:bottom w:val="none" w:sz="0" w:space="0" w:color="auto"/>
            <w:right w:val="none" w:sz="0" w:space="0" w:color="auto"/>
          </w:divBdr>
        </w:div>
        <w:div w:id="1151288006">
          <w:marLeft w:val="640"/>
          <w:marRight w:val="0"/>
          <w:marTop w:val="0"/>
          <w:marBottom w:val="0"/>
          <w:divBdr>
            <w:top w:val="none" w:sz="0" w:space="0" w:color="auto"/>
            <w:left w:val="none" w:sz="0" w:space="0" w:color="auto"/>
            <w:bottom w:val="none" w:sz="0" w:space="0" w:color="auto"/>
            <w:right w:val="none" w:sz="0" w:space="0" w:color="auto"/>
          </w:divBdr>
        </w:div>
        <w:div w:id="288979871">
          <w:marLeft w:val="640"/>
          <w:marRight w:val="0"/>
          <w:marTop w:val="0"/>
          <w:marBottom w:val="0"/>
          <w:divBdr>
            <w:top w:val="none" w:sz="0" w:space="0" w:color="auto"/>
            <w:left w:val="none" w:sz="0" w:space="0" w:color="auto"/>
            <w:bottom w:val="none" w:sz="0" w:space="0" w:color="auto"/>
            <w:right w:val="none" w:sz="0" w:space="0" w:color="auto"/>
          </w:divBdr>
        </w:div>
        <w:div w:id="1823232033">
          <w:marLeft w:val="640"/>
          <w:marRight w:val="0"/>
          <w:marTop w:val="0"/>
          <w:marBottom w:val="0"/>
          <w:divBdr>
            <w:top w:val="none" w:sz="0" w:space="0" w:color="auto"/>
            <w:left w:val="none" w:sz="0" w:space="0" w:color="auto"/>
            <w:bottom w:val="none" w:sz="0" w:space="0" w:color="auto"/>
            <w:right w:val="none" w:sz="0" w:space="0" w:color="auto"/>
          </w:divBdr>
        </w:div>
      </w:divsChild>
    </w:div>
    <w:div w:id="529925804">
      <w:bodyDiv w:val="1"/>
      <w:marLeft w:val="0"/>
      <w:marRight w:val="0"/>
      <w:marTop w:val="0"/>
      <w:marBottom w:val="0"/>
      <w:divBdr>
        <w:top w:val="none" w:sz="0" w:space="0" w:color="auto"/>
        <w:left w:val="none" w:sz="0" w:space="0" w:color="auto"/>
        <w:bottom w:val="none" w:sz="0" w:space="0" w:color="auto"/>
        <w:right w:val="none" w:sz="0" w:space="0" w:color="auto"/>
      </w:divBdr>
      <w:divsChild>
        <w:div w:id="61832401">
          <w:marLeft w:val="640"/>
          <w:marRight w:val="0"/>
          <w:marTop w:val="0"/>
          <w:marBottom w:val="0"/>
          <w:divBdr>
            <w:top w:val="none" w:sz="0" w:space="0" w:color="auto"/>
            <w:left w:val="none" w:sz="0" w:space="0" w:color="auto"/>
            <w:bottom w:val="none" w:sz="0" w:space="0" w:color="auto"/>
            <w:right w:val="none" w:sz="0" w:space="0" w:color="auto"/>
          </w:divBdr>
        </w:div>
        <w:div w:id="705763349">
          <w:marLeft w:val="640"/>
          <w:marRight w:val="0"/>
          <w:marTop w:val="0"/>
          <w:marBottom w:val="0"/>
          <w:divBdr>
            <w:top w:val="none" w:sz="0" w:space="0" w:color="auto"/>
            <w:left w:val="none" w:sz="0" w:space="0" w:color="auto"/>
            <w:bottom w:val="none" w:sz="0" w:space="0" w:color="auto"/>
            <w:right w:val="none" w:sz="0" w:space="0" w:color="auto"/>
          </w:divBdr>
        </w:div>
        <w:div w:id="1079861013">
          <w:marLeft w:val="640"/>
          <w:marRight w:val="0"/>
          <w:marTop w:val="0"/>
          <w:marBottom w:val="0"/>
          <w:divBdr>
            <w:top w:val="none" w:sz="0" w:space="0" w:color="auto"/>
            <w:left w:val="none" w:sz="0" w:space="0" w:color="auto"/>
            <w:bottom w:val="none" w:sz="0" w:space="0" w:color="auto"/>
            <w:right w:val="none" w:sz="0" w:space="0" w:color="auto"/>
          </w:divBdr>
        </w:div>
        <w:div w:id="1501656466">
          <w:marLeft w:val="640"/>
          <w:marRight w:val="0"/>
          <w:marTop w:val="0"/>
          <w:marBottom w:val="0"/>
          <w:divBdr>
            <w:top w:val="none" w:sz="0" w:space="0" w:color="auto"/>
            <w:left w:val="none" w:sz="0" w:space="0" w:color="auto"/>
            <w:bottom w:val="none" w:sz="0" w:space="0" w:color="auto"/>
            <w:right w:val="none" w:sz="0" w:space="0" w:color="auto"/>
          </w:divBdr>
        </w:div>
        <w:div w:id="487941855">
          <w:marLeft w:val="640"/>
          <w:marRight w:val="0"/>
          <w:marTop w:val="0"/>
          <w:marBottom w:val="0"/>
          <w:divBdr>
            <w:top w:val="none" w:sz="0" w:space="0" w:color="auto"/>
            <w:left w:val="none" w:sz="0" w:space="0" w:color="auto"/>
            <w:bottom w:val="none" w:sz="0" w:space="0" w:color="auto"/>
            <w:right w:val="none" w:sz="0" w:space="0" w:color="auto"/>
          </w:divBdr>
        </w:div>
        <w:div w:id="1306935207">
          <w:marLeft w:val="640"/>
          <w:marRight w:val="0"/>
          <w:marTop w:val="0"/>
          <w:marBottom w:val="0"/>
          <w:divBdr>
            <w:top w:val="none" w:sz="0" w:space="0" w:color="auto"/>
            <w:left w:val="none" w:sz="0" w:space="0" w:color="auto"/>
            <w:bottom w:val="none" w:sz="0" w:space="0" w:color="auto"/>
            <w:right w:val="none" w:sz="0" w:space="0" w:color="auto"/>
          </w:divBdr>
        </w:div>
        <w:div w:id="488256959">
          <w:marLeft w:val="640"/>
          <w:marRight w:val="0"/>
          <w:marTop w:val="0"/>
          <w:marBottom w:val="0"/>
          <w:divBdr>
            <w:top w:val="none" w:sz="0" w:space="0" w:color="auto"/>
            <w:left w:val="none" w:sz="0" w:space="0" w:color="auto"/>
            <w:bottom w:val="none" w:sz="0" w:space="0" w:color="auto"/>
            <w:right w:val="none" w:sz="0" w:space="0" w:color="auto"/>
          </w:divBdr>
        </w:div>
        <w:div w:id="245456214">
          <w:marLeft w:val="640"/>
          <w:marRight w:val="0"/>
          <w:marTop w:val="0"/>
          <w:marBottom w:val="0"/>
          <w:divBdr>
            <w:top w:val="none" w:sz="0" w:space="0" w:color="auto"/>
            <w:left w:val="none" w:sz="0" w:space="0" w:color="auto"/>
            <w:bottom w:val="none" w:sz="0" w:space="0" w:color="auto"/>
            <w:right w:val="none" w:sz="0" w:space="0" w:color="auto"/>
          </w:divBdr>
        </w:div>
        <w:div w:id="694769233">
          <w:marLeft w:val="640"/>
          <w:marRight w:val="0"/>
          <w:marTop w:val="0"/>
          <w:marBottom w:val="0"/>
          <w:divBdr>
            <w:top w:val="none" w:sz="0" w:space="0" w:color="auto"/>
            <w:left w:val="none" w:sz="0" w:space="0" w:color="auto"/>
            <w:bottom w:val="none" w:sz="0" w:space="0" w:color="auto"/>
            <w:right w:val="none" w:sz="0" w:space="0" w:color="auto"/>
          </w:divBdr>
        </w:div>
        <w:div w:id="1510944132">
          <w:marLeft w:val="640"/>
          <w:marRight w:val="0"/>
          <w:marTop w:val="0"/>
          <w:marBottom w:val="0"/>
          <w:divBdr>
            <w:top w:val="none" w:sz="0" w:space="0" w:color="auto"/>
            <w:left w:val="none" w:sz="0" w:space="0" w:color="auto"/>
            <w:bottom w:val="none" w:sz="0" w:space="0" w:color="auto"/>
            <w:right w:val="none" w:sz="0" w:space="0" w:color="auto"/>
          </w:divBdr>
        </w:div>
        <w:div w:id="809783664">
          <w:marLeft w:val="640"/>
          <w:marRight w:val="0"/>
          <w:marTop w:val="0"/>
          <w:marBottom w:val="0"/>
          <w:divBdr>
            <w:top w:val="none" w:sz="0" w:space="0" w:color="auto"/>
            <w:left w:val="none" w:sz="0" w:space="0" w:color="auto"/>
            <w:bottom w:val="none" w:sz="0" w:space="0" w:color="auto"/>
            <w:right w:val="none" w:sz="0" w:space="0" w:color="auto"/>
          </w:divBdr>
        </w:div>
        <w:div w:id="892084606">
          <w:marLeft w:val="640"/>
          <w:marRight w:val="0"/>
          <w:marTop w:val="0"/>
          <w:marBottom w:val="0"/>
          <w:divBdr>
            <w:top w:val="none" w:sz="0" w:space="0" w:color="auto"/>
            <w:left w:val="none" w:sz="0" w:space="0" w:color="auto"/>
            <w:bottom w:val="none" w:sz="0" w:space="0" w:color="auto"/>
            <w:right w:val="none" w:sz="0" w:space="0" w:color="auto"/>
          </w:divBdr>
        </w:div>
        <w:div w:id="1798715277">
          <w:marLeft w:val="640"/>
          <w:marRight w:val="0"/>
          <w:marTop w:val="0"/>
          <w:marBottom w:val="0"/>
          <w:divBdr>
            <w:top w:val="none" w:sz="0" w:space="0" w:color="auto"/>
            <w:left w:val="none" w:sz="0" w:space="0" w:color="auto"/>
            <w:bottom w:val="none" w:sz="0" w:space="0" w:color="auto"/>
            <w:right w:val="none" w:sz="0" w:space="0" w:color="auto"/>
          </w:divBdr>
        </w:div>
        <w:div w:id="1984118710">
          <w:marLeft w:val="640"/>
          <w:marRight w:val="0"/>
          <w:marTop w:val="0"/>
          <w:marBottom w:val="0"/>
          <w:divBdr>
            <w:top w:val="none" w:sz="0" w:space="0" w:color="auto"/>
            <w:left w:val="none" w:sz="0" w:space="0" w:color="auto"/>
            <w:bottom w:val="none" w:sz="0" w:space="0" w:color="auto"/>
            <w:right w:val="none" w:sz="0" w:space="0" w:color="auto"/>
          </w:divBdr>
        </w:div>
        <w:div w:id="908880943">
          <w:marLeft w:val="640"/>
          <w:marRight w:val="0"/>
          <w:marTop w:val="0"/>
          <w:marBottom w:val="0"/>
          <w:divBdr>
            <w:top w:val="none" w:sz="0" w:space="0" w:color="auto"/>
            <w:left w:val="none" w:sz="0" w:space="0" w:color="auto"/>
            <w:bottom w:val="none" w:sz="0" w:space="0" w:color="auto"/>
            <w:right w:val="none" w:sz="0" w:space="0" w:color="auto"/>
          </w:divBdr>
        </w:div>
        <w:div w:id="379521798">
          <w:marLeft w:val="640"/>
          <w:marRight w:val="0"/>
          <w:marTop w:val="0"/>
          <w:marBottom w:val="0"/>
          <w:divBdr>
            <w:top w:val="none" w:sz="0" w:space="0" w:color="auto"/>
            <w:left w:val="none" w:sz="0" w:space="0" w:color="auto"/>
            <w:bottom w:val="none" w:sz="0" w:space="0" w:color="auto"/>
            <w:right w:val="none" w:sz="0" w:space="0" w:color="auto"/>
          </w:divBdr>
        </w:div>
        <w:div w:id="121076877">
          <w:marLeft w:val="640"/>
          <w:marRight w:val="0"/>
          <w:marTop w:val="0"/>
          <w:marBottom w:val="0"/>
          <w:divBdr>
            <w:top w:val="none" w:sz="0" w:space="0" w:color="auto"/>
            <w:left w:val="none" w:sz="0" w:space="0" w:color="auto"/>
            <w:bottom w:val="none" w:sz="0" w:space="0" w:color="auto"/>
            <w:right w:val="none" w:sz="0" w:space="0" w:color="auto"/>
          </w:divBdr>
        </w:div>
        <w:div w:id="1392732869">
          <w:marLeft w:val="640"/>
          <w:marRight w:val="0"/>
          <w:marTop w:val="0"/>
          <w:marBottom w:val="0"/>
          <w:divBdr>
            <w:top w:val="none" w:sz="0" w:space="0" w:color="auto"/>
            <w:left w:val="none" w:sz="0" w:space="0" w:color="auto"/>
            <w:bottom w:val="none" w:sz="0" w:space="0" w:color="auto"/>
            <w:right w:val="none" w:sz="0" w:space="0" w:color="auto"/>
          </w:divBdr>
        </w:div>
        <w:div w:id="27687707">
          <w:marLeft w:val="640"/>
          <w:marRight w:val="0"/>
          <w:marTop w:val="0"/>
          <w:marBottom w:val="0"/>
          <w:divBdr>
            <w:top w:val="none" w:sz="0" w:space="0" w:color="auto"/>
            <w:left w:val="none" w:sz="0" w:space="0" w:color="auto"/>
            <w:bottom w:val="none" w:sz="0" w:space="0" w:color="auto"/>
            <w:right w:val="none" w:sz="0" w:space="0" w:color="auto"/>
          </w:divBdr>
        </w:div>
        <w:div w:id="609508521">
          <w:marLeft w:val="640"/>
          <w:marRight w:val="0"/>
          <w:marTop w:val="0"/>
          <w:marBottom w:val="0"/>
          <w:divBdr>
            <w:top w:val="none" w:sz="0" w:space="0" w:color="auto"/>
            <w:left w:val="none" w:sz="0" w:space="0" w:color="auto"/>
            <w:bottom w:val="none" w:sz="0" w:space="0" w:color="auto"/>
            <w:right w:val="none" w:sz="0" w:space="0" w:color="auto"/>
          </w:divBdr>
        </w:div>
        <w:div w:id="1595236846">
          <w:marLeft w:val="640"/>
          <w:marRight w:val="0"/>
          <w:marTop w:val="0"/>
          <w:marBottom w:val="0"/>
          <w:divBdr>
            <w:top w:val="none" w:sz="0" w:space="0" w:color="auto"/>
            <w:left w:val="none" w:sz="0" w:space="0" w:color="auto"/>
            <w:bottom w:val="none" w:sz="0" w:space="0" w:color="auto"/>
            <w:right w:val="none" w:sz="0" w:space="0" w:color="auto"/>
          </w:divBdr>
        </w:div>
        <w:div w:id="2133666108">
          <w:marLeft w:val="640"/>
          <w:marRight w:val="0"/>
          <w:marTop w:val="0"/>
          <w:marBottom w:val="0"/>
          <w:divBdr>
            <w:top w:val="none" w:sz="0" w:space="0" w:color="auto"/>
            <w:left w:val="none" w:sz="0" w:space="0" w:color="auto"/>
            <w:bottom w:val="none" w:sz="0" w:space="0" w:color="auto"/>
            <w:right w:val="none" w:sz="0" w:space="0" w:color="auto"/>
          </w:divBdr>
        </w:div>
        <w:div w:id="1847551263">
          <w:marLeft w:val="640"/>
          <w:marRight w:val="0"/>
          <w:marTop w:val="0"/>
          <w:marBottom w:val="0"/>
          <w:divBdr>
            <w:top w:val="none" w:sz="0" w:space="0" w:color="auto"/>
            <w:left w:val="none" w:sz="0" w:space="0" w:color="auto"/>
            <w:bottom w:val="none" w:sz="0" w:space="0" w:color="auto"/>
            <w:right w:val="none" w:sz="0" w:space="0" w:color="auto"/>
          </w:divBdr>
        </w:div>
        <w:div w:id="166403582">
          <w:marLeft w:val="640"/>
          <w:marRight w:val="0"/>
          <w:marTop w:val="0"/>
          <w:marBottom w:val="0"/>
          <w:divBdr>
            <w:top w:val="none" w:sz="0" w:space="0" w:color="auto"/>
            <w:left w:val="none" w:sz="0" w:space="0" w:color="auto"/>
            <w:bottom w:val="none" w:sz="0" w:space="0" w:color="auto"/>
            <w:right w:val="none" w:sz="0" w:space="0" w:color="auto"/>
          </w:divBdr>
        </w:div>
        <w:div w:id="633021464">
          <w:marLeft w:val="640"/>
          <w:marRight w:val="0"/>
          <w:marTop w:val="0"/>
          <w:marBottom w:val="0"/>
          <w:divBdr>
            <w:top w:val="none" w:sz="0" w:space="0" w:color="auto"/>
            <w:left w:val="none" w:sz="0" w:space="0" w:color="auto"/>
            <w:bottom w:val="none" w:sz="0" w:space="0" w:color="auto"/>
            <w:right w:val="none" w:sz="0" w:space="0" w:color="auto"/>
          </w:divBdr>
        </w:div>
        <w:div w:id="1668053435">
          <w:marLeft w:val="640"/>
          <w:marRight w:val="0"/>
          <w:marTop w:val="0"/>
          <w:marBottom w:val="0"/>
          <w:divBdr>
            <w:top w:val="none" w:sz="0" w:space="0" w:color="auto"/>
            <w:left w:val="none" w:sz="0" w:space="0" w:color="auto"/>
            <w:bottom w:val="none" w:sz="0" w:space="0" w:color="auto"/>
            <w:right w:val="none" w:sz="0" w:space="0" w:color="auto"/>
          </w:divBdr>
        </w:div>
        <w:div w:id="300887559">
          <w:marLeft w:val="640"/>
          <w:marRight w:val="0"/>
          <w:marTop w:val="0"/>
          <w:marBottom w:val="0"/>
          <w:divBdr>
            <w:top w:val="none" w:sz="0" w:space="0" w:color="auto"/>
            <w:left w:val="none" w:sz="0" w:space="0" w:color="auto"/>
            <w:bottom w:val="none" w:sz="0" w:space="0" w:color="auto"/>
            <w:right w:val="none" w:sz="0" w:space="0" w:color="auto"/>
          </w:divBdr>
        </w:div>
        <w:div w:id="1241257138">
          <w:marLeft w:val="640"/>
          <w:marRight w:val="0"/>
          <w:marTop w:val="0"/>
          <w:marBottom w:val="0"/>
          <w:divBdr>
            <w:top w:val="none" w:sz="0" w:space="0" w:color="auto"/>
            <w:left w:val="none" w:sz="0" w:space="0" w:color="auto"/>
            <w:bottom w:val="none" w:sz="0" w:space="0" w:color="auto"/>
            <w:right w:val="none" w:sz="0" w:space="0" w:color="auto"/>
          </w:divBdr>
        </w:div>
        <w:div w:id="773132623">
          <w:marLeft w:val="640"/>
          <w:marRight w:val="0"/>
          <w:marTop w:val="0"/>
          <w:marBottom w:val="0"/>
          <w:divBdr>
            <w:top w:val="none" w:sz="0" w:space="0" w:color="auto"/>
            <w:left w:val="none" w:sz="0" w:space="0" w:color="auto"/>
            <w:bottom w:val="none" w:sz="0" w:space="0" w:color="auto"/>
            <w:right w:val="none" w:sz="0" w:space="0" w:color="auto"/>
          </w:divBdr>
        </w:div>
        <w:div w:id="2098137513">
          <w:marLeft w:val="640"/>
          <w:marRight w:val="0"/>
          <w:marTop w:val="0"/>
          <w:marBottom w:val="0"/>
          <w:divBdr>
            <w:top w:val="none" w:sz="0" w:space="0" w:color="auto"/>
            <w:left w:val="none" w:sz="0" w:space="0" w:color="auto"/>
            <w:bottom w:val="none" w:sz="0" w:space="0" w:color="auto"/>
            <w:right w:val="none" w:sz="0" w:space="0" w:color="auto"/>
          </w:divBdr>
        </w:div>
        <w:div w:id="1547915800">
          <w:marLeft w:val="640"/>
          <w:marRight w:val="0"/>
          <w:marTop w:val="0"/>
          <w:marBottom w:val="0"/>
          <w:divBdr>
            <w:top w:val="none" w:sz="0" w:space="0" w:color="auto"/>
            <w:left w:val="none" w:sz="0" w:space="0" w:color="auto"/>
            <w:bottom w:val="none" w:sz="0" w:space="0" w:color="auto"/>
            <w:right w:val="none" w:sz="0" w:space="0" w:color="auto"/>
          </w:divBdr>
        </w:div>
        <w:div w:id="346447221">
          <w:marLeft w:val="640"/>
          <w:marRight w:val="0"/>
          <w:marTop w:val="0"/>
          <w:marBottom w:val="0"/>
          <w:divBdr>
            <w:top w:val="none" w:sz="0" w:space="0" w:color="auto"/>
            <w:left w:val="none" w:sz="0" w:space="0" w:color="auto"/>
            <w:bottom w:val="none" w:sz="0" w:space="0" w:color="auto"/>
            <w:right w:val="none" w:sz="0" w:space="0" w:color="auto"/>
          </w:divBdr>
        </w:div>
        <w:div w:id="1826626344">
          <w:marLeft w:val="640"/>
          <w:marRight w:val="0"/>
          <w:marTop w:val="0"/>
          <w:marBottom w:val="0"/>
          <w:divBdr>
            <w:top w:val="none" w:sz="0" w:space="0" w:color="auto"/>
            <w:left w:val="none" w:sz="0" w:space="0" w:color="auto"/>
            <w:bottom w:val="none" w:sz="0" w:space="0" w:color="auto"/>
            <w:right w:val="none" w:sz="0" w:space="0" w:color="auto"/>
          </w:divBdr>
        </w:div>
        <w:div w:id="1759445449">
          <w:marLeft w:val="640"/>
          <w:marRight w:val="0"/>
          <w:marTop w:val="0"/>
          <w:marBottom w:val="0"/>
          <w:divBdr>
            <w:top w:val="none" w:sz="0" w:space="0" w:color="auto"/>
            <w:left w:val="none" w:sz="0" w:space="0" w:color="auto"/>
            <w:bottom w:val="none" w:sz="0" w:space="0" w:color="auto"/>
            <w:right w:val="none" w:sz="0" w:space="0" w:color="auto"/>
          </w:divBdr>
        </w:div>
        <w:div w:id="917860375">
          <w:marLeft w:val="640"/>
          <w:marRight w:val="0"/>
          <w:marTop w:val="0"/>
          <w:marBottom w:val="0"/>
          <w:divBdr>
            <w:top w:val="none" w:sz="0" w:space="0" w:color="auto"/>
            <w:left w:val="none" w:sz="0" w:space="0" w:color="auto"/>
            <w:bottom w:val="none" w:sz="0" w:space="0" w:color="auto"/>
            <w:right w:val="none" w:sz="0" w:space="0" w:color="auto"/>
          </w:divBdr>
        </w:div>
        <w:div w:id="1123764291">
          <w:marLeft w:val="640"/>
          <w:marRight w:val="0"/>
          <w:marTop w:val="0"/>
          <w:marBottom w:val="0"/>
          <w:divBdr>
            <w:top w:val="none" w:sz="0" w:space="0" w:color="auto"/>
            <w:left w:val="none" w:sz="0" w:space="0" w:color="auto"/>
            <w:bottom w:val="none" w:sz="0" w:space="0" w:color="auto"/>
            <w:right w:val="none" w:sz="0" w:space="0" w:color="auto"/>
          </w:divBdr>
        </w:div>
      </w:divsChild>
    </w:div>
    <w:div w:id="539443321">
      <w:bodyDiv w:val="1"/>
      <w:marLeft w:val="0"/>
      <w:marRight w:val="0"/>
      <w:marTop w:val="0"/>
      <w:marBottom w:val="0"/>
      <w:divBdr>
        <w:top w:val="none" w:sz="0" w:space="0" w:color="auto"/>
        <w:left w:val="none" w:sz="0" w:space="0" w:color="auto"/>
        <w:bottom w:val="none" w:sz="0" w:space="0" w:color="auto"/>
        <w:right w:val="none" w:sz="0" w:space="0" w:color="auto"/>
      </w:divBdr>
      <w:divsChild>
        <w:div w:id="1123041887">
          <w:marLeft w:val="640"/>
          <w:marRight w:val="0"/>
          <w:marTop w:val="0"/>
          <w:marBottom w:val="0"/>
          <w:divBdr>
            <w:top w:val="none" w:sz="0" w:space="0" w:color="auto"/>
            <w:left w:val="none" w:sz="0" w:space="0" w:color="auto"/>
            <w:bottom w:val="none" w:sz="0" w:space="0" w:color="auto"/>
            <w:right w:val="none" w:sz="0" w:space="0" w:color="auto"/>
          </w:divBdr>
        </w:div>
        <w:div w:id="259727511">
          <w:marLeft w:val="640"/>
          <w:marRight w:val="0"/>
          <w:marTop w:val="0"/>
          <w:marBottom w:val="0"/>
          <w:divBdr>
            <w:top w:val="none" w:sz="0" w:space="0" w:color="auto"/>
            <w:left w:val="none" w:sz="0" w:space="0" w:color="auto"/>
            <w:bottom w:val="none" w:sz="0" w:space="0" w:color="auto"/>
            <w:right w:val="none" w:sz="0" w:space="0" w:color="auto"/>
          </w:divBdr>
        </w:div>
        <w:div w:id="1363550491">
          <w:marLeft w:val="640"/>
          <w:marRight w:val="0"/>
          <w:marTop w:val="0"/>
          <w:marBottom w:val="0"/>
          <w:divBdr>
            <w:top w:val="none" w:sz="0" w:space="0" w:color="auto"/>
            <w:left w:val="none" w:sz="0" w:space="0" w:color="auto"/>
            <w:bottom w:val="none" w:sz="0" w:space="0" w:color="auto"/>
            <w:right w:val="none" w:sz="0" w:space="0" w:color="auto"/>
          </w:divBdr>
        </w:div>
        <w:div w:id="1426416047">
          <w:marLeft w:val="640"/>
          <w:marRight w:val="0"/>
          <w:marTop w:val="0"/>
          <w:marBottom w:val="0"/>
          <w:divBdr>
            <w:top w:val="none" w:sz="0" w:space="0" w:color="auto"/>
            <w:left w:val="none" w:sz="0" w:space="0" w:color="auto"/>
            <w:bottom w:val="none" w:sz="0" w:space="0" w:color="auto"/>
            <w:right w:val="none" w:sz="0" w:space="0" w:color="auto"/>
          </w:divBdr>
        </w:div>
        <w:div w:id="689766914">
          <w:marLeft w:val="640"/>
          <w:marRight w:val="0"/>
          <w:marTop w:val="0"/>
          <w:marBottom w:val="0"/>
          <w:divBdr>
            <w:top w:val="none" w:sz="0" w:space="0" w:color="auto"/>
            <w:left w:val="none" w:sz="0" w:space="0" w:color="auto"/>
            <w:bottom w:val="none" w:sz="0" w:space="0" w:color="auto"/>
            <w:right w:val="none" w:sz="0" w:space="0" w:color="auto"/>
          </w:divBdr>
        </w:div>
        <w:div w:id="543564630">
          <w:marLeft w:val="640"/>
          <w:marRight w:val="0"/>
          <w:marTop w:val="0"/>
          <w:marBottom w:val="0"/>
          <w:divBdr>
            <w:top w:val="none" w:sz="0" w:space="0" w:color="auto"/>
            <w:left w:val="none" w:sz="0" w:space="0" w:color="auto"/>
            <w:bottom w:val="none" w:sz="0" w:space="0" w:color="auto"/>
            <w:right w:val="none" w:sz="0" w:space="0" w:color="auto"/>
          </w:divBdr>
        </w:div>
        <w:div w:id="85347576">
          <w:marLeft w:val="640"/>
          <w:marRight w:val="0"/>
          <w:marTop w:val="0"/>
          <w:marBottom w:val="0"/>
          <w:divBdr>
            <w:top w:val="none" w:sz="0" w:space="0" w:color="auto"/>
            <w:left w:val="none" w:sz="0" w:space="0" w:color="auto"/>
            <w:bottom w:val="none" w:sz="0" w:space="0" w:color="auto"/>
            <w:right w:val="none" w:sz="0" w:space="0" w:color="auto"/>
          </w:divBdr>
        </w:div>
        <w:div w:id="266696627">
          <w:marLeft w:val="640"/>
          <w:marRight w:val="0"/>
          <w:marTop w:val="0"/>
          <w:marBottom w:val="0"/>
          <w:divBdr>
            <w:top w:val="none" w:sz="0" w:space="0" w:color="auto"/>
            <w:left w:val="none" w:sz="0" w:space="0" w:color="auto"/>
            <w:bottom w:val="none" w:sz="0" w:space="0" w:color="auto"/>
            <w:right w:val="none" w:sz="0" w:space="0" w:color="auto"/>
          </w:divBdr>
        </w:div>
        <w:div w:id="731083461">
          <w:marLeft w:val="640"/>
          <w:marRight w:val="0"/>
          <w:marTop w:val="0"/>
          <w:marBottom w:val="0"/>
          <w:divBdr>
            <w:top w:val="none" w:sz="0" w:space="0" w:color="auto"/>
            <w:left w:val="none" w:sz="0" w:space="0" w:color="auto"/>
            <w:bottom w:val="none" w:sz="0" w:space="0" w:color="auto"/>
            <w:right w:val="none" w:sz="0" w:space="0" w:color="auto"/>
          </w:divBdr>
        </w:div>
        <w:div w:id="1419059679">
          <w:marLeft w:val="640"/>
          <w:marRight w:val="0"/>
          <w:marTop w:val="0"/>
          <w:marBottom w:val="0"/>
          <w:divBdr>
            <w:top w:val="none" w:sz="0" w:space="0" w:color="auto"/>
            <w:left w:val="none" w:sz="0" w:space="0" w:color="auto"/>
            <w:bottom w:val="none" w:sz="0" w:space="0" w:color="auto"/>
            <w:right w:val="none" w:sz="0" w:space="0" w:color="auto"/>
          </w:divBdr>
        </w:div>
        <w:div w:id="886529779">
          <w:marLeft w:val="640"/>
          <w:marRight w:val="0"/>
          <w:marTop w:val="0"/>
          <w:marBottom w:val="0"/>
          <w:divBdr>
            <w:top w:val="none" w:sz="0" w:space="0" w:color="auto"/>
            <w:left w:val="none" w:sz="0" w:space="0" w:color="auto"/>
            <w:bottom w:val="none" w:sz="0" w:space="0" w:color="auto"/>
            <w:right w:val="none" w:sz="0" w:space="0" w:color="auto"/>
          </w:divBdr>
        </w:div>
        <w:div w:id="385572238">
          <w:marLeft w:val="640"/>
          <w:marRight w:val="0"/>
          <w:marTop w:val="0"/>
          <w:marBottom w:val="0"/>
          <w:divBdr>
            <w:top w:val="none" w:sz="0" w:space="0" w:color="auto"/>
            <w:left w:val="none" w:sz="0" w:space="0" w:color="auto"/>
            <w:bottom w:val="none" w:sz="0" w:space="0" w:color="auto"/>
            <w:right w:val="none" w:sz="0" w:space="0" w:color="auto"/>
          </w:divBdr>
        </w:div>
        <w:div w:id="266735457">
          <w:marLeft w:val="640"/>
          <w:marRight w:val="0"/>
          <w:marTop w:val="0"/>
          <w:marBottom w:val="0"/>
          <w:divBdr>
            <w:top w:val="none" w:sz="0" w:space="0" w:color="auto"/>
            <w:left w:val="none" w:sz="0" w:space="0" w:color="auto"/>
            <w:bottom w:val="none" w:sz="0" w:space="0" w:color="auto"/>
            <w:right w:val="none" w:sz="0" w:space="0" w:color="auto"/>
          </w:divBdr>
        </w:div>
        <w:div w:id="454951425">
          <w:marLeft w:val="640"/>
          <w:marRight w:val="0"/>
          <w:marTop w:val="0"/>
          <w:marBottom w:val="0"/>
          <w:divBdr>
            <w:top w:val="none" w:sz="0" w:space="0" w:color="auto"/>
            <w:left w:val="none" w:sz="0" w:space="0" w:color="auto"/>
            <w:bottom w:val="none" w:sz="0" w:space="0" w:color="auto"/>
            <w:right w:val="none" w:sz="0" w:space="0" w:color="auto"/>
          </w:divBdr>
        </w:div>
        <w:div w:id="1414860169">
          <w:marLeft w:val="640"/>
          <w:marRight w:val="0"/>
          <w:marTop w:val="0"/>
          <w:marBottom w:val="0"/>
          <w:divBdr>
            <w:top w:val="none" w:sz="0" w:space="0" w:color="auto"/>
            <w:left w:val="none" w:sz="0" w:space="0" w:color="auto"/>
            <w:bottom w:val="none" w:sz="0" w:space="0" w:color="auto"/>
            <w:right w:val="none" w:sz="0" w:space="0" w:color="auto"/>
          </w:divBdr>
        </w:div>
        <w:div w:id="1273896595">
          <w:marLeft w:val="640"/>
          <w:marRight w:val="0"/>
          <w:marTop w:val="0"/>
          <w:marBottom w:val="0"/>
          <w:divBdr>
            <w:top w:val="none" w:sz="0" w:space="0" w:color="auto"/>
            <w:left w:val="none" w:sz="0" w:space="0" w:color="auto"/>
            <w:bottom w:val="none" w:sz="0" w:space="0" w:color="auto"/>
            <w:right w:val="none" w:sz="0" w:space="0" w:color="auto"/>
          </w:divBdr>
        </w:div>
        <w:div w:id="986855287">
          <w:marLeft w:val="640"/>
          <w:marRight w:val="0"/>
          <w:marTop w:val="0"/>
          <w:marBottom w:val="0"/>
          <w:divBdr>
            <w:top w:val="none" w:sz="0" w:space="0" w:color="auto"/>
            <w:left w:val="none" w:sz="0" w:space="0" w:color="auto"/>
            <w:bottom w:val="none" w:sz="0" w:space="0" w:color="auto"/>
            <w:right w:val="none" w:sz="0" w:space="0" w:color="auto"/>
          </w:divBdr>
        </w:div>
        <w:div w:id="1071926016">
          <w:marLeft w:val="640"/>
          <w:marRight w:val="0"/>
          <w:marTop w:val="0"/>
          <w:marBottom w:val="0"/>
          <w:divBdr>
            <w:top w:val="none" w:sz="0" w:space="0" w:color="auto"/>
            <w:left w:val="none" w:sz="0" w:space="0" w:color="auto"/>
            <w:bottom w:val="none" w:sz="0" w:space="0" w:color="auto"/>
            <w:right w:val="none" w:sz="0" w:space="0" w:color="auto"/>
          </w:divBdr>
        </w:div>
        <w:div w:id="827289451">
          <w:marLeft w:val="640"/>
          <w:marRight w:val="0"/>
          <w:marTop w:val="0"/>
          <w:marBottom w:val="0"/>
          <w:divBdr>
            <w:top w:val="none" w:sz="0" w:space="0" w:color="auto"/>
            <w:left w:val="none" w:sz="0" w:space="0" w:color="auto"/>
            <w:bottom w:val="none" w:sz="0" w:space="0" w:color="auto"/>
            <w:right w:val="none" w:sz="0" w:space="0" w:color="auto"/>
          </w:divBdr>
        </w:div>
        <w:div w:id="1453741356">
          <w:marLeft w:val="640"/>
          <w:marRight w:val="0"/>
          <w:marTop w:val="0"/>
          <w:marBottom w:val="0"/>
          <w:divBdr>
            <w:top w:val="none" w:sz="0" w:space="0" w:color="auto"/>
            <w:left w:val="none" w:sz="0" w:space="0" w:color="auto"/>
            <w:bottom w:val="none" w:sz="0" w:space="0" w:color="auto"/>
            <w:right w:val="none" w:sz="0" w:space="0" w:color="auto"/>
          </w:divBdr>
        </w:div>
        <w:div w:id="1810392780">
          <w:marLeft w:val="640"/>
          <w:marRight w:val="0"/>
          <w:marTop w:val="0"/>
          <w:marBottom w:val="0"/>
          <w:divBdr>
            <w:top w:val="none" w:sz="0" w:space="0" w:color="auto"/>
            <w:left w:val="none" w:sz="0" w:space="0" w:color="auto"/>
            <w:bottom w:val="none" w:sz="0" w:space="0" w:color="auto"/>
            <w:right w:val="none" w:sz="0" w:space="0" w:color="auto"/>
          </w:divBdr>
        </w:div>
        <w:div w:id="975258182">
          <w:marLeft w:val="640"/>
          <w:marRight w:val="0"/>
          <w:marTop w:val="0"/>
          <w:marBottom w:val="0"/>
          <w:divBdr>
            <w:top w:val="none" w:sz="0" w:space="0" w:color="auto"/>
            <w:left w:val="none" w:sz="0" w:space="0" w:color="auto"/>
            <w:bottom w:val="none" w:sz="0" w:space="0" w:color="auto"/>
            <w:right w:val="none" w:sz="0" w:space="0" w:color="auto"/>
          </w:divBdr>
        </w:div>
        <w:div w:id="1374378039">
          <w:marLeft w:val="640"/>
          <w:marRight w:val="0"/>
          <w:marTop w:val="0"/>
          <w:marBottom w:val="0"/>
          <w:divBdr>
            <w:top w:val="none" w:sz="0" w:space="0" w:color="auto"/>
            <w:left w:val="none" w:sz="0" w:space="0" w:color="auto"/>
            <w:bottom w:val="none" w:sz="0" w:space="0" w:color="auto"/>
            <w:right w:val="none" w:sz="0" w:space="0" w:color="auto"/>
          </w:divBdr>
        </w:div>
        <w:div w:id="321276416">
          <w:marLeft w:val="640"/>
          <w:marRight w:val="0"/>
          <w:marTop w:val="0"/>
          <w:marBottom w:val="0"/>
          <w:divBdr>
            <w:top w:val="none" w:sz="0" w:space="0" w:color="auto"/>
            <w:left w:val="none" w:sz="0" w:space="0" w:color="auto"/>
            <w:bottom w:val="none" w:sz="0" w:space="0" w:color="auto"/>
            <w:right w:val="none" w:sz="0" w:space="0" w:color="auto"/>
          </w:divBdr>
        </w:div>
        <w:div w:id="2002811387">
          <w:marLeft w:val="640"/>
          <w:marRight w:val="0"/>
          <w:marTop w:val="0"/>
          <w:marBottom w:val="0"/>
          <w:divBdr>
            <w:top w:val="none" w:sz="0" w:space="0" w:color="auto"/>
            <w:left w:val="none" w:sz="0" w:space="0" w:color="auto"/>
            <w:bottom w:val="none" w:sz="0" w:space="0" w:color="auto"/>
            <w:right w:val="none" w:sz="0" w:space="0" w:color="auto"/>
          </w:divBdr>
        </w:div>
        <w:div w:id="311760277">
          <w:marLeft w:val="640"/>
          <w:marRight w:val="0"/>
          <w:marTop w:val="0"/>
          <w:marBottom w:val="0"/>
          <w:divBdr>
            <w:top w:val="none" w:sz="0" w:space="0" w:color="auto"/>
            <w:left w:val="none" w:sz="0" w:space="0" w:color="auto"/>
            <w:bottom w:val="none" w:sz="0" w:space="0" w:color="auto"/>
            <w:right w:val="none" w:sz="0" w:space="0" w:color="auto"/>
          </w:divBdr>
        </w:div>
        <w:div w:id="1293173129">
          <w:marLeft w:val="640"/>
          <w:marRight w:val="0"/>
          <w:marTop w:val="0"/>
          <w:marBottom w:val="0"/>
          <w:divBdr>
            <w:top w:val="none" w:sz="0" w:space="0" w:color="auto"/>
            <w:left w:val="none" w:sz="0" w:space="0" w:color="auto"/>
            <w:bottom w:val="none" w:sz="0" w:space="0" w:color="auto"/>
            <w:right w:val="none" w:sz="0" w:space="0" w:color="auto"/>
          </w:divBdr>
        </w:div>
        <w:div w:id="91049466">
          <w:marLeft w:val="640"/>
          <w:marRight w:val="0"/>
          <w:marTop w:val="0"/>
          <w:marBottom w:val="0"/>
          <w:divBdr>
            <w:top w:val="none" w:sz="0" w:space="0" w:color="auto"/>
            <w:left w:val="none" w:sz="0" w:space="0" w:color="auto"/>
            <w:bottom w:val="none" w:sz="0" w:space="0" w:color="auto"/>
            <w:right w:val="none" w:sz="0" w:space="0" w:color="auto"/>
          </w:divBdr>
        </w:div>
        <w:div w:id="1277829070">
          <w:marLeft w:val="640"/>
          <w:marRight w:val="0"/>
          <w:marTop w:val="0"/>
          <w:marBottom w:val="0"/>
          <w:divBdr>
            <w:top w:val="none" w:sz="0" w:space="0" w:color="auto"/>
            <w:left w:val="none" w:sz="0" w:space="0" w:color="auto"/>
            <w:bottom w:val="none" w:sz="0" w:space="0" w:color="auto"/>
            <w:right w:val="none" w:sz="0" w:space="0" w:color="auto"/>
          </w:divBdr>
        </w:div>
        <w:div w:id="1007026693">
          <w:marLeft w:val="640"/>
          <w:marRight w:val="0"/>
          <w:marTop w:val="0"/>
          <w:marBottom w:val="0"/>
          <w:divBdr>
            <w:top w:val="none" w:sz="0" w:space="0" w:color="auto"/>
            <w:left w:val="none" w:sz="0" w:space="0" w:color="auto"/>
            <w:bottom w:val="none" w:sz="0" w:space="0" w:color="auto"/>
            <w:right w:val="none" w:sz="0" w:space="0" w:color="auto"/>
          </w:divBdr>
        </w:div>
        <w:div w:id="127626740">
          <w:marLeft w:val="640"/>
          <w:marRight w:val="0"/>
          <w:marTop w:val="0"/>
          <w:marBottom w:val="0"/>
          <w:divBdr>
            <w:top w:val="none" w:sz="0" w:space="0" w:color="auto"/>
            <w:left w:val="none" w:sz="0" w:space="0" w:color="auto"/>
            <w:bottom w:val="none" w:sz="0" w:space="0" w:color="auto"/>
            <w:right w:val="none" w:sz="0" w:space="0" w:color="auto"/>
          </w:divBdr>
        </w:div>
        <w:div w:id="513038796">
          <w:marLeft w:val="640"/>
          <w:marRight w:val="0"/>
          <w:marTop w:val="0"/>
          <w:marBottom w:val="0"/>
          <w:divBdr>
            <w:top w:val="none" w:sz="0" w:space="0" w:color="auto"/>
            <w:left w:val="none" w:sz="0" w:space="0" w:color="auto"/>
            <w:bottom w:val="none" w:sz="0" w:space="0" w:color="auto"/>
            <w:right w:val="none" w:sz="0" w:space="0" w:color="auto"/>
          </w:divBdr>
        </w:div>
        <w:div w:id="240330984">
          <w:marLeft w:val="640"/>
          <w:marRight w:val="0"/>
          <w:marTop w:val="0"/>
          <w:marBottom w:val="0"/>
          <w:divBdr>
            <w:top w:val="none" w:sz="0" w:space="0" w:color="auto"/>
            <w:left w:val="none" w:sz="0" w:space="0" w:color="auto"/>
            <w:bottom w:val="none" w:sz="0" w:space="0" w:color="auto"/>
            <w:right w:val="none" w:sz="0" w:space="0" w:color="auto"/>
          </w:divBdr>
        </w:div>
        <w:div w:id="903375856">
          <w:marLeft w:val="640"/>
          <w:marRight w:val="0"/>
          <w:marTop w:val="0"/>
          <w:marBottom w:val="0"/>
          <w:divBdr>
            <w:top w:val="none" w:sz="0" w:space="0" w:color="auto"/>
            <w:left w:val="none" w:sz="0" w:space="0" w:color="auto"/>
            <w:bottom w:val="none" w:sz="0" w:space="0" w:color="auto"/>
            <w:right w:val="none" w:sz="0" w:space="0" w:color="auto"/>
          </w:divBdr>
        </w:div>
      </w:divsChild>
    </w:div>
    <w:div w:id="540097278">
      <w:bodyDiv w:val="1"/>
      <w:marLeft w:val="0"/>
      <w:marRight w:val="0"/>
      <w:marTop w:val="0"/>
      <w:marBottom w:val="0"/>
      <w:divBdr>
        <w:top w:val="none" w:sz="0" w:space="0" w:color="auto"/>
        <w:left w:val="none" w:sz="0" w:space="0" w:color="auto"/>
        <w:bottom w:val="none" w:sz="0" w:space="0" w:color="auto"/>
        <w:right w:val="none" w:sz="0" w:space="0" w:color="auto"/>
      </w:divBdr>
      <w:divsChild>
        <w:div w:id="78798510">
          <w:marLeft w:val="640"/>
          <w:marRight w:val="0"/>
          <w:marTop w:val="0"/>
          <w:marBottom w:val="0"/>
          <w:divBdr>
            <w:top w:val="none" w:sz="0" w:space="0" w:color="auto"/>
            <w:left w:val="none" w:sz="0" w:space="0" w:color="auto"/>
            <w:bottom w:val="none" w:sz="0" w:space="0" w:color="auto"/>
            <w:right w:val="none" w:sz="0" w:space="0" w:color="auto"/>
          </w:divBdr>
        </w:div>
        <w:div w:id="148596397">
          <w:marLeft w:val="640"/>
          <w:marRight w:val="0"/>
          <w:marTop w:val="0"/>
          <w:marBottom w:val="0"/>
          <w:divBdr>
            <w:top w:val="none" w:sz="0" w:space="0" w:color="auto"/>
            <w:left w:val="none" w:sz="0" w:space="0" w:color="auto"/>
            <w:bottom w:val="none" w:sz="0" w:space="0" w:color="auto"/>
            <w:right w:val="none" w:sz="0" w:space="0" w:color="auto"/>
          </w:divBdr>
        </w:div>
        <w:div w:id="217252843">
          <w:marLeft w:val="640"/>
          <w:marRight w:val="0"/>
          <w:marTop w:val="0"/>
          <w:marBottom w:val="0"/>
          <w:divBdr>
            <w:top w:val="none" w:sz="0" w:space="0" w:color="auto"/>
            <w:left w:val="none" w:sz="0" w:space="0" w:color="auto"/>
            <w:bottom w:val="none" w:sz="0" w:space="0" w:color="auto"/>
            <w:right w:val="none" w:sz="0" w:space="0" w:color="auto"/>
          </w:divBdr>
        </w:div>
        <w:div w:id="246119005">
          <w:marLeft w:val="640"/>
          <w:marRight w:val="0"/>
          <w:marTop w:val="0"/>
          <w:marBottom w:val="0"/>
          <w:divBdr>
            <w:top w:val="none" w:sz="0" w:space="0" w:color="auto"/>
            <w:left w:val="none" w:sz="0" w:space="0" w:color="auto"/>
            <w:bottom w:val="none" w:sz="0" w:space="0" w:color="auto"/>
            <w:right w:val="none" w:sz="0" w:space="0" w:color="auto"/>
          </w:divBdr>
        </w:div>
        <w:div w:id="275258373">
          <w:marLeft w:val="640"/>
          <w:marRight w:val="0"/>
          <w:marTop w:val="0"/>
          <w:marBottom w:val="0"/>
          <w:divBdr>
            <w:top w:val="none" w:sz="0" w:space="0" w:color="auto"/>
            <w:left w:val="none" w:sz="0" w:space="0" w:color="auto"/>
            <w:bottom w:val="none" w:sz="0" w:space="0" w:color="auto"/>
            <w:right w:val="none" w:sz="0" w:space="0" w:color="auto"/>
          </w:divBdr>
        </w:div>
        <w:div w:id="375083462">
          <w:marLeft w:val="640"/>
          <w:marRight w:val="0"/>
          <w:marTop w:val="0"/>
          <w:marBottom w:val="0"/>
          <w:divBdr>
            <w:top w:val="none" w:sz="0" w:space="0" w:color="auto"/>
            <w:left w:val="none" w:sz="0" w:space="0" w:color="auto"/>
            <w:bottom w:val="none" w:sz="0" w:space="0" w:color="auto"/>
            <w:right w:val="none" w:sz="0" w:space="0" w:color="auto"/>
          </w:divBdr>
        </w:div>
        <w:div w:id="563831634">
          <w:marLeft w:val="640"/>
          <w:marRight w:val="0"/>
          <w:marTop w:val="0"/>
          <w:marBottom w:val="0"/>
          <w:divBdr>
            <w:top w:val="none" w:sz="0" w:space="0" w:color="auto"/>
            <w:left w:val="none" w:sz="0" w:space="0" w:color="auto"/>
            <w:bottom w:val="none" w:sz="0" w:space="0" w:color="auto"/>
            <w:right w:val="none" w:sz="0" w:space="0" w:color="auto"/>
          </w:divBdr>
        </w:div>
        <w:div w:id="713966811">
          <w:marLeft w:val="640"/>
          <w:marRight w:val="0"/>
          <w:marTop w:val="0"/>
          <w:marBottom w:val="0"/>
          <w:divBdr>
            <w:top w:val="none" w:sz="0" w:space="0" w:color="auto"/>
            <w:left w:val="none" w:sz="0" w:space="0" w:color="auto"/>
            <w:bottom w:val="none" w:sz="0" w:space="0" w:color="auto"/>
            <w:right w:val="none" w:sz="0" w:space="0" w:color="auto"/>
          </w:divBdr>
        </w:div>
        <w:div w:id="718168749">
          <w:marLeft w:val="640"/>
          <w:marRight w:val="0"/>
          <w:marTop w:val="0"/>
          <w:marBottom w:val="0"/>
          <w:divBdr>
            <w:top w:val="none" w:sz="0" w:space="0" w:color="auto"/>
            <w:left w:val="none" w:sz="0" w:space="0" w:color="auto"/>
            <w:bottom w:val="none" w:sz="0" w:space="0" w:color="auto"/>
            <w:right w:val="none" w:sz="0" w:space="0" w:color="auto"/>
          </w:divBdr>
        </w:div>
        <w:div w:id="1136797068">
          <w:marLeft w:val="640"/>
          <w:marRight w:val="0"/>
          <w:marTop w:val="0"/>
          <w:marBottom w:val="0"/>
          <w:divBdr>
            <w:top w:val="none" w:sz="0" w:space="0" w:color="auto"/>
            <w:left w:val="none" w:sz="0" w:space="0" w:color="auto"/>
            <w:bottom w:val="none" w:sz="0" w:space="0" w:color="auto"/>
            <w:right w:val="none" w:sz="0" w:space="0" w:color="auto"/>
          </w:divBdr>
        </w:div>
        <w:div w:id="1194415606">
          <w:marLeft w:val="640"/>
          <w:marRight w:val="0"/>
          <w:marTop w:val="0"/>
          <w:marBottom w:val="0"/>
          <w:divBdr>
            <w:top w:val="none" w:sz="0" w:space="0" w:color="auto"/>
            <w:left w:val="none" w:sz="0" w:space="0" w:color="auto"/>
            <w:bottom w:val="none" w:sz="0" w:space="0" w:color="auto"/>
            <w:right w:val="none" w:sz="0" w:space="0" w:color="auto"/>
          </w:divBdr>
        </w:div>
        <w:div w:id="1340934071">
          <w:marLeft w:val="640"/>
          <w:marRight w:val="0"/>
          <w:marTop w:val="0"/>
          <w:marBottom w:val="0"/>
          <w:divBdr>
            <w:top w:val="none" w:sz="0" w:space="0" w:color="auto"/>
            <w:left w:val="none" w:sz="0" w:space="0" w:color="auto"/>
            <w:bottom w:val="none" w:sz="0" w:space="0" w:color="auto"/>
            <w:right w:val="none" w:sz="0" w:space="0" w:color="auto"/>
          </w:divBdr>
        </w:div>
        <w:div w:id="1473249770">
          <w:marLeft w:val="640"/>
          <w:marRight w:val="0"/>
          <w:marTop w:val="0"/>
          <w:marBottom w:val="0"/>
          <w:divBdr>
            <w:top w:val="none" w:sz="0" w:space="0" w:color="auto"/>
            <w:left w:val="none" w:sz="0" w:space="0" w:color="auto"/>
            <w:bottom w:val="none" w:sz="0" w:space="0" w:color="auto"/>
            <w:right w:val="none" w:sz="0" w:space="0" w:color="auto"/>
          </w:divBdr>
        </w:div>
        <w:div w:id="1571771751">
          <w:marLeft w:val="640"/>
          <w:marRight w:val="0"/>
          <w:marTop w:val="0"/>
          <w:marBottom w:val="0"/>
          <w:divBdr>
            <w:top w:val="none" w:sz="0" w:space="0" w:color="auto"/>
            <w:left w:val="none" w:sz="0" w:space="0" w:color="auto"/>
            <w:bottom w:val="none" w:sz="0" w:space="0" w:color="auto"/>
            <w:right w:val="none" w:sz="0" w:space="0" w:color="auto"/>
          </w:divBdr>
        </w:div>
        <w:div w:id="1582175697">
          <w:marLeft w:val="640"/>
          <w:marRight w:val="0"/>
          <w:marTop w:val="0"/>
          <w:marBottom w:val="0"/>
          <w:divBdr>
            <w:top w:val="none" w:sz="0" w:space="0" w:color="auto"/>
            <w:left w:val="none" w:sz="0" w:space="0" w:color="auto"/>
            <w:bottom w:val="none" w:sz="0" w:space="0" w:color="auto"/>
            <w:right w:val="none" w:sz="0" w:space="0" w:color="auto"/>
          </w:divBdr>
        </w:div>
        <w:div w:id="1601833339">
          <w:marLeft w:val="640"/>
          <w:marRight w:val="0"/>
          <w:marTop w:val="0"/>
          <w:marBottom w:val="0"/>
          <w:divBdr>
            <w:top w:val="none" w:sz="0" w:space="0" w:color="auto"/>
            <w:left w:val="none" w:sz="0" w:space="0" w:color="auto"/>
            <w:bottom w:val="none" w:sz="0" w:space="0" w:color="auto"/>
            <w:right w:val="none" w:sz="0" w:space="0" w:color="auto"/>
          </w:divBdr>
        </w:div>
        <w:div w:id="1630629653">
          <w:marLeft w:val="640"/>
          <w:marRight w:val="0"/>
          <w:marTop w:val="0"/>
          <w:marBottom w:val="0"/>
          <w:divBdr>
            <w:top w:val="none" w:sz="0" w:space="0" w:color="auto"/>
            <w:left w:val="none" w:sz="0" w:space="0" w:color="auto"/>
            <w:bottom w:val="none" w:sz="0" w:space="0" w:color="auto"/>
            <w:right w:val="none" w:sz="0" w:space="0" w:color="auto"/>
          </w:divBdr>
        </w:div>
        <w:div w:id="1664702574">
          <w:marLeft w:val="640"/>
          <w:marRight w:val="0"/>
          <w:marTop w:val="0"/>
          <w:marBottom w:val="0"/>
          <w:divBdr>
            <w:top w:val="none" w:sz="0" w:space="0" w:color="auto"/>
            <w:left w:val="none" w:sz="0" w:space="0" w:color="auto"/>
            <w:bottom w:val="none" w:sz="0" w:space="0" w:color="auto"/>
            <w:right w:val="none" w:sz="0" w:space="0" w:color="auto"/>
          </w:divBdr>
        </w:div>
        <w:div w:id="1764378415">
          <w:marLeft w:val="640"/>
          <w:marRight w:val="0"/>
          <w:marTop w:val="0"/>
          <w:marBottom w:val="0"/>
          <w:divBdr>
            <w:top w:val="none" w:sz="0" w:space="0" w:color="auto"/>
            <w:left w:val="none" w:sz="0" w:space="0" w:color="auto"/>
            <w:bottom w:val="none" w:sz="0" w:space="0" w:color="auto"/>
            <w:right w:val="none" w:sz="0" w:space="0" w:color="auto"/>
          </w:divBdr>
        </w:div>
        <w:div w:id="1764453589">
          <w:marLeft w:val="640"/>
          <w:marRight w:val="0"/>
          <w:marTop w:val="0"/>
          <w:marBottom w:val="0"/>
          <w:divBdr>
            <w:top w:val="none" w:sz="0" w:space="0" w:color="auto"/>
            <w:left w:val="none" w:sz="0" w:space="0" w:color="auto"/>
            <w:bottom w:val="none" w:sz="0" w:space="0" w:color="auto"/>
            <w:right w:val="none" w:sz="0" w:space="0" w:color="auto"/>
          </w:divBdr>
        </w:div>
        <w:div w:id="1823886201">
          <w:marLeft w:val="640"/>
          <w:marRight w:val="0"/>
          <w:marTop w:val="0"/>
          <w:marBottom w:val="0"/>
          <w:divBdr>
            <w:top w:val="none" w:sz="0" w:space="0" w:color="auto"/>
            <w:left w:val="none" w:sz="0" w:space="0" w:color="auto"/>
            <w:bottom w:val="none" w:sz="0" w:space="0" w:color="auto"/>
            <w:right w:val="none" w:sz="0" w:space="0" w:color="auto"/>
          </w:divBdr>
        </w:div>
        <w:div w:id="1891113279">
          <w:marLeft w:val="640"/>
          <w:marRight w:val="0"/>
          <w:marTop w:val="0"/>
          <w:marBottom w:val="0"/>
          <w:divBdr>
            <w:top w:val="none" w:sz="0" w:space="0" w:color="auto"/>
            <w:left w:val="none" w:sz="0" w:space="0" w:color="auto"/>
            <w:bottom w:val="none" w:sz="0" w:space="0" w:color="auto"/>
            <w:right w:val="none" w:sz="0" w:space="0" w:color="auto"/>
          </w:divBdr>
        </w:div>
        <w:div w:id="2134059612">
          <w:marLeft w:val="640"/>
          <w:marRight w:val="0"/>
          <w:marTop w:val="0"/>
          <w:marBottom w:val="0"/>
          <w:divBdr>
            <w:top w:val="none" w:sz="0" w:space="0" w:color="auto"/>
            <w:left w:val="none" w:sz="0" w:space="0" w:color="auto"/>
            <w:bottom w:val="none" w:sz="0" w:space="0" w:color="auto"/>
            <w:right w:val="none" w:sz="0" w:space="0" w:color="auto"/>
          </w:divBdr>
        </w:div>
      </w:divsChild>
    </w:div>
    <w:div w:id="566958796">
      <w:bodyDiv w:val="1"/>
      <w:marLeft w:val="0"/>
      <w:marRight w:val="0"/>
      <w:marTop w:val="0"/>
      <w:marBottom w:val="0"/>
      <w:divBdr>
        <w:top w:val="none" w:sz="0" w:space="0" w:color="auto"/>
        <w:left w:val="none" w:sz="0" w:space="0" w:color="auto"/>
        <w:bottom w:val="none" w:sz="0" w:space="0" w:color="auto"/>
        <w:right w:val="none" w:sz="0" w:space="0" w:color="auto"/>
      </w:divBdr>
      <w:divsChild>
        <w:div w:id="1200781832">
          <w:marLeft w:val="640"/>
          <w:marRight w:val="0"/>
          <w:marTop w:val="0"/>
          <w:marBottom w:val="0"/>
          <w:divBdr>
            <w:top w:val="none" w:sz="0" w:space="0" w:color="auto"/>
            <w:left w:val="none" w:sz="0" w:space="0" w:color="auto"/>
            <w:bottom w:val="none" w:sz="0" w:space="0" w:color="auto"/>
            <w:right w:val="none" w:sz="0" w:space="0" w:color="auto"/>
          </w:divBdr>
        </w:div>
        <w:div w:id="691493907">
          <w:marLeft w:val="640"/>
          <w:marRight w:val="0"/>
          <w:marTop w:val="0"/>
          <w:marBottom w:val="0"/>
          <w:divBdr>
            <w:top w:val="none" w:sz="0" w:space="0" w:color="auto"/>
            <w:left w:val="none" w:sz="0" w:space="0" w:color="auto"/>
            <w:bottom w:val="none" w:sz="0" w:space="0" w:color="auto"/>
            <w:right w:val="none" w:sz="0" w:space="0" w:color="auto"/>
          </w:divBdr>
        </w:div>
        <w:div w:id="2145272047">
          <w:marLeft w:val="640"/>
          <w:marRight w:val="0"/>
          <w:marTop w:val="0"/>
          <w:marBottom w:val="0"/>
          <w:divBdr>
            <w:top w:val="none" w:sz="0" w:space="0" w:color="auto"/>
            <w:left w:val="none" w:sz="0" w:space="0" w:color="auto"/>
            <w:bottom w:val="none" w:sz="0" w:space="0" w:color="auto"/>
            <w:right w:val="none" w:sz="0" w:space="0" w:color="auto"/>
          </w:divBdr>
        </w:div>
        <w:div w:id="2103405829">
          <w:marLeft w:val="640"/>
          <w:marRight w:val="0"/>
          <w:marTop w:val="0"/>
          <w:marBottom w:val="0"/>
          <w:divBdr>
            <w:top w:val="none" w:sz="0" w:space="0" w:color="auto"/>
            <w:left w:val="none" w:sz="0" w:space="0" w:color="auto"/>
            <w:bottom w:val="none" w:sz="0" w:space="0" w:color="auto"/>
            <w:right w:val="none" w:sz="0" w:space="0" w:color="auto"/>
          </w:divBdr>
        </w:div>
        <w:div w:id="918903019">
          <w:marLeft w:val="640"/>
          <w:marRight w:val="0"/>
          <w:marTop w:val="0"/>
          <w:marBottom w:val="0"/>
          <w:divBdr>
            <w:top w:val="none" w:sz="0" w:space="0" w:color="auto"/>
            <w:left w:val="none" w:sz="0" w:space="0" w:color="auto"/>
            <w:bottom w:val="none" w:sz="0" w:space="0" w:color="auto"/>
            <w:right w:val="none" w:sz="0" w:space="0" w:color="auto"/>
          </w:divBdr>
        </w:div>
        <w:div w:id="727801115">
          <w:marLeft w:val="640"/>
          <w:marRight w:val="0"/>
          <w:marTop w:val="0"/>
          <w:marBottom w:val="0"/>
          <w:divBdr>
            <w:top w:val="none" w:sz="0" w:space="0" w:color="auto"/>
            <w:left w:val="none" w:sz="0" w:space="0" w:color="auto"/>
            <w:bottom w:val="none" w:sz="0" w:space="0" w:color="auto"/>
            <w:right w:val="none" w:sz="0" w:space="0" w:color="auto"/>
          </w:divBdr>
        </w:div>
        <w:div w:id="1702244220">
          <w:marLeft w:val="640"/>
          <w:marRight w:val="0"/>
          <w:marTop w:val="0"/>
          <w:marBottom w:val="0"/>
          <w:divBdr>
            <w:top w:val="none" w:sz="0" w:space="0" w:color="auto"/>
            <w:left w:val="none" w:sz="0" w:space="0" w:color="auto"/>
            <w:bottom w:val="none" w:sz="0" w:space="0" w:color="auto"/>
            <w:right w:val="none" w:sz="0" w:space="0" w:color="auto"/>
          </w:divBdr>
        </w:div>
        <w:div w:id="805703308">
          <w:marLeft w:val="640"/>
          <w:marRight w:val="0"/>
          <w:marTop w:val="0"/>
          <w:marBottom w:val="0"/>
          <w:divBdr>
            <w:top w:val="none" w:sz="0" w:space="0" w:color="auto"/>
            <w:left w:val="none" w:sz="0" w:space="0" w:color="auto"/>
            <w:bottom w:val="none" w:sz="0" w:space="0" w:color="auto"/>
            <w:right w:val="none" w:sz="0" w:space="0" w:color="auto"/>
          </w:divBdr>
        </w:div>
        <w:div w:id="648703679">
          <w:marLeft w:val="640"/>
          <w:marRight w:val="0"/>
          <w:marTop w:val="0"/>
          <w:marBottom w:val="0"/>
          <w:divBdr>
            <w:top w:val="none" w:sz="0" w:space="0" w:color="auto"/>
            <w:left w:val="none" w:sz="0" w:space="0" w:color="auto"/>
            <w:bottom w:val="none" w:sz="0" w:space="0" w:color="auto"/>
            <w:right w:val="none" w:sz="0" w:space="0" w:color="auto"/>
          </w:divBdr>
        </w:div>
        <w:div w:id="1884827005">
          <w:marLeft w:val="640"/>
          <w:marRight w:val="0"/>
          <w:marTop w:val="0"/>
          <w:marBottom w:val="0"/>
          <w:divBdr>
            <w:top w:val="none" w:sz="0" w:space="0" w:color="auto"/>
            <w:left w:val="none" w:sz="0" w:space="0" w:color="auto"/>
            <w:bottom w:val="none" w:sz="0" w:space="0" w:color="auto"/>
            <w:right w:val="none" w:sz="0" w:space="0" w:color="auto"/>
          </w:divBdr>
        </w:div>
        <w:div w:id="1998147528">
          <w:marLeft w:val="640"/>
          <w:marRight w:val="0"/>
          <w:marTop w:val="0"/>
          <w:marBottom w:val="0"/>
          <w:divBdr>
            <w:top w:val="none" w:sz="0" w:space="0" w:color="auto"/>
            <w:left w:val="none" w:sz="0" w:space="0" w:color="auto"/>
            <w:bottom w:val="none" w:sz="0" w:space="0" w:color="auto"/>
            <w:right w:val="none" w:sz="0" w:space="0" w:color="auto"/>
          </w:divBdr>
        </w:div>
        <w:div w:id="1971663238">
          <w:marLeft w:val="640"/>
          <w:marRight w:val="0"/>
          <w:marTop w:val="0"/>
          <w:marBottom w:val="0"/>
          <w:divBdr>
            <w:top w:val="none" w:sz="0" w:space="0" w:color="auto"/>
            <w:left w:val="none" w:sz="0" w:space="0" w:color="auto"/>
            <w:bottom w:val="none" w:sz="0" w:space="0" w:color="auto"/>
            <w:right w:val="none" w:sz="0" w:space="0" w:color="auto"/>
          </w:divBdr>
        </w:div>
        <w:div w:id="1022050629">
          <w:marLeft w:val="640"/>
          <w:marRight w:val="0"/>
          <w:marTop w:val="0"/>
          <w:marBottom w:val="0"/>
          <w:divBdr>
            <w:top w:val="none" w:sz="0" w:space="0" w:color="auto"/>
            <w:left w:val="none" w:sz="0" w:space="0" w:color="auto"/>
            <w:bottom w:val="none" w:sz="0" w:space="0" w:color="auto"/>
            <w:right w:val="none" w:sz="0" w:space="0" w:color="auto"/>
          </w:divBdr>
        </w:div>
        <w:div w:id="1808356328">
          <w:marLeft w:val="640"/>
          <w:marRight w:val="0"/>
          <w:marTop w:val="0"/>
          <w:marBottom w:val="0"/>
          <w:divBdr>
            <w:top w:val="none" w:sz="0" w:space="0" w:color="auto"/>
            <w:left w:val="none" w:sz="0" w:space="0" w:color="auto"/>
            <w:bottom w:val="none" w:sz="0" w:space="0" w:color="auto"/>
            <w:right w:val="none" w:sz="0" w:space="0" w:color="auto"/>
          </w:divBdr>
        </w:div>
        <w:div w:id="270941740">
          <w:marLeft w:val="640"/>
          <w:marRight w:val="0"/>
          <w:marTop w:val="0"/>
          <w:marBottom w:val="0"/>
          <w:divBdr>
            <w:top w:val="none" w:sz="0" w:space="0" w:color="auto"/>
            <w:left w:val="none" w:sz="0" w:space="0" w:color="auto"/>
            <w:bottom w:val="none" w:sz="0" w:space="0" w:color="auto"/>
            <w:right w:val="none" w:sz="0" w:space="0" w:color="auto"/>
          </w:divBdr>
        </w:div>
        <w:div w:id="2022508266">
          <w:marLeft w:val="640"/>
          <w:marRight w:val="0"/>
          <w:marTop w:val="0"/>
          <w:marBottom w:val="0"/>
          <w:divBdr>
            <w:top w:val="none" w:sz="0" w:space="0" w:color="auto"/>
            <w:left w:val="none" w:sz="0" w:space="0" w:color="auto"/>
            <w:bottom w:val="none" w:sz="0" w:space="0" w:color="auto"/>
            <w:right w:val="none" w:sz="0" w:space="0" w:color="auto"/>
          </w:divBdr>
        </w:div>
        <w:div w:id="1553347008">
          <w:marLeft w:val="640"/>
          <w:marRight w:val="0"/>
          <w:marTop w:val="0"/>
          <w:marBottom w:val="0"/>
          <w:divBdr>
            <w:top w:val="none" w:sz="0" w:space="0" w:color="auto"/>
            <w:left w:val="none" w:sz="0" w:space="0" w:color="auto"/>
            <w:bottom w:val="none" w:sz="0" w:space="0" w:color="auto"/>
            <w:right w:val="none" w:sz="0" w:space="0" w:color="auto"/>
          </w:divBdr>
        </w:div>
        <w:div w:id="1377389858">
          <w:marLeft w:val="640"/>
          <w:marRight w:val="0"/>
          <w:marTop w:val="0"/>
          <w:marBottom w:val="0"/>
          <w:divBdr>
            <w:top w:val="none" w:sz="0" w:space="0" w:color="auto"/>
            <w:left w:val="none" w:sz="0" w:space="0" w:color="auto"/>
            <w:bottom w:val="none" w:sz="0" w:space="0" w:color="auto"/>
            <w:right w:val="none" w:sz="0" w:space="0" w:color="auto"/>
          </w:divBdr>
        </w:div>
        <w:div w:id="339966179">
          <w:marLeft w:val="640"/>
          <w:marRight w:val="0"/>
          <w:marTop w:val="0"/>
          <w:marBottom w:val="0"/>
          <w:divBdr>
            <w:top w:val="none" w:sz="0" w:space="0" w:color="auto"/>
            <w:left w:val="none" w:sz="0" w:space="0" w:color="auto"/>
            <w:bottom w:val="none" w:sz="0" w:space="0" w:color="auto"/>
            <w:right w:val="none" w:sz="0" w:space="0" w:color="auto"/>
          </w:divBdr>
        </w:div>
        <w:div w:id="1660301956">
          <w:marLeft w:val="640"/>
          <w:marRight w:val="0"/>
          <w:marTop w:val="0"/>
          <w:marBottom w:val="0"/>
          <w:divBdr>
            <w:top w:val="none" w:sz="0" w:space="0" w:color="auto"/>
            <w:left w:val="none" w:sz="0" w:space="0" w:color="auto"/>
            <w:bottom w:val="none" w:sz="0" w:space="0" w:color="auto"/>
            <w:right w:val="none" w:sz="0" w:space="0" w:color="auto"/>
          </w:divBdr>
        </w:div>
        <w:div w:id="1577016378">
          <w:marLeft w:val="640"/>
          <w:marRight w:val="0"/>
          <w:marTop w:val="0"/>
          <w:marBottom w:val="0"/>
          <w:divBdr>
            <w:top w:val="none" w:sz="0" w:space="0" w:color="auto"/>
            <w:left w:val="none" w:sz="0" w:space="0" w:color="auto"/>
            <w:bottom w:val="none" w:sz="0" w:space="0" w:color="auto"/>
            <w:right w:val="none" w:sz="0" w:space="0" w:color="auto"/>
          </w:divBdr>
        </w:div>
        <w:div w:id="439379170">
          <w:marLeft w:val="640"/>
          <w:marRight w:val="0"/>
          <w:marTop w:val="0"/>
          <w:marBottom w:val="0"/>
          <w:divBdr>
            <w:top w:val="none" w:sz="0" w:space="0" w:color="auto"/>
            <w:left w:val="none" w:sz="0" w:space="0" w:color="auto"/>
            <w:bottom w:val="none" w:sz="0" w:space="0" w:color="auto"/>
            <w:right w:val="none" w:sz="0" w:space="0" w:color="auto"/>
          </w:divBdr>
        </w:div>
        <w:div w:id="886524468">
          <w:marLeft w:val="640"/>
          <w:marRight w:val="0"/>
          <w:marTop w:val="0"/>
          <w:marBottom w:val="0"/>
          <w:divBdr>
            <w:top w:val="none" w:sz="0" w:space="0" w:color="auto"/>
            <w:left w:val="none" w:sz="0" w:space="0" w:color="auto"/>
            <w:bottom w:val="none" w:sz="0" w:space="0" w:color="auto"/>
            <w:right w:val="none" w:sz="0" w:space="0" w:color="auto"/>
          </w:divBdr>
        </w:div>
        <w:div w:id="271283591">
          <w:marLeft w:val="640"/>
          <w:marRight w:val="0"/>
          <w:marTop w:val="0"/>
          <w:marBottom w:val="0"/>
          <w:divBdr>
            <w:top w:val="none" w:sz="0" w:space="0" w:color="auto"/>
            <w:left w:val="none" w:sz="0" w:space="0" w:color="auto"/>
            <w:bottom w:val="none" w:sz="0" w:space="0" w:color="auto"/>
            <w:right w:val="none" w:sz="0" w:space="0" w:color="auto"/>
          </w:divBdr>
        </w:div>
        <w:div w:id="1716811607">
          <w:marLeft w:val="640"/>
          <w:marRight w:val="0"/>
          <w:marTop w:val="0"/>
          <w:marBottom w:val="0"/>
          <w:divBdr>
            <w:top w:val="none" w:sz="0" w:space="0" w:color="auto"/>
            <w:left w:val="none" w:sz="0" w:space="0" w:color="auto"/>
            <w:bottom w:val="none" w:sz="0" w:space="0" w:color="auto"/>
            <w:right w:val="none" w:sz="0" w:space="0" w:color="auto"/>
          </w:divBdr>
        </w:div>
        <w:div w:id="2030182617">
          <w:marLeft w:val="640"/>
          <w:marRight w:val="0"/>
          <w:marTop w:val="0"/>
          <w:marBottom w:val="0"/>
          <w:divBdr>
            <w:top w:val="none" w:sz="0" w:space="0" w:color="auto"/>
            <w:left w:val="none" w:sz="0" w:space="0" w:color="auto"/>
            <w:bottom w:val="none" w:sz="0" w:space="0" w:color="auto"/>
            <w:right w:val="none" w:sz="0" w:space="0" w:color="auto"/>
          </w:divBdr>
        </w:div>
        <w:div w:id="1351953215">
          <w:marLeft w:val="640"/>
          <w:marRight w:val="0"/>
          <w:marTop w:val="0"/>
          <w:marBottom w:val="0"/>
          <w:divBdr>
            <w:top w:val="none" w:sz="0" w:space="0" w:color="auto"/>
            <w:left w:val="none" w:sz="0" w:space="0" w:color="auto"/>
            <w:bottom w:val="none" w:sz="0" w:space="0" w:color="auto"/>
            <w:right w:val="none" w:sz="0" w:space="0" w:color="auto"/>
          </w:divBdr>
        </w:div>
        <w:div w:id="1107774561">
          <w:marLeft w:val="640"/>
          <w:marRight w:val="0"/>
          <w:marTop w:val="0"/>
          <w:marBottom w:val="0"/>
          <w:divBdr>
            <w:top w:val="none" w:sz="0" w:space="0" w:color="auto"/>
            <w:left w:val="none" w:sz="0" w:space="0" w:color="auto"/>
            <w:bottom w:val="none" w:sz="0" w:space="0" w:color="auto"/>
            <w:right w:val="none" w:sz="0" w:space="0" w:color="auto"/>
          </w:divBdr>
        </w:div>
        <w:div w:id="1836604309">
          <w:marLeft w:val="640"/>
          <w:marRight w:val="0"/>
          <w:marTop w:val="0"/>
          <w:marBottom w:val="0"/>
          <w:divBdr>
            <w:top w:val="none" w:sz="0" w:space="0" w:color="auto"/>
            <w:left w:val="none" w:sz="0" w:space="0" w:color="auto"/>
            <w:bottom w:val="none" w:sz="0" w:space="0" w:color="auto"/>
            <w:right w:val="none" w:sz="0" w:space="0" w:color="auto"/>
          </w:divBdr>
        </w:div>
        <w:div w:id="523787523">
          <w:marLeft w:val="640"/>
          <w:marRight w:val="0"/>
          <w:marTop w:val="0"/>
          <w:marBottom w:val="0"/>
          <w:divBdr>
            <w:top w:val="none" w:sz="0" w:space="0" w:color="auto"/>
            <w:left w:val="none" w:sz="0" w:space="0" w:color="auto"/>
            <w:bottom w:val="none" w:sz="0" w:space="0" w:color="auto"/>
            <w:right w:val="none" w:sz="0" w:space="0" w:color="auto"/>
          </w:divBdr>
        </w:div>
        <w:div w:id="23287202">
          <w:marLeft w:val="640"/>
          <w:marRight w:val="0"/>
          <w:marTop w:val="0"/>
          <w:marBottom w:val="0"/>
          <w:divBdr>
            <w:top w:val="none" w:sz="0" w:space="0" w:color="auto"/>
            <w:left w:val="none" w:sz="0" w:space="0" w:color="auto"/>
            <w:bottom w:val="none" w:sz="0" w:space="0" w:color="auto"/>
            <w:right w:val="none" w:sz="0" w:space="0" w:color="auto"/>
          </w:divBdr>
        </w:div>
        <w:div w:id="191578935">
          <w:marLeft w:val="640"/>
          <w:marRight w:val="0"/>
          <w:marTop w:val="0"/>
          <w:marBottom w:val="0"/>
          <w:divBdr>
            <w:top w:val="none" w:sz="0" w:space="0" w:color="auto"/>
            <w:left w:val="none" w:sz="0" w:space="0" w:color="auto"/>
            <w:bottom w:val="none" w:sz="0" w:space="0" w:color="auto"/>
            <w:right w:val="none" w:sz="0" w:space="0" w:color="auto"/>
          </w:divBdr>
        </w:div>
        <w:div w:id="126052696">
          <w:marLeft w:val="640"/>
          <w:marRight w:val="0"/>
          <w:marTop w:val="0"/>
          <w:marBottom w:val="0"/>
          <w:divBdr>
            <w:top w:val="none" w:sz="0" w:space="0" w:color="auto"/>
            <w:left w:val="none" w:sz="0" w:space="0" w:color="auto"/>
            <w:bottom w:val="none" w:sz="0" w:space="0" w:color="auto"/>
            <w:right w:val="none" w:sz="0" w:space="0" w:color="auto"/>
          </w:divBdr>
        </w:div>
        <w:div w:id="388529258">
          <w:marLeft w:val="640"/>
          <w:marRight w:val="0"/>
          <w:marTop w:val="0"/>
          <w:marBottom w:val="0"/>
          <w:divBdr>
            <w:top w:val="none" w:sz="0" w:space="0" w:color="auto"/>
            <w:left w:val="none" w:sz="0" w:space="0" w:color="auto"/>
            <w:bottom w:val="none" w:sz="0" w:space="0" w:color="auto"/>
            <w:right w:val="none" w:sz="0" w:space="0" w:color="auto"/>
          </w:divBdr>
        </w:div>
        <w:div w:id="240481374">
          <w:marLeft w:val="640"/>
          <w:marRight w:val="0"/>
          <w:marTop w:val="0"/>
          <w:marBottom w:val="0"/>
          <w:divBdr>
            <w:top w:val="none" w:sz="0" w:space="0" w:color="auto"/>
            <w:left w:val="none" w:sz="0" w:space="0" w:color="auto"/>
            <w:bottom w:val="none" w:sz="0" w:space="0" w:color="auto"/>
            <w:right w:val="none" w:sz="0" w:space="0" w:color="auto"/>
          </w:divBdr>
        </w:div>
      </w:divsChild>
    </w:div>
    <w:div w:id="571433213">
      <w:bodyDiv w:val="1"/>
      <w:marLeft w:val="0"/>
      <w:marRight w:val="0"/>
      <w:marTop w:val="0"/>
      <w:marBottom w:val="0"/>
      <w:divBdr>
        <w:top w:val="none" w:sz="0" w:space="0" w:color="auto"/>
        <w:left w:val="none" w:sz="0" w:space="0" w:color="auto"/>
        <w:bottom w:val="none" w:sz="0" w:space="0" w:color="auto"/>
        <w:right w:val="none" w:sz="0" w:space="0" w:color="auto"/>
      </w:divBdr>
      <w:divsChild>
        <w:div w:id="992828982">
          <w:marLeft w:val="640"/>
          <w:marRight w:val="0"/>
          <w:marTop w:val="0"/>
          <w:marBottom w:val="0"/>
          <w:divBdr>
            <w:top w:val="none" w:sz="0" w:space="0" w:color="auto"/>
            <w:left w:val="none" w:sz="0" w:space="0" w:color="auto"/>
            <w:bottom w:val="none" w:sz="0" w:space="0" w:color="auto"/>
            <w:right w:val="none" w:sz="0" w:space="0" w:color="auto"/>
          </w:divBdr>
        </w:div>
        <w:div w:id="806778887">
          <w:marLeft w:val="640"/>
          <w:marRight w:val="0"/>
          <w:marTop w:val="0"/>
          <w:marBottom w:val="0"/>
          <w:divBdr>
            <w:top w:val="none" w:sz="0" w:space="0" w:color="auto"/>
            <w:left w:val="none" w:sz="0" w:space="0" w:color="auto"/>
            <w:bottom w:val="none" w:sz="0" w:space="0" w:color="auto"/>
            <w:right w:val="none" w:sz="0" w:space="0" w:color="auto"/>
          </w:divBdr>
        </w:div>
        <w:div w:id="1932465315">
          <w:marLeft w:val="640"/>
          <w:marRight w:val="0"/>
          <w:marTop w:val="0"/>
          <w:marBottom w:val="0"/>
          <w:divBdr>
            <w:top w:val="none" w:sz="0" w:space="0" w:color="auto"/>
            <w:left w:val="none" w:sz="0" w:space="0" w:color="auto"/>
            <w:bottom w:val="none" w:sz="0" w:space="0" w:color="auto"/>
            <w:right w:val="none" w:sz="0" w:space="0" w:color="auto"/>
          </w:divBdr>
        </w:div>
        <w:div w:id="1471093205">
          <w:marLeft w:val="640"/>
          <w:marRight w:val="0"/>
          <w:marTop w:val="0"/>
          <w:marBottom w:val="0"/>
          <w:divBdr>
            <w:top w:val="none" w:sz="0" w:space="0" w:color="auto"/>
            <w:left w:val="none" w:sz="0" w:space="0" w:color="auto"/>
            <w:bottom w:val="none" w:sz="0" w:space="0" w:color="auto"/>
            <w:right w:val="none" w:sz="0" w:space="0" w:color="auto"/>
          </w:divBdr>
        </w:div>
        <w:div w:id="689767580">
          <w:marLeft w:val="640"/>
          <w:marRight w:val="0"/>
          <w:marTop w:val="0"/>
          <w:marBottom w:val="0"/>
          <w:divBdr>
            <w:top w:val="none" w:sz="0" w:space="0" w:color="auto"/>
            <w:left w:val="none" w:sz="0" w:space="0" w:color="auto"/>
            <w:bottom w:val="none" w:sz="0" w:space="0" w:color="auto"/>
            <w:right w:val="none" w:sz="0" w:space="0" w:color="auto"/>
          </w:divBdr>
        </w:div>
        <w:div w:id="663168654">
          <w:marLeft w:val="640"/>
          <w:marRight w:val="0"/>
          <w:marTop w:val="0"/>
          <w:marBottom w:val="0"/>
          <w:divBdr>
            <w:top w:val="none" w:sz="0" w:space="0" w:color="auto"/>
            <w:left w:val="none" w:sz="0" w:space="0" w:color="auto"/>
            <w:bottom w:val="none" w:sz="0" w:space="0" w:color="auto"/>
            <w:right w:val="none" w:sz="0" w:space="0" w:color="auto"/>
          </w:divBdr>
        </w:div>
        <w:div w:id="735593057">
          <w:marLeft w:val="640"/>
          <w:marRight w:val="0"/>
          <w:marTop w:val="0"/>
          <w:marBottom w:val="0"/>
          <w:divBdr>
            <w:top w:val="none" w:sz="0" w:space="0" w:color="auto"/>
            <w:left w:val="none" w:sz="0" w:space="0" w:color="auto"/>
            <w:bottom w:val="none" w:sz="0" w:space="0" w:color="auto"/>
            <w:right w:val="none" w:sz="0" w:space="0" w:color="auto"/>
          </w:divBdr>
        </w:div>
        <w:div w:id="1017805249">
          <w:marLeft w:val="640"/>
          <w:marRight w:val="0"/>
          <w:marTop w:val="0"/>
          <w:marBottom w:val="0"/>
          <w:divBdr>
            <w:top w:val="none" w:sz="0" w:space="0" w:color="auto"/>
            <w:left w:val="none" w:sz="0" w:space="0" w:color="auto"/>
            <w:bottom w:val="none" w:sz="0" w:space="0" w:color="auto"/>
            <w:right w:val="none" w:sz="0" w:space="0" w:color="auto"/>
          </w:divBdr>
        </w:div>
        <w:div w:id="214435349">
          <w:marLeft w:val="640"/>
          <w:marRight w:val="0"/>
          <w:marTop w:val="0"/>
          <w:marBottom w:val="0"/>
          <w:divBdr>
            <w:top w:val="none" w:sz="0" w:space="0" w:color="auto"/>
            <w:left w:val="none" w:sz="0" w:space="0" w:color="auto"/>
            <w:bottom w:val="none" w:sz="0" w:space="0" w:color="auto"/>
            <w:right w:val="none" w:sz="0" w:space="0" w:color="auto"/>
          </w:divBdr>
        </w:div>
        <w:div w:id="504976489">
          <w:marLeft w:val="640"/>
          <w:marRight w:val="0"/>
          <w:marTop w:val="0"/>
          <w:marBottom w:val="0"/>
          <w:divBdr>
            <w:top w:val="none" w:sz="0" w:space="0" w:color="auto"/>
            <w:left w:val="none" w:sz="0" w:space="0" w:color="auto"/>
            <w:bottom w:val="none" w:sz="0" w:space="0" w:color="auto"/>
            <w:right w:val="none" w:sz="0" w:space="0" w:color="auto"/>
          </w:divBdr>
        </w:div>
        <w:div w:id="170334885">
          <w:marLeft w:val="640"/>
          <w:marRight w:val="0"/>
          <w:marTop w:val="0"/>
          <w:marBottom w:val="0"/>
          <w:divBdr>
            <w:top w:val="none" w:sz="0" w:space="0" w:color="auto"/>
            <w:left w:val="none" w:sz="0" w:space="0" w:color="auto"/>
            <w:bottom w:val="none" w:sz="0" w:space="0" w:color="auto"/>
            <w:right w:val="none" w:sz="0" w:space="0" w:color="auto"/>
          </w:divBdr>
        </w:div>
        <w:div w:id="1065375395">
          <w:marLeft w:val="640"/>
          <w:marRight w:val="0"/>
          <w:marTop w:val="0"/>
          <w:marBottom w:val="0"/>
          <w:divBdr>
            <w:top w:val="none" w:sz="0" w:space="0" w:color="auto"/>
            <w:left w:val="none" w:sz="0" w:space="0" w:color="auto"/>
            <w:bottom w:val="none" w:sz="0" w:space="0" w:color="auto"/>
            <w:right w:val="none" w:sz="0" w:space="0" w:color="auto"/>
          </w:divBdr>
        </w:div>
        <w:div w:id="1365987018">
          <w:marLeft w:val="640"/>
          <w:marRight w:val="0"/>
          <w:marTop w:val="0"/>
          <w:marBottom w:val="0"/>
          <w:divBdr>
            <w:top w:val="none" w:sz="0" w:space="0" w:color="auto"/>
            <w:left w:val="none" w:sz="0" w:space="0" w:color="auto"/>
            <w:bottom w:val="none" w:sz="0" w:space="0" w:color="auto"/>
            <w:right w:val="none" w:sz="0" w:space="0" w:color="auto"/>
          </w:divBdr>
        </w:div>
        <w:div w:id="1010596477">
          <w:marLeft w:val="640"/>
          <w:marRight w:val="0"/>
          <w:marTop w:val="0"/>
          <w:marBottom w:val="0"/>
          <w:divBdr>
            <w:top w:val="none" w:sz="0" w:space="0" w:color="auto"/>
            <w:left w:val="none" w:sz="0" w:space="0" w:color="auto"/>
            <w:bottom w:val="none" w:sz="0" w:space="0" w:color="auto"/>
            <w:right w:val="none" w:sz="0" w:space="0" w:color="auto"/>
          </w:divBdr>
        </w:div>
        <w:div w:id="586888090">
          <w:marLeft w:val="640"/>
          <w:marRight w:val="0"/>
          <w:marTop w:val="0"/>
          <w:marBottom w:val="0"/>
          <w:divBdr>
            <w:top w:val="none" w:sz="0" w:space="0" w:color="auto"/>
            <w:left w:val="none" w:sz="0" w:space="0" w:color="auto"/>
            <w:bottom w:val="none" w:sz="0" w:space="0" w:color="auto"/>
            <w:right w:val="none" w:sz="0" w:space="0" w:color="auto"/>
          </w:divBdr>
        </w:div>
        <w:div w:id="1461531535">
          <w:marLeft w:val="640"/>
          <w:marRight w:val="0"/>
          <w:marTop w:val="0"/>
          <w:marBottom w:val="0"/>
          <w:divBdr>
            <w:top w:val="none" w:sz="0" w:space="0" w:color="auto"/>
            <w:left w:val="none" w:sz="0" w:space="0" w:color="auto"/>
            <w:bottom w:val="none" w:sz="0" w:space="0" w:color="auto"/>
            <w:right w:val="none" w:sz="0" w:space="0" w:color="auto"/>
          </w:divBdr>
        </w:div>
        <w:div w:id="968248746">
          <w:marLeft w:val="640"/>
          <w:marRight w:val="0"/>
          <w:marTop w:val="0"/>
          <w:marBottom w:val="0"/>
          <w:divBdr>
            <w:top w:val="none" w:sz="0" w:space="0" w:color="auto"/>
            <w:left w:val="none" w:sz="0" w:space="0" w:color="auto"/>
            <w:bottom w:val="none" w:sz="0" w:space="0" w:color="auto"/>
            <w:right w:val="none" w:sz="0" w:space="0" w:color="auto"/>
          </w:divBdr>
        </w:div>
        <w:div w:id="798571013">
          <w:marLeft w:val="640"/>
          <w:marRight w:val="0"/>
          <w:marTop w:val="0"/>
          <w:marBottom w:val="0"/>
          <w:divBdr>
            <w:top w:val="none" w:sz="0" w:space="0" w:color="auto"/>
            <w:left w:val="none" w:sz="0" w:space="0" w:color="auto"/>
            <w:bottom w:val="none" w:sz="0" w:space="0" w:color="auto"/>
            <w:right w:val="none" w:sz="0" w:space="0" w:color="auto"/>
          </w:divBdr>
        </w:div>
        <w:div w:id="1313293258">
          <w:marLeft w:val="640"/>
          <w:marRight w:val="0"/>
          <w:marTop w:val="0"/>
          <w:marBottom w:val="0"/>
          <w:divBdr>
            <w:top w:val="none" w:sz="0" w:space="0" w:color="auto"/>
            <w:left w:val="none" w:sz="0" w:space="0" w:color="auto"/>
            <w:bottom w:val="none" w:sz="0" w:space="0" w:color="auto"/>
            <w:right w:val="none" w:sz="0" w:space="0" w:color="auto"/>
          </w:divBdr>
        </w:div>
        <w:div w:id="1043094449">
          <w:marLeft w:val="640"/>
          <w:marRight w:val="0"/>
          <w:marTop w:val="0"/>
          <w:marBottom w:val="0"/>
          <w:divBdr>
            <w:top w:val="none" w:sz="0" w:space="0" w:color="auto"/>
            <w:left w:val="none" w:sz="0" w:space="0" w:color="auto"/>
            <w:bottom w:val="none" w:sz="0" w:space="0" w:color="auto"/>
            <w:right w:val="none" w:sz="0" w:space="0" w:color="auto"/>
          </w:divBdr>
        </w:div>
        <w:div w:id="1509904250">
          <w:marLeft w:val="640"/>
          <w:marRight w:val="0"/>
          <w:marTop w:val="0"/>
          <w:marBottom w:val="0"/>
          <w:divBdr>
            <w:top w:val="none" w:sz="0" w:space="0" w:color="auto"/>
            <w:left w:val="none" w:sz="0" w:space="0" w:color="auto"/>
            <w:bottom w:val="none" w:sz="0" w:space="0" w:color="auto"/>
            <w:right w:val="none" w:sz="0" w:space="0" w:color="auto"/>
          </w:divBdr>
        </w:div>
        <w:div w:id="1278366158">
          <w:marLeft w:val="640"/>
          <w:marRight w:val="0"/>
          <w:marTop w:val="0"/>
          <w:marBottom w:val="0"/>
          <w:divBdr>
            <w:top w:val="none" w:sz="0" w:space="0" w:color="auto"/>
            <w:left w:val="none" w:sz="0" w:space="0" w:color="auto"/>
            <w:bottom w:val="none" w:sz="0" w:space="0" w:color="auto"/>
            <w:right w:val="none" w:sz="0" w:space="0" w:color="auto"/>
          </w:divBdr>
        </w:div>
        <w:div w:id="1326780271">
          <w:marLeft w:val="640"/>
          <w:marRight w:val="0"/>
          <w:marTop w:val="0"/>
          <w:marBottom w:val="0"/>
          <w:divBdr>
            <w:top w:val="none" w:sz="0" w:space="0" w:color="auto"/>
            <w:left w:val="none" w:sz="0" w:space="0" w:color="auto"/>
            <w:bottom w:val="none" w:sz="0" w:space="0" w:color="auto"/>
            <w:right w:val="none" w:sz="0" w:space="0" w:color="auto"/>
          </w:divBdr>
        </w:div>
        <w:div w:id="966853930">
          <w:marLeft w:val="640"/>
          <w:marRight w:val="0"/>
          <w:marTop w:val="0"/>
          <w:marBottom w:val="0"/>
          <w:divBdr>
            <w:top w:val="none" w:sz="0" w:space="0" w:color="auto"/>
            <w:left w:val="none" w:sz="0" w:space="0" w:color="auto"/>
            <w:bottom w:val="none" w:sz="0" w:space="0" w:color="auto"/>
            <w:right w:val="none" w:sz="0" w:space="0" w:color="auto"/>
          </w:divBdr>
        </w:div>
        <w:div w:id="1120104186">
          <w:marLeft w:val="640"/>
          <w:marRight w:val="0"/>
          <w:marTop w:val="0"/>
          <w:marBottom w:val="0"/>
          <w:divBdr>
            <w:top w:val="none" w:sz="0" w:space="0" w:color="auto"/>
            <w:left w:val="none" w:sz="0" w:space="0" w:color="auto"/>
            <w:bottom w:val="none" w:sz="0" w:space="0" w:color="auto"/>
            <w:right w:val="none" w:sz="0" w:space="0" w:color="auto"/>
          </w:divBdr>
        </w:div>
        <w:div w:id="837774046">
          <w:marLeft w:val="640"/>
          <w:marRight w:val="0"/>
          <w:marTop w:val="0"/>
          <w:marBottom w:val="0"/>
          <w:divBdr>
            <w:top w:val="none" w:sz="0" w:space="0" w:color="auto"/>
            <w:left w:val="none" w:sz="0" w:space="0" w:color="auto"/>
            <w:bottom w:val="none" w:sz="0" w:space="0" w:color="auto"/>
            <w:right w:val="none" w:sz="0" w:space="0" w:color="auto"/>
          </w:divBdr>
        </w:div>
        <w:div w:id="1462575550">
          <w:marLeft w:val="640"/>
          <w:marRight w:val="0"/>
          <w:marTop w:val="0"/>
          <w:marBottom w:val="0"/>
          <w:divBdr>
            <w:top w:val="none" w:sz="0" w:space="0" w:color="auto"/>
            <w:left w:val="none" w:sz="0" w:space="0" w:color="auto"/>
            <w:bottom w:val="none" w:sz="0" w:space="0" w:color="auto"/>
            <w:right w:val="none" w:sz="0" w:space="0" w:color="auto"/>
          </w:divBdr>
        </w:div>
        <w:div w:id="1882863519">
          <w:marLeft w:val="640"/>
          <w:marRight w:val="0"/>
          <w:marTop w:val="0"/>
          <w:marBottom w:val="0"/>
          <w:divBdr>
            <w:top w:val="none" w:sz="0" w:space="0" w:color="auto"/>
            <w:left w:val="none" w:sz="0" w:space="0" w:color="auto"/>
            <w:bottom w:val="none" w:sz="0" w:space="0" w:color="auto"/>
            <w:right w:val="none" w:sz="0" w:space="0" w:color="auto"/>
          </w:divBdr>
        </w:div>
        <w:div w:id="562453434">
          <w:marLeft w:val="640"/>
          <w:marRight w:val="0"/>
          <w:marTop w:val="0"/>
          <w:marBottom w:val="0"/>
          <w:divBdr>
            <w:top w:val="none" w:sz="0" w:space="0" w:color="auto"/>
            <w:left w:val="none" w:sz="0" w:space="0" w:color="auto"/>
            <w:bottom w:val="none" w:sz="0" w:space="0" w:color="auto"/>
            <w:right w:val="none" w:sz="0" w:space="0" w:color="auto"/>
          </w:divBdr>
        </w:div>
        <w:div w:id="34280652">
          <w:marLeft w:val="640"/>
          <w:marRight w:val="0"/>
          <w:marTop w:val="0"/>
          <w:marBottom w:val="0"/>
          <w:divBdr>
            <w:top w:val="none" w:sz="0" w:space="0" w:color="auto"/>
            <w:left w:val="none" w:sz="0" w:space="0" w:color="auto"/>
            <w:bottom w:val="none" w:sz="0" w:space="0" w:color="auto"/>
            <w:right w:val="none" w:sz="0" w:space="0" w:color="auto"/>
          </w:divBdr>
        </w:div>
        <w:div w:id="961107185">
          <w:marLeft w:val="640"/>
          <w:marRight w:val="0"/>
          <w:marTop w:val="0"/>
          <w:marBottom w:val="0"/>
          <w:divBdr>
            <w:top w:val="none" w:sz="0" w:space="0" w:color="auto"/>
            <w:left w:val="none" w:sz="0" w:space="0" w:color="auto"/>
            <w:bottom w:val="none" w:sz="0" w:space="0" w:color="auto"/>
            <w:right w:val="none" w:sz="0" w:space="0" w:color="auto"/>
          </w:divBdr>
        </w:div>
        <w:div w:id="1111777424">
          <w:marLeft w:val="640"/>
          <w:marRight w:val="0"/>
          <w:marTop w:val="0"/>
          <w:marBottom w:val="0"/>
          <w:divBdr>
            <w:top w:val="none" w:sz="0" w:space="0" w:color="auto"/>
            <w:left w:val="none" w:sz="0" w:space="0" w:color="auto"/>
            <w:bottom w:val="none" w:sz="0" w:space="0" w:color="auto"/>
            <w:right w:val="none" w:sz="0" w:space="0" w:color="auto"/>
          </w:divBdr>
        </w:div>
        <w:div w:id="620306082">
          <w:marLeft w:val="640"/>
          <w:marRight w:val="0"/>
          <w:marTop w:val="0"/>
          <w:marBottom w:val="0"/>
          <w:divBdr>
            <w:top w:val="none" w:sz="0" w:space="0" w:color="auto"/>
            <w:left w:val="none" w:sz="0" w:space="0" w:color="auto"/>
            <w:bottom w:val="none" w:sz="0" w:space="0" w:color="auto"/>
            <w:right w:val="none" w:sz="0" w:space="0" w:color="auto"/>
          </w:divBdr>
        </w:div>
        <w:div w:id="1723098438">
          <w:marLeft w:val="640"/>
          <w:marRight w:val="0"/>
          <w:marTop w:val="0"/>
          <w:marBottom w:val="0"/>
          <w:divBdr>
            <w:top w:val="none" w:sz="0" w:space="0" w:color="auto"/>
            <w:left w:val="none" w:sz="0" w:space="0" w:color="auto"/>
            <w:bottom w:val="none" w:sz="0" w:space="0" w:color="auto"/>
            <w:right w:val="none" w:sz="0" w:space="0" w:color="auto"/>
          </w:divBdr>
        </w:div>
        <w:div w:id="315650806">
          <w:marLeft w:val="640"/>
          <w:marRight w:val="0"/>
          <w:marTop w:val="0"/>
          <w:marBottom w:val="0"/>
          <w:divBdr>
            <w:top w:val="none" w:sz="0" w:space="0" w:color="auto"/>
            <w:left w:val="none" w:sz="0" w:space="0" w:color="auto"/>
            <w:bottom w:val="none" w:sz="0" w:space="0" w:color="auto"/>
            <w:right w:val="none" w:sz="0" w:space="0" w:color="auto"/>
          </w:divBdr>
        </w:div>
      </w:divsChild>
    </w:div>
    <w:div w:id="576093454">
      <w:bodyDiv w:val="1"/>
      <w:marLeft w:val="0"/>
      <w:marRight w:val="0"/>
      <w:marTop w:val="0"/>
      <w:marBottom w:val="0"/>
      <w:divBdr>
        <w:top w:val="none" w:sz="0" w:space="0" w:color="auto"/>
        <w:left w:val="none" w:sz="0" w:space="0" w:color="auto"/>
        <w:bottom w:val="none" w:sz="0" w:space="0" w:color="auto"/>
        <w:right w:val="none" w:sz="0" w:space="0" w:color="auto"/>
      </w:divBdr>
      <w:divsChild>
        <w:div w:id="590509916">
          <w:marLeft w:val="640"/>
          <w:marRight w:val="0"/>
          <w:marTop w:val="0"/>
          <w:marBottom w:val="0"/>
          <w:divBdr>
            <w:top w:val="none" w:sz="0" w:space="0" w:color="auto"/>
            <w:left w:val="none" w:sz="0" w:space="0" w:color="auto"/>
            <w:bottom w:val="none" w:sz="0" w:space="0" w:color="auto"/>
            <w:right w:val="none" w:sz="0" w:space="0" w:color="auto"/>
          </w:divBdr>
        </w:div>
        <w:div w:id="1441530059">
          <w:marLeft w:val="640"/>
          <w:marRight w:val="0"/>
          <w:marTop w:val="0"/>
          <w:marBottom w:val="0"/>
          <w:divBdr>
            <w:top w:val="none" w:sz="0" w:space="0" w:color="auto"/>
            <w:left w:val="none" w:sz="0" w:space="0" w:color="auto"/>
            <w:bottom w:val="none" w:sz="0" w:space="0" w:color="auto"/>
            <w:right w:val="none" w:sz="0" w:space="0" w:color="auto"/>
          </w:divBdr>
        </w:div>
        <w:div w:id="1883664540">
          <w:marLeft w:val="640"/>
          <w:marRight w:val="0"/>
          <w:marTop w:val="0"/>
          <w:marBottom w:val="0"/>
          <w:divBdr>
            <w:top w:val="none" w:sz="0" w:space="0" w:color="auto"/>
            <w:left w:val="none" w:sz="0" w:space="0" w:color="auto"/>
            <w:bottom w:val="none" w:sz="0" w:space="0" w:color="auto"/>
            <w:right w:val="none" w:sz="0" w:space="0" w:color="auto"/>
          </w:divBdr>
        </w:div>
        <w:div w:id="1468627821">
          <w:marLeft w:val="640"/>
          <w:marRight w:val="0"/>
          <w:marTop w:val="0"/>
          <w:marBottom w:val="0"/>
          <w:divBdr>
            <w:top w:val="none" w:sz="0" w:space="0" w:color="auto"/>
            <w:left w:val="none" w:sz="0" w:space="0" w:color="auto"/>
            <w:bottom w:val="none" w:sz="0" w:space="0" w:color="auto"/>
            <w:right w:val="none" w:sz="0" w:space="0" w:color="auto"/>
          </w:divBdr>
        </w:div>
        <w:div w:id="1728143033">
          <w:marLeft w:val="640"/>
          <w:marRight w:val="0"/>
          <w:marTop w:val="0"/>
          <w:marBottom w:val="0"/>
          <w:divBdr>
            <w:top w:val="none" w:sz="0" w:space="0" w:color="auto"/>
            <w:left w:val="none" w:sz="0" w:space="0" w:color="auto"/>
            <w:bottom w:val="none" w:sz="0" w:space="0" w:color="auto"/>
            <w:right w:val="none" w:sz="0" w:space="0" w:color="auto"/>
          </w:divBdr>
        </w:div>
        <w:div w:id="733043007">
          <w:marLeft w:val="640"/>
          <w:marRight w:val="0"/>
          <w:marTop w:val="0"/>
          <w:marBottom w:val="0"/>
          <w:divBdr>
            <w:top w:val="none" w:sz="0" w:space="0" w:color="auto"/>
            <w:left w:val="none" w:sz="0" w:space="0" w:color="auto"/>
            <w:bottom w:val="none" w:sz="0" w:space="0" w:color="auto"/>
            <w:right w:val="none" w:sz="0" w:space="0" w:color="auto"/>
          </w:divBdr>
        </w:div>
        <w:div w:id="280497416">
          <w:marLeft w:val="640"/>
          <w:marRight w:val="0"/>
          <w:marTop w:val="0"/>
          <w:marBottom w:val="0"/>
          <w:divBdr>
            <w:top w:val="none" w:sz="0" w:space="0" w:color="auto"/>
            <w:left w:val="none" w:sz="0" w:space="0" w:color="auto"/>
            <w:bottom w:val="none" w:sz="0" w:space="0" w:color="auto"/>
            <w:right w:val="none" w:sz="0" w:space="0" w:color="auto"/>
          </w:divBdr>
        </w:div>
        <w:div w:id="1410932110">
          <w:marLeft w:val="640"/>
          <w:marRight w:val="0"/>
          <w:marTop w:val="0"/>
          <w:marBottom w:val="0"/>
          <w:divBdr>
            <w:top w:val="none" w:sz="0" w:space="0" w:color="auto"/>
            <w:left w:val="none" w:sz="0" w:space="0" w:color="auto"/>
            <w:bottom w:val="none" w:sz="0" w:space="0" w:color="auto"/>
            <w:right w:val="none" w:sz="0" w:space="0" w:color="auto"/>
          </w:divBdr>
        </w:div>
        <w:div w:id="312410150">
          <w:marLeft w:val="640"/>
          <w:marRight w:val="0"/>
          <w:marTop w:val="0"/>
          <w:marBottom w:val="0"/>
          <w:divBdr>
            <w:top w:val="none" w:sz="0" w:space="0" w:color="auto"/>
            <w:left w:val="none" w:sz="0" w:space="0" w:color="auto"/>
            <w:bottom w:val="none" w:sz="0" w:space="0" w:color="auto"/>
            <w:right w:val="none" w:sz="0" w:space="0" w:color="auto"/>
          </w:divBdr>
        </w:div>
        <w:div w:id="2016492766">
          <w:marLeft w:val="640"/>
          <w:marRight w:val="0"/>
          <w:marTop w:val="0"/>
          <w:marBottom w:val="0"/>
          <w:divBdr>
            <w:top w:val="none" w:sz="0" w:space="0" w:color="auto"/>
            <w:left w:val="none" w:sz="0" w:space="0" w:color="auto"/>
            <w:bottom w:val="none" w:sz="0" w:space="0" w:color="auto"/>
            <w:right w:val="none" w:sz="0" w:space="0" w:color="auto"/>
          </w:divBdr>
        </w:div>
        <w:div w:id="465587042">
          <w:marLeft w:val="640"/>
          <w:marRight w:val="0"/>
          <w:marTop w:val="0"/>
          <w:marBottom w:val="0"/>
          <w:divBdr>
            <w:top w:val="none" w:sz="0" w:space="0" w:color="auto"/>
            <w:left w:val="none" w:sz="0" w:space="0" w:color="auto"/>
            <w:bottom w:val="none" w:sz="0" w:space="0" w:color="auto"/>
            <w:right w:val="none" w:sz="0" w:space="0" w:color="auto"/>
          </w:divBdr>
        </w:div>
        <w:div w:id="1817869637">
          <w:marLeft w:val="640"/>
          <w:marRight w:val="0"/>
          <w:marTop w:val="0"/>
          <w:marBottom w:val="0"/>
          <w:divBdr>
            <w:top w:val="none" w:sz="0" w:space="0" w:color="auto"/>
            <w:left w:val="none" w:sz="0" w:space="0" w:color="auto"/>
            <w:bottom w:val="none" w:sz="0" w:space="0" w:color="auto"/>
            <w:right w:val="none" w:sz="0" w:space="0" w:color="auto"/>
          </w:divBdr>
        </w:div>
        <w:div w:id="969284261">
          <w:marLeft w:val="640"/>
          <w:marRight w:val="0"/>
          <w:marTop w:val="0"/>
          <w:marBottom w:val="0"/>
          <w:divBdr>
            <w:top w:val="none" w:sz="0" w:space="0" w:color="auto"/>
            <w:left w:val="none" w:sz="0" w:space="0" w:color="auto"/>
            <w:bottom w:val="none" w:sz="0" w:space="0" w:color="auto"/>
            <w:right w:val="none" w:sz="0" w:space="0" w:color="auto"/>
          </w:divBdr>
        </w:div>
        <w:div w:id="1109204905">
          <w:marLeft w:val="640"/>
          <w:marRight w:val="0"/>
          <w:marTop w:val="0"/>
          <w:marBottom w:val="0"/>
          <w:divBdr>
            <w:top w:val="none" w:sz="0" w:space="0" w:color="auto"/>
            <w:left w:val="none" w:sz="0" w:space="0" w:color="auto"/>
            <w:bottom w:val="none" w:sz="0" w:space="0" w:color="auto"/>
            <w:right w:val="none" w:sz="0" w:space="0" w:color="auto"/>
          </w:divBdr>
        </w:div>
        <w:div w:id="934946645">
          <w:marLeft w:val="640"/>
          <w:marRight w:val="0"/>
          <w:marTop w:val="0"/>
          <w:marBottom w:val="0"/>
          <w:divBdr>
            <w:top w:val="none" w:sz="0" w:space="0" w:color="auto"/>
            <w:left w:val="none" w:sz="0" w:space="0" w:color="auto"/>
            <w:bottom w:val="none" w:sz="0" w:space="0" w:color="auto"/>
            <w:right w:val="none" w:sz="0" w:space="0" w:color="auto"/>
          </w:divBdr>
        </w:div>
        <w:div w:id="1085111701">
          <w:marLeft w:val="640"/>
          <w:marRight w:val="0"/>
          <w:marTop w:val="0"/>
          <w:marBottom w:val="0"/>
          <w:divBdr>
            <w:top w:val="none" w:sz="0" w:space="0" w:color="auto"/>
            <w:left w:val="none" w:sz="0" w:space="0" w:color="auto"/>
            <w:bottom w:val="none" w:sz="0" w:space="0" w:color="auto"/>
            <w:right w:val="none" w:sz="0" w:space="0" w:color="auto"/>
          </w:divBdr>
        </w:div>
        <w:div w:id="297690925">
          <w:marLeft w:val="640"/>
          <w:marRight w:val="0"/>
          <w:marTop w:val="0"/>
          <w:marBottom w:val="0"/>
          <w:divBdr>
            <w:top w:val="none" w:sz="0" w:space="0" w:color="auto"/>
            <w:left w:val="none" w:sz="0" w:space="0" w:color="auto"/>
            <w:bottom w:val="none" w:sz="0" w:space="0" w:color="auto"/>
            <w:right w:val="none" w:sz="0" w:space="0" w:color="auto"/>
          </w:divBdr>
        </w:div>
        <w:div w:id="1208645797">
          <w:marLeft w:val="640"/>
          <w:marRight w:val="0"/>
          <w:marTop w:val="0"/>
          <w:marBottom w:val="0"/>
          <w:divBdr>
            <w:top w:val="none" w:sz="0" w:space="0" w:color="auto"/>
            <w:left w:val="none" w:sz="0" w:space="0" w:color="auto"/>
            <w:bottom w:val="none" w:sz="0" w:space="0" w:color="auto"/>
            <w:right w:val="none" w:sz="0" w:space="0" w:color="auto"/>
          </w:divBdr>
        </w:div>
        <w:div w:id="1620454144">
          <w:marLeft w:val="640"/>
          <w:marRight w:val="0"/>
          <w:marTop w:val="0"/>
          <w:marBottom w:val="0"/>
          <w:divBdr>
            <w:top w:val="none" w:sz="0" w:space="0" w:color="auto"/>
            <w:left w:val="none" w:sz="0" w:space="0" w:color="auto"/>
            <w:bottom w:val="none" w:sz="0" w:space="0" w:color="auto"/>
            <w:right w:val="none" w:sz="0" w:space="0" w:color="auto"/>
          </w:divBdr>
        </w:div>
        <w:div w:id="727534765">
          <w:marLeft w:val="640"/>
          <w:marRight w:val="0"/>
          <w:marTop w:val="0"/>
          <w:marBottom w:val="0"/>
          <w:divBdr>
            <w:top w:val="none" w:sz="0" w:space="0" w:color="auto"/>
            <w:left w:val="none" w:sz="0" w:space="0" w:color="auto"/>
            <w:bottom w:val="none" w:sz="0" w:space="0" w:color="auto"/>
            <w:right w:val="none" w:sz="0" w:space="0" w:color="auto"/>
          </w:divBdr>
        </w:div>
        <w:div w:id="1686710170">
          <w:marLeft w:val="640"/>
          <w:marRight w:val="0"/>
          <w:marTop w:val="0"/>
          <w:marBottom w:val="0"/>
          <w:divBdr>
            <w:top w:val="none" w:sz="0" w:space="0" w:color="auto"/>
            <w:left w:val="none" w:sz="0" w:space="0" w:color="auto"/>
            <w:bottom w:val="none" w:sz="0" w:space="0" w:color="auto"/>
            <w:right w:val="none" w:sz="0" w:space="0" w:color="auto"/>
          </w:divBdr>
        </w:div>
        <w:div w:id="511993169">
          <w:marLeft w:val="640"/>
          <w:marRight w:val="0"/>
          <w:marTop w:val="0"/>
          <w:marBottom w:val="0"/>
          <w:divBdr>
            <w:top w:val="none" w:sz="0" w:space="0" w:color="auto"/>
            <w:left w:val="none" w:sz="0" w:space="0" w:color="auto"/>
            <w:bottom w:val="none" w:sz="0" w:space="0" w:color="auto"/>
            <w:right w:val="none" w:sz="0" w:space="0" w:color="auto"/>
          </w:divBdr>
        </w:div>
        <w:div w:id="318271351">
          <w:marLeft w:val="640"/>
          <w:marRight w:val="0"/>
          <w:marTop w:val="0"/>
          <w:marBottom w:val="0"/>
          <w:divBdr>
            <w:top w:val="none" w:sz="0" w:space="0" w:color="auto"/>
            <w:left w:val="none" w:sz="0" w:space="0" w:color="auto"/>
            <w:bottom w:val="none" w:sz="0" w:space="0" w:color="auto"/>
            <w:right w:val="none" w:sz="0" w:space="0" w:color="auto"/>
          </w:divBdr>
        </w:div>
        <w:div w:id="1676960665">
          <w:marLeft w:val="640"/>
          <w:marRight w:val="0"/>
          <w:marTop w:val="0"/>
          <w:marBottom w:val="0"/>
          <w:divBdr>
            <w:top w:val="none" w:sz="0" w:space="0" w:color="auto"/>
            <w:left w:val="none" w:sz="0" w:space="0" w:color="auto"/>
            <w:bottom w:val="none" w:sz="0" w:space="0" w:color="auto"/>
            <w:right w:val="none" w:sz="0" w:space="0" w:color="auto"/>
          </w:divBdr>
        </w:div>
        <w:div w:id="172766837">
          <w:marLeft w:val="640"/>
          <w:marRight w:val="0"/>
          <w:marTop w:val="0"/>
          <w:marBottom w:val="0"/>
          <w:divBdr>
            <w:top w:val="none" w:sz="0" w:space="0" w:color="auto"/>
            <w:left w:val="none" w:sz="0" w:space="0" w:color="auto"/>
            <w:bottom w:val="none" w:sz="0" w:space="0" w:color="auto"/>
            <w:right w:val="none" w:sz="0" w:space="0" w:color="auto"/>
          </w:divBdr>
        </w:div>
        <w:div w:id="2003198879">
          <w:marLeft w:val="640"/>
          <w:marRight w:val="0"/>
          <w:marTop w:val="0"/>
          <w:marBottom w:val="0"/>
          <w:divBdr>
            <w:top w:val="none" w:sz="0" w:space="0" w:color="auto"/>
            <w:left w:val="none" w:sz="0" w:space="0" w:color="auto"/>
            <w:bottom w:val="none" w:sz="0" w:space="0" w:color="auto"/>
            <w:right w:val="none" w:sz="0" w:space="0" w:color="auto"/>
          </w:divBdr>
        </w:div>
        <w:div w:id="262962556">
          <w:marLeft w:val="640"/>
          <w:marRight w:val="0"/>
          <w:marTop w:val="0"/>
          <w:marBottom w:val="0"/>
          <w:divBdr>
            <w:top w:val="none" w:sz="0" w:space="0" w:color="auto"/>
            <w:left w:val="none" w:sz="0" w:space="0" w:color="auto"/>
            <w:bottom w:val="none" w:sz="0" w:space="0" w:color="auto"/>
            <w:right w:val="none" w:sz="0" w:space="0" w:color="auto"/>
          </w:divBdr>
        </w:div>
        <w:div w:id="1943025298">
          <w:marLeft w:val="640"/>
          <w:marRight w:val="0"/>
          <w:marTop w:val="0"/>
          <w:marBottom w:val="0"/>
          <w:divBdr>
            <w:top w:val="none" w:sz="0" w:space="0" w:color="auto"/>
            <w:left w:val="none" w:sz="0" w:space="0" w:color="auto"/>
            <w:bottom w:val="none" w:sz="0" w:space="0" w:color="auto"/>
            <w:right w:val="none" w:sz="0" w:space="0" w:color="auto"/>
          </w:divBdr>
        </w:div>
        <w:div w:id="1327245278">
          <w:marLeft w:val="640"/>
          <w:marRight w:val="0"/>
          <w:marTop w:val="0"/>
          <w:marBottom w:val="0"/>
          <w:divBdr>
            <w:top w:val="none" w:sz="0" w:space="0" w:color="auto"/>
            <w:left w:val="none" w:sz="0" w:space="0" w:color="auto"/>
            <w:bottom w:val="none" w:sz="0" w:space="0" w:color="auto"/>
            <w:right w:val="none" w:sz="0" w:space="0" w:color="auto"/>
          </w:divBdr>
        </w:div>
        <w:div w:id="143856391">
          <w:marLeft w:val="640"/>
          <w:marRight w:val="0"/>
          <w:marTop w:val="0"/>
          <w:marBottom w:val="0"/>
          <w:divBdr>
            <w:top w:val="none" w:sz="0" w:space="0" w:color="auto"/>
            <w:left w:val="none" w:sz="0" w:space="0" w:color="auto"/>
            <w:bottom w:val="none" w:sz="0" w:space="0" w:color="auto"/>
            <w:right w:val="none" w:sz="0" w:space="0" w:color="auto"/>
          </w:divBdr>
        </w:div>
        <w:div w:id="624115187">
          <w:marLeft w:val="640"/>
          <w:marRight w:val="0"/>
          <w:marTop w:val="0"/>
          <w:marBottom w:val="0"/>
          <w:divBdr>
            <w:top w:val="none" w:sz="0" w:space="0" w:color="auto"/>
            <w:left w:val="none" w:sz="0" w:space="0" w:color="auto"/>
            <w:bottom w:val="none" w:sz="0" w:space="0" w:color="auto"/>
            <w:right w:val="none" w:sz="0" w:space="0" w:color="auto"/>
          </w:divBdr>
        </w:div>
        <w:div w:id="1504392665">
          <w:marLeft w:val="640"/>
          <w:marRight w:val="0"/>
          <w:marTop w:val="0"/>
          <w:marBottom w:val="0"/>
          <w:divBdr>
            <w:top w:val="none" w:sz="0" w:space="0" w:color="auto"/>
            <w:left w:val="none" w:sz="0" w:space="0" w:color="auto"/>
            <w:bottom w:val="none" w:sz="0" w:space="0" w:color="auto"/>
            <w:right w:val="none" w:sz="0" w:space="0" w:color="auto"/>
          </w:divBdr>
        </w:div>
        <w:div w:id="921917751">
          <w:marLeft w:val="640"/>
          <w:marRight w:val="0"/>
          <w:marTop w:val="0"/>
          <w:marBottom w:val="0"/>
          <w:divBdr>
            <w:top w:val="none" w:sz="0" w:space="0" w:color="auto"/>
            <w:left w:val="none" w:sz="0" w:space="0" w:color="auto"/>
            <w:bottom w:val="none" w:sz="0" w:space="0" w:color="auto"/>
            <w:right w:val="none" w:sz="0" w:space="0" w:color="auto"/>
          </w:divBdr>
        </w:div>
        <w:div w:id="484664013">
          <w:marLeft w:val="640"/>
          <w:marRight w:val="0"/>
          <w:marTop w:val="0"/>
          <w:marBottom w:val="0"/>
          <w:divBdr>
            <w:top w:val="none" w:sz="0" w:space="0" w:color="auto"/>
            <w:left w:val="none" w:sz="0" w:space="0" w:color="auto"/>
            <w:bottom w:val="none" w:sz="0" w:space="0" w:color="auto"/>
            <w:right w:val="none" w:sz="0" w:space="0" w:color="auto"/>
          </w:divBdr>
        </w:div>
        <w:div w:id="1937787278">
          <w:marLeft w:val="640"/>
          <w:marRight w:val="0"/>
          <w:marTop w:val="0"/>
          <w:marBottom w:val="0"/>
          <w:divBdr>
            <w:top w:val="none" w:sz="0" w:space="0" w:color="auto"/>
            <w:left w:val="none" w:sz="0" w:space="0" w:color="auto"/>
            <w:bottom w:val="none" w:sz="0" w:space="0" w:color="auto"/>
            <w:right w:val="none" w:sz="0" w:space="0" w:color="auto"/>
          </w:divBdr>
        </w:div>
        <w:div w:id="336150213">
          <w:marLeft w:val="640"/>
          <w:marRight w:val="0"/>
          <w:marTop w:val="0"/>
          <w:marBottom w:val="0"/>
          <w:divBdr>
            <w:top w:val="none" w:sz="0" w:space="0" w:color="auto"/>
            <w:left w:val="none" w:sz="0" w:space="0" w:color="auto"/>
            <w:bottom w:val="none" w:sz="0" w:space="0" w:color="auto"/>
            <w:right w:val="none" w:sz="0" w:space="0" w:color="auto"/>
          </w:divBdr>
        </w:div>
        <w:div w:id="66078696">
          <w:marLeft w:val="640"/>
          <w:marRight w:val="0"/>
          <w:marTop w:val="0"/>
          <w:marBottom w:val="0"/>
          <w:divBdr>
            <w:top w:val="none" w:sz="0" w:space="0" w:color="auto"/>
            <w:left w:val="none" w:sz="0" w:space="0" w:color="auto"/>
            <w:bottom w:val="none" w:sz="0" w:space="0" w:color="auto"/>
            <w:right w:val="none" w:sz="0" w:space="0" w:color="auto"/>
          </w:divBdr>
        </w:div>
        <w:div w:id="1119110787">
          <w:marLeft w:val="640"/>
          <w:marRight w:val="0"/>
          <w:marTop w:val="0"/>
          <w:marBottom w:val="0"/>
          <w:divBdr>
            <w:top w:val="none" w:sz="0" w:space="0" w:color="auto"/>
            <w:left w:val="none" w:sz="0" w:space="0" w:color="auto"/>
            <w:bottom w:val="none" w:sz="0" w:space="0" w:color="auto"/>
            <w:right w:val="none" w:sz="0" w:space="0" w:color="auto"/>
          </w:divBdr>
        </w:div>
      </w:divsChild>
    </w:div>
    <w:div w:id="585769738">
      <w:bodyDiv w:val="1"/>
      <w:marLeft w:val="0"/>
      <w:marRight w:val="0"/>
      <w:marTop w:val="0"/>
      <w:marBottom w:val="0"/>
      <w:divBdr>
        <w:top w:val="none" w:sz="0" w:space="0" w:color="auto"/>
        <w:left w:val="none" w:sz="0" w:space="0" w:color="auto"/>
        <w:bottom w:val="none" w:sz="0" w:space="0" w:color="auto"/>
        <w:right w:val="none" w:sz="0" w:space="0" w:color="auto"/>
      </w:divBdr>
      <w:divsChild>
        <w:div w:id="1523473227">
          <w:marLeft w:val="640"/>
          <w:marRight w:val="0"/>
          <w:marTop w:val="0"/>
          <w:marBottom w:val="0"/>
          <w:divBdr>
            <w:top w:val="none" w:sz="0" w:space="0" w:color="auto"/>
            <w:left w:val="none" w:sz="0" w:space="0" w:color="auto"/>
            <w:bottom w:val="none" w:sz="0" w:space="0" w:color="auto"/>
            <w:right w:val="none" w:sz="0" w:space="0" w:color="auto"/>
          </w:divBdr>
        </w:div>
        <w:div w:id="907300903">
          <w:marLeft w:val="640"/>
          <w:marRight w:val="0"/>
          <w:marTop w:val="0"/>
          <w:marBottom w:val="0"/>
          <w:divBdr>
            <w:top w:val="none" w:sz="0" w:space="0" w:color="auto"/>
            <w:left w:val="none" w:sz="0" w:space="0" w:color="auto"/>
            <w:bottom w:val="none" w:sz="0" w:space="0" w:color="auto"/>
            <w:right w:val="none" w:sz="0" w:space="0" w:color="auto"/>
          </w:divBdr>
        </w:div>
        <w:div w:id="1400515617">
          <w:marLeft w:val="640"/>
          <w:marRight w:val="0"/>
          <w:marTop w:val="0"/>
          <w:marBottom w:val="0"/>
          <w:divBdr>
            <w:top w:val="none" w:sz="0" w:space="0" w:color="auto"/>
            <w:left w:val="none" w:sz="0" w:space="0" w:color="auto"/>
            <w:bottom w:val="none" w:sz="0" w:space="0" w:color="auto"/>
            <w:right w:val="none" w:sz="0" w:space="0" w:color="auto"/>
          </w:divBdr>
        </w:div>
        <w:div w:id="406610987">
          <w:marLeft w:val="640"/>
          <w:marRight w:val="0"/>
          <w:marTop w:val="0"/>
          <w:marBottom w:val="0"/>
          <w:divBdr>
            <w:top w:val="none" w:sz="0" w:space="0" w:color="auto"/>
            <w:left w:val="none" w:sz="0" w:space="0" w:color="auto"/>
            <w:bottom w:val="none" w:sz="0" w:space="0" w:color="auto"/>
            <w:right w:val="none" w:sz="0" w:space="0" w:color="auto"/>
          </w:divBdr>
        </w:div>
        <w:div w:id="1952123904">
          <w:marLeft w:val="640"/>
          <w:marRight w:val="0"/>
          <w:marTop w:val="0"/>
          <w:marBottom w:val="0"/>
          <w:divBdr>
            <w:top w:val="none" w:sz="0" w:space="0" w:color="auto"/>
            <w:left w:val="none" w:sz="0" w:space="0" w:color="auto"/>
            <w:bottom w:val="none" w:sz="0" w:space="0" w:color="auto"/>
            <w:right w:val="none" w:sz="0" w:space="0" w:color="auto"/>
          </w:divBdr>
        </w:div>
        <w:div w:id="1806508228">
          <w:marLeft w:val="640"/>
          <w:marRight w:val="0"/>
          <w:marTop w:val="0"/>
          <w:marBottom w:val="0"/>
          <w:divBdr>
            <w:top w:val="none" w:sz="0" w:space="0" w:color="auto"/>
            <w:left w:val="none" w:sz="0" w:space="0" w:color="auto"/>
            <w:bottom w:val="none" w:sz="0" w:space="0" w:color="auto"/>
            <w:right w:val="none" w:sz="0" w:space="0" w:color="auto"/>
          </w:divBdr>
        </w:div>
        <w:div w:id="169369585">
          <w:marLeft w:val="640"/>
          <w:marRight w:val="0"/>
          <w:marTop w:val="0"/>
          <w:marBottom w:val="0"/>
          <w:divBdr>
            <w:top w:val="none" w:sz="0" w:space="0" w:color="auto"/>
            <w:left w:val="none" w:sz="0" w:space="0" w:color="auto"/>
            <w:bottom w:val="none" w:sz="0" w:space="0" w:color="auto"/>
            <w:right w:val="none" w:sz="0" w:space="0" w:color="auto"/>
          </w:divBdr>
        </w:div>
        <w:div w:id="455411572">
          <w:marLeft w:val="640"/>
          <w:marRight w:val="0"/>
          <w:marTop w:val="0"/>
          <w:marBottom w:val="0"/>
          <w:divBdr>
            <w:top w:val="none" w:sz="0" w:space="0" w:color="auto"/>
            <w:left w:val="none" w:sz="0" w:space="0" w:color="auto"/>
            <w:bottom w:val="none" w:sz="0" w:space="0" w:color="auto"/>
            <w:right w:val="none" w:sz="0" w:space="0" w:color="auto"/>
          </w:divBdr>
        </w:div>
        <w:div w:id="200632297">
          <w:marLeft w:val="640"/>
          <w:marRight w:val="0"/>
          <w:marTop w:val="0"/>
          <w:marBottom w:val="0"/>
          <w:divBdr>
            <w:top w:val="none" w:sz="0" w:space="0" w:color="auto"/>
            <w:left w:val="none" w:sz="0" w:space="0" w:color="auto"/>
            <w:bottom w:val="none" w:sz="0" w:space="0" w:color="auto"/>
            <w:right w:val="none" w:sz="0" w:space="0" w:color="auto"/>
          </w:divBdr>
        </w:div>
        <w:div w:id="1653943192">
          <w:marLeft w:val="640"/>
          <w:marRight w:val="0"/>
          <w:marTop w:val="0"/>
          <w:marBottom w:val="0"/>
          <w:divBdr>
            <w:top w:val="none" w:sz="0" w:space="0" w:color="auto"/>
            <w:left w:val="none" w:sz="0" w:space="0" w:color="auto"/>
            <w:bottom w:val="none" w:sz="0" w:space="0" w:color="auto"/>
            <w:right w:val="none" w:sz="0" w:space="0" w:color="auto"/>
          </w:divBdr>
        </w:div>
        <w:div w:id="746224474">
          <w:marLeft w:val="640"/>
          <w:marRight w:val="0"/>
          <w:marTop w:val="0"/>
          <w:marBottom w:val="0"/>
          <w:divBdr>
            <w:top w:val="none" w:sz="0" w:space="0" w:color="auto"/>
            <w:left w:val="none" w:sz="0" w:space="0" w:color="auto"/>
            <w:bottom w:val="none" w:sz="0" w:space="0" w:color="auto"/>
            <w:right w:val="none" w:sz="0" w:space="0" w:color="auto"/>
          </w:divBdr>
        </w:div>
        <w:div w:id="1311326565">
          <w:marLeft w:val="640"/>
          <w:marRight w:val="0"/>
          <w:marTop w:val="0"/>
          <w:marBottom w:val="0"/>
          <w:divBdr>
            <w:top w:val="none" w:sz="0" w:space="0" w:color="auto"/>
            <w:left w:val="none" w:sz="0" w:space="0" w:color="auto"/>
            <w:bottom w:val="none" w:sz="0" w:space="0" w:color="auto"/>
            <w:right w:val="none" w:sz="0" w:space="0" w:color="auto"/>
          </w:divBdr>
        </w:div>
        <w:div w:id="2015447647">
          <w:marLeft w:val="640"/>
          <w:marRight w:val="0"/>
          <w:marTop w:val="0"/>
          <w:marBottom w:val="0"/>
          <w:divBdr>
            <w:top w:val="none" w:sz="0" w:space="0" w:color="auto"/>
            <w:left w:val="none" w:sz="0" w:space="0" w:color="auto"/>
            <w:bottom w:val="none" w:sz="0" w:space="0" w:color="auto"/>
            <w:right w:val="none" w:sz="0" w:space="0" w:color="auto"/>
          </w:divBdr>
        </w:div>
        <w:div w:id="1390879297">
          <w:marLeft w:val="640"/>
          <w:marRight w:val="0"/>
          <w:marTop w:val="0"/>
          <w:marBottom w:val="0"/>
          <w:divBdr>
            <w:top w:val="none" w:sz="0" w:space="0" w:color="auto"/>
            <w:left w:val="none" w:sz="0" w:space="0" w:color="auto"/>
            <w:bottom w:val="none" w:sz="0" w:space="0" w:color="auto"/>
            <w:right w:val="none" w:sz="0" w:space="0" w:color="auto"/>
          </w:divBdr>
        </w:div>
        <w:div w:id="2092312810">
          <w:marLeft w:val="640"/>
          <w:marRight w:val="0"/>
          <w:marTop w:val="0"/>
          <w:marBottom w:val="0"/>
          <w:divBdr>
            <w:top w:val="none" w:sz="0" w:space="0" w:color="auto"/>
            <w:left w:val="none" w:sz="0" w:space="0" w:color="auto"/>
            <w:bottom w:val="none" w:sz="0" w:space="0" w:color="auto"/>
            <w:right w:val="none" w:sz="0" w:space="0" w:color="auto"/>
          </w:divBdr>
        </w:div>
        <w:div w:id="1146506629">
          <w:marLeft w:val="640"/>
          <w:marRight w:val="0"/>
          <w:marTop w:val="0"/>
          <w:marBottom w:val="0"/>
          <w:divBdr>
            <w:top w:val="none" w:sz="0" w:space="0" w:color="auto"/>
            <w:left w:val="none" w:sz="0" w:space="0" w:color="auto"/>
            <w:bottom w:val="none" w:sz="0" w:space="0" w:color="auto"/>
            <w:right w:val="none" w:sz="0" w:space="0" w:color="auto"/>
          </w:divBdr>
        </w:div>
        <w:div w:id="1302541708">
          <w:marLeft w:val="640"/>
          <w:marRight w:val="0"/>
          <w:marTop w:val="0"/>
          <w:marBottom w:val="0"/>
          <w:divBdr>
            <w:top w:val="none" w:sz="0" w:space="0" w:color="auto"/>
            <w:left w:val="none" w:sz="0" w:space="0" w:color="auto"/>
            <w:bottom w:val="none" w:sz="0" w:space="0" w:color="auto"/>
            <w:right w:val="none" w:sz="0" w:space="0" w:color="auto"/>
          </w:divBdr>
        </w:div>
        <w:div w:id="6686353">
          <w:marLeft w:val="640"/>
          <w:marRight w:val="0"/>
          <w:marTop w:val="0"/>
          <w:marBottom w:val="0"/>
          <w:divBdr>
            <w:top w:val="none" w:sz="0" w:space="0" w:color="auto"/>
            <w:left w:val="none" w:sz="0" w:space="0" w:color="auto"/>
            <w:bottom w:val="none" w:sz="0" w:space="0" w:color="auto"/>
            <w:right w:val="none" w:sz="0" w:space="0" w:color="auto"/>
          </w:divBdr>
        </w:div>
        <w:div w:id="768742562">
          <w:marLeft w:val="640"/>
          <w:marRight w:val="0"/>
          <w:marTop w:val="0"/>
          <w:marBottom w:val="0"/>
          <w:divBdr>
            <w:top w:val="none" w:sz="0" w:space="0" w:color="auto"/>
            <w:left w:val="none" w:sz="0" w:space="0" w:color="auto"/>
            <w:bottom w:val="none" w:sz="0" w:space="0" w:color="auto"/>
            <w:right w:val="none" w:sz="0" w:space="0" w:color="auto"/>
          </w:divBdr>
        </w:div>
        <w:div w:id="1298754835">
          <w:marLeft w:val="640"/>
          <w:marRight w:val="0"/>
          <w:marTop w:val="0"/>
          <w:marBottom w:val="0"/>
          <w:divBdr>
            <w:top w:val="none" w:sz="0" w:space="0" w:color="auto"/>
            <w:left w:val="none" w:sz="0" w:space="0" w:color="auto"/>
            <w:bottom w:val="none" w:sz="0" w:space="0" w:color="auto"/>
            <w:right w:val="none" w:sz="0" w:space="0" w:color="auto"/>
          </w:divBdr>
        </w:div>
        <w:div w:id="1401055986">
          <w:marLeft w:val="640"/>
          <w:marRight w:val="0"/>
          <w:marTop w:val="0"/>
          <w:marBottom w:val="0"/>
          <w:divBdr>
            <w:top w:val="none" w:sz="0" w:space="0" w:color="auto"/>
            <w:left w:val="none" w:sz="0" w:space="0" w:color="auto"/>
            <w:bottom w:val="none" w:sz="0" w:space="0" w:color="auto"/>
            <w:right w:val="none" w:sz="0" w:space="0" w:color="auto"/>
          </w:divBdr>
        </w:div>
        <w:div w:id="380399677">
          <w:marLeft w:val="640"/>
          <w:marRight w:val="0"/>
          <w:marTop w:val="0"/>
          <w:marBottom w:val="0"/>
          <w:divBdr>
            <w:top w:val="none" w:sz="0" w:space="0" w:color="auto"/>
            <w:left w:val="none" w:sz="0" w:space="0" w:color="auto"/>
            <w:bottom w:val="none" w:sz="0" w:space="0" w:color="auto"/>
            <w:right w:val="none" w:sz="0" w:space="0" w:color="auto"/>
          </w:divBdr>
        </w:div>
        <w:div w:id="122118283">
          <w:marLeft w:val="640"/>
          <w:marRight w:val="0"/>
          <w:marTop w:val="0"/>
          <w:marBottom w:val="0"/>
          <w:divBdr>
            <w:top w:val="none" w:sz="0" w:space="0" w:color="auto"/>
            <w:left w:val="none" w:sz="0" w:space="0" w:color="auto"/>
            <w:bottom w:val="none" w:sz="0" w:space="0" w:color="auto"/>
            <w:right w:val="none" w:sz="0" w:space="0" w:color="auto"/>
          </w:divBdr>
        </w:div>
        <w:div w:id="313528743">
          <w:marLeft w:val="640"/>
          <w:marRight w:val="0"/>
          <w:marTop w:val="0"/>
          <w:marBottom w:val="0"/>
          <w:divBdr>
            <w:top w:val="none" w:sz="0" w:space="0" w:color="auto"/>
            <w:left w:val="none" w:sz="0" w:space="0" w:color="auto"/>
            <w:bottom w:val="none" w:sz="0" w:space="0" w:color="auto"/>
            <w:right w:val="none" w:sz="0" w:space="0" w:color="auto"/>
          </w:divBdr>
        </w:div>
        <w:div w:id="662322122">
          <w:marLeft w:val="640"/>
          <w:marRight w:val="0"/>
          <w:marTop w:val="0"/>
          <w:marBottom w:val="0"/>
          <w:divBdr>
            <w:top w:val="none" w:sz="0" w:space="0" w:color="auto"/>
            <w:left w:val="none" w:sz="0" w:space="0" w:color="auto"/>
            <w:bottom w:val="none" w:sz="0" w:space="0" w:color="auto"/>
            <w:right w:val="none" w:sz="0" w:space="0" w:color="auto"/>
          </w:divBdr>
        </w:div>
        <w:div w:id="1719553853">
          <w:marLeft w:val="640"/>
          <w:marRight w:val="0"/>
          <w:marTop w:val="0"/>
          <w:marBottom w:val="0"/>
          <w:divBdr>
            <w:top w:val="none" w:sz="0" w:space="0" w:color="auto"/>
            <w:left w:val="none" w:sz="0" w:space="0" w:color="auto"/>
            <w:bottom w:val="none" w:sz="0" w:space="0" w:color="auto"/>
            <w:right w:val="none" w:sz="0" w:space="0" w:color="auto"/>
          </w:divBdr>
        </w:div>
        <w:div w:id="727803382">
          <w:marLeft w:val="640"/>
          <w:marRight w:val="0"/>
          <w:marTop w:val="0"/>
          <w:marBottom w:val="0"/>
          <w:divBdr>
            <w:top w:val="none" w:sz="0" w:space="0" w:color="auto"/>
            <w:left w:val="none" w:sz="0" w:space="0" w:color="auto"/>
            <w:bottom w:val="none" w:sz="0" w:space="0" w:color="auto"/>
            <w:right w:val="none" w:sz="0" w:space="0" w:color="auto"/>
          </w:divBdr>
        </w:div>
        <w:div w:id="1082070596">
          <w:marLeft w:val="640"/>
          <w:marRight w:val="0"/>
          <w:marTop w:val="0"/>
          <w:marBottom w:val="0"/>
          <w:divBdr>
            <w:top w:val="none" w:sz="0" w:space="0" w:color="auto"/>
            <w:left w:val="none" w:sz="0" w:space="0" w:color="auto"/>
            <w:bottom w:val="none" w:sz="0" w:space="0" w:color="auto"/>
            <w:right w:val="none" w:sz="0" w:space="0" w:color="auto"/>
          </w:divBdr>
        </w:div>
        <w:div w:id="197016295">
          <w:marLeft w:val="640"/>
          <w:marRight w:val="0"/>
          <w:marTop w:val="0"/>
          <w:marBottom w:val="0"/>
          <w:divBdr>
            <w:top w:val="none" w:sz="0" w:space="0" w:color="auto"/>
            <w:left w:val="none" w:sz="0" w:space="0" w:color="auto"/>
            <w:bottom w:val="none" w:sz="0" w:space="0" w:color="auto"/>
            <w:right w:val="none" w:sz="0" w:space="0" w:color="auto"/>
          </w:divBdr>
        </w:div>
        <w:div w:id="300615307">
          <w:marLeft w:val="640"/>
          <w:marRight w:val="0"/>
          <w:marTop w:val="0"/>
          <w:marBottom w:val="0"/>
          <w:divBdr>
            <w:top w:val="none" w:sz="0" w:space="0" w:color="auto"/>
            <w:left w:val="none" w:sz="0" w:space="0" w:color="auto"/>
            <w:bottom w:val="none" w:sz="0" w:space="0" w:color="auto"/>
            <w:right w:val="none" w:sz="0" w:space="0" w:color="auto"/>
          </w:divBdr>
        </w:div>
        <w:div w:id="626544306">
          <w:marLeft w:val="640"/>
          <w:marRight w:val="0"/>
          <w:marTop w:val="0"/>
          <w:marBottom w:val="0"/>
          <w:divBdr>
            <w:top w:val="none" w:sz="0" w:space="0" w:color="auto"/>
            <w:left w:val="none" w:sz="0" w:space="0" w:color="auto"/>
            <w:bottom w:val="none" w:sz="0" w:space="0" w:color="auto"/>
            <w:right w:val="none" w:sz="0" w:space="0" w:color="auto"/>
          </w:divBdr>
        </w:div>
        <w:div w:id="931209138">
          <w:marLeft w:val="640"/>
          <w:marRight w:val="0"/>
          <w:marTop w:val="0"/>
          <w:marBottom w:val="0"/>
          <w:divBdr>
            <w:top w:val="none" w:sz="0" w:space="0" w:color="auto"/>
            <w:left w:val="none" w:sz="0" w:space="0" w:color="auto"/>
            <w:bottom w:val="none" w:sz="0" w:space="0" w:color="auto"/>
            <w:right w:val="none" w:sz="0" w:space="0" w:color="auto"/>
          </w:divBdr>
        </w:div>
        <w:div w:id="913316232">
          <w:marLeft w:val="640"/>
          <w:marRight w:val="0"/>
          <w:marTop w:val="0"/>
          <w:marBottom w:val="0"/>
          <w:divBdr>
            <w:top w:val="none" w:sz="0" w:space="0" w:color="auto"/>
            <w:left w:val="none" w:sz="0" w:space="0" w:color="auto"/>
            <w:bottom w:val="none" w:sz="0" w:space="0" w:color="auto"/>
            <w:right w:val="none" w:sz="0" w:space="0" w:color="auto"/>
          </w:divBdr>
        </w:div>
        <w:div w:id="348020933">
          <w:marLeft w:val="640"/>
          <w:marRight w:val="0"/>
          <w:marTop w:val="0"/>
          <w:marBottom w:val="0"/>
          <w:divBdr>
            <w:top w:val="none" w:sz="0" w:space="0" w:color="auto"/>
            <w:left w:val="none" w:sz="0" w:space="0" w:color="auto"/>
            <w:bottom w:val="none" w:sz="0" w:space="0" w:color="auto"/>
            <w:right w:val="none" w:sz="0" w:space="0" w:color="auto"/>
          </w:divBdr>
        </w:div>
        <w:div w:id="506866207">
          <w:marLeft w:val="640"/>
          <w:marRight w:val="0"/>
          <w:marTop w:val="0"/>
          <w:marBottom w:val="0"/>
          <w:divBdr>
            <w:top w:val="none" w:sz="0" w:space="0" w:color="auto"/>
            <w:left w:val="none" w:sz="0" w:space="0" w:color="auto"/>
            <w:bottom w:val="none" w:sz="0" w:space="0" w:color="auto"/>
            <w:right w:val="none" w:sz="0" w:space="0" w:color="auto"/>
          </w:divBdr>
        </w:div>
        <w:div w:id="1165047177">
          <w:marLeft w:val="640"/>
          <w:marRight w:val="0"/>
          <w:marTop w:val="0"/>
          <w:marBottom w:val="0"/>
          <w:divBdr>
            <w:top w:val="none" w:sz="0" w:space="0" w:color="auto"/>
            <w:left w:val="none" w:sz="0" w:space="0" w:color="auto"/>
            <w:bottom w:val="none" w:sz="0" w:space="0" w:color="auto"/>
            <w:right w:val="none" w:sz="0" w:space="0" w:color="auto"/>
          </w:divBdr>
        </w:div>
        <w:div w:id="1760129207">
          <w:marLeft w:val="640"/>
          <w:marRight w:val="0"/>
          <w:marTop w:val="0"/>
          <w:marBottom w:val="0"/>
          <w:divBdr>
            <w:top w:val="none" w:sz="0" w:space="0" w:color="auto"/>
            <w:left w:val="none" w:sz="0" w:space="0" w:color="auto"/>
            <w:bottom w:val="none" w:sz="0" w:space="0" w:color="auto"/>
            <w:right w:val="none" w:sz="0" w:space="0" w:color="auto"/>
          </w:divBdr>
        </w:div>
        <w:div w:id="638849452">
          <w:marLeft w:val="640"/>
          <w:marRight w:val="0"/>
          <w:marTop w:val="0"/>
          <w:marBottom w:val="0"/>
          <w:divBdr>
            <w:top w:val="none" w:sz="0" w:space="0" w:color="auto"/>
            <w:left w:val="none" w:sz="0" w:space="0" w:color="auto"/>
            <w:bottom w:val="none" w:sz="0" w:space="0" w:color="auto"/>
            <w:right w:val="none" w:sz="0" w:space="0" w:color="auto"/>
          </w:divBdr>
        </w:div>
        <w:div w:id="1625572597">
          <w:marLeft w:val="640"/>
          <w:marRight w:val="0"/>
          <w:marTop w:val="0"/>
          <w:marBottom w:val="0"/>
          <w:divBdr>
            <w:top w:val="none" w:sz="0" w:space="0" w:color="auto"/>
            <w:left w:val="none" w:sz="0" w:space="0" w:color="auto"/>
            <w:bottom w:val="none" w:sz="0" w:space="0" w:color="auto"/>
            <w:right w:val="none" w:sz="0" w:space="0" w:color="auto"/>
          </w:divBdr>
        </w:div>
      </w:divsChild>
    </w:div>
    <w:div w:id="585966168">
      <w:bodyDiv w:val="1"/>
      <w:marLeft w:val="0"/>
      <w:marRight w:val="0"/>
      <w:marTop w:val="0"/>
      <w:marBottom w:val="0"/>
      <w:divBdr>
        <w:top w:val="none" w:sz="0" w:space="0" w:color="auto"/>
        <w:left w:val="none" w:sz="0" w:space="0" w:color="auto"/>
        <w:bottom w:val="none" w:sz="0" w:space="0" w:color="auto"/>
        <w:right w:val="none" w:sz="0" w:space="0" w:color="auto"/>
      </w:divBdr>
      <w:divsChild>
        <w:div w:id="1506939268">
          <w:marLeft w:val="640"/>
          <w:marRight w:val="0"/>
          <w:marTop w:val="0"/>
          <w:marBottom w:val="0"/>
          <w:divBdr>
            <w:top w:val="none" w:sz="0" w:space="0" w:color="auto"/>
            <w:left w:val="none" w:sz="0" w:space="0" w:color="auto"/>
            <w:bottom w:val="none" w:sz="0" w:space="0" w:color="auto"/>
            <w:right w:val="none" w:sz="0" w:space="0" w:color="auto"/>
          </w:divBdr>
        </w:div>
        <w:div w:id="582379827">
          <w:marLeft w:val="640"/>
          <w:marRight w:val="0"/>
          <w:marTop w:val="0"/>
          <w:marBottom w:val="0"/>
          <w:divBdr>
            <w:top w:val="none" w:sz="0" w:space="0" w:color="auto"/>
            <w:left w:val="none" w:sz="0" w:space="0" w:color="auto"/>
            <w:bottom w:val="none" w:sz="0" w:space="0" w:color="auto"/>
            <w:right w:val="none" w:sz="0" w:space="0" w:color="auto"/>
          </w:divBdr>
        </w:div>
        <w:div w:id="1570143489">
          <w:marLeft w:val="640"/>
          <w:marRight w:val="0"/>
          <w:marTop w:val="0"/>
          <w:marBottom w:val="0"/>
          <w:divBdr>
            <w:top w:val="none" w:sz="0" w:space="0" w:color="auto"/>
            <w:left w:val="none" w:sz="0" w:space="0" w:color="auto"/>
            <w:bottom w:val="none" w:sz="0" w:space="0" w:color="auto"/>
            <w:right w:val="none" w:sz="0" w:space="0" w:color="auto"/>
          </w:divBdr>
        </w:div>
        <w:div w:id="521869227">
          <w:marLeft w:val="640"/>
          <w:marRight w:val="0"/>
          <w:marTop w:val="0"/>
          <w:marBottom w:val="0"/>
          <w:divBdr>
            <w:top w:val="none" w:sz="0" w:space="0" w:color="auto"/>
            <w:left w:val="none" w:sz="0" w:space="0" w:color="auto"/>
            <w:bottom w:val="none" w:sz="0" w:space="0" w:color="auto"/>
            <w:right w:val="none" w:sz="0" w:space="0" w:color="auto"/>
          </w:divBdr>
        </w:div>
        <w:div w:id="781656554">
          <w:marLeft w:val="640"/>
          <w:marRight w:val="0"/>
          <w:marTop w:val="0"/>
          <w:marBottom w:val="0"/>
          <w:divBdr>
            <w:top w:val="none" w:sz="0" w:space="0" w:color="auto"/>
            <w:left w:val="none" w:sz="0" w:space="0" w:color="auto"/>
            <w:bottom w:val="none" w:sz="0" w:space="0" w:color="auto"/>
            <w:right w:val="none" w:sz="0" w:space="0" w:color="auto"/>
          </w:divBdr>
        </w:div>
        <w:div w:id="1568879585">
          <w:marLeft w:val="640"/>
          <w:marRight w:val="0"/>
          <w:marTop w:val="0"/>
          <w:marBottom w:val="0"/>
          <w:divBdr>
            <w:top w:val="none" w:sz="0" w:space="0" w:color="auto"/>
            <w:left w:val="none" w:sz="0" w:space="0" w:color="auto"/>
            <w:bottom w:val="none" w:sz="0" w:space="0" w:color="auto"/>
            <w:right w:val="none" w:sz="0" w:space="0" w:color="auto"/>
          </w:divBdr>
        </w:div>
        <w:div w:id="1940597474">
          <w:marLeft w:val="640"/>
          <w:marRight w:val="0"/>
          <w:marTop w:val="0"/>
          <w:marBottom w:val="0"/>
          <w:divBdr>
            <w:top w:val="none" w:sz="0" w:space="0" w:color="auto"/>
            <w:left w:val="none" w:sz="0" w:space="0" w:color="auto"/>
            <w:bottom w:val="none" w:sz="0" w:space="0" w:color="auto"/>
            <w:right w:val="none" w:sz="0" w:space="0" w:color="auto"/>
          </w:divBdr>
        </w:div>
        <w:div w:id="574702171">
          <w:marLeft w:val="640"/>
          <w:marRight w:val="0"/>
          <w:marTop w:val="0"/>
          <w:marBottom w:val="0"/>
          <w:divBdr>
            <w:top w:val="none" w:sz="0" w:space="0" w:color="auto"/>
            <w:left w:val="none" w:sz="0" w:space="0" w:color="auto"/>
            <w:bottom w:val="none" w:sz="0" w:space="0" w:color="auto"/>
            <w:right w:val="none" w:sz="0" w:space="0" w:color="auto"/>
          </w:divBdr>
        </w:div>
        <w:div w:id="902980772">
          <w:marLeft w:val="640"/>
          <w:marRight w:val="0"/>
          <w:marTop w:val="0"/>
          <w:marBottom w:val="0"/>
          <w:divBdr>
            <w:top w:val="none" w:sz="0" w:space="0" w:color="auto"/>
            <w:left w:val="none" w:sz="0" w:space="0" w:color="auto"/>
            <w:bottom w:val="none" w:sz="0" w:space="0" w:color="auto"/>
            <w:right w:val="none" w:sz="0" w:space="0" w:color="auto"/>
          </w:divBdr>
        </w:div>
        <w:div w:id="1160272821">
          <w:marLeft w:val="640"/>
          <w:marRight w:val="0"/>
          <w:marTop w:val="0"/>
          <w:marBottom w:val="0"/>
          <w:divBdr>
            <w:top w:val="none" w:sz="0" w:space="0" w:color="auto"/>
            <w:left w:val="none" w:sz="0" w:space="0" w:color="auto"/>
            <w:bottom w:val="none" w:sz="0" w:space="0" w:color="auto"/>
            <w:right w:val="none" w:sz="0" w:space="0" w:color="auto"/>
          </w:divBdr>
        </w:div>
        <w:div w:id="1136217754">
          <w:marLeft w:val="640"/>
          <w:marRight w:val="0"/>
          <w:marTop w:val="0"/>
          <w:marBottom w:val="0"/>
          <w:divBdr>
            <w:top w:val="none" w:sz="0" w:space="0" w:color="auto"/>
            <w:left w:val="none" w:sz="0" w:space="0" w:color="auto"/>
            <w:bottom w:val="none" w:sz="0" w:space="0" w:color="auto"/>
            <w:right w:val="none" w:sz="0" w:space="0" w:color="auto"/>
          </w:divBdr>
        </w:div>
        <w:div w:id="1902590983">
          <w:marLeft w:val="640"/>
          <w:marRight w:val="0"/>
          <w:marTop w:val="0"/>
          <w:marBottom w:val="0"/>
          <w:divBdr>
            <w:top w:val="none" w:sz="0" w:space="0" w:color="auto"/>
            <w:left w:val="none" w:sz="0" w:space="0" w:color="auto"/>
            <w:bottom w:val="none" w:sz="0" w:space="0" w:color="auto"/>
            <w:right w:val="none" w:sz="0" w:space="0" w:color="auto"/>
          </w:divBdr>
        </w:div>
        <w:div w:id="1679387658">
          <w:marLeft w:val="640"/>
          <w:marRight w:val="0"/>
          <w:marTop w:val="0"/>
          <w:marBottom w:val="0"/>
          <w:divBdr>
            <w:top w:val="none" w:sz="0" w:space="0" w:color="auto"/>
            <w:left w:val="none" w:sz="0" w:space="0" w:color="auto"/>
            <w:bottom w:val="none" w:sz="0" w:space="0" w:color="auto"/>
            <w:right w:val="none" w:sz="0" w:space="0" w:color="auto"/>
          </w:divBdr>
        </w:div>
        <w:div w:id="1016888148">
          <w:marLeft w:val="640"/>
          <w:marRight w:val="0"/>
          <w:marTop w:val="0"/>
          <w:marBottom w:val="0"/>
          <w:divBdr>
            <w:top w:val="none" w:sz="0" w:space="0" w:color="auto"/>
            <w:left w:val="none" w:sz="0" w:space="0" w:color="auto"/>
            <w:bottom w:val="none" w:sz="0" w:space="0" w:color="auto"/>
            <w:right w:val="none" w:sz="0" w:space="0" w:color="auto"/>
          </w:divBdr>
        </w:div>
        <w:div w:id="86393308">
          <w:marLeft w:val="640"/>
          <w:marRight w:val="0"/>
          <w:marTop w:val="0"/>
          <w:marBottom w:val="0"/>
          <w:divBdr>
            <w:top w:val="none" w:sz="0" w:space="0" w:color="auto"/>
            <w:left w:val="none" w:sz="0" w:space="0" w:color="auto"/>
            <w:bottom w:val="none" w:sz="0" w:space="0" w:color="auto"/>
            <w:right w:val="none" w:sz="0" w:space="0" w:color="auto"/>
          </w:divBdr>
        </w:div>
        <w:div w:id="925655149">
          <w:marLeft w:val="640"/>
          <w:marRight w:val="0"/>
          <w:marTop w:val="0"/>
          <w:marBottom w:val="0"/>
          <w:divBdr>
            <w:top w:val="none" w:sz="0" w:space="0" w:color="auto"/>
            <w:left w:val="none" w:sz="0" w:space="0" w:color="auto"/>
            <w:bottom w:val="none" w:sz="0" w:space="0" w:color="auto"/>
            <w:right w:val="none" w:sz="0" w:space="0" w:color="auto"/>
          </w:divBdr>
        </w:div>
        <w:div w:id="2106144863">
          <w:marLeft w:val="640"/>
          <w:marRight w:val="0"/>
          <w:marTop w:val="0"/>
          <w:marBottom w:val="0"/>
          <w:divBdr>
            <w:top w:val="none" w:sz="0" w:space="0" w:color="auto"/>
            <w:left w:val="none" w:sz="0" w:space="0" w:color="auto"/>
            <w:bottom w:val="none" w:sz="0" w:space="0" w:color="auto"/>
            <w:right w:val="none" w:sz="0" w:space="0" w:color="auto"/>
          </w:divBdr>
        </w:div>
        <w:div w:id="2139301583">
          <w:marLeft w:val="640"/>
          <w:marRight w:val="0"/>
          <w:marTop w:val="0"/>
          <w:marBottom w:val="0"/>
          <w:divBdr>
            <w:top w:val="none" w:sz="0" w:space="0" w:color="auto"/>
            <w:left w:val="none" w:sz="0" w:space="0" w:color="auto"/>
            <w:bottom w:val="none" w:sz="0" w:space="0" w:color="auto"/>
            <w:right w:val="none" w:sz="0" w:space="0" w:color="auto"/>
          </w:divBdr>
        </w:div>
        <w:div w:id="543517895">
          <w:marLeft w:val="640"/>
          <w:marRight w:val="0"/>
          <w:marTop w:val="0"/>
          <w:marBottom w:val="0"/>
          <w:divBdr>
            <w:top w:val="none" w:sz="0" w:space="0" w:color="auto"/>
            <w:left w:val="none" w:sz="0" w:space="0" w:color="auto"/>
            <w:bottom w:val="none" w:sz="0" w:space="0" w:color="auto"/>
            <w:right w:val="none" w:sz="0" w:space="0" w:color="auto"/>
          </w:divBdr>
        </w:div>
        <w:div w:id="1435318989">
          <w:marLeft w:val="640"/>
          <w:marRight w:val="0"/>
          <w:marTop w:val="0"/>
          <w:marBottom w:val="0"/>
          <w:divBdr>
            <w:top w:val="none" w:sz="0" w:space="0" w:color="auto"/>
            <w:left w:val="none" w:sz="0" w:space="0" w:color="auto"/>
            <w:bottom w:val="none" w:sz="0" w:space="0" w:color="auto"/>
            <w:right w:val="none" w:sz="0" w:space="0" w:color="auto"/>
          </w:divBdr>
        </w:div>
        <w:div w:id="1200238085">
          <w:marLeft w:val="640"/>
          <w:marRight w:val="0"/>
          <w:marTop w:val="0"/>
          <w:marBottom w:val="0"/>
          <w:divBdr>
            <w:top w:val="none" w:sz="0" w:space="0" w:color="auto"/>
            <w:left w:val="none" w:sz="0" w:space="0" w:color="auto"/>
            <w:bottom w:val="none" w:sz="0" w:space="0" w:color="auto"/>
            <w:right w:val="none" w:sz="0" w:space="0" w:color="auto"/>
          </w:divBdr>
        </w:div>
        <w:div w:id="1821463855">
          <w:marLeft w:val="640"/>
          <w:marRight w:val="0"/>
          <w:marTop w:val="0"/>
          <w:marBottom w:val="0"/>
          <w:divBdr>
            <w:top w:val="none" w:sz="0" w:space="0" w:color="auto"/>
            <w:left w:val="none" w:sz="0" w:space="0" w:color="auto"/>
            <w:bottom w:val="none" w:sz="0" w:space="0" w:color="auto"/>
            <w:right w:val="none" w:sz="0" w:space="0" w:color="auto"/>
          </w:divBdr>
        </w:div>
        <w:div w:id="367147201">
          <w:marLeft w:val="640"/>
          <w:marRight w:val="0"/>
          <w:marTop w:val="0"/>
          <w:marBottom w:val="0"/>
          <w:divBdr>
            <w:top w:val="none" w:sz="0" w:space="0" w:color="auto"/>
            <w:left w:val="none" w:sz="0" w:space="0" w:color="auto"/>
            <w:bottom w:val="none" w:sz="0" w:space="0" w:color="auto"/>
            <w:right w:val="none" w:sz="0" w:space="0" w:color="auto"/>
          </w:divBdr>
        </w:div>
        <w:div w:id="1222062449">
          <w:marLeft w:val="640"/>
          <w:marRight w:val="0"/>
          <w:marTop w:val="0"/>
          <w:marBottom w:val="0"/>
          <w:divBdr>
            <w:top w:val="none" w:sz="0" w:space="0" w:color="auto"/>
            <w:left w:val="none" w:sz="0" w:space="0" w:color="auto"/>
            <w:bottom w:val="none" w:sz="0" w:space="0" w:color="auto"/>
            <w:right w:val="none" w:sz="0" w:space="0" w:color="auto"/>
          </w:divBdr>
        </w:div>
        <w:div w:id="1667781790">
          <w:marLeft w:val="640"/>
          <w:marRight w:val="0"/>
          <w:marTop w:val="0"/>
          <w:marBottom w:val="0"/>
          <w:divBdr>
            <w:top w:val="none" w:sz="0" w:space="0" w:color="auto"/>
            <w:left w:val="none" w:sz="0" w:space="0" w:color="auto"/>
            <w:bottom w:val="none" w:sz="0" w:space="0" w:color="auto"/>
            <w:right w:val="none" w:sz="0" w:space="0" w:color="auto"/>
          </w:divBdr>
        </w:div>
        <w:div w:id="803349017">
          <w:marLeft w:val="640"/>
          <w:marRight w:val="0"/>
          <w:marTop w:val="0"/>
          <w:marBottom w:val="0"/>
          <w:divBdr>
            <w:top w:val="none" w:sz="0" w:space="0" w:color="auto"/>
            <w:left w:val="none" w:sz="0" w:space="0" w:color="auto"/>
            <w:bottom w:val="none" w:sz="0" w:space="0" w:color="auto"/>
            <w:right w:val="none" w:sz="0" w:space="0" w:color="auto"/>
          </w:divBdr>
        </w:div>
        <w:div w:id="778767481">
          <w:marLeft w:val="640"/>
          <w:marRight w:val="0"/>
          <w:marTop w:val="0"/>
          <w:marBottom w:val="0"/>
          <w:divBdr>
            <w:top w:val="none" w:sz="0" w:space="0" w:color="auto"/>
            <w:left w:val="none" w:sz="0" w:space="0" w:color="auto"/>
            <w:bottom w:val="none" w:sz="0" w:space="0" w:color="auto"/>
            <w:right w:val="none" w:sz="0" w:space="0" w:color="auto"/>
          </w:divBdr>
        </w:div>
        <w:div w:id="1176652790">
          <w:marLeft w:val="640"/>
          <w:marRight w:val="0"/>
          <w:marTop w:val="0"/>
          <w:marBottom w:val="0"/>
          <w:divBdr>
            <w:top w:val="none" w:sz="0" w:space="0" w:color="auto"/>
            <w:left w:val="none" w:sz="0" w:space="0" w:color="auto"/>
            <w:bottom w:val="none" w:sz="0" w:space="0" w:color="auto"/>
            <w:right w:val="none" w:sz="0" w:space="0" w:color="auto"/>
          </w:divBdr>
        </w:div>
        <w:div w:id="1711418457">
          <w:marLeft w:val="640"/>
          <w:marRight w:val="0"/>
          <w:marTop w:val="0"/>
          <w:marBottom w:val="0"/>
          <w:divBdr>
            <w:top w:val="none" w:sz="0" w:space="0" w:color="auto"/>
            <w:left w:val="none" w:sz="0" w:space="0" w:color="auto"/>
            <w:bottom w:val="none" w:sz="0" w:space="0" w:color="auto"/>
            <w:right w:val="none" w:sz="0" w:space="0" w:color="auto"/>
          </w:divBdr>
        </w:div>
        <w:div w:id="1990594948">
          <w:marLeft w:val="640"/>
          <w:marRight w:val="0"/>
          <w:marTop w:val="0"/>
          <w:marBottom w:val="0"/>
          <w:divBdr>
            <w:top w:val="none" w:sz="0" w:space="0" w:color="auto"/>
            <w:left w:val="none" w:sz="0" w:space="0" w:color="auto"/>
            <w:bottom w:val="none" w:sz="0" w:space="0" w:color="auto"/>
            <w:right w:val="none" w:sz="0" w:space="0" w:color="auto"/>
          </w:divBdr>
        </w:div>
        <w:div w:id="979647605">
          <w:marLeft w:val="640"/>
          <w:marRight w:val="0"/>
          <w:marTop w:val="0"/>
          <w:marBottom w:val="0"/>
          <w:divBdr>
            <w:top w:val="none" w:sz="0" w:space="0" w:color="auto"/>
            <w:left w:val="none" w:sz="0" w:space="0" w:color="auto"/>
            <w:bottom w:val="none" w:sz="0" w:space="0" w:color="auto"/>
            <w:right w:val="none" w:sz="0" w:space="0" w:color="auto"/>
          </w:divBdr>
        </w:div>
        <w:div w:id="632179124">
          <w:marLeft w:val="640"/>
          <w:marRight w:val="0"/>
          <w:marTop w:val="0"/>
          <w:marBottom w:val="0"/>
          <w:divBdr>
            <w:top w:val="none" w:sz="0" w:space="0" w:color="auto"/>
            <w:left w:val="none" w:sz="0" w:space="0" w:color="auto"/>
            <w:bottom w:val="none" w:sz="0" w:space="0" w:color="auto"/>
            <w:right w:val="none" w:sz="0" w:space="0" w:color="auto"/>
          </w:divBdr>
        </w:div>
        <w:div w:id="1605455246">
          <w:marLeft w:val="640"/>
          <w:marRight w:val="0"/>
          <w:marTop w:val="0"/>
          <w:marBottom w:val="0"/>
          <w:divBdr>
            <w:top w:val="none" w:sz="0" w:space="0" w:color="auto"/>
            <w:left w:val="none" w:sz="0" w:space="0" w:color="auto"/>
            <w:bottom w:val="none" w:sz="0" w:space="0" w:color="auto"/>
            <w:right w:val="none" w:sz="0" w:space="0" w:color="auto"/>
          </w:divBdr>
        </w:div>
        <w:div w:id="1582638301">
          <w:marLeft w:val="640"/>
          <w:marRight w:val="0"/>
          <w:marTop w:val="0"/>
          <w:marBottom w:val="0"/>
          <w:divBdr>
            <w:top w:val="none" w:sz="0" w:space="0" w:color="auto"/>
            <w:left w:val="none" w:sz="0" w:space="0" w:color="auto"/>
            <w:bottom w:val="none" w:sz="0" w:space="0" w:color="auto"/>
            <w:right w:val="none" w:sz="0" w:space="0" w:color="auto"/>
          </w:divBdr>
        </w:div>
        <w:div w:id="674461486">
          <w:marLeft w:val="640"/>
          <w:marRight w:val="0"/>
          <w:marTop w:val="0"/>
          <w:marBottom w:val="0"/>
          <w:divBdr>
            <w:top w:val="none" w:sz="0" w:space="0" w:color="auto"/>
            <w:left w:val="none" w:sz="0" w:space="0" w:color="auto"/>
            <w:bottom w:val="none" w:sz="0" w:space="0" w:color="auto"/>
            <w:right w:val="none" w:sz="0" w:space="0" w:color="auto"/>
          </w:divBdr>
        </w:div>
        <w:div w:id="1971279242">
          <w:marLeft w:val="640"/>
          <w:marRight w:val="0"/>
          <w:marTop w:val="0"/>
          <w:marBottom w:val="0"/>
          <w:divBdr>
            <w:top w:val="none" w:sz="0" w:space="0" w:color="auto"/>
            <w:left w:val="none" w:sz="0" w:space="0" w:color="auto"/>
            <w:bottom w:val="none" w:sz="0" w:space="0" w:color="auto"/>
            <w:right w:val="none" w:sz="0" w:space="0" w:color="auto"/>
          </w:divBdr>
        </w:div>
        <w:div w:id="966157326">
          <w:marLeft w:val="640"/>
          <w:marRight w:val="0"/>
          <w:marTop w:val="0"/>
          <w:marBottom w:val="0"/>
          <w:divBdr>
            <w:top w:val="none" w:sz="0" w:space="0" w:color="auto"/>
            <w:left w:val="none" w:sz="0" w:space="0" w:color="auto"/>
            <w:bottom w:val="none" w:sz="0" w:space="0" w:color="auto"/>
            <w:right w:val="none" w:sz="0" w:space="0" w:color="auto"/>
          </w:divBdr>
        </w:div>
        <w:div w:id="452943941">
          <w:marLeft w:val="640"/>
          <w:marRight w:val="0"/>
          <w:marTop w:val="0"/>
          <w:marBottom w:val="0"/>
          <w:divBdr>
            <w:top w:val="none" w:sz="0" w:space="0" w:color="auto"/>
            <w:left w:val="none" w:sz="0" w:space="0" w:color="auto"/>
            <w:bottom w:val="none" w:sz="0" w:space="0" w:color="auto"/>
            <w:right w:val="none" w:sz="0" w:space="0" w:color="auto"/>
          </w:divBdr>
        </w:div>
      </w:divsChild>
    </w:div>
    <w:div w:id="602886447">
      <w:bodyDiv w:val="1"/>
      <w:marLeft w:val="0"/>
      <w:marRight w:val="0"/>
      <w:marTop w:val="0"/>
      <w:marBottom w:val="0"/>
      <w:divBdr>
        <w:top w:val="none" w:sz="0" w:space="0" w:color="auto"/>
        <w:left w:val="none" w:sz="0" w:space="0" w:color="auto"/>
        <w:bottom w:val="none" w:sz="0" w:space="0" w:color="auto"/>
        <w:right w:val="none" w:sz="0" w:space="0" w:color="auto"/>
      </w:divBdr>
      <w:divsChild>
        <w:div w:id="1824924592">
          <w:marLeft w:val="640"/>
          <w:marRight w:val="0"/>
          <w:marTop w:val="0"/>
          <w:marBottom w:val="0"/>
          <w:divBdr>
            <w:top w:val="none" w:sz="0" w:space="0" w:color="auto"/>
            <w:left w:val="none" w:sz="0" w:space="0" w:color="auto"/>
            <w:bottom w:val="none" w:sz="0" w:space="0" w:color="auto"/>
            <w:right w:val="none" w:sz="0" w:space="0" w:color="auto"/>
          </w:divBdr>
        </w:div>
        <w:div w:id="1739129792">
          <w:marLeft w:val="640"/>
          <w:marRight w:val="0"/>
          <w:marTop w:val="0"/>
          <w:marBottom w:val="0"/>
          <w:divBdr>
            <w:top w:val="none" w:sz="0" w:space="0" w:color="auto"/>
            <w:left w:val="none" w:sz="0" w:space="0" w:color="auto"/>
            <w:bottom w:val="none" w:sz="0" w:space="0" w:color="auto"/>
            <w:right w:val="none" w:sz="0" w:space="0" w:color="auto"/>
          </w:divBdr>
        </w:div>
        <w:div w:id="559832640">
          <w:marLeft w:val="640"/>
          <w:marRight w:val="0"/>
          <w:marTop w:val="0"/>
          <w:marBottom w:val="0"/>
          <w:divBdr>
            <w:top w:val="none" w:sz="0" w:space="0" w:color="auto"/>
            <w:left w:val="none" w:sz="0" w:space="0" w:color="auto"/>
            <w:bottom w:val="none" w:sz="0" w:space="0" w:color="auto"/>
            <w:right w:val="none" w:sz="0" w:space="0" w:color="auto"/>
          </w:divBdr>
        </w:div>
        <w:div w:id="1041441622">
          <w:marLeft w:val="640"/>
          <w:marRight w:val="0"/>
          <w:marTop w:val="0"/>
          <w:marBottom w:val="0"/>
          <w:divBdr>
            <w:top w:val="none" w:sz="0" w:space="0" w:color="auto"/>
            <w:left w:val="none" w:sz="0" w:space="0" w:color="auto"/>
            <w:bottom w:val="none" w:sz="0" w:space="0" w:color="auto"/>
            <w:right w:val="none" w:sz="0" w:space="0" w:color="auto"/>
          </w:divBdr>
        </w:div>
        <w:div w:id="1239055344">
          <w:marLeft w:val="640"/>
          <w:marRight w:val="0"/>
          <w:marTop w:val="0"/>
          <w:marBottom w:val="0"/>
          <w:divBdr>
            <w:top w:val="none" w:sz="0" w:space="0" w:color="auto"/>
            <w:left w:val="none" w:sz="0" w:space="0" w:color="auto"/>
            <w:bottom w:val="none" w:sz="0" w:space="0" w:color="auto"/>
            <w:right w:val="none" w:sz="0" w:space="0" w:color="auto"/>
          </w:divBdr>
        </w:div>
        <w:div w:id="1212763571">
          <w:marLeft w:val="640"/>
          <w:marRight w:val="0"/>
          <w:marTop w:val="0"/>
          <w:marBottom w:val="0"/>
          <w:divBdr>
            <w:top w:val="none" w:sz="0" w:space="0" w:color="auto"/>
            <w:left w:val="none" w:sz="0" w:space="0" w:color="auto"/>
            <w:bottom w:val="none" w:sz="0" w:space="0" w:color="auto"/>
            <w:right w:val="none" w:sz="0" w:space="0" w:color="auto"/>
          </w:divBdr>
        </w:div>
        <w:div w:id="1148132622">
          <w:marLeft w:val="640"/>
          <w:marRight w:val="0"/>
          <w:marTop w:val="0"/>
          <w:marBottom w:val="0"/>
          <w:divBdr>
            <w:top w:val="none" w:sz="0" w:space="0" w:color="auto"/>
            <w:left w:val="none" w:sz="0" w:space="0" w:color="auto"/>
            <w:bottom w:val="none" w:sz="0" w:space="0" w:color="auto"/>
            <w:right w:val="none" w:sz="0" w:space="0" w:color="auto"/>
          </w:divBdr>
        </w:div>
        <w:div w:id="1914200004">
          <w:marLeft w:val="640"/>
          <w:marRight w:val="0"/>
          <w:marTop w:val="0"/>
          <w:marBottom w:val="0"/>
          <w:divBdr>
            <w:top w:val="none" w:sz="0" w:space="0" w:color="auto"/>
            <w:left w:val="none" w:sz="0" w:space="0" w:color="auto"/>
            <w:bottom w:val="none" w:sz="0" w:space="0" w:color="auto"/>
            <w:right w:val="none" w:sz="0" w:space="0" w:color="auto"/>
          </w:divBdr>
        </w:div>
        <w:div w:id="1501890425">
          <w:marLeft w:val="640"/>
          <w:marRight w:val="0"/>
          <w:marTop w:val="0"/>
          <w:marBottom w:val="0"/>
          <w:divBdr>
            <w:top w:val="none" w:sz="0" w:space="0" w:color="auto"/>
            <w:left w:val="none" w:sz="0" w:space="0" w:color="auto"/>
            <w:bottom w:val="none" w:sz="0" w:space="0" w:color="auto"/>
            <w:right w:val="none" w:sz="0" w:space="0" w:color="auto"/>
          </w:divBdr>
        </w:div>
        <w:div w:id="548306257">
          <w:marLeft w:val="640"/>
          <w:marRight w:val="0"/>
          <w:marTop w:val="0"/>
          <w:marBottom w:val="0"/>
          <w:divBdr>
            <w:top w:val="none" w:sz="0" w:space="0" w:color="auto"/>
            <w:left w:val="none" w:sz="0" w:space="0" w:color="auto"/>
            <w:bottom w:val="none" w:sz="0" w:space="0" w:color="auto"/>
            <w:right w:val="none" w:sz="0" w:space="0" w:color="auto"/>
          </w:divBdr>
        </w:div>
        <w:div w:id="1018502038">
          <w:marLeft w:val="640"/>
          <w:marRight w:val="0"/>
          <w:marTop w:val="0"/>
          <w:marBottom w:val="0"/>
          <w:divBdr>
            <w:top w:val="none" w:sz="0" w:space="0" w:color="auto"/>
            <w:left w:val="none" w:sz="0" w:space="0" w:color="auto"/>
            <w:bottom w:val="none" w:sz="0" w:space="0" w:color="auto"/>
            <w:right w:val="none" w:sz="0" w:space="0" w:color="auto"/>
          </w:divBdr>
        </w:div>
        <w:div w:id="857355140">
          <w:marLeft w:val="640"/>
          <w:marRight w:val="0"/>
          <w:marTop w:val="0"/>
          <w:marBottom w:val="0"/>
          <w:divBdr>
            <w:top w:val="none" w:sz="0" w:space="0" w:color="auto"/>
            <w:left w:val="none" w:sz="0" w:space="0" w:color="auto"/>
            <w:bottom w:val="none" w:sz="0" w:space="0" w:color="auto"/>
            <w:right w:val="none" w:sz="0" w:space="0" w:color="auto"/>
          </w:divBdr>
        </w:div>
        <w:div w:id="1556160214">
          <w:marLeft w:val="640"/>
          <w:marRight w:val="0"/>
          <w:marTop w:val="0"/>
          <w:marBottom w:val="0"/>
          <w:divBdr>
            <w:top w:val="none" w:sz="0" w:space="0" w:color="auto"/>
            <w:left w:val="none" w:sz="0" w:space="0" w:color="auto"/>
            <w:bottom w:val="none" w:sz="0" w:space="0" w:color="auto"/>
            <w:right w:val="none" w:sz="0" w:space="0" w:color="auto"/>
          </w:divBdr>
        </w:div>
        <w:div w:id="1605771065">
          <w:marLeft w:val="640"/>
          <w:marRight w:val="0"/>
          <w:marTop w:val="0"/>
          <w:marBottom w:val="0"/>
          <w:divBdr>
            <w:top w:val="none" w:sz="0" w:space="0" w:color="auto"/>
            <w:left w:val="none" w:sz="0" w:space="0" w:color="auto"/>
            <w:bottom w:val="none" w:sz="0" w:space="0" w:color="auto"/>
            <w:right w:val="none" w:sz="0" w:space="0" w:color="auto"/>
          </w:divBdr>
        </w:div>
        <w:div w:id="1141920702">
          <w:marLeft w:val="640"/>
          <w:marRight w:val="0"/>
          <w:marTop w:val="0"/>
          <w:marBottom w:val="0"/>
          <w:divBdr>
            <w:top w:val="none" w:sz="0" w:space="0" w:color="auto"/>
            <w:left w:val="none" w:sz="0" w:space="0" w:color="auto"/>
            <w:bottom w:val="none" w:sz="0" w:space="0" w:color="auto"/>
            <w:right w:val="none" w:sz="0" w:space="0" w:color="auto"/>
          </w:divBdr>
        </w:div>
        <w:div w:id="1809778858">
          <w:marLeft w:val="640"/>
          <w:marRight w:val="0"/>
          <w:marTop w:val="0"/>
          <w:marBottom w:val="0"/>
          <w:divBdr>
            <w:top w:val="none" w:sz="0" w:space="0" w:color="auto"/>
            <w:left w:val="none" w:sz="0" w:space="0" w:color="auto"/>
            <w:bottom w:val="none" w:sz="0" w:space="0" w:color="auto"/>
            <w:right w:val="none" w:sz="0" w:space="0" w:color="auto"/>
          </w:divBdr>
        </w:div>
        <w:div w:id="1360468560">
          <w:marLeft w:val="640"/>
          <w:marRight w:val="0"/>
          <w:marTop w:val="0"/>
          <w:marBottom w:val="0"/>
          <w:divBdr>
            <w:top w:val="none" w:sz="0" w:space="0" w:color="auto"/>
            <w:left w:val="none" w:sz="0" w:space="0" w:color="auto"/>
            <w:bottom w:val="none" w:sz="0" w:space="0" w:color="auto"/>
            <w:right w:val="none" w:sz="0" w:space="0" w:color="auto"/>
          </w:divBdr>
        </w:div>
        <w:div w:id="1647584532">
          <w:marLeft w:val="640"/>
          <w:marRight w:val="0"/>
          <w:marTop w:val="0"/>
          <w:marBottom w:val="0"/>
          <w:divBdr>
            <w:top w:val="none" w:sz="0" w:space="0" w:color="auto"/>
            <w:left w:val="none" w:sz="0" w:space="0" w:color="auto"/>
            <w:bottom w:val="none" w:sz="0" w:space="0" w:color="auto"/>
            <w:right w:val="none" w:sz="0" w:space="0" w:color="auto"/>
          </w:divBdr>
        </w:div>
        <w:div w:id="1079710403">
          <w:marLeft w:val="640"/>
          <w:marRight w:val="0"/>
          <w:marTop w:val="0"/>
          <w:marBottom w:val="0"/>
          <w:divBdr>
            <w:top w:val="none" w:sz="0" w:space="0" w:color="auto"/>
            <w:left w:val="none" w:sz="0" w:space="0" w:color="auto"/>
            <w:bottom w:val="none" w:sz="0" w:space="0" w:color="auto"/>
            <w:right w:val="none" w:sz="0" w:space="0" w:color="auto"/>
          </w:divBdr>
        </w:div>
        <w:div w:id="1217357324">
          <w:marLeft w:val="640"/>
          <w:marRight w:val="0"/>
          <w:marTop w:val="0"/>
          <w:marBottom w:val="0"/>
          <w:divBdr>
            <w:top w:val="none" w:sz="0" w:space="0" w:color="auto"/>
            <w:left w:val="none" w:sz="0" w:space="0" w:color="auto"/>
            <w:bottom w:val="none" w:sz="0" w:space="0" w:color="auto"/>
            <w:right w:val="none" w:sz="0" w:space="0" w:color="auto"/>
          </w:divBdr>
        </w:div>
        <w:div w:id="1974601346">
          <w:marLeft w:val="640"/>
          <w:marRight w:val="0"/>
          <w:marTop w:val="0"/>
          <w:marBottom w:val="0"/>
          <w:divBdr>
            <w:top w:val="none" w:sz="0" w:space="0" w:color="auto"/>
            <w:left w:val="none" w:sz="0" w:space="0" w:color="auto"/>
            <w:bottom w:val="none" w:sz="0" w:space="0" w:color="auto"/>
            <w:right w:val="none" w:sz="0" w:space="0" w:color="auto"/>
          </w:divBdr>
        </w:div>
        <w:div w:id="1338658837">
          <w:marLeft w:val="640"/>
          <w:marRight w:val="0"/>
          <w:marTop w:val="0"/>
          <w:marBottom w:val="0"/>
          <w:divBdr>
            <w:top w:val="none" w:sz="0" w:space="0" w:color="auto"/>
            <w:left w:val="none" w:sz="0" w:space="0" w:color="auto"/>
            <w:bottom w:val="none" w:sz="0" w:space="0" w:color="auto"/>
            <w:right w:val="none" w:sz="0" w:space="0" w:color="auto"/>
          </w:divBdr>
        </w:div>
        <w:div w:id="1647855548">
          <w:marLeft w:val="640"/>
          <w:marRight w:val="0"/>
          <w:marTop w:val="0"/>
          <w:marBottom w:val="0"/>
          <w:divBdr>
            <w:top w:val="none" w:sz="0" w:space="0" w:color="auto"/>
            <w:left w:val="none" w:sz="0" w:space="0" w:color="auto"/>
            <w:bottom w:val="none" w:sz="0" w:space="0" w:color="auto"/>
            <w:right w:val="none" w:sz="0" w:space="0" w:color="auto"/>
          </w:divBdr>
        </w:div>
        <w:div w:id="794055831">
          <w:marLeft w:val="640"/>
          <w:marRight w:val="0"/>
          <w:marTop w:val="0"/>
          <w:marBottom w:val="0"/>
          <w:divBdr>
            <w:top w:val="none" w:sz="0" w:space="0" w:color="auto"/>
            <w:left w:val="none" w:sz="0" w:space="0" w:color="auto"/>
            <w:bottom w:val="none" w:sz="0" w:space="0" w:color="auto"/>
            <w:right w:val="none" w:sz="0" w:space="0" w:color="auto"/>
          </w:divBdr>
        </w:div>
        <w:div w:id="1934240082">
          <w:marLeft w:val="640"/>
          <w:marRight w:val="0"/>
          <w:marTop w:val="0"/>
          <w:marBottom w:val="0"/>
          <w:divBdr>
            <w:top w:val="none" w:sz="0" w:space="0" w:color="auto"/>
            <w:left w:val="none" w:sz="0" w:space="0" w:color="auto"/>
            <w:bottom w:val="none" w:sz="0" w:space="0" w:color="auto"/>
            <w:right w:val="none" w:sz="0" w:space="0" w:color="auto"/>
          </w:divBdr>
        </w:div>
        <w:div w:id="1366566138">
          <w:marLeft w:val="640"/>
          <w:marRight w:val="0"/>
          <w:marTop w:val="0"/>
          <w:marBottom w:val="0"/>
          <w:divBdr>
            <w:top w:val="none" w:sz="0" w:space="0" w:color="auto"/>
            <w:left w:val="none" w:sz="0" w:space="0" w:color="auto"/>
            <w:bottom w:val="none" w:sz="0" w:space="0" w:color="auto"/>
            <w:right w:val="none" w:sz="0" w:space="0" w:color="auto"/>
          </w:divBdr>
        </w:div>
        <w:div w:id="1589190507">
          <w:marLeft w:val="640"/>
          <w:marRight w:val="0"/>
          <w:marTop w:val="0"/>
          <w:marBottom w:val="0"/>
          <w:divBdr>
            <w:top w:val="none" w:sz="0" w:space="0" w:color="auto"/>
            <w:left w:val="none" w:sz="0" w:space="0" w:color="auto"/>
            <w:bottom w:val="none" w:sz="0" w:space="0" w:color="auto"/>
            <w:right w:val="none" w:sz="0" w:space="0" w:color="auto"/>
          </w:divBdr>
        </w:div>
        <w:div w:id="1341737636">
          <w:marLeft w:val="640"/>
          <w:marRight w:val="0"/>
          <w:marTop w:val="0"/>
          <w:marBottom w:val="0"/>
          <w:divBdr>
            <w:top w:val="none" w:sz="0" w:space="0" w:color="auto"/>
            <w:left w:val="none" w:sz="0" w:space="0" w:color="auto"/>
            <w:bottom w:val="none" w:sz="0" w:space="0" w:color="auto"/>
            <w:right w:val="none" w:sz="0" w:space="0" w:color="auto"/>
          </w:divBdr>
        </w:div>
        <w:div w:id="81490845">
          <w:marLeft w:val="640"/>
          <w:marRight w:val="0"/>
          <w:marTop w:val="0"/>
          <w:marBottom w:val="0"/>
          <w:divBdr>
            <w:top w:val="none" w:sz="0" w:space="0" w:color="auto"/>
            <w:left w:val="none" w:sz="0" w:space="0" w:color="auto"/>
            <w:bottom w:val="none" w:sz="0" w:space="0" w:color="auto"/>
            <w:right w:val="none" w:sz="0" w:space="0" w:color="auto"/>
          </w:divBdr>
        </w:div>
        <w:div w:id="411007283">
          <w:marLeft w:val="640"/>
          <w:marRight w:val="0"/>
          <w:marTop w:val="0"/>
          <w:marBottom w:val="0"/>
          <w:divBdr>
            <w:top w:val="none" w:sz="0" w:space="0" w:color="auto"/>
            <w:left w:val="none" w:sz="0" w:space="0" w:color="auto"/>
            <w:bottom w:val="none" w:sz="0" w:space="0" w:color="auto"/>
            <w:right w:val="none" w:sz="0" w:space="0" w:color="auto"/>
          </w:divBdr>
        </w:div>
        <w:div w:id="1935935974">
          <w:marLeft w:val="640"/>
          <w:marRight w:val="0"/>
          <w:marTop w:val="0"/>
          <w:marBottom w:val="0"/>
          <w:divBdr>
            <w:top w:val="none" w:sz="0" w:space="0" w:color="auto"/>
            <w:left w:val="none" w:sz="0" w:space="0" w:color="auto"/>
            <w:bottom w:val="none" w:sz="0" w:space="0" w:color="auto"/>
            <w:right w:val="none" w:sz="0" w:space="0" w:color="auto"/>
          </w:divBdr>
        </w:div>
        <w:div w:id="111484525">
          <w:marLeft w:val="640"/>
          <w:marRight w:val="0"/>
          <w:marTop w:val="0"/>
          <w:marBottom w:val="0"/>
          <w:divBdr>
            <w:top w:val="none" w:sz="0" w:space="0" w:color="auto"/>
            <w:left w:val="none" w:sz="0" w:space="0" w:color="auto"/>
            <w:bottom w:val="none" w:sz="0" w:space="0" w:color="auto"/>
            <w:right w:val="none" w:sz="0" w:space="0" w:color="auto"/>
          </w:divBdr>
        </w:div>
        <w:div w:id="1367289972">
          <w:marLeft w:val="640"/>
          <w:marRight w:val="0"/>
          <w:marTop w:val="0"/>
          <w:marBottom w:val="0"/>
          <w:divBdr>
            <w:top w:val="none" w:sz="0" w:space="0" w:color="auto"/>
            <w:left w:val="none" w:sz="0" w:space="0" w:color="auto"/>
            <w:bottom w:val="none" w:sz="0" w:space="0" w:color="auto"/>
            <w:right w:val="none" w:sz="0" w:space="0" w:color="auto"/>
          </w:divBdr>
        </w:div>
        <w:div w:id="2044939331">
          <w:marLeft w:val="640"/>
          <w:marRight w:val="0"/>
          <w:marTop w:val="0"/>
          <w:marBottom w:val="0"/>
          <w:divBdr>
            <w:top w:val="none" w:sz="0" w:space="0" w:color="auto"/>
            <w:left w:val="none" w:sz="0" w:space="0" w:color="auto"/>
            <w:bottom w:val="none" w:sz="0" w:space="0" w:color="auto"/>
            <w:right w:val="none" w:sz="0" w:space="0" w:color="auto"/>
          </w:divBdr>
        </w:div>
        <w:div w:id="840697448">
          <w:marLeft w:val="640"/>
          <w:marRight w:val="0"/>
          <w:marTop w:val="0"/>
          <w:marBottom w:val="0"/>
          <w:divBdr>
            <w:top w:val="none" w:sz="0" w:space="0" w:color="auto"/>
            <w:left w:val="none" w:sz="0" w:space="0" w:color="auto"/>
            <w:bottom w:val="none" w:sz="0" w:space="0" w:color="auto"/>
            <w:right w:val="none" w:sz="0" w:space="0" w:color="auto"/>
          </w:divBdr>
        </w:div>
        <w:div w:id="1425111615">
          <w:marLeft w:val="640"/>
          <w:marRight w:val="0"/>
          <w:marTop w:val="0"/>
          <w:marBottom w:val="0"/>
          <w:divBdr>
            <w:top w:val="none" w:sz="0" w:space="0" w:color="auto"/>
            <w:left w:val="none" w:sz="0" w:space="0" w:color="auto"/>
            <w:bottom w:val="none" w:sz="0" w:space="0" w:color="auto"/>
            <w:right w:val="none" w:sz="0" w:space="0" w:color="auto"/>
          </w:divBdr>
        </w:div>
      </w:divsChild>
    </w:div>
    <w:div w:id="603271704">
      <w:bodyDiv w:val="1"/>
      <w:marLeft w:val="0"/>
      <w:marRight w:val="0"/>
      <w:marTop w:val="0"/>
      <w:marBottom w:val="0"/>
      <w:divBdr>
        <w:top w:val="none" w:sz="0" w:space="0" w:color="auto"/>
        <w:left w:val="none" w:sz="0" w:space="0" w:color="auto"/>
        <w:bottom w:val="none" w:sz="0" w:space="0" w:color="auto"/>
        <w:right w:val="none" w:sz="0" w:space="0" w:color="auto"/>
      </w:divBdr>
      <w:divsChild>
        <w:div w:id="2017613410">
          <w:marLeft w:val="640"/>
          <w:marRight w:val="0"/>
          <w:marTop w:val="0"/>
          <w:marBottom w:val="0"/>
          <w:divBdr>
            <w:top w:val="none" w:sz="0" w:space="0" w:color="auto"/>
            <w:left w:val="none" w:sz="0" w:space="0" w:color="auto"/>
            <w:bottom w:val="none" w:sz="0" w:space="0" w:color="auto"/>
            <w:right w:val="none" w:sz="0" w:space="0" w:color="auto"/>
          </w:divBdr>
        </w:div>
        <w:div w:id="2079862705">
          <w:marLeft w:val="640"/>
          <w:marRight w:val="0"/>
          <w:marTop w:val="0"/>
          <w:marBottom w:val="0"/>
          <w:divBdr>
            <w:top w:val="none" w:sz="0" w:space="0" w:color="auto"/>
            <w:left w:val="none" w:sz="0" w:space="0" w:color="auto"/>
            <w:bottom w:val="none" w:sz="0" w:space="0" w:color="auto"/>
            <w:right w:val="none" w:sz="0" w:space="0" w:color="auto"/>
          </w:divBdr>
        </w:div>
        <w:div w:id="1587228831">
          <w:marLeft w:val="640"/>
          <w:marRight w:val="0"/>
          <w:marTop w:val="0"/>
          <w:marBottom w:val="0"/>
          <w:divBdr>
            <w:top w:val="none" w:sz="0" w:space="0" w:color="auto"/>
            <w:left w:val="none" w:sz="0" w:space="0" w:color="auto"/>
            <w:bottom w:val="none" w:sz="0" w:space="0" w:color="auto"/>
            <w:right w:val="none" w:sz="0" w:space="0" w:color="auto"/>
          </w:divBdr>
        </w:div>
        <w:div w:id="1114330600">
          <w:marLeft w:val="640"/>
          <w:marRight w:val="0"/>
          <w:marTop w:val="0"/>
          <w:marBottom w:val="0"/>
          <w:divBdr>
            <w:top w:val="none" w:sz="0" w:space="0" w:color="auto"/>
            <w:left w:val="none" w:sz="0" w:space="0" w:color="auto"/>
            <w:bottom w:val="none" w:sz="0" w:space="0" w:color="auto"/>
            <w:right w:val="none" w:sz="0" w:space="0" w:color="auto"/>
          </w:divBdr>
        </w:div>
        <w:div w:id="652224436">
          <w:marLeft w:val="640"/>
          <w:marRight w:val="0"/>
          <w:marTop w:val="0"/>
          <w:marBottom w:val="0"/>
          <w:divBdr>
            <w:top w:val="none" w:sz="0" w:space="0" w:color="auto"/>
            <w:left w:val="none" w:sz="0" w:space="0" w:color="auto"/>
            <w:bottom w:val="none" w:sz="0" w:space="0" w:color="auto"/>
            <w:right w:val="none" w:sz="0" w:space="0" w:color="auto"/>
          </w:divBdr>
        </w:div>
        <w:div w:id="195394191">
          <w:marLeft w:val="640"/>
          <w:marRight w:val="0"/>
          <w:marTop w:val="0"/>
          <w:marBottom w:val="0"/>
          <w:divBdr>
            <w:top w:val="none" w:sz="0" w:space="0" w:color="auto"/>
            <w:left w:val="none" w:sz="0" w:space="0" w:color="auto"/>
            <w:bottom w:val="none" w:sz="0" w:space="0" w:color="auto"/>
            <w:right w:val="none" w:sz="0" w:space="0" w:color="auto"/>
          </w:divBdr>
        </w:div>
        <w:div w:id="1301496978">
          <w:marLeft w:val="640"/>
          <w:marRight w:val="0"/>
          <w:marTop w:val="0"/>
          <w:marBottom w:val="0"/>
          <w:divBdr>
            <w:top w:val="none" w:sz="0" w:space="0" w:color="auto"/>
            <w:left w:val="none" w:sz="0" w:space="0" w:color="auto"/>
            <w:bottom w:val="none" w:sz="0" w:space="0" w:color="auto"/>
            <w:right w:val="none" w:sz="0" w:space="0" w:color="auto"/>
          </w:divBdr>
        </w:div>
        <w:div w:id="1888639166">
          <w:marLeft w:val="640"/>
          <w:marRight w:val="0"/>
          <w:marTop w:val="0"/>
          <w:marBottom w:val="0"/>
          <w:divBdr>
            <w:top w:val="none" w:sz="0" w:space="0" w:color="auto"/>
            <w:left w:val="none" w:sz="0" w:space="0" w:color="auto"/>
            <w:bottom w:val="none" w:sz="0" w:space="0" w:color="auto"/>
            <w:right w:val="none" w:sz="0" w:space="0" w:color="auto"/>
          </w:divBdr>
        </w:div>
        <w:div w:id="81996123">
          <w:marLeft w:val="640"/>
          <w:marRight w:val="0"/>
          <w:marTop w:val="0"/>
          <w:marBottom w:val="0"/>
          <w:divBdr>
            <w:top w:val="none" w:sz="0" w:space="0" w:color="auto"/>
            <w:left w:val="none" w:sz="0" w:space="0" w:color="auto"/>
            <w:bottom w:val="none" w:sz="0" w:space="0" w:color="auto"/>
            <w:right w:val="none" w:sz="0" w:space="0" w:color="auto"/>
          </w:divBdr>
        </w:div>
        <w:div w:id="1691760968">
          <w:marLeft w:val="640"/>
          <w:marRight w:val="0"/>
          <w:marTop w:val="0"/>
          <w:marBottom w:val="0"/>
          <w:divBdr>
            <w:top w:val="none" w:sz="0" w:space="0" w:color="auto"/>
            <w:left w:val="none" w:sz="0" w:space="0" w:color="auto"/>
            <w:bottom w:val="none" w:sz="0" w:space="0" w:color="auto"/>
            <w:right w:val="none" w:sz="0" w:space="0" w:color="auto"/>
          </w:divBdr>
        </w:div>
        <w:div w:id="1286545600">
          <w:marLeft w:val="640"/>
          <w:marRight w:val="0"/>
          <w:marTop w:val="0"/>
          <w:marBottom w:val="0"/>
          <w:divBdr>
            <w:top w:val="none" w:sz="0" w:space="0" w:color="auto"/>
            <w:left w:val="none" w:sz="0" w:space="0" w:color="auto"/>
            <w:bottom w:val="none" w:sz="0" w:space="0" w:color="auto"/>
            <w:right w:val="none" w:sz="0" w:space="0" w:color="auto"/>
          </w:divBdr>
        </w:div>
        <w:div w:id="1179583830">
          <w:marLeft w:val="640"/>
          <w:marRight w:val="0"/>
          <w:marTop w:val="0"/>
          <w:marBottom w:val="0"/>
          <w:divBdr>
            <w:top w:val="none" w:sz="0" w:space="0" w:color="auto"/>
            <w:left w:val="none" w:sz="0" w:space="0" w:color="auto"/>
            <w:bottom w:val="none" w:sz="0" w:space="0" w:color="auto"/>
            <w:right w:val="none" w:sz="0" w:space="0" w:color="auto"/>
          </w:divBdr>
        </w:div>
        <w:div w:id="110830104">
          <w:marLeft w:val="640"/>
          <w:marRight w:val="0"/>
          <w:marTop w:val="0"/>
          <w:marBottom w:val="0"/>
          <w:divBdr>
            <w:top w:val="none" w:sz="0" w:space="0" w:color="auto"/>
            <w:left w:val="none" w:sz="0" w:space="0" w:color="auto"/>
            <w:bottom w:val="none" w:sz="0" w:space="0" w:color="auto"/>
            <w:right w:val="none" w:sz="0" w:space="0" w:color="auto"/>
          </w:divBdr>
        </w:div>
        <w:div w:id="275453198">
          <w:marLeft w:val="640"/>
          <w:marRight w:val="0"/>
          <w:marTop w:val="0"/>
          <w:marBottom w:val="0"/>
          <w:divBdr>
            <w:top w:val="none" w:sz="0" w:space="0" w:color="auto"/>
            <w:left w:val="none" w:sz="0" w:space="0" w:color="auto"/>
            <w:bottom w:val="none" w:sz="0" w:space="0" w:color="auto"/>
            <w:right w:val="none" w:sz="0" w:space="0" w:color="auto"/>
          </w:divBdr>
        </w:div>
        <w:div w:id="1309556717">
          <w:marLeft w:val="640"/>
          <w:marRight w:val="0"/>
          <w:marTop w:val="0"/>
          <w:marBottom w:val="0"/>
          <w:divBdr>
            <w:top w:val="none" w:sz="0" w:space="0" w:color="auto"/>
            <w:left w:val="none" w:sz="0" w:space="0" w:color="auto"/>
            <w:bottom w:val="none" w:sz="0" w:space="0" w:color="auto"/>
            <w:right w:val="none" w:sz="0" w:space="0" w:color="auto"/>
          </w:divBdr>
        </w:div>
        <w:div w:id="1098061104">
          <w:marLeft w:val="640"/>
          <w:marRight w:val="0"/>
          <w:marTop w:val="0"/>
          <w:marBottom w:val="0"/>
          <w:divBdr>
            <w:top w:val="none" w:sz="0" w:space="0" w:color="auto"/>
            <w:left w:val="none" w:sz="0" w:space="0" w:color="auto"/>
            <w:bottom w:val="none" w:sz="0" w:space="0" w:color="auto"/>
            <w:right w:val="none" w:sz="0" w:space="0" w:color="auto"/>
          </w:divBdr>
        </w:div>
        <w:div w:id="1378168082">
          <w:marLeft w:val="640"/>
          <w:marRight w:val="0"/>
          <w:marTop w:val="0"/>
          <w:marBottom w:val="0"/>
          <w:divBdr>
            <w:top w:val="none" w:sz="0" w:space="0" w:color="auto"/>
            <w:left w:val="none" w:sz="0" w:space="0" w:color="auto"/>
            <w:bottom w:val="none" w:sz="0" w:space="0" w:color="auto"/>
            <w:right w:val="none" w:sz="0" w:space="0" w:color="auto"/>
          </w:divBdr>
        </w:div>
        <w:div w:id="309873458">
          <w:marLeft w:val="640"/>
          <w:marRight w:val="0"/>
          <w:marTop w:val="0"/>
          <w:marBottom w:val="0"/>
          <w:divBdr>
            <w:top w:val="none" w:sz="0" w:space="0" w:color="auto"/>
            <w:left w:val="none" w:sz="0" w:space="0" w:color="auto"/>
            <w:bottom w:val="none" w:sz="0" w:space="0" w:color="auto"/>
            <w:right w:val="none" w:sz="0" w:space="0" w:color="auto"/>
          </w:divBdr>
        </w:div>
        <w:div w:id="1247765759">
          <w:marLeft w:val="640"/>
          <w:marRight w:val="0"/>
          <w:marTop w:val="0"/>
          <w:marBottom w:val="0"/>
          <w:divBdr>
            <w:top w:val="none" w:sz="0" w:space="0" w:color="auto"/>
            <w:left w:val="none" w:sz="0" w:space="0" w:color="auto"/>
            <w:bottom w:val="none" w:sz="0" w:space="0" w:color="auto"/>
            <w:right w:val="none" w:sz="0" w:space="0" w:color="auto"/>
          </w:divBdr>
        </w:div>
        <w:div w:id="574819372">
          <w:marLeft w:val="640"/>
          <w:marRight w:val="0"/>
          <w:marTop w:val="0"/>
          <w:marBottom w:val="0"/>
          <w:divBdr>
            <w:top w:val="none" w:sz="0" w:space="0" w:color="auto"/>
            <w:left w:val="none" w:sz="0" w:space="0" w:color="auto"/>
            <w:bottom w:val="none" w:sz="0" w:space="0" w:color="auto"/>
            <w:right w:val="none" w:sz="0" w:space="0" w:color="auto"/>
          </w:divBdr>
        </w:div>
        <w:div w:id="1448548945">
          <w:marLeft w:val="640"/>
          <w:marRight w:val="0"/>
          <w:marTop w:val="0"/>
          <w:marBottom w:val="0"/>
          <w:divBdr>
            <w:top w:val="none" w:sz="0" w:space="0" w:color="auto"/>
            <w:left w:val="none" w:sz="0" w:space="0" w:color="auto"/>
            <w:bottom w:val="none" w:sz="0" w:space="0" w:color="auto"/>
            <w:right w:val="none" w:sz="0" w:space="0" w:color="auto"/>
          </w:divBdr>
        </w:div>
        <w:div w:id="1055618517">
          <w:marLeft w:val="640"/>
          <w:marRight w:val="0"/>
          <w:marTop w:val="0"/>
          <w:marBottom w:val="0"/>
          <w:divBdr>
            <w:top w:val="none" w:sz="0" w:space="0" w:color="auto"/>
            <w:left w:val="none" w:sz="0" w:space="0" w:color="auto"/>
            <w:bottom w:val="none" w:sz="0" w:space="0" w:color="auto"/>
            <w:right w:val="none" w:sz="0" w:space="0" w:color="auto"/>
          </w:divBdr>
        </w:div>
        <w:div w:id="112948589">
          <w:marLeft w:val="640"/>
          <w:marRight w:val="0"/>
          <w:marTop w:val="0"/>
          <w:marBottom w:val="0"/>
          <w:divBdr>
            <w:top w:val="none" w:sz="0" w:space="0" w:color="auto"/>
            <w:left w:val="none" w:sz="0" w:space="0" w:color="auto"/>
            <w:bottom w:val="none" w:sz="0" w:space="0" w:color="auto"/>
            <w:right w:val="none" w:sz="0" w:space="0" w:color="auto"/>
          </w:divBdr>
        </w:div>
        <w:div w:id="541357434">
          <w:marLeft w:val="640"/>
          <w:marRight w:val="0"/>
          <w:marTop w:val="0"/>
          <w:marBottom w:val="0"/>
          <w:divBdr>
            <w:top w:val="none" w:sz="0" w:space="0" w:color="auto"/>
            <w:left w:val="none" w:sz="0" w:space="0" w:color="auto"/>
            <w:bottom w:val="none" w:sz="0" w:space="0" w:color="auto"/>
            <w:right w:val="none" w:sz="0" w:space="0" w:color="auto"/>
          </w:divBdr>
        </w:div>
        <w:div w:id="1886209715">
          <w:marLeft w:val="640"/>
          <w:marRight w:val="0"/>
          <w:marTop w:val="0"/>
          <w:marBottom w:val="0"/>
          <w:divBdr>
            <w:top w:val="none" w:sz="0" w:space="0" w:color="auto"/>
            <w:left w:val="none" w:sz="0" w:space="0" w:color="auto"/>
            <w:bottom w:val="none" w:sz="0" w:space="0" w:color="auto"/>
            <w:right w:val="none" w:sz="0" w:space="0" w:color="auto"/>
          </w:divBdr>
        </w:div>
        <w:div w:id="310251837">
          <w:marLeft w:val="640"/>
          <w:marRight w:val="0"/>
          <w:marTop w:val="0"/>
          <w:marBottom w:val="0"/>
          <w:divBdr>
            <w:top w:val="none" w:sz="0" w:space="0" w:color="auto"/>
            <w:left w:val="none" w:sz="0" w:space="0" w:color="auto"/>
            <w:bottom w:val="none" w:sz="0" w:space="0" w:color="auto"/>
            <w:right w:val="none" w:sz="0" w:space="0" w:color="auto"/>
          </w:divBdr>
        </w:div>
        <w:div w:id="722021610">
          <w:marLeft w:val="640"/>
          <w:marRight w:val="0"/>
          <w:marTop w:val="0"/>
          <w:marBottom w:val="0"/>
          <w:divBdr>
            <w:top w:val="none" w:sz="0" w:space="0" w:color="auto"/>
            <w:left w:val="none" w:sz="0" w:space="0" w:color="auto"/>
            <w:bottom w:val="none" w:sz="0" w:space="0" w:color="auto"/>
            <w:right w:val="none" w:sz="0" w:space="0" w:color="auto"/>
          </w:divBdr>
        </w:div>
        <w:div w:id="676469617">
          <w:marLeft w:val="640"/>
          <w:marRight w:val="0"/>
          <w:marTop w:val="0"/>
          <w:marBottom w:val="0"/>
          <w:divBdr>
            <w:top w:val="none" w:sz="0" w:space="0" w:color="auto"/>
            <w:left w:val="none" w:sz="0" w:space="0" w:color="auto"/>
            <w:bottom w:val="none" w:sz="0" w:space="0" w:color="auto"/>
            <w:right w:val="none" w:sz="0" w:space="0" w:color="auto"/>
          </w:divBdr>
        </w:div>
        <w:div w:id="101189129">
          <w:marLeft w:val="640"/>
          <w:marRight w:val="0"/>
          <w:marTop w:val="0"/>
          <w:marBottom w:val="0"/>
          <w:divBdr>
            <w:top w:val="none" w:sz="0" w:space="0" w:color="auto"/>
            <w:left w:val="none" w:sz="0" w:space="0" w:color="auto"/>
            <w:bottom w:val="none" w:sz="0" w:space="0" w:color="auto"/>
            <w:right w:val="none" w:sz="0" w:space="0" w:color="auto"/>
          </w:divBdr>
        </w:div>
        <w:div w:id="1917393770">
          <w:marLeft w:val="640"/>
          <w:marRight w:val="0"/>
          <w:marTop w:val="0"/>
          <w:marBottom w:val="0"/>
          <w:divBdr>
            <w:top w:val="none" w:sz="0" w:space="0" w:color="auto"/>
            <w:left w:val="none" w:sz="0" w:space="0" w:color="auto"/>
            <w:bottom w:val="none" w:sz="0" w:space="0" w:color="auto"/>
            <w:right w:val="none" w:sz="0" w:space="0" w:color="auto"/>
          </w:divBdr>
        </w:div>
        <w:div w:id="1272935689">
          <w:marLeft w:val="640"/>
          <w:marRight w:val="0"/>
          <w:marTop w:val="0"/>
          <w:marBottom w:val="0"/>
          <w:divBdr>
            <w:top w:val="none" w:sz="0" w:space="0" w:color="auto"/>
            <w:left w:val="none" w:sz="0" w:space="0" w:color="auto"/>
            <w:bottom w:val="none" w:sz="0" w:space="0" w:color="auto"/>
            <w:right w:val="none" w:sz="0" w:space="0" w:color="auto"/>
          </w:divBdr>
        </w:div>
        <w:div w:id="1502741721">
          <w:marLeft w:val="640"/>
          <w:marRight w:val="0"/>
          <w:marTop w:val="0"/>
          <w:marBottom w:val="0"/>
          <w:divBdr>
            <w:top w:val="none" w:sz="0" w:space="0" w:color="auto"/>
            <w:left w:val="none" w:sz="0" w:space="0" w:color="auto"/>
            <w:bottom w:val="none" w:sz="0" w:space="0" w:color="auto"/>
            <w:right w:val="none" w:sz="0" w:space="0" w:color="auto"/>
          </w:divBdr>
        </w:div>
        <w:div w:id="384454491">
          <w:marLeft w:val="640"/>
          <w:marRight w:val="0"/>
          <w:marTop w:val="0"/>
          <w:marBottom w:val="0"/>
          <w:divBdr>
            <w:top w:val="none" w:sz="0" w:space="0" w:color="auto"/>
            <w:left w:val="none" w:sz="0" w:space="0" w:color="auto"/>
            <w:bottom w:val="none" w:sz="0" w:space="0" w:color="auto"/>
            <w:right w:val="none" w:sz="0" w:space="0" w:color="auto"/>
          </w:divBdr>
        </w:div>
        <w:div w:id="1718702998">
          <w:marLeft w:val="640"/>
          <w:marRight w:val="0"/>
          <w:marTop w:val="0"/>
          <w:marBottom w:val="0"/>
          <w:divBdr>
            <w:top w:val="none" w:sz="0" w:space="0" w:color="auto"/>
            <w:left w:val="none" w:sz="0" w:space="0" w:color="auto"/>
            <w:bottom w:val="none" w:sz="0" w:space="0" w:color="auto"/>
            <w:right w:val="none" w:sz="0" w:space="0" w:color="auto"/>
          </w:divBdr>
        </w:div>
        <w:div w:id="293220810">
          <w:marLeft w:val="640"/>
          <w:marRight w:val="0"/>
          <w:marTop w:val="0"/>
          <w:marBottom w:val="0"/>
          <w:divBdr>
            <w:top w:val="none" w:sz="0" w:space="0" w:color="auto"/>
            <w:left w:val="none" w:sz="0" w:space="0" w:color="auto"/>
            <w:bottom w:val="none" w:sz="0" w:space="0" w:color="auto"/>
            <w:right w:val="none" w:sz="0" w:space="0" w:color="auto"/>
          </w:divBdr>
        </w:div>
        <w:div w:id="1614434947">
          <w:marLeft w:val="640"/>
          <w:marRight w:val="0"/>
          <w:marTop w:val="0"/>
          <w:marBottom w:val="0"/>
          <w:divBdr>
            <w:top w:val="none" w:sz="0" w:space="0" w:color="auto"/>
            <w:left w:val="none" w:sz="0" w:space="0" w:color="auto"/>
            <w:bottom w:val="none" w:sz="0" w:space="0" w:color="auto"/>
            <w:right w:val="none" w:sz="0" w:space="0" w:color="auto"/>
          </w:divBdr>
        </w:div>
      </w:divsChild>
    </w:div>
    <w:div w:id="618298558">
      <w:bodyDiv w:val="1"/>
      <w:marLeft w:val="0"/>
      <w:marRight w:val="0"/>
      <w:marTop w:val="0"/>
      <w:marBottom w:val="0"/>
      <w:divBdr>
        <w:top w:val="none" w:sz="0" w:space="0" w:color="auto"/>
        <w:left w:val="none" w:sz="0" w:space="0" w:color="auto"/>
        <w:bottom w:val="none" w:sz="0" w:space="0" w:color="auto"/>
        <w:right w:val="none" w:sz="0" w:space="0" w:color="auto"/>
      </w:divBdr>
      <w:divsChild>
        <w:div w:id="34430439">
          <w:marLeft w:val="640"/>
          <w:marRight w:val="0"/>
          <w:marTop w:val="0"/>
          <w:marBottom w:val="0"/>
          <w:divBdr>
            <w:top w:val="none" w:sz="0" w:space="0" w:color="auto"/>
            <w:left w:val="none" w:sz="0" w:space="0" w:color="auto"/>
            <w:bottom w:val="none" w:sz="0" w:space="0" w:color="auto"/>
            <w:right w:val="none" w:sz="0" w:space="0" w:color="auto"/>
          </w:divBdr>
        </w:div>
        <w:div w:id="2125417788">
          <w:marLeft w:val="640"/>
          <w:marRight w:val="0"/>
          <w:marTop w:val="0"/>
          <w:marBottom w:val="0"/>
          <w:divBdr>
            <w:top w:val="none" w:sz="0" w:space="0" w:color="auto"/>
            <w:left w:val="none" w:sz="0" w:space="0" w:color="auto"/>
            <w:bottom w:val="none" w:sz="0" w:space="0" w:color="auto"/>
            <w:right w:val="none" w:sz="0" w:space="0" w:color="auto"/>
          </w:divBdr>
        </w:div>
        <w:div w:id="1005669535">
          <w:marLeft w:val="640"/>
          <w:marRight w:val="0"/>
          <w:marTop w:val="0"/>
          <w:marBottom w:val="0"/>
          <w:divBdr>
            <w:top w:val="none" w:sz="0" w:space="0" w:color="auto"/>
            <w:left w:val="none" w:sz="0" w:space="0" w:color="auto"/>
            <w:bottom w:val="none" w:sz="0" w:space="0" w:color="auto"/>
            <w:right w:val="none" w:sz="0" w:space="0" w:color="auto"/>
          </w:divBdr>
        </w:div>
        <w:div w:id="1105733534">
          <w:marLeft w:val="640"/>
          <w:marRight w:val="0"/>
          <w:marTop w:val="0"/>
          <w:marBottom w:val="0"/>
          <w:divBdr>
            <w:top w:val="none" w:sz="0" w:space="0" w:color="auto"/>
            <w:left w:val="none" w:sz="0" w:space="0" w:color="auto"/>
            <w:bottom w:val="none" w:sz="0" w:space="0" w:color="auto"/>
            <w:right w:val="none" w:sz="0" w:space="0" w:color="auto"/>
          </w:divBdr>
        </w:div>
        <w:div w:id="1084306236">
          <w:marLeft w:val="640"/>
          <w:marRight w:val="0"/>
          <w:marTop w:val="0"/>
          <w:marBottom w:val="0"/>
          <w:divBdr>
            <w:top w:val="none" w:sz="0" w:space="0" w:color="auto"/>
            <w:left w:val="none" w:sz="0" w:space="0" w:color="auto"/>
            <w:bottom w:val="none" w:sz="0" w:space="0" w:color="auto"/>
            <w:right w:val="none" w:sz="0" w:space="0" w:color="auto"/>
          </w:divBdr>
        </w:div>
        <w:div w:id="1675377510">
          <w:marLeft w:val="640"/>
          <w:marRight w:val="0"/>
          <w:marTop w:val="0"/>
          <w:marBottom w:val="0"/>
          <w:divBdr>
            <w:top w:val="none" w:sz="0" w:space="0" w:color="auto"/>
            <w:left w:val="none" w:sz="0" w:space="0" w:color="auto"/>
            <w:bottom w:val="none" w:sz="0" w:space="0" w:color="auto"/>
            <w:right w:val="none" w:sz="0" w:space="0" w:color="auto"/>
          </w:divBdr>
        </w:div>
        <w:div w:id="1169128774">
          <w:marLeft w:val="640"/>
          <w:marRight w:val="0"/>
          <w:marTop w:val="0"/>
          <w:marBottom w:val="0"/>
          <w:divBdr>
            <w:top w:val="none" w:sz="0" w:space="0" w:color="auto"/>
            <w:left w:val="none" w:sz="0" w:space="0" w:color="auto"/>
            <w:bottom w:val="none" w:sz="0" w:space="0" w:color="auto"/>
            <w:right w:val="none" w:sz="0" w:space="0" w:color="auto"/>
          </w:divBdr>
        </w:div>
        <w:div w:id="1192374268">
          <w:marLeft w:val="640"/>
          <w:marRight w:val="0"/>
          <w:marTop w:val="0"/>
          <w:marBottom w:val="0"/>
          <w:divBdr>
            <w:top w:val="none" w:sz="0" w:space="0" w:color="auto"/>
            <w:left w:val="none" w:sz="0" w:space="0" w:color="auto"/>
            <w:bottom w:val="none" w:sz="0" w:space="0" w:color="auto"/>
            <w:right w:val="none" w:sz="0" w:space="0" w:color="auto"/>
          </w:divBdr>
        </w:div>
        <w:div w:id="127358795">
          <w:marLeft w:val="640"/>
          <w:marRight w:val="0"/>
          <w:marTop w:val="0"/>
          <w:marBottom w:val="0"/>
          <w:divBdr>
            <w:top w:val="none" w:sz="0" w:space="0" w:color="auto"/>
            <w:left w:val="none" w:sz="0" w:space="0" w:color="auto"/>
            <w:bottom w:val="none" w:sz="0" w:space="0" w:color="auto"/>
            <w:right w:val="none" w:sz="0" w:space="0" w:color="auto"/>
          </w:divBdr>
        </w:div>
        <w:div w:id="502597602">
          <w:marLeft w:val="640"/>
          <w:marRight w:val="0"/>
          <w:marTop w:val="0"/>
          <w:marBottom w:val="0"/>
          <w:divBdr>
            <w:top w:val="none" w:sz="0" w:space="0" w:color="auto"/>
            <w:left w:val="none" w:sz="0" w:space="0" w:color="auto"/>
            <w:bottom w:val="none" w:sz="0" w:space="0" w:color="auto"/>
            <w:right w:val="none" w:sz="0" w:space="0" w:color="auto"/>
          </w:divBdr>
        </w:div>
        <w:div w:id="437260891">
          <w:marLeft w:val="640"/>
          <w:marRight w:val="0"/>
          <w:marTop w:val="0"/>
          <w:marBottom w:val="0"/>
          <w:divBdr>
            <w:top w:val="none" w:sz="0" w:space="0" w:color="auto"/>
            <w:left w:val="none" w:sz="0" w:space="0" w:color="auto"/>
            <w:bottom w:val="none" w:sz="0" w:space="0" w:color="auto"/>
            <w:right w:val="none" w:sz="0" w:space="0" w:color="auto"/>
          </w:divBdr>
        </w:div>
        <w:div w:id="1429539363">
          <w:marLeft w:val="640"/>
          <w:marRight w:val="0"/>
          <w:marTop w:val="0"/>
          <w:marBottom w:val="0"/>
          <w:divBdr>
            <w:top w:val="none" w:sz="0" w:space="0" w:color="auto"/>
            <w:left w:val="none" w:sz="0" w:space="0" w:color="auto"/>
            <w:bottom w:val="none" w:sz="0" w:space="0" w:color="auto"/>
            <w:right w:val="none" w:sz="0" w:space="0" w:color="auto"/>
          </w:divBdr>
        </w:div>
        <w:div w:id="1842427313">
          <w:marLeft w:val="640"/>
          <w:marRight w:val="0"/>
          <w:marTop w:val="0"/>
          <w:marBottom w:val="0"/>
          <w:divBdr>
            <w:top w:val="none" w:sz="0" w:space="0" w:color="auto"/>
            <w:left w:val="none" w:sz="0" w:space="0" w:color="auto"/>
            <w:bottom w:val="none" w:sz="0" w:space="0" w:color="auto"/>
            <w:right w:val="none" w:sz="0" w:space="0" w:color="auto"/>
          </w:divBdr>
        </w:div>
        <w:div w:id="1084110546">
          <w:marLeft w:val="640"/>
          <w:marRight w:val="0"/>
          <w:marTop w:val="0"/>
          <w:marBottom w:val="0"/>
          <w:divBdr>
            <w:top w:val="none" w:sz="0" w:space="0" w:color="auto"/>
            <w:left w:val="none" w:sz="0" w:space="0" w:color="auto"/>
            <w:bottom w:val="none" w:sz="0" w:space="0" w:color="auto"/>
            <w:right w:val="none" w:sz="0" w:space="0" w:color="auto"/>
          </w:divBdr>
        </w:div>
        <w:div w:id="117720999">
          <w:marLeft w:val="640"/>
          <w:marRight w:val="0"/>
          <w:marTop w:val="0"/>
          <w:marBottom w:val="0"/>
          <w:divBdr>
            <w:top w:val="none" w:sz="0" w:space="0" w:color="auto"/>
            <w:left w:val="none" w:sz="0" w:space="0" w:color="auto"/>
            <w:bottom w:val="none" w:sz="0" w:space="0" w:color="auto"/>
            <w:right w:val="none" w:sz="0" w:space="0" w:color="auto"/>
          </w:divBdr>
        </w:div>
        <w:div w:id="1483887637">
          <w:marLeft w:val="640"/>
          <w:marRight w:val="0"/>
          <w:marTop w:val="0"/>
          <w:marBottom w:val="0"/>
          <w:divBdr>
            <w:top w:val="none" w:sz="0" w:space="0" w:color="auto"/>
            <w:left w:val="none" w:sz="0" w:space="0" w:color="auto"/>
            <w:bottom w:val="none" w:sz="0" w:space="0" w:color="auto"/>
            <w:right w:val="none" w:sz="0" w:space="0" w:color="auto"/>
          </w:divBdr>
        </w:div>
        <w:div w:id="543174766">
          <w:marLeft w:val="640"/>
          <w:marRight w:val="0"/>
          <w:marTop w:val="0"/>
          <w:marBottom w:val="0"/>
          <w:divBdr>
            <w:top w:val="none" w:sz="0" w:space="0" w:color="auto"/>
            <w:left w:val="none" w:sz="0" w:space="0" w:color="auto"/>
            <w:bottom w:val="none" w:sz="0" w:space="0" w:color="auto"/>
            <w:right w:val="none" w:sz="0" w:space="0" w:color="auto"/>
          </w:divBdr>
        </w:div>
        <w:div w:id="1664624040">
          <w:marLeft w:val="640"/>
          <w:marRight w:val="0"/>
          <w:marTop w:val="0"/>
          <w:marBottom w:val="0"/>
          <w:divBdr>
            <w:top w:val="none" w:sz="0" w:space="0" w:color="auto"/>
            <w:left w:val="none" w:sz="0" w:space="0" w:color="auto"/>
            <w:bottom w:val="none" w:sz="0" w:space="0" w:color="auto"/>
            <w:right w:val="none" w:sz="0" w:space="0" w:color="auto"/>
          </w:divBdr>
        </w:div>
        <w:div w:id="1842237387">
          <w:marLeft w:val="640"/>
          <w:marRight w:val="0"/>
          <w:marTop w:val="0"/>
          <w:marBottom w:val="0"/>
          <w:divBdr>
            <w:top w:val="none" w:sz="0" w:space="0" w:color="auto"/>
            <w:left w:val="none" w:sz="0" w:space="0" w:color="auto"/>
            <w:bottom w:val="none" w:sz="0" w:space="0" w:color="auto"/>
            <w:right w:val="none" w:sz="0" w:space="0" w:color="auto"/>
          </w:divBdr>
        </w:div>
        <w:div w:id="620114664">
          <w:marLeft w:val="640"/>
          <w:marRight w:val="0"/>
          <w:marTop w:val="0"/>
          <w:marBottom w:val="0"/>
          <w:divBdr>
            <w:top w:val="none" w:sz="0" w:space="0" w:color="auto"/>
            <w:left w:val="none" w:sz="0" w:space="0" w:color="auto"/>
            <w:bottom w:val="none" w:sz="0" w:space="0" w:color="auto"/>
            <w:right w:val="none" w:sz="0" w:space="0" w:color="auto"/>
          </w:divBdr>
        </w:div>
        <w:div w:id="1915236809">
          <w:marLeft w:val="640"/>
          <w:marRight w:val="0"/>
          <w:marTop w:val="0"/>
          <w:marBottom w:val="0"/>
          <w:divBdr>
            <w:top w:val="none" w:sz="0" w:space="0" w:color="auto"/>
            <w:left w:val="none" w:sz="0" w:space="0" w:color="auto"/>
            <w:bottom w:val="none" w:sz="0" w:space="0" w:color="auto"/>
            <w:right w:val="none" w:sz="0" w:space="0" w:color="auto"/>
          </w:divBdr>
        </w:div>
        <w:div w:id="468597503">
          <w:marLeft w:val="640"/>
          <w:marRight w:val="0"/>
          <w:marTop w:val="0"/>
          <w:marBottom w:val="0"/>
          <w:divBdr>
            <w:top w:val="none" w:sz="0" w:space="0" w:color="auto"/>
            <w:left w:val="none" w:sz="0" w:space="0" w:color="auto"/>
            <w:bottom w:val="none" w:sz="0" w:space="0" w:color="auto"/>
            <w:right w:val="none" w:sz="0" w:space="0" w:color="auto"/>
          </w:divBdr>
        </w:div>
        <w:div w:id="806363786">
          <w:marLeft w:val="640"/>
          <w:marRight w:val="0"/>
          <w:marTop w:val="0"/>
          <w:marBottom w:val="0"/>
          <w:divBdr>
            <w:top w:val="none" w:sz="0" w:space="0" w:color="auto"/>
            <w:left w:val="none" w:sz="0" w:space="0" w:color="auto"/>
            <w:bottom w:val="none" w:sz="0" w:space="0" w:color="auto"/>
            <w:right w:val="none" w:sz="0" w:space="0" w:color="auto"/>
          </w:divBdr>
        </w:div>
        <w:div w:id="554201475">
          <w:marLeft w:val="640"/>
          <w:marRight w:val="0"/>
          <w:marTop w:val="0"/>
          <w:marBottom w:val="0"/>
          <w:divBdr>
            <w:top w:val="none" w:sz="0" w:space="0" w:color="auto"/>
            <w:left w:val="none" w:sz="0" w:space="0" w:color="auto"/>
            <w:bottom w:val="none" w:sz="0" w:space="0" w:color="auto"/>
            <w:right w:val="none" w:sz="0" w:space="0" w:color="auto"/>
          </w:divBdr>
        </w:div>
        <w:div w:id="1493837389">
          <w:marLeft w:val="640"/>
          <w:marRight w:val="0"/>
          <w:marTop w:val="0"/>
          <w:marBottom w:val="0"/>
          <w:divBdr>
            <w:top w:val="none" w:sz="0" w:space="0" w:color="auto"/>
            <w:left w:val="none" w:sz="0" w:space="0" w:color="auto"/>
            <w:bottom w:val="none" w:sz="0" w:space="0" w:color="auto"/>
            <w:right w:val="none" w:sz="0" w:space="0" w:color="auto"/>
          </w:divBdr>
        </w:div>
        <w:div w:id="1052772367">
          <w:marLeft w:val="640"/>
          <w:marRight w:val="0"/>
          <w:marTop w:val="0"/>
          <w:marBottom w:val="0"/>
          <w:divBdr>
            <w:top w:val="none" w:sz="0" w:space="0" w:color="auto"/>
            <w:left w:val="none" w:sz="0" w:space="0" w:color="auto"/>
            <w:bottom w:val="none" w:sz="0" w:space="0" w:color="auto"/>
            <w:right w:val="none" w:sz="0" w:space="0" w:color="auto"/>
          </w:divBdr>
        </w:div>
        <w:div w:id="886336279">
          <w:marLeft w:val="640"/>
          <w:marRight w:val="0"/>
          <w:marTop w:val="0"/>
          <w:marBottom w:val="0"/>
          <w:divBdr>
            <w:top w:val="none" w:sz="0" w:space="0" w:color="auto"/>
            <w:left w:val="none" w:sz="0" w:space="0" w:color="auto"/>
            <w:bottom w:val="none" w:sz="0" w:space="0" w:color="auto"/>
            <w:right w:val="none" w:sz="0" w:space="0" w:color="auto"/>
          </w:divBdr>
        </w:div>
        <w:div w:id="273444673">
          <w:marLeft w:val="640"/>
          <w:marRight w:val="0"/>
          <w:marTop w:val="0"/>
          <w:marBottom w:val="0"/>
          <w:divBdr>
            <w:top w:val="none" w:sz="0" w:space="0" w:color="auto"/>
            <w:left w:val="none" w:sz="0" w:space="0" w:color="auto"/>
            <w:bottom w:val="none" w:sz="0" w:space="0" w:color="auto"/>
            <w:right w:val="none" w:sz="0" w:space="0" w:color="auto"/>
          </w:divBdr>
        </w:div>
        <w:div w:id="821700662">
          <w:marLeft w:val="640"/>
          <w:marRight w:val="0"/>
          <w:marTop w:val="0"/>
          <w:marBottom w:val="0"/>
          <w:divBdr>
            <w:top w:val="none" w:sz="0" w:space="0" w:color="auto"/>
            <w:left w:val="none" w:sz="0" w:space="0" w:color="auto"/>
            <w:bottom w:val="none" w:sz="0" w:space="0" w:color="auto"/>
            <w:right w:val="none" w:sz="0" w:space="0" w:color="auto"/>
          </w:divBdr>
        </w:div>
        <w:div w:id="1754009458">
          <w:marLeft w:val="640"/>
          <w:marRight w:val="0"/>
          <w:marTop w:val="0"/>
          <w:marBottom w:val="0"/>
          <w:divBdr>
            <w:top w:val="none" w:sz="0" w:space="0" w:color="auto"/>
            <w:left w:val="none" w:sz="0" w:space="0" w:color="auto"/>
            <w:bottom w:val="none" w:sz="0" w:space="0" w:color="auto"/>
            <w:right w:val="none" w:sz="0" w:space="0" w:color="auto"/>
          </w:divBdr>
        </w:div>
        <w:div w:id="1379626405">
          <w:marLeft w:val="640"/>
          <w:marRight w:val="0"/>
          <w:marTop w:val="0"/>
          <w:marBottom w:val="0"/>
          <w:divBdr>
            <w:top w:val="none" w:sz="0" w:space="0" w:color="auto"/>
            <w:left w:val="none" w:sz="0" w:space="0" w:color="auto"/>
            <w:bottom w:val="none" w:sz="0" w:space="0" w:color="auto"/>
            <w:right w:val="none" w:sz="0" w:space="0" w:color="auto"/>
          </w:divBdr>
        </w:div>
        <w:div w:id="734007192">
          <w:marLeft w:val="640"/>
          <w:marRight w:val="0"/>
          <w:marTop w:val="0"/>
          <w:marBottom w:val="0"/>
          <w:divBdr>
            <w:top w:val="none" w:sz="0" w:space="0" w:color="auto"/>
            <w:left w:val="none" w:sz="0" w:space="0" w:color="auto"/>
            <w:bottom w:val="none" w:sz="0" w:space="0" w:color="auto"/>
            <w:right w:val="none" w:sz="0" w:space="0" w:color="auto"/>
          </w:divBdr>
        </w:div>
        <w:div w:id="321472216">
          <w:marLeft w:val="640"/>
          <w:marRight w:val="0"/>
          <w:marTop w:val="0"/>
          <w:marBottom w:val="0"/>
          <w:divBdr>
            <w:top w:val="none" w:sz="0" w:space="0" w:color="auto"/>
            <w:left w:val="none" w:sz="0" w:space="0" w:color="auto"/>
            <w:bottom w:val="none" w:sz="0" w:space="0" w:color="auto"/>
            <w:right w:val="none" w:sz="0" w:space="0" w:color="auto"/>
          </w:divBdr>
        </w:div>
        <w:div w:id="1957565257">
          <w:marLeft w:val="640"/>
          <w:marRight w:val="0"/>
          <w:marTop w:val="0"/>
          <w:marBottom w:val="0"/>
          <w:divBdr>
            <w:top w:val="none" w:sz="0" w:space="0" w:color="auto"/>
            <w:left w:val="none" w:sz="0" w:space="0" w:color="auto"/>
            <w:bottom w:val="none" w:sz="0" w:space="0" w:color="auto"/>
            <w:right w:val="none" w:sz="0" w:space="0" w:color="auto"/>
          </w:divBdr>
        </w:div>
      </w:divsChild>
    </w:div>
    <w:div w:id="627274588">
      <w:bodyDiv w:val="1"/>
      <w:marLeft w:val="0"/>
      <w:marRight w:val="0"/>
      <w:marTop w:val="0"/>
      <w:marBottom w:val="0"/>
      <w:divBdr>
        <w:top w:val="none" w:sz="0" w:space="0" w:color="auto"/>
        <w:left w:val="none" w:sz="0" w:space="0" w:color="auto"/>
        <w:bottom w:val="none" w:sz="0" w:space="0" w:color="auto"/>
        <w:right w:val="none" w:sz="0" w:space="0" w:color="auto"/>
      </w:divBdr>
      <w:divsChild>
        <w:div w:id="1220676258">
          <w:marLeft w:val="640"/>
          <w:marRight w:val="0"/>
          <w:marTop w:val="0"/>
          <w:marBottom w:val="0"/>
          <w:divBdr>
            <w:top w:val="none" w:sz="0" w:space="0" w:color="auto"/>
            <w:left w:val="none" w:sz="0" w:space="0" w:color="auto"/>
            <w:bottom w:val="none" w:sz="0" w:space="0" w:color="auto"/>
            <w:right w:val="none" w:sz="0" w:space="0" w:color="auto"/>
          </w:divBdr>
        </w:div>
        <w:div w:id="368645953">
          <w:marLeft w:val="640"/>
          <w:marRight w:val="0"/>
          <w:marTop w:val="0"/>
          <w:marBottom w:val="0"/>
          <w:divBdr>
            <w:top w:val="none" w:sz="0" w:space="0" w:color="auto"/>
            <w:left w:val="none" w:sz="0" w:space="0" w:color="auto"/>
            <w:bottom w:val="none" w:sz="0" w:space="0" w:color="auto"/>
            <w:right w:val="none" w:sz="0" w:space="0" w:color="auto"/>
          </w:divBdr>
        </w:div>
        <w:div w:id="513688510">
          <w:marLeft w:val="640"/>
          <w:marRight w:val="0"/>
          <w:marTop w:val="0"/>
          <w:marBottom w:val="0"/>
          <w:divBdr>
            <w:top w:val="none" w:sz="0" w:space="0" w:color="auto"/>
            <w:left w:val="none" w:sz="0" w:space="0" w:color="auto"/>
            <w:bottom w:val="none" w:sz="0" w:space="0" w:color="auto"/>
            <w:right w:val="none" w:sz="0" w:space="0" w:color="auto"/>
          </w:divBdr>
        </w:div>
        <w:div w:id="1249852748">
          <w:marLeft w:val="640"/>
          <w:marRight w:val="0"/>
          <w:marTop w:val="0"/>
          <w:marBottom w:val="0"/>
          <w:divBdr>
            <w:top w:val="none" w:sz="0" w:space="0" w:color="auto"/>
            <w:left w:val="none" w:sz="0" w:space="0" w:color="auto"/>
            <w:bottom w:val="none" w:sz="0" w:space="0" w:color="auto"/>
            <w:right w:val="none" w:sz="0" w:space="0" w:color="auto"/>
          </w:divBdr>
        </w:div>
        <w:div w:id="1133669824">
          <w:marLeft w:val="640"/>
          <w:marRight w:val="0"/>
          <w:marTop w:val="0"/>
          <w:marBottom w:val="0"/>
          <w:divBdr>
            <w:top w:val="none" w:sz="0" w:space="0" w:color="auto"/>
            <w:left w:val="none" w:sz="0" w:space="0" w:color="auto"/>
            <w:bottom w:val="none" w:sz="0" w:space="0" w:color="auto"/>
            <w:right w:val="none" w:sz="0" w:space="0" w:color="auto"/>
          </w:divBdr>
        </w:div>
        <w:div w:id="198519043">
          <w:marLeft w:val="640"/>
          <w:marRight w:val="0"/>
          <w:marTop w:val="0"/>
          <w:marBottom w:val="0"/>
          <w:divBdr>
            <w:top w:val="none" w:sz="0" w:space="0" w:color="auto"/>
            <w:left w:val="none" w:sz="0" w:space="0" w:color="auto"/>
            <w:bottom w:val="none" w:sz="0" w:space="0" w:color="auto"/>
            <w:right w:val="none" w:sz="0" w:space="0" w:color="auto"/>
          </w:divBdr>
        </w:div>
        <w:div w:id="174851235">
          <w:marLeft w:val="640"/>
          <w:marRight w:val="0"/>
          <w:marTop w:val="0"/>
          <w:marBottom w:val="0"/>
          <w:divBdr>
            <w:top w:val="none" w:sz="0" w:space="0" w:color="auto"/>
            <w:left w:val="none" w:sz="0" w:space="0" w:color="auto"/>
            <w:bottom w:val="none" w:sz="0" w:space="0" w:color="auto"/>
            <w:right w:val="none" w:sz="0" w:space="0" w:color="auto"/>
          </w:divBdr>
        </w:div>
        <w:div w:id="1235819763">
          <w:marLeft w:val="640"/>
          <w:marRight w:val="0"/>
          <w:marTop w:val="0"/>
          <w:marBottom w:val="0"/>
          <w:divBdr>
            <w:top w:val="none" w:sz="0" w:space="0" w:color="auto"/>
            <w:left w:val="none" w:sz="0" w:space="0" w:color="auto"/>
            <w:bottom w:val="none" w:sz="0" w:space="0" w:color="auto"/>
            <w:right w:val="none" w:sz="0" w:space="0" w:color="auto"/>
          </w:divBdr>
        </w:div>
        <w:div w:id="838695277">
          <w:marLeft w:val="640"/>
          <w:marRight w:val="0"/>
          <w:marTop w:val="0"/>
          <w:marBottom w:val="0"/>
          <w:divBdr>
            <w:top w:val="none" w:sz="0" w:space="0" w:color="auto"/>
            <w:left w:val="none" w:sz="0" w:space="0" w:color="auto"/>
            <w:bottom w:val="none" w:sz="0" w:space="0" w:color="auto"/>
            <w:right w:val="none" w:sz="0" w:space="0" w:color="auto"/>
          </w:divBdr>
        </w:div>
        <w:div w:id="1329751954">
          <w:marLeft w:val="640"/>
          <w:marRight w:val="0"/>
          <w:marTop w:val="0"/>
          <w:marBottom w:val="0"/>
          <w:divBdr>
            <w:top w:val="none" w:sz="0" w:space="0" w:color="auto"/>
            <w:left w:val="none" w:sz="0" w:space="0" w:color="auto"/>
            <w:bottom w:val="none" w:sz="0" w:space="0" w:color="auto"/>
            <w:right w:val="none" w:sz="0" w:space="0" w:color="auto"/>
          </w:divBdr>
        </w:div>
        <w:div w:id="1278835165">
          <w:marLeft w:val="640"/>
          <w:marRight w:val="0"/>
          <w:marTop w:val="0"/>
          <w:marBottom w:val="0"/>
          <w:divBdr>
            <w:top w:val="none" w:sz="0" w:space="0" w:color="auto"/>
            <w:left w:val="none" w:sz="0" w:space="0" w:color="auto"/>
            <w:bottom w:val="none" w:sz="0" w:space="0" w:color="auto"/>
            <w:right w:val="none" w:sz="0" w:space="0" w:color="auto"/>
          </w:divBdr>
        </w:div>
        <w:div w:id="139731999">
          <w:marLeft w:val="640"/>
          <w:marRight w:val="0"/>
          <w:marTop w:val="0"/>
          <w:marBottom w:val="0"/>
          <w:divBdr>
            <w:top w:val="none" w:sz="0" w:space="0" w:color="auto"/>
            <w:left w:val="none" w:sz="0" w:space="0" w:color="auto"/>
            <w:bottom w:val="none" w:sz="0" w:space="0" w:color="auto"/>
            <w:right w:val="none" w:sz="0" w:space="0" w:color="auto"/>
          </w:divBdr>
        </w:div>
        <w:div w:id="304626590">
          <w:marLeft w:val="640"/>
          <w:marRight w:val="0"/>
          <w:marTop w:val="0"/>
          <w:marBottom w:val="0"/>
          <w:divBdr>
            <w:top w:val="none" w:sz="0" w:space="0" w:color="auto"/>
            <w:left w:val="none" w:sz="0" w:space="0" w:color="auto"/>
            <w:bottom w:val="none" w:sz="0" w:space="0" w:color="auto"/>
            <w:right w:val="none" w:sz="0" w:space="0" w:color="auto"/>
          </w:divBdr>
        </w:div>
        <w:div w:id="701326880">
          <w:marLeft w:val="640"/>
          <w:marRight w:val="0"/>
          <w:marTop w:val="0"/>
          <w:marBottom w:val="0"/>
          <w:divBdr>
            <w:top w:val="none" w:sz="0" w:space="0" w:color="auto"/>
            <w:left w:val="none" w:sz="0" w:space="0" w:color="auto"/>
            <w:bottom w:val="none" w:sz="0" w:space="0" w:color="auto"/>
            <w:right w:val="none" w:sz="0" w:space="0" w:color="auto"/>
          </w:divBdr>
        </w:div>
        <w:div w:id="231430293">
          <w:marLeft w:val="640"/>
          <w:marRight w:val="0"/>
          <w:marTop w:val="0"/>
          <w:marBottom w:val="0"/>
          <w:divBdr>
            <w:top w:val="none" w:sz="0" w:space="0" w:color="auto"/>
            <w:left w:val="none" w:sz="0" w:space="0" w:color="auto"/>
            <w:bottom w:val="none" w:sz="0" w:space="0" w:color="auto"/>
            <w:right w:val="none" w:sz="0" w:space="0" w:color="auto"/>
          </w:divBdr>
        </w:div>
        <w:div w:id="701132723">
          <w:marLeft w:val="640"/>
          <w:marRight w:val="0"/>
          <w:marTop w:val="0"/>
          <w:marBottom w:val="0"/>
          <w:divBdr>
            <w:top w:val="none" w:sz="0" w:space="0" w:color="auto"/>
            <w:left w:val="none" w:sz="0" w:space="0" w:color="auto"/>
            <w:bottom w:val="none" w:sz="0" w:space="0" w:color="auto"/>
            <w:right w:val="none" w:sz="0" w:space="0" w:color="auto"/>
          </w:divBdr>
        </w:div>
        <w:div w:id="1796408985">
          <w:marLeft w:val="640"/>
          <w:marRight w:val="0"/>
          <w:marTop w:val="0"/>
          <w:marBottom w:val="0"/>
          <w:divBdr>
            <w:top w:val="none" w:sz="0" w:space="0" w:color="auto"/>
            <w:left w:val="none" w:sz="0" w:space="0" w:color="auto"/>
            <w:bottom w:val="none" w:sz="0" w:space="0" w:color="auto"/>
            <w:right w:val="none" w:sz="0" w:space="0" w:color="auto"/>
          </w:divBdr>
        </w:div>
        <w:div w:id="1451778917">
          <w:marLeft w:val="640"/>
          <w:marRight w:val="0"/>
          <w:marTop w:val="0"/>
          <w:marBottom w:val="0"/>
          <w:divBdr>
            <w:top w:val="none" w:sz="0" w:space="0" w:color="auto"/>
            <w:left w:val="none" w:sz="0" w:space="0" w:color="auto"/>
            <w:bottom w:val="none" w:sz="0" w:space="0" w:color="auto"/>
            <w:right w:val="none" w:sz="0" w:space="0" w:color="auto"/>
          </w:divBdr>
        </w:div>
        <w:div w:id="987518682">
          <w:marLeft w:val="640"/>
          <w:marRight w:val="0"/>
          <w:marTop w:val="0"/>
          <w:marBottom w:val="0"/>
          <w:divBdr>
            <w:top w:val="none" w:sz="0" w:space="0" w:color="auto"/>
            <w:left w:val="none" w:sz="0" w:space="0" w:color="auto"/>
            <w:bottom w:val="none" w:sz="0" w:space="0" w:color="auto"/>
            <w:right w:val="none" w:sz="0" w:space="0" w:color="auto"/>
          </w:divBdr>
        </w:div>
        <w:div w:id="492915911">
          <w:marLeft w:val="640"/>
          <w:marRight w:val="0"/>
          <w:marTop w:val="0"/>
          <w:marBottom w:val="0"/>
          <w:divBdr>
            <w:top w:val="none" w:sz="0" w:space="0" w:color="auto"/>
            <w:left w:val="none" w:sz="0" w:space="0" w:color="auto"/>
            <w:bottom w:val="none" w:sz="0" w:space="0" w:color="auto"/>
            <w:right w:val="none" w:sz="0" w:space="0" w:color="auto"/>
          </w:divBdr>
        </w:div>
        <w:div w:id="1010835498">
          <w:marLeft w:val="640"/>
          <w:marRight w:val="0"/>
          <w:marTop w:val="0"/>
          <w:marBottom w:val="0"/>
          <w:divBdr>
            <w:top w:val="none" w:sz="0" w:space="0" w:color="auto"/>
            <w:left w:val="none" w:sz="0" w:space="0" w:color="auto"/>
            <w:bottom w:val="none" w:sz="0" w:space="0" w:color="auto"/>
            <w:right w:val="none" w:sz="0" w:space="0" w:color="auto"/>
          </w:divBdr>
        </w:div>
        <w:div w:id="1502743981">
          <w:marLeft w:val="640"/>
          <w:marRight w:val="0"/>
          <w:marTop w:val="0"/>
          <w:marBottom w:val="0"/>
          <w:divBdr>
            <w:top w:val="none" w:sz="0" w:space="0" w:color="auto"/>
            <w:left w:val="none" w:sz="0" w:space="0" w:color="auto"/>
            <w:bottom w:val="none" w:sz="0" w:space="0" w:color="auto"/>
            <w:right w:val="none" w:sz="0" w:space="0" w:color="auto"/>
          </w:divBdr>
        </w:div>
        <w:div w:id="1775132003">
          <w:marLeft w:val="640"/>
          <w:marRight w:val="0"/>
          <w:marTop w:val="0"/>
          <w:marBottom w:val="0"/>
          <w:divBdr>
            <w:top w:val="none" w:sz="0" w:space="0" w:color="auto"/>
            <w:left w:val="none" w:sz="0" w:space="0" w:color="auto"/>
            <w:bottom w:val="none" w:sz="0" w:space="0" w:color="auto"/>
            <w:right w:val="none" w:sz="0" w:space="0" w:color="auto"/>
          </w:divBdr>
        </w:div>
        <w:div w:id="1952124827">
          <w:marLeft w:val="640"/>
          <w:marRight w:val="0"/>
          <w:marTop w:val="0"/>
          <w:marBottom w:val="0"/>
          <w:divBdr>
            <w:top w:val="none" w:sz="0" w:space="0" w:color="auto"/>
            <w:left w:val="none" w:sz="0" w:space="0" w:color="auto"/>
            <w:bottom w:val="none" w:sz="0" w:space="0" w:color="auto"/>
            <w:right w:val="none" w:sz="0" w:space="0" w:color="auto"/>
          </w:divBdr>
        </w:div>
        <w:div w:id="188031430">
          <w:marLeft w:val="640"/>
          <w:marRight w:val="0"/>
          <w:marTop w:val="0"/>
          <w:marBottom w:val="0"/>
          <w:divBdr>
            <w:top w:val="none" w:sz="0" w:space="0" w:color="auto"/>
            <w:left w:val="none" w:sz="0" w:space="0" w:color="auto"/>
            <w:bottom w:val="none" w:sz="0" w:space="0" w:color="auto"/>
            <w:right w:val="none" w:sz="0" w:space="0" w:color="auto"/>
          </w:divBdr>
        </w:div>
        <w:div w:id="1831435257">
          <w:marLeft w:val="640"/>
          <w:marRight w:val="0"/>
          <w:marTop w:val="0"/>
          <w:marBottom w:val="0"/>
          <w:divBdr>
            <w:top w:val="none" w:sz="0" w:space="0" w:color="auto"/>
            <w:left w:val="none" w:sz="0" w:space="0" w:color="auto"/>
            <w:bottom w:val="none" w:sz="0" w:space="0" w:color="auto"/>
            <w:right w:val="none" w:sz="0" w:space="0" w:color="auto"/>
          </w:divBdr>
        </w:div>
        <w:div w:id="1606886970">
          <w:marLeft w:val="640"/>
          <w:marRight w:val="0"/>
          <w:marTop w:val="0"/>
          <w:marBottom w:val="0"/>
          <w:divBdr>
            <w:top w:val="none" w:sz="0" w:space="0" w:color="auto"/>
            <w:left w:val="none" w:sz="0" w:space="0" w:color="auto"/>
            <w:bottom w:val="none" w:sz="0" w:space="0" w:color="auto"/>
            <w:right w:val="none" w:sz="0" w:space="0" w:color="auto"/>
          </w:divBdr>
        </w:div>
        <w:div w:id="1032194032">
          <w:marLeft w:val="640"/>
          <w:marRight w:val="0"/>
          <w:marTop w:val="0"/>
          <w:marBottom w:val="0"/>
          <w:divBdr>
            <w:top w:val="none" w:sz="0" w:space="0" w:color="auto"/>
            <w:left w:val="none" w:sz="0" w:space="0" w:color="auto"/>
            <w:bottom w:val="none" w:sz="0" w:space="0" w:color="auto"/>
            <w:right w:val="none" w:sz="0" w:space="0" w:color="auto"/>
          </w:divBdr>
        </w:div>
        <w:div w:id="436171565">
          <w:marLeft w:val="640"/>
          <w:marRight w:val="0"/>
          <w:marTop w:val="0"/>
          <w:marBottom w:val="0"/>
          <w:divBdr>
            <w:top w:val="none" w:sz="0" w:space="0" w:color="auto"/>
            <w:left w:val="none" w:sz="0" w:space="0" w:color="auto"/>
            <w:bottom w:val="none" w:sz="0" w:space="0" w:color="auto"/>
            <w:right w:val="none" w:sz="0" w:space="0" w:color="auto"/>
          </w:divBdr>
        </w:div>
        <w:div w:id="514610662">
          <w:marLeft w:val="640"/>
          <w:marRight w:val="0"/>
          <w:marTop w:val="0"/>
          <w:marBottom w:val="0"/>
          <w:divBdr>
            <w:top w:val="none" w:sz="0" w:space="0" w:color="auto"/>
            <w:left w:val="none" w:sz="0" w:space="0" w:color="auto"/>
            <w:bottom w:val="none" w:sz="0" w:space="0" w:color="auto"/>
            <w:right w:val="none" w:sz="0" w:space="0" w:color="auto"/>
          </w:divBdr>
        </w:div>
        <w:div w:id="1392773618">
          <w:marLeft w:val="640"/>
          <w:marRight w:val="0"/>
          <w:marTop w:val="0"/>
          <w:marBottom w:val="0"/>
          <w:divBdr>
            <w:top w:val="none" w:sz="0" w:space="0" w:color="auto"/>
            <w:left w:val="none" w:sz="0" w:space="0" w:color="auto"/>
            <w:bottom w:val="none" w:sz="0" w:space="0" w:color="auto"/>
            <w:right w:val="none" w:sz="0" w:space="0" w:color="auto"/>
          </w:divBdr>
        </w:div>
        <w:div w:id="150953720">
          <w:marLeft w:val="640"/>
          <w:marRight w:val="0"/>
          <w:marTop w:val="0"/>
          <w:marBottom w:val="0"/>
          <w:divBdr>
            <w:top w:val="none" w:sz="0" w:space="0" w:color="auto"/>
            <w:left w:val="none" w:sz="0" w:space="0" w:color="auto"/>
            <w:bottom w:val="none" w:sz="0" w:space="0" w:color="auto"/>
            <w:right w:val="none" w:sz="0" w:space="0" w:color="auto"/>
          </w:divBdr>
        </w:div>
        <w:div w:id="1499881028">
          <w:marLeft w:val="640"/>
          <w:marRight w:val="0"/>
          <w:marTop w:val="0"/>
          <w:marBottom w:val="0"/>
          <w:divBdr>
            <w:top w:val="none" w:sz="0" w:space="0" w:color="auto"/>
            <w:left w:val="none" w:sz="0" w:space="0" w:color="auto"/>
            <w:bottom w:val="none" w:sz="0" w:space="0" w:color="auto"/>
            <w:right w:val="none" w:sz="0" w:space="0" w:color="auto"/>
          </w:divBdr>
        </w:div>
        <w:div w:id="285083354">
          <w:marLeft w:val="640"/>
          <w:marRight w:val="0"/>
          <w:marTop w:val="0"/>
          <w:marBottom w:val="0"/>
          <w:divBdr>
            <w:top w:val="none" w:sz="0" w:space="0" w:color="auto"/>
            <w:left w:val="none" w:sz="0" w:space="0" w:color="auto"/>
            <w:bottom w:val="none" w:sz="0" w:space="0" w:color="auto"/>
            <w:right w:val="none" w:sz="0" w:space="0" w:color="auto"/>
          </w:divBdr>
        </w:div>
        <w:div w:id="1963612311">
          <w:marLeft w:val="640"/>
          <w:marRight w:val="0"/>
          <w:marTop w:val="0"/>
          <w:marBottom w:val="0"/>
          <w:divBdr>
            <w:top w:val="none" w:sz="0" w:space="0" w:color="auto"/>
            <w:left w:val="none" w:sz="0" w:space="0" w:color="auto"/>
            <w:bottom w:val="none" w:sz="0" w:space="0" w:color="auto"/>
            <w:right w:val="none" w:sz="0" w:space="0" w:color="auto"/>
          </w:divBdr>
        </w:div>
        <w:div w:id="990518401">
          <w:marLeft w:val="640"/>
          <w:marRight w:val="0"/>
          <w:marTop w:val="0"/>
          <w:marBottom w:val="0"/>
          <w:divBdr>
            <w:top w:val="none" w:sz="0" w:space="0" w:color="auto"/>
            <w:left w:val="none" w:sz="0" w:space="0" w:color="auto"/>
            <w:bottom w:val="none" w:sz="0" w:space="0" w:color="auto"/>
            <w:right w:val="none" w:sz="0" w:space="0" w:color="auto"/>
          </w:divBdr>
        </w:div>
      </w:divsChild>
    </w:div>
    <w:div w:id="629167916">
      <w:bodyDiv w:val="1"/>
      <w:marLeft w:val="0"/>
      <w:marRight w:val="0"/>
      <w:marTop w:val="0"/>
      <w:marBottom w:val="0"/>
      <w:divBdr>
        <w:top w:val="none" w:sz="0" w:space="0" w:color="auto"/>
        <w:left w:val="none" w:sz="0" w:space="0" w:color="auto"/>
        <w:bottom w:val="none" w:sz="0" w:space="0" w:color="auto"/>
        <w:right w:val="none" w:sz="0" w:space="0" w:color="auto"/>
      </w:divBdr>
      <w:divsChild>
        <w:div w:id="48961598">
          <w:marLeft w:val="640"/>
          <w:marRight w:val="0"/>
          <w:marTop w:val="0"/>
          <w:marBottom w:val="0"/>
          <w:divBdr>
            <w:top w:val="none" w:sz="0" w:space="0" w:color="auto"/>
            <w:left w:val="none" w:sz="0" w:space="0" w:color="auto"/>
            <w:bottom w:val="none" w:sz="0" w:space="0" w:color="auto"/>
            <w:right w:val="none" w:sz="0" w:space="0" w:color="auto"/>
          </w:divBdr>
        </w:div>
        <w:div w:id="328021112">
          <w:marLeft w:val="640"/>
          <w:marRight w:val="0"/>
          <w:marTop w:val="0"/>
          <w:marBottom w:val="0"/>
          <w:divBdr>
            <w:top w:val="none" w:sz="0" w:space="0" w:color="auto"/>
            <w:left w:val="none" w:sz="0" w:space="0" w:color="auto"/>
            <w:bottom w:val="none" w:sz="0" w:space="0" w:color="auto"/>
            <w:right w:val="none" w:sz="0" w:space="0" w:color="auto"/>
          </w:divBdr>
        </w:div>
        <w:div w:id="363209849">
          <w:marLeft w:val="640"/>
          <w:marRight w:val="0"/>
          <w:marTop w:val="0"/>
          <w:marBottom w:val="0"/>
          <w:divBdr>
            <w:top w:val="none" w:sz="0" w:space="0" w:color="auto"/>
            <w:left w:val="none" w:sz="0" w:space="0" w:color="auto"/>
            <w:bottom w:val="none" w:sz="0" w:space="0" w:color="auto"/>
            <w:right w:val="none" w:sz="0" w:space="0" w:color="auto"/>
          </w:divBdr>
        </w:div>
        <w:div w:id="376977351">
          <w:marLeft w:val="640"/>
          <w:marRight w:val="0"/>
          <w:marTop w:val="0"/>
          <w:marBottom w:val="0"/>
          <w:divBdr>
            <w:top w:val="none" w:sz="0" w:space="0" w:color="auto"/>
            <w:left w:val="none" w:sz="0" w:space="0" w:color="auto"/>
            <w:bottom w:val="none" w:sz="0" w:space="0" w:color="auto"/>
            <w:right w:val="none" w:sz="0" w:space="0" w:color="auto"/>
          </w:divBdr>
        </w:div>
        <w:div w:id="422989707">
          <w:marLeft w:val="640"/>
          <w:marRight w:val="0"/>
          <w:marTop w:val="0"/>
          <w:marBottom w:val="0"/>
          <w:divBdr>
            <w:top w:val="none" w:sz="0" w:space="0" w:color="auto"/>
            <w:left w:val="none" w:sz="0" w:space="0" w:color="auto"/>
            <w:bottom w:val="none" w:sz="0" w:space="0" w:color="auto"/>
            <w:right w:val="none" w:sz="0" w:space="0" w:color="auto"/>
          </w:divBdr>
        </w:div>
        <w:div w:id="436750694">
          <w:marLeft w:val="640"/>
          <w:marRight w:val="0"/>
          <w:marTop w:val="0"/>
          <w:marBottom w:val="0"/>
          <w:divBdr>
            <w:top w:val="none" w:sz="0" w:space="0" w:color="auto"/>
            <w:left w:val="none" w:sz="0" w:space="0" w:color="auto"/>
            <w:bottom w:val="none" w:sz="0" w:space="0" w:color="auto"/>
            <w:right w:val="none" w:sz="0" w:space="0" w:color="auto"/>
          </w:divBdr>
        </w:div>
        <w:div w:id="491988509">
          <w:marLeft w:val="640"/>
          <w:marRight w:val="0"/>
          <w:marTop w:val="0"/>
          <w:marBottom w:val="0"/>
          <w:divBdr>
            <w:top w:val="none" w:sz="0" w:space="0" w:color="auto"/>
            <w:left w:val="none" w:sz="0" w:space="0" w:color="auto"/>
            <w:bottom w:val="none" w:sz="0" w:space="0" w:color="auto"/>
            <w:right w:val="none" w:sz="0" w:space="0" w:color="auto"/>
          </w:divBdr>
        </w:div>
        <w:div w:id="513615171">
          <w:marLeft w:val="640"/>
          <w:marRight w:val="0"/>
          <w:marTop w:val="0"/>
          <w:marBottom w:val="0"/>
          <w:divBdr>
            <w:top w:val="none" w:sz="0" w:space="0" w:color="auto"/>
            <w:left w:val="none" w:sz="0" w:space="0" w:color="auto"/>
            <w:bottom w:val="none" w:sz="0" w:space="0" w:color="auto"/>
            <w:right w:val="none" w:sz="0" w:space="0" w:color="auto"/>
          </w:divBdr>
        </w:div>
        <w:div w:id="540243931">
          <w:marLeft w:val="640"/>
          <w:marRight w:val="0"/>
          <w:marTop w:val="0"/>
          <w:marBottom w:val="0"/>
          <w:divBdr>
            <w:top w:val="none" w:sz="0" w:space="0" w:color="auto"/>
            <w:left w:val="none" w:sz="0" w:space="0" w:color="auto"/>
            <w:bottom w:val="none" w:sz="0" w:space="0" w:color="auto"/>
            <w:right w:val="none" w:sz="0" w:space="0" w:color="auto"/>
          </w:divBdr>
        </w:div>
        <w:div w:id="614210589">
          <w:marLeft w:val="640"/>
          <w:marRight w:val="0"/>
          <w:marTop w:val="0"/>
          <w:marBottom w:val="0"/>
          <w:divBdr>
            <w:top w:val="none" w:sz="0" w:space="0" w:color="auto"/>
            <w:left w:val="none" w:sz="0" w:space="0" w:color="auto"/>
            <w:bottom w:val="none" w:sz="0" w:space="0" w:color="auto"/>
            <w:right w:val="none" w:sz="0" w:space="0" w:color="auto"/>
          </w:divBdr>
        </w:div>
        <w:div w:id="638001415">
          <w:marLeft w:val="640"/>
          <w:marRight w:val="0"/>
          <w:marTop w:val="0"/>
          <w:marBottom w:val="0"/>
          <w:divBdr>
            <w:top w:val="none" w:sz="0" w:space="0" w:color="auto"/>
            <w:left w:val="none" w:sz="0" w:space="0" w:color="auto"/>
            <w:bottom w:val="none" w:sz="0" w:space="0" w:color="auto"/>
            <w:right w:val="none" w:sz="0" w:space="0" w:color="auto"/>
          </w:divBdr>
        </w:div>
        <w:div w:id="644089976">
          <w:marLeft w:val="640"/>
          <w:marRight w:val="0"/>
          <w:marTop w:val="0"/>
          <w:marBottom w:val="0"/>
          <w:divBdr>
            <w:top w:val="none" w:sz="0" w:space="0" w:color="auto"/>
            <w:left w:val="none" w:sz="0" w:space="0" w:color="auto"/>
            <w:bottom w:val="none" w:sz="0" w:space="0" w:color="auto"/>
            <w:right w:val="none" w:sz="0" w:space="0" w:color="auto"/>
          </w:divBdr>
        </w:div>
        <w:div w:id="900410835">
          <w:marLeft w:val="640"/>
          <w:marRight w:val="0"/>
          <w:marTop w:val="0"/>
          <w:marBottom w:val="0"/>
          <w:divBdr>
            <w:top w:val="none" w:sz="0" w:space="0" w:color="auto"/>
            <w:left w:val="none" w:sz="0" w:space="0" w:color="auto"/>
            <w:bottom w:val="none" w:sz="0" w:space="0" w:color="auto"/>
            <w:right w:val="none" w:sz="0" w:space="0" w:color="auto"/>
          </w:divBdr>
        </w:div>
        <w:div w:id="1045838782">
          <w:marLeft w:val="640"/>
          <w:marRight w:val="0"/>
          <w:marTop w:val="0"/>
          <w:marBottom w:val="0"/>
          <w:divBdr>
            <w:top w:val="none" w:sz="0" w:space="0" w:color="auto"/>
            <w:left w:val="none" w:sz="0" w:space="0" w:color="auto"/>
            <w:bottom w:val="none" w:sz="0" w:space="0" w:color="auto"/>
            <w:right w:val="none" w:sz="0" w:space="0" w:color="auto"/>
          </w:divBdr>
        </w:div>
        <w:div w:id="1054767961">
          <w:marLeft w:val="640"/>
          <w:marRight w:val="0"/>
          <w:marTop w:val="0"/>
          <w:marBottom w:val="0"/>
          <w:divBdr>
            <w:top w:val="none" w:sz="0" w:space="0" w:color="auto"/>
            <w:left w:val="none" w:sz="0" w:space="0" w:color="auto"/>
            <w:bottom w:val="none" w:sz="0" w:space="0" w:color="auto"/>
            <w:right w:val="none" w:sz="0" w:space="0" w:color="auto"/>
          </w:divBdr>
        </w:div>
        <w:div w:id="1086265787">
          <w:marLeft w:val="640"/>
          <w:marRight w:val="0"/>
          <w:marTop w:val="0"/>
          <w:marBottom w:val="0"/>
          <w:divBdr>
            <w:top w:val="none" w:sz="0" w:space="0" w:color="auto"/>
            <w:left w:val="none" w:sz="0" w:space="0" w:color="auto"/>
            <w:bottom w:val="none" w:sz="0" w:space="0" w:color="auto"/>
            <w:right w:val="none" w:sz="0" w:space="0" w:color="auto"/>
          </w:divBdr>
        </w:div>
        <w:div w:id="1391928574">
          <w:marLeft w:val="640"/>
          <w:marRight w:val="0"/>
          <w:marTop w:val="0"/>
          <w:marBottom w:val="0"/>
          <w:divBdr>
            <w:top w:val="none" w:sz="0" w:space="0" w:color="auto"/>
            <w:left w:val="none" w:sz="0" w:space="0" w:color="auto"/>
            <w:bottom w:val="none" w:sz="0" w:space="0" w:color="auto"/>
            <w:right w:val="none" w:sz="0" w:space="0" w:color="auto"/>
          </w:divBdr>
        </w:div>
        <w:div w:id="1509785343">
          <w:marLeft w:val="640"/>
          <w:marRight w:val="0"/>
          <w:marTop w:val="0"/>
          <w:marBottom w:val="0"/>
          <w:divBdr>
            <w:top w:val="none" w:sz="0" w:space="0" w:color="auto"/>
            <w:left w:val="none" w:sz="0" w:space="0" w:color="auto"/>
            <w:bottom w:val="none" w:sz="0" w:space="0" w:color="auto"/>
            <w:right w:val="none" w:sz="0" w:space="0" w:color="auto"/>
          </w:divBdr>
        </w:div>
        <w:div w:id="1673491284">
          <w:marLeft w:val="640"/>
          <w:marRight w:val="0"/>
          <w:marTop w:val="0"/>
          <w:marBottom w:val="0"/>
          <w:divBdr>
            <w:top w:val="none" w:sz="0" w:space="0" w:color="auto"/>
            <w:left w:val="none" w:sz="0" w:space="0" w:color="auto"/>
            <w:bottom w:val="none" w:sz="0" w:space="0" w:color="auto"/>
            <w:right w:val="none" w:sz="0" w:space="0" w:color="auto"/>
          </w:divBdr>
        </w:div>
        <w:div w:id="1891766821">
          <w:marLeft w:val="640"/>
          <w:marRight w:val="0"/>
          <w:marTop w:val="0"/>
          <w:marBottom w:val="0"/>
          <w:divBdr>
            <w:top w:val="none" w:sz="0" w:space="0" w:color="auto"/>
            <w:left w:val="none" w:sz="0" w:space="0" w:color="auto"/>
            <w:bottom w:val="none" w:sz="0" w:space="0" w:color="auto"/>
            <w:right w:val="none" w:sz="0" w:space="0" w:color="auto"/>
          </w:divBdr>
        </w:div>
        <w:div w:id="1971327315">
          <w:marLeft w:val="640"/>
          <w:marRight w:val="0"/>
          <w:marTop w:val="0"/>
          <w:marBottom w:val="0"/>
          <w:divBdr>
            <w:top w:val="none" w:sz="0" w:space="0" w:color="auto"/>
            <w:left w:val="none" w:sz="0" w:space="0" w:color="auto"/>
            <w:bottom w:val="none" w:sz="0" w:space="0" w:color="auto"/>
            <w:right w:val="none" w:sz="0" w:space="0" w:color="auto"/>
          </w:divBdr>
        </w:div>
        <w:div w:id="2008171148">
          <w:marLeft w:val="640"/>
          <w:marRight w:val="0"/>
          <w:marTop w:val="0"/>
          <w:marBottom w:val="0"/>
          <w:divBdr>
            <w:top w:val="none" w:sz="0" w:space="0" w:color="auto"/>
            <w:left w:val="none" w:sz="0" w:space="0" w:color="auto"/>
            <w:bottom w:val="none" w:sz="0" w:space="0" w:color="auto"/>
            <w:right w:val="none" w:sz="0" w:space="0" w:color="auto"/>
          </w:divBdr>
        </w:div>
        <w:div w:id="2023584027">
          <w:marLeft w:val="640"/>
          <w:marRight w:val="0"/>
          <w:marTop w:val="0"/>
          <w:marBottom w:val="0"/>
          <w:divBdr>
            <w:top w:val="none" w:sz="0" w:space="0" w:color="auto"/>
            <w:left w:val="none" w:sz="0" w:space="0" w:color="auto"/>
            <w:bottom w:val="none" w:sz="0" w:space="0" w:color="auto"/>
            <w:right w:val="none" w:sz="0" w:space="0" w:color="auto"/>
          </w:divBdr>
        </w:div>
      </w:divsChild>
    </w:div>
    <w:div w:id="672991295">
      <w:bodyDiv w:val="1"/>
      <w:marLeft w:val="0"/>
      <w:marRight w:val="0"/>
      <w:marTop w:val="0"/>
      <w:marBottom w:val="0"/>
      <w:divBdr>
        <w:top w:val="none" w:sz="0" w:space="0" w:color="auto"/>
        <w:left w:val="none" w:sz="0" w:space="0" w:color="auto"/>
        <w:bottom w:val="none" w:sz="0" w:space="0" w:color="auto"/>
        <w:right w:val="none" w:sz="0" w:space="0" w:color="auto"/>
      </w:divBdr>
      <w:divsChild>
        <w:div w:id="1803302340">
          <w:marLeft w:val="640"/>
          <w:marRight w:val="0"/>
          <w:marTop w:val="0"/>
          <w:marBottom w:val="0"/>
          <w:divBdr>
            <w:top w:val="none" w:sz="0" w:space="0" w:color="auto"/>
            <w:left w:val="none" w:sz="0" w:space="0" w:color="auto"/>
            <w:bottom w:val="none" w:sz="0" w:space="0" w:color="auto"/>
            <w:right w:val="none" w:sz="0" w:space="0" w:color="auto"/>
          </w:divBdr>
        </w:div>
        <w:div w:id="1627396829">
          <w:marLeft w:val="640"/>
          <w:marRight w:val="0"/>
          <w:marTop w:val="0"/>
          <w:marBottom w:val="0"/>
          <w:divBdr>
            <w:top w:val="none" w:sz="0" w:space="0" w:color="auto"/>
            <w:left w:val="none" w:sz="0" w:space="0" w:color="auto"/>
            <w:bottom w:val="none" w:sz="0" w:space="0" w:color="auto"/>
            <w:right w:val="none" w:sz="0" w:space="0" w:color="auto"/>
          </w:divBdr>
        </w:div>
        <w:div w:id="1257445460">
          <w:marLeft w:val="640"/>
          <w:marRight w:val="0"/>
          <w:marTop w:val="0"/>
          <w:marBottom w:val="0"/>
          <w:divBdr>
            <w:top w:val="none" w:sz="0" w:space="0" w:color="auto"/>
            <w:left w:val="none" w:sz="0" w:space="0" w:color="auto"/>
            <w:bottom w:val="none" w:sz="0" w:space="0" w:color="auto"/>
            <w:right w:val="none" w:sz="0" w:space="0" w:color="auto"/>
          </w:divBdr>
        </w:div>
        <w:div w:id="761875992">
          <w:marLeft w:val="640"/>
          <w:marRight w:val="0"/>
          <w:marTop w:val="0"/>
          <w:marBottom w:val="0"/>
          <w:divBdr>
            <w:top w:val="none" w:sz="0" w:space="0" w:color="auto"/>
            <w:left w:val="none" w:sz="0" w:space="0" w:color="auto"/>
            <w:bottom w:val="none" w:sz="0" w:space="0" w:color="auto"/>
            <w:right w:val="none" w:sz="0" w:space="0" w:color="auto"/>
          </w:divBdr>
        </w:div>
        <w:div w:id="1129085798">
          <w:marLeft w:val="640"/>
          <w:marRight w:val="0"/>
          <w:marTop w:val="0"/>
          <w:marBottom w:val="0"/>
          <w:divBdr>
            <w:top w:val="none" w:sz="0" w:space="0" w:color="auto"/>
            <w:left w:val="none" w:sz="0" w:space="0" w:color="auto"/>
            <w:bottom w:val="none" w:sz="0" w:space="0" w:color="auto"/>
            <w:right w:val="none" w:sz="0" w:space="0" w:color="auto"/>
          </w:divBdr>
        </w:div>
        <w:div w:id="1854564164">
          <w:marLeft w:val="640"/>
          <w:marRight w:val="0"/>
          <w:marTop w:val="0"/>
          <w:marBottom w:val="0"/>
          <w:divBdr>
            <w:top w:val="none" w:sz="0" w:space="0" w:color="auto"/>
            <w:left w:val="none" w:sz="0" w:space="0" w:color="auto"/>
            <w:bottom w:val="none" w:sz="0" w:space="0" w:color="auto"/>
            <w:right w:val="none" w:sz="0" w:space="0" w:color="auto"/>
          </w:divBdr>
        </w:div>
        <w:div w:id="222643445">
          <w:marLeft w:val="640"/>
          <w:marRight w:val="0"/>
          <w:marTop w:val="0"/>
          <w:marBottom w:val="0"/>
          <w:divBdr>
            <w:top w:val="none" w:sz="0" w:space="0" w:color="auto"/>
            <w:left w:val="none" w:sz="0" w:space="0" w:color="auto"/>
            <w:bottom w:val="none" w:sz="0" w:space="0" w:color="auto"/>
            <w:right w:val="none" w:sz="0" w:space="0" w:color="auto"/>
          </w:divBdr>
        </w:div>
        <w:div w:id="1625579945">
          <w:marLeft w:val="640"/>
          <w:marRight w:val="0"/>
          <w:marTop w:val="0"/>
          <w:marBottom w:val="0"/>
          <w:divBdr>
            <w:top w:val="none" w:sz="0" w:space="0" w:color="auto"/>
            <w:left w:val="none" w:sz="0" w:space="0" w:color="auto"/>
            <w:bottom w:val="none" w:sz="0" w:space="0" w:color="auto"/>
            <w:right w:val="none" w:sz="0" w:space="0" w:color="auto"/>
          </w:divBdr>
        </w:div>
        <w:div w:id="2001156630">
          <w:marLeft w:val="640"/>
          <w:marRight w:val="0"/>
          <w:marTop w:val="0"/>
          <w:marBottom w:val="0"/>
          <w:divBdr>
            <w:top w:val="none" w:sz="0" w:space="0" w:color="auto"/>
            <w:left w:val="none" w:sz="0" w:space="0" w:color="auto"/>
            <w:bottom w:val="none" w:sz="0" w:space="0" w:color="auto"/>
            <w:right w:val="none" w:sz="0" w:space="0" w:color="auto"/>
          </w:divBdr>
        </w:div>
        <w:div w:id="198710623">
          <w:marLeft w:val="640"/>
          <w:marRight w:val="0"/>
          <w:marTop w:val="0"/>
          <w:marBottom w:val="0"/>
          <w:divBdr>
            <w:top w:val="none" w:sz="0" w:space="0" w:color="auto"/>
            <w:left w:val="none" w:sz="0" w:space="0" w:color="auto"/>
            <w:bottom w:val="none" w:sz="0" w:space="0" w:color="auto"/>
            <w:right w:val="none" w:sz="0" w:space="0" w:color="auto"/>
          </w:divBdr>
        </w:div>
        <w:div w:id="233513347">
          <w:marLeft w:val="640"/>
          <w:marRight w:val="0"/>
          <w:marTop w:val="0"/>
          <w:marBottom w:val="0"/>
          <w:divBdr>
            <w:top w:val="none" w:sz="0" w:space="0" w:color="auto"/>
            <w:left w:val="none" w:sz="0" w:space="0" w:color="auto"/>
            <w:bottom w:val="none" w:sz="0" w:space="0" w:color="auto"/>
            <w:right w:val="none" w:sz="0" w:space="0" w:color="auto"/>
          </w:divBdr>
        </w:div>
        <w:div w:id="1381978409">
          <w:marLeft w:val="640"/>
          <w:marRight w:val="0"/>
          <w:marTop w:val="0"/>
          <w:marBottom w:val="0"/>
          <w:divBdr>
            <w:top w:val="none" w:sz="0" w:space="0" w:color="auto"/>
            <w:left w:val="none" w:sz="0" w:space="0" w:color="auto"/>
            <w:bottom w:val="none" w:sz="0" w:space="0" w:color="auto"/>
            <w:right w:val="none" w:sz="0" w:space="0" w:color="auto"/>
          </w:divBdr>
        </w:div>
        <w:div w:id="274141236">
          <w:marLeft w:val="640"/>
          <w:marRight w:val="0"/>
          <w:marTop w:val="0"/>
          <w:marBottom w:val="0"/>
          <w:divBdr>
            <w:top w:val="none" w:sz="0" w:space="0" w:color="auto"/>
            <w:left w:val="none" w:sz="0" w:space="0" w:color="auto"/>
            <w:bottom w:val="none" w:sz="0" w:space="0" w:color="auto"/>
            <w:right w:val="none" w:sz="0" w:space="0" w:color="auto"/>
          </w:divBdr>
        </w:div>
        <w:div w:id="1134373551">
          <w:marLeft w:val="640"/>
          <w:marRight w:val="0"/>
          <w:marTop w:val="0"/>
          <w:marBottom w:val="0"/>
          <w:divBdr>
            <w:top w:val="none" w:sz="0" w:space="0" w:color="auto"/>
            <w:left w:val="none" w:sz="0" w:space="0" w:color="auto"/>
            <w:bottom w:val="none" w:sz="0" w:space="0" w:color="auto"/>
            <w:right w:val="none" w:sz="0" w:space="0" w:color="auto"/>
          </w:divBdr>
        </w:div>
        <w:div w:id="1581062604">
          <w:marLeft w:val="640"/>
          <w:marRight w:val="0"/>
          <w:marTop w:val="0"/>
          <w:marBottom w:val="0"/>
          <w:divBdr>
            <w:top w:val="none" w:sz="0" w:space="0" w:color="auto"/>
            <w:left w:val="none" w:sz="0" w:space="0" w:color="auto"/>
            <w:bottom w:val="none" w:sz="0" w:space="0" w:color="auto"/>
            <w:right w:val="none" w:sz="0" w:space="0" w:color="auto"/>
          </w:divBdr>
        </w:div>
        <w:div w:id="538012975">
          <w:marLeft w:val="640"/>
          <w:marRight w:val="0"/>
          <w:marTop w:val="0"/>
          <w:marBottom w:val="0"/>
          <w:divBdr>
            <w:top w:val="none" w:sz="0" w:space="0" w:color="auto"/>
            <w:left w:val="none" w:sz="0" w:space="0" w:color="auto"/>
            <w:bottom w:val="none" w:sz="0" w:space="0" w:color="auto"/>
            <w:right w:val="none" w:sz="0" w:space="0" w:color="auto"/>
          </w:divBdr>
        </w:div>
        <w:div w:id="870072016">
          <w:marLeft w:val="640"/>
          <w:marRight w:val="0"/>
          <w:marTop w:val="0"/>
          <w:marBottom w:val="0"/>
          <w:divBdr>
            <w:top w:val="none" w:sz="0" w:space="0" w:color="auto"/>
            <w:left w:val="none" w:sz="0" w:space="0" w:color="auto"/>
            <w:bottom w:val="none" w:sz="0" w:space="0" w:color="auto"/>
            <w:right w:val="none" w:sz="0" w:space="0" w:color="auto"/>
          </w:divBdr>
        </w:div>
        <w:div w:id="328097784">
          <w:marLeft w:val="640"/>
          <w:marRight w:val="0"/>
          <w:marTop w:val="0"/>
          <w:marBottom w:val="0"/>
          <w:divBdr>
            <w:top w:val="none" w:sz="0" w:space="0" w:color="auto"/>
            <w:left w:val="none" w:sz="0" w:space="0" w:color="auto"/>
            <w:bottom w:val="none" w:sz="0" w:space="0" w:color="auto"/>
            <w:right w:val="none" w:sz="0" w:space="0" w:color="auto"/>
          </w:divBdr>
        </w:div>
        <w:div w:id="803305387">
          <w:marLeft w:val="640"/>
          <w:marRight w:val="0"/>
          <w:marTop w:val="0"/>
          <w:marBottom w:val="0"/>
          <w:divBdr>
            <w:top w:val="none" w:sz="0" w:space="0" w:color="auto"/>
            <w:left w:val="none" w:sz="0" w:space="0" w:color="auto"/>
            <w:bottom w:val="none" w:sz="0" w:space="0" w:color="auto"/>
            <w:right w:val="none" w:sz="0" w:space="0" w:color="auto"/>
          </w:divBdr>
        </w:div>
        <w:div w:id="410739915">
          <w:marLeft w:val="640"/>
          <w:marRight w:val="0"/>
          <w:marTop w:val="0"/>
          <w:marBottom w:val="0"/>
          <w:divBdr>
            <w:top w:val="none" w:sz="0" w:space="0" w:color="auto"/>
            <w:left w:val="none" w:sz="0" w:space="0" w:color="auto"/>
            <w:bottom w:val="none" w:sz="0" w:space="0" w:color="auto"/>
            <w:right w:val="none" w:sz="0" w:space="0" w:color="auto"/>
          </w:divBdr>
        </w:div>
        <w:div w:id="1892614953">
          <w:marLeft w:val="640"/>
          <w:marRight w:val="0"/>
          <w:marTop w:val="0"/>
          <w:marBottom w:val="0"/>
          <w:divBdr>
            <w:top w:val="none" w:sz="0" w:space="0" w:color="auto"/>
            <w:left w:val="none" w:sz="0" w:space="0" w:color="auto"/>
            <w:bottom w:val="none" w:sz="0" w:space="0" w:color="auto"/>
            <w:right w:val="none" w:sz="0" w:space="0" w:color="auto"/>
          </w:divBdr>
        </w:div>
        <w:div w:id="99106893">
          <w:marLeft w:val="640"/>
          <w:marRight w:val="0"/>
          <w:marTop w:val="0"/>
          <w:marBottom w:val="0"/>
          <w:divBdr>
            <w:top w:val="none" w:sz="0" w:space="0" w:color="auto"/>
            <w:left w:val="none" w:sz="0" w:space="0" w:color="auto"/>
            <w:bottom w:val="none" w:sz="0" w:space="0" w:color="auto"/>
            <w:right w:val="none" w:sz="0" w:space="0" w:color="auto"/>
          </w:divBdr>
        </w:div>
        <w:div w:id="1122578986">
          <w:marLeft w:val="640"/>
          <w:marRight w:val="0"/>
          <w:marTop w:val="0"/>
          <w:marBottom w:val="0"/>
          <w:divBdr>
            <w:top w:val="none" w:sz="0" w:space="0" w:color="auto"/>
            <w:left w:val="none" w:sz="0" w:space="0" w:color="auto"/>
            <w:bottom w:val="none" w:sz="0" w:space="0" w:color="auto"/>
            <w:right w:val="none" w:sz="0" w:space="0" w:color="auto"/>
          </w:divBdr>
        </w:div>
        <w:div w:id="1619874096">
          <w:marLeft w:val="640"/>
          <w:marRight w:val="0"/>
          <w:marTop w:val="0"/>
          <w:marBottom w:val="0"/>
          <w:divBdr>
            <w:top w:val="none" w:sz="0" w:space="0" w:color="auto"/>
            <w:left w:val="none" w:sz="0" w:space="0" w:color="auto"/>
            <w:bottom w:val="none" w:sz="0" w:space="0" w:color="auto"/>
            <w:right w:val="none" w:sz="0" w:space="0" w:color="auto"/>
          </w:divBdr>
        </w:div>
        <w:div w:id="1164590355">
          <w:marLeft w:val="640"/>
          <w:marRight w:val="0"/>
          <w:marTop w:val="0"/>
          <w:marBottom w:val="0"/>
          <w:divBdr>
            <w:top w:val="none" w:sz="0" w:space="0" w:color="auto"/>
            <w:left w:val="none" w:sz="0" w:space="0" w:color="auto"/>
            <w:bottom w:val="none" w:sz="0" w:space="0" w:color="auto"/>
            <w:right w:val="none" w:sz="0" w:space="0" w:color="auto"/>
          </w:divBdr>
        </w:div>
        <w:div w:id="448817337">
          <w:marLeft w:val="640"/>
          <w:marRight w:val="0"/>
          <w:marTop w:val="0"/>
          <w:marBottom w:val="0"/>
          <w:divBdr>
            <w:top w:val="none" w:sz="0" w:space="0" w:color="auto"/>
            <w:left w:val="none" w:sz="0" w:space="0" w:color="auto"/>
            <w:bottom w:val="none" w:sz="0" w:space="0" w:color="auto"/>
            <w:right w:val="none" w:sz="0" w:space="0" w:color="auto"/>
          </w:divBdr>
        </w:div>
        <w:div w:id="1130785277">
          <w:marLeft w:val="640"/>
          <w:marRight w:val="0"/>
          <w:marTop w:val="0"/>
          <w:marBottom w:val="0"/>
          <w:divBdr>
            <w:top w:val="none" w:sz="0" w:space="0" w:color="auto"/>
            <w:left w:val="none" w:sz="0" w:space="0" w:color="auto"/>
            <w:bottom w:val="none" w:sz="0" w:space="0" w:color="auto"/>
            <w:right w:val="none" w:sz="0" w:space="0" w:color="auto"/>
          </w:divBdr>
        </w:div>
        <w:div w:id="158690162">
          <w:marLeft w:val="640"/>
          <w:marRight w:val="0"/>
          <w:marTop w:val="0"/>
          <w:marBottom w:val="0"/>
          <w:divBdr>
            <w:top w:val="none" w:sz="0" w:space="0" w:color="auto"/>
            <w:left w:val="none" w:sz="0" w:space="0" w:color="auto"/>
            <w:bottom w:val="none" w:sz="0" w:space="0" w:color="auto"/>
            <w:right w:val="none" w:sz="0" w:space="0" w:color="auto"/>
          </w:divBdr>
        </w:div>
        <w:div w:id="1416974632">
          <w:marLeft w:val="640"/>
          <w:marRight w:val="0"/>
          <w:marTop w:val="0"/>
          <w:marBottom w:val="0"/>
          <w:divBdr>
            <w:top w:val="none" w:sz="0" w:space="0" w:color="auto"/>
            <w:left w:val="none" w:sz="0" w:space="0" w:color="auto"/>
            <w:bottom w:val="none" w:sz="0" w:space="0" w:color="auto"/>
            <w:right w:val="none" w:sz="0" w:space="0" w:color="auto"/>
          </w:divBdr>
        </w:div>
        <w:div w:id="250555571">
          <w:marLeft w:val="640"/>
          <w:marRight w:val="0"/>
          <w:marTop w:val="0"/>
          <w:marBottom w:val="0"/>
          <w:divBdr>
            <w:top w:val="none" w:sz="0" w:space="0" w:color="auto"/>
            <w:left w:val="none" w:sz="0" w:space="0" w:color="auto"/>
            <w:bottom w:val="none" w:sz="0" w:space="0" w:color="auto"/>
            <w:right w:val="none" w:sz="0" w:space="0" w:color="auto"/>
          </w:divBdr>
        </w:div>
        <w:div w:id="1741899353">
          <w:marLeft w:val="640"/>
          <w:marRight w:val="0"/>
          <w:marTop w:val="0"/>
          <w:marBottom w:val="0"/>
          <w:divBdr>
            <w:top w:val="none" w:sz="0" w:space="0" w:color="auto"/>
            <w:left w:val="none" w:sz="0" w:space="0" w:color="auto"/>
            <w:bottom w:val="none" w:sz="0" w:space="0" w:color="auto"/>
            <w:right w:val="none" w:sz="0" w:space="0" w:color="auto"/>
          </w:divBdr>
        </w:div>
        <w:div w:id="1903177985">
          <w:marLeft w:val="640"/>
          <w:marRight w:val="0"/>
          <w:marTop w:val="0"/>
          <w:marBottom w:val="0"/>
          <w:divBdr>
            <w:top w:val="none" w:sz="0" w:space="0" w:color="auto"/>
            <w:left w:val="none" w:sz="0" w:space="0" w:color="auto"/>
            <w:bottom w:val="none" w:sz="0" w:space="0" w:color="auto"/>
            <w:right w:val="none" w:sz="0" w:space="0" w:color="auto"/>
          </w:divBdr>
        </w:div>
        <w:div w:id="1253902745">
          <w:marLeft w:val="640"/>
          <w:marRight w:val="0"/>
          <w:marTop w:val="0"/>
          <w:marBottom w:val="0"/>
          <w:divBdr>
            <w:top w:val="none" w:sz="0" w:space="0" w:color="auto"/>
            <w:left w:val="none" w:sz="0" w:space="0" w:color="auto"/>
            <w:bottom w:val="none" w:sz="0" w:space="0" w:color="auto"/>
            <w:right w:val="none" w:sz="0" w:space="0" w:color="auto"/>
          </w:divBdr>
        </w:div>
        <w:div w:id="1394812036">
          <w:marLeft w:val="640"/>
          <w:marRight w:val="0"/>
          <w:marTop w:val="0"/>
          <w:marBottom w:val="0"/>
          <w:divBdr>
            <w:top w:val="none" w:sz="0" w:space="0" w:color="auto"/>
            <w:left w:val="none" w:sz="0" w:space="0" w:color="auto"/>
            <w:bottom w:val="none" w:sz="0" w:space="0" w:color="auto"/>
            <w:right w:val="none" w:sz="0" w:space="0" w:color="auto"/>
          </w:divBdr>
        </w:div>
        <w:div w:id="1288775571">
          <w:marLeft w:val="640"/>
          <w:marRight w:val="0"/>
          <w:marTop w:val="0"/>
          <w:marBottom w:val="0"/>
          <w:divBdr>
            <w:top w:val="none" w:sz="0" w:space="0" w:color="auto"/>
            <w:left w:val="none" w:sz="0" w:space="0" w:color="auto"/>
            <w:bottom w:val="none" w:sz="0" w:space="0" w:color="auto"/>
            <w:right w:val="none" w:sz="0" w:space="0" w:color="auto"/>
          </w:divBdr>
        </w:div>
        <w:div w:id="1883442886">
          <w:marLeft w:val="640"/>
          <w:marRight w:val="0"/>
          <w:marTop w:val="0"/>
          <w:marBottom w:val="0"/>
          <w:divBdr>
            <w:top w:val="none" w:sz="0" w:space="0" w:color="auto"/>
            <w:left w:val="none" w:sz="0" w:space="0" w:color="auto"/>
            <w:bottom w:val="none" w:sz="0" w:space="0" w:color="auto"/>
            <w:right w:val="none" w:sz="0" w:space="0" w:color="auto"/>
          </w:divBdr>
        </w:div>
        <w:div w:id="301887190">
          <w:marLeft w:val="640"/>
          <w:marRight w:val="0"/>
          <w:marTop w:val="0"/>
          <w:marBottom w:val="0"/>
          <w:divBdr>
            <w:top w:val="none" w:sz="0" w:space="0" w:color="auto"/>
            <w:left w:val="none" w:sz="0" w:space="0" w:color="auto"/>
            <w:bottom w:val="none" w:sz="0" w:space="0" w:color="auto"/>
            <w:right w:val="none" w:sz="0" w:space="0" w:color="auto"/>
          </w:divBdr>
        </w:div>
        <w:div w:id="2080210254">
          <w:marLeft w:val="640"/>
          <w:marRight w:val="0"/>
          <w:marTop w:val="0"/>
          <w:marBottom w:val="0"/>
          <w:divBdr>
            <w:top w:val="none" w:sz="0" w:space="0" w:color="auto"/>
            <w:left w:val="none" w:sz="0" w:space="0" w:color="auto"/>
            <w:bottom w:val="none" w:sz="0" w:space="0" w:color="auto"/>
            <w:right w:val="none" w:sz="0" w:space="0" w:color="auto"/>
          </w:divBdr>
        </w:div>
        <w:div w:id="1941374334">
          <w:marLeft w:val="640"/>
          <w:marRight w:val="0"/>
          <w:marTop w:val="0"/>
          <w:marBottom w:val="0"/>
          <w:divBdr>
            <w:top w:val="none" w:sz="0" w:space="0" w:color="auto"/>
            <w:left w:val="none" w:sz="0" w:space="0" w:color="auto"/>
            <w:bottom w:val="none" w:sz="0" w:space="0" w:color="auto"/>
            <w:right w:val="none" w:sz="0" w:space="0" w:color="auto"/>
          </w:divBdr>
        </w:div>
        <w:div w:id="655840066">
          <w:marLeft w:val="640"/>
          <w:marRight w:val="0"/>
          <w:marTop w:val="0"/>
          <w:marBottom w:val="0"/>
          <w:divBdr>
            <w:top w:val="none" w:sz="0" w:space="0" w:color="auto"/>
            <w:left w:val="none" w:sz="0" w:space="0" w:color="auto"/>
            <w:bottom w:val="none" w:sz="0" w:space="0" w:color="auto"/>
            <w:right w:val="none" w:sz="0" w:space="0" w:color="auto"/>
          </w:divBdr>
        </w:div>
      </w:divsChild>
    </w:div>
    <w:div w:id="678970886">
      <w:bodyDiv w:val="1"/>
      <w:marLeft w:val="0"/>
      <w:marRight w:val="0"/>
      <w:marTop w:val="0"/>
      <w:marBottom w:val="0"/>
      <w:divBdr>
        <w:top w:val="none" w:sz="0" w:space="0" w:color="auto"/>
        <w:left w:val="none" w:sz="0" w:space="0" w:color="auto"/>
        <w:bottom w:val="none" w:sz="0" w:space="0" w:color="auto"/>
        <w:right w:val="none" w:sz="0" w:space="0" w:color="auto"/>
      </w:divBdr>
      <w:divsChild>
        <w:div w:id="352654915">
          <w:marLeft w:val="640"/>
          <w:marRight w:val="0"/>
          <w:marTop w:val="0"/>
          <w:marBottom w:val="0"/>
          <w:divBdr>
            <w:top w:val="none" w:sz="0" w:space="0" w:color="auto"/>
            <w:left w:val="none" w:sz="0" w:space="0" w:color="auto"/>
            <w:bottom w:val="none" w:sz="0" w:space="0" w:color="auto"/>
            <w:right w:val="none" w:sz="0" w:space="0" w:color="auto"/>
          </w:divBdr>
        </w:div>
        <w:div w:id="353575341">
          <w:marLeft w:val="640"/>
          <w:marRight w:val="0"/>
          <w:marTop w:val="0"/>
          <w:marBottom w:val="0"/>
          <w:divBdr>
            <w:top w:val="none" w:sz="0" w:space="0" w:color="auto"/>
            <w:left w:val="none" w:sz="0" w:space="0" w:color="auto"/>
            <w:bottom w:val="none" w:sz="0" w:space="0" w:color="auto"/>
            <w:right w:val="none" w:sz="0" w:space="0" w:color="auto"/>
          </w:divBdr>
        </w:div>
        <w:div w:id="512766193">
          <w:marLeft w:val="640"/>
          <w:marRight w:val="0"/>
          <w:marTop w:val="0"/>
          <w:marBottom w:val="0"/>
          <w:divBdr>
            <w:top w:val="none" w:sz="0" w:space="0" w:color="auto"/>
            <w:left w:val="none" w:sz="0" w:space="0" w:color="auto"/>
            <w:bottom w:val="none" w:sz="0" w:space="0" w:color="auto"/>
            <w:right w:val="none" w:sz="0" w:space="0" w:color="auto"/>
          </w:divBdr>
        </w:div>
        <w:div w:id="889919170">
          <w:marLeft w:val="640"/>
          <w:marRight w:val="0"/>
          <w:marTop w:val="0"/>
          <w:marBottom w:val="0"/>
          <w:divBdr>
            <w:top w:val="none" w:sz="0" w:space="0" w:color="auto"/>
            <w:left w:val="none" w:sz="0" w:space="0" w:color="auto"/>
            <w:bottom w:val="none" w:sz="0" w:space="0" w:color="auto"/>
            <w:right w:val="none" w:sz="0" w:space="0" w:color="auto"/>
          </w:divBdr>
        </w:div>
        <w:div w:id="890654549">
          <w:marLeft w:val="640"/>
          <w:marRight w:val="0"/>
          <w:marTop w:val="0"/>
          <w:marBottom w:val="0"/>
          <w:divBdr>
            <w:top w:val="none" w:sz="0" w:space="0" w:color="auto"/>
            <w:left w:val="none" w:sz="0" w:space="0" w:color="auto"/>
            <w:bottom w:val="none" w:sz="0" w:space="0" w:color="auto"/>
            <w:right w:val="none" w:sz="0" w:space="0" w:color="auto"/>
          </w:divBdr>
        </w:div>
        <w:div w:id="1063065992">
          <w:marLeft w:val="640"/>
          <w:marRight w:val="0"/>
          <w:marTop w:val="0"/>
          <w:marBottom w:val="0"/>
          <w:divBdr>
            <w:top w:val="none" w:sz="0" w:space="0" w:color="auto"/>
            <w:left w:val="none" w:sz="0" w:space="0" w:color="auto"/>
            <w:bottom w:val="none" w:sz="0" w:space="0" w:color="auto"/>
            <w:right w:val="none" w:sz="0" w:space="0" w:color="auto"/>
          </w:divBdr>
        </w:div>
        <w:div w:id="1098914663">
          <w:marLeft w:val="640"/>
          <w:marRight w:val="0"/>
          <w:marTop w:val="0"/>
          <w:marBottom w:val="0"/>
          <w:divBdr>
            <w:top w:val="none" w:sz="0" w:space="0" w:color="auto"/>
            <w:left w:val="none" w:sz="0" w:space="0" w:color="auto"/>
            <w:bottom w:val="none" w:sz="0" w:space="0" w:color="auto"/>
            <w:right w:val="none" w:sz="0" w:space="0" w:color="auto"/>
          </w:divBdr>
        </w:div>
        <w:div w:id="1437290162">
          <w:marLeft w:val="640"/>
          <w:marRight w:val="0"/>
          <w:marTop w:val="0"/>
          <w:marBottom w:val="0"/>
          <w:divBdr>
            <w:top w:val="none" w:sz="0" w:space="0" w:color="auto"/>
            <w:left w:val="none" w:sz="0" w:space="0" w:color="auto"/>
            <w:bottom w:val="none" w:sz="0" w:space="0" w:color="auto"/>
            <w:right w:val="none" w:sz="0" w:space="0" w:color="auto"/>
          </w:divBdr>
        </w:div>
        <w:div w:id="1601181922">
          <w:marLeft w:val="640"/>
          <w:marRight w:val="0"/>
          <w:marTop w:val="0"/>
          <w:marBottom w:val="0"/>
          <w:divBdr>
            <w:top w:val="none" w:sz="0" w:space="0" w:color="auto"/>
            <w:left w:val="none" w:sz="0" w:space="0" w:color="auto"/>
            <w:bottom w:val="none" w:sz="0" w:space="0" w:color="auto"/>
            <w:right w:val="none" w:sz="0" w:space="0" w:color="auto"/>
          </w:divBdr>
        </w:div>
        <w:div w:id="1948612494">
          <w:marLeft w:val="640"/>
          <w:marRight w:val="0"/>
          <w:marTop w:val="0"/>
          <w:marBottom w:val="0"/>
          <w:divBdr>
            <w:top w:val="none" w:sz="0" w:space="0" w:color="auto"/>
            <w:left w:val="none" w:sz="0" w:space="0" w:color="auto"/>
            <w:bottom w:val="none" w:sz="0" w:space="0" w:color="auto"/>
            <w:right w:val="none" w:sz="0" w:space="0" w:color="auto"/>
          </w:divBdr>
        </w:div>
        <w:div w:id="2056613277">
          <w:marLeft w:val="640"/>
          <w:marRight w:val="0"/>
          <w:marTop w:val="0"/>
          <w:marBottom w:val="0"/>
          <w:divBdr>
            <w:top w:val="none" w:sz="0" w:space="0" w:color="auto"/>
            <w:left w:val="none" w:sz="0" w:space="0" w:color="auto"/>
            <w:bottom w:val="none" w:sz="0" w:space="0" w:color="auto"/>
            <w:right w:val="none" w:sz="0" w:space="0" w:color="auto"/>
          </w:divBdr>
        </w:div>
        <w:div w:id="2059820054">
          <w:marLeft w:val="640"/>
          <w:marRight w:val="0"/>
          <w:marTop w:val="0"/>
          <w:marBottom w:val="0"/>
          <w:divBdr>
            <w:top w:val="none" w:sz="0" w:space="0" w:color="auto"/>
            <w:left w:val="none" w:sz="0" w:space="0" w:color="auto"/>
            <w:bottom w:val="none" w:sz="0" w:space="0" w:color="auto"/>
            <w:right w:val="none" w:sz="0" w:space="0" w:color="auto"/>
          </w:divBdr>
        </w:div>
        <w:div w:id="2130778050">
          <w:marLeft w:val="640"/>
          <w:marRight w:val="0"/>
          <w:marTop w:val="0"/>
          <w:marBottom w:val="0"/>
          <w:divBdr>
            <w:top w:val="none" w:sz="0" w:space="0" w:color="auto"/>
            <w:left w:val="none" w:sz="0" w:space="0" w:color="auto"/>
            <w:bottom w:val="none" w:sz="0" w:space="0" w:color="auto"/>
            <w:right w:val="none" w:sz="0" w:space="0" w:color="auto"/>
          </w:divBdr>
        </w:div>
      </w:divsChild>
    </w:div>
    <w:div w:id="691035307">
      <w:bodyDiv w:val="1"/>
      <w:marLeft w:val="0"/>
      <w:marRight w:val="0"/>
      <w:marTop w:val="0"/>
      <w:marBottom w:val="0"/>
      <w:divBdr>
        <w:top w:val="none" w:sz="0" w:space="0" w:color="auto"/>
        <w:left w:val="none" w:sz="0" w:space="0" w:color="auto"/>
        <w:bottom w:val="none" w:sz="0" w:space="0" w:color="auto"/>
        <w:right w:val="none" w:sz="0" w:space="0" w:color="auto"/>
      </w:divBdr>
      <w:divsChild>
        <w:div w:id="277954691">
          <w:marLeft w:val="640"/>
          <w:marRight w:val="0"/>
          <w:marTop w:val="0"/>
          <w:marBottom w:val="0"/>
          <w:divBdr>
            <w:top w:val="none" w:sz="0" w:space="0" w:color="auto"/>
            <w:left w:val="none" w:sz="0" w:space="0" w:color="auto"/>
            <w:bottom w:val="none" w:sz="0" w:space="0" w:color="auto"/>
            <w:right w:val="none" w:sz="0" w:space="0" w:color="auto"/>
          </w:divBdr>
        </w:div>
        <w:div w:id="403337171">
          <w:marLeft w:val="640"/>
          <w:marRight w:val="0"/>
          <w:marTop w:val="0"/>
          <w:marBottom w:val="0"/>
          <w:divBdr>
            <w:top w:val="none" w:sz="0" w:space="0" w:color="auto"/>
            <w:left w:val="none" w:sz="0" w:space="0" w:color="auto"/>
            <w:bottom w:val="none" w:sz="0" w:space="0" w:color="auto"/>
            <w:right w:val="none" w:sz="0" w:space="0" w:color="auto"/>
          </w:divBdr>
        </w:div>
        <w:div w:id="395662415">
          <w:marLeft w:val="640"/>
          <w:marRight w:val="0"/>
          <w:marTop w:val="0"/>
          <w:marBottom w:val="0"/>
          <w:divBdr>
            <w:top w:val="none" w:sz="0" w:space="0" w:color="auto"/>
            <w:left w:val="none" w:sz="0" w:space="0" w:color="auto"/>
            <w:bottom w:val="none" w:sz="0" w:space="0" w:color="auto"/>
            <w:right w:val="none" w:sz="0" w:space="0" w:color="auto"/>
          </w:divBdr>
        </w:div>
        <w:div w:id="420218537">
          <w:marLeft w:val="640"/>
          <w:marRight w:val="0"/>
          <w:marTop w:val="0"/>
          <w:marBottom w:val="0"/>
          <w:divBdr>
            <w:top w:val="none" w:sz="0" w:space="0" w:color="auto"/>
            <w:left w:val="none" w:sz="0" w:space="0" w:color="auto"/>
            <w:bottom w:val="none" w:sz="0" w:space="0" w:color="auto"/>
            <w:right w:val="none" w:sz="0" w:space="0" w:color="auto"/>
          </w:divBdr>
        </w:div>
        <w:div w:id="1569995537">
          <w:marLeft w:val="640"/>
          <w:marRight w:val="0"/>
          <w:marTop w:val="0"/>
          <w:marBottom w:val="0"/>
          <w:divBdr>
            <w:top w:val="none" w:sz="0" w:space="0" w:color="auto"/>
            <w:left w:val="none" w:sz="0" w:space="0" w:color="auto"/>
            <w:bottom w:val="none" w:sz="0" w:space="0" w:color="auto"/>
            <w:right w:val="none" w:sz="0" w:space="0" w:color="auto"/>
          </w:divBdr>
        </w:div>
        <w:div w:id="1737819093">
          <w:marLeft w:val="640"/>
          <w:marRight w:val="0"/>
          <w:marTop w:val="0"/>
          <w:marBottom w:val="0"/>
          <w:divBdr>
            <w:top w:val="none" w:sz="0" w:space="0" w:color="auto"/>
            <w:left w:val="none" w:sz="0" w:space="0" w:color="auto"/>
            <w:bottom w:val="none" w:sz="0" w:space="0" w:color="auto"/>
            <w:right w:val="none" w:sz="0" w:space="0" w:color="auto"/>
          </w:divBdr>
        </w:div>
        <w:div w:id="1538548711">
          <w:marLeft w:val="640"/>
          <w:marRight w:val="0"/>
          <w:marTop w:val="0"/>
          <w:marBottom w:val="0"/>
          <w:divBdr>
            <w:top w:val="none" w:sz="0" w:space="0" w:color="auto"/>
            <w:left w:val="none" w:sz="0" w:space="0" w:color="auto"/>
            <w:bottom w:val="none" w:sz="0" w:space="0" w:color="auto"/>
            <w:right w:val="none" w:sz="0" w:space="0" w:color="auto"/>
          </w:divBdr>
        </w:div>
        <w:div w:id="1391075248">
          <w:marLeft w:val="640"/>
          <w:marRight w:val="0"/>
          <w:marTop w:val="0"/>
          <w:marBottom w:val="0"/>
          <w:divBdr>
            <w:top w:val="none" w:sz="0" w:space="0" w:color="auto"/>
            <w:left w:val="none" w:sz="0" w:space="0" w:color="auto"/>
            <w:bottom w:val="none" w:sz="0" w:space="0" w:color="auto"/>
            <w:right w:val="none" w:sz="0" w:space="0" w:color="auto"/>
          </w:divBdr>
        </w:div>
        <w:div w:id="2002005987">
          <w:marLeft w:val="640"/>
          <w:marRight w:val="0"/>
          <w:marTop w:val="0"/>
          <w:marBottom w:val="0"/>
          <w:divBdr>
            <w:top w:val="none" w:sz="0" w:space="0" w:color="auto"/>
            <w:left w:val="none" w:sz="0" w:space="0" w:color="auto"/>
            <w:bottom w:val="none" w:sz="0" w:space="0" w:color="auto"/>
            <w:right w:val="none" w:sz="0" w:space="0" w:color="auto"/>
          </w:divBdr>
        </w:div>
        <w:div w:id="961570388">
          <w:marLeft w:val="640"/>
          <w:marRight w:val="0"/>
          <w:marTop w:val="0"/>
          <w:marBottom w:val="0"/>
          <w:divBdr>
            <w:top w:val="none" w:sz="0" w:space="0" w:color="auto"/>
            <w:left w:val="none" w:sz="0" w:space="0" w:color="auto"/>
            <w:bottom w:val="none" w:sz="0" w:space="0" w:color="auto"/>
            <w:right w:val="none" w:sz="0" w:space="0" w:color="auto"/>
          </w:divBdr>
        </w:div>
        <w:div w:id="1192035201">
          <w:marLeft w:val="640"/>
          <w:marRight w:val="0"/>
          <w:marTop w:val="0"/>
          <w:marBottom w:val="0"/>
          <w:divBdr>
            <w:top w:val="none" w:sz="0" w:space="0" w:color="auto"/>
            <w:left w:val="none" w:sz="0" w:space="0" w:color="auto"/>
            <w:bottom w:val="none" w:sz="0" w:space="0" w:color="auto"/>
            <w:right w:val="none" w:sz="0" w:space="0" w:color="auto"/>
          </w:divBdr>
        </w:div>
        <w:div w:id="1641182896">
          <w:marLeft w:val="640"/>
          <w:marRight w:val="0"/>
          <w:marTop w:val="0"/>
          <w:marBottom w:val="0"/>
          <w:divBdr>
            <w:top w:val="none" w:sz="0" w:space="0" w:color="auto"/>
            <w:left w:val="none" w:sz="0" w:space="0" w:color="auto"/>
            <w:bottom w:val="none" w:sz="0" w:space="0" w:color="auto"/>
            <w:right w:val="none" w:sz="0" w:space="0" w:color="auto"/>
          </w:divBdr>
        </w:div>
        <w:div w:id="775561593">
          <w:marLeft w:val="640"/>
          <w:marRight w:val="0"/>
          <w:marTop w:val="0"/>
          <w:marBottom w:val="0"/>
          <w:divBdr>
            <w:top w:val="none" w:sz="0" w:space="0" w:color="auto"/>
            <w:left w:val="none" w:sz="0" w:space="0" w:color="auto"/>
            <w:bottom w:val="none" w:sz="0" w:space="0" w:color="auto"/>
            <w:right w:val="none" w:sz="0" w:space="0" w:color="auto"/>
          </w:divBdr>
        </w:div>
        <w:div w:id="1114439756">
          <w:marLeft w:val="640"/>
          <w:marRight w:val="0"/>
          <w:marTop w:val="0"/>
          <w:marBottom w:val="0"/>
          <w:divBdr>
            <w:top w:val="none" w:sz="0" w:space="0" w:color="auto"/>
            <w:left w:val="none" w:sz="0" w:space="0" w:color="auto"/>
            <w:bottom w:val="none" w:sz="0" w:space="0" w:color="auto"/>
            <w:right w:val="none" w:sz="0" w:space="0" w:color="auto"/>
          </w:divBdr>
        </w:div>
        <w:div w:id="228927828">
          <w:marLeft w:val="640"/>
          <w:marRight w:val="0"/>
          <w:marTop w:val="0"/>
          <w:marBottom w:val="0"/>
          <w:divBdr>
            <w:top w:val="none" w:sz="0" w:space="0" w:color="auto"/>
            <w:left w:val="none" w:sz="0" w:space="0" w:color="auto"/>
            <w:bottom w:val="none" w:sz="0" w:space="0" w:color="auto"/>
            <w:right w:val="none" w:sz="0" w:space="0" w:color="auto"/>
          </w:divBdr>
        </w:div>
        <w:div w:id="1685016569">
          <w:marLeft w:val="640"/>
          <w:marRight w:val="0"/>
          <w:marTop w:val="0"/>
          <w:marBottom w:val="0"/>
          <w:divBdr>
            <w:top w:val="none" w:sz="0" w:space="0" w:color="auto"/>
            <w:left w:val="none" w:sz="0" w:space="0" w:color="auto"/>
            <w:bottom w:val="none" w:sz="0" w:space="0" w:color="auto"/>
            <w:right w:val="none" w:sz="0" w:space="0" w:color="auto"/>
          </w:divBdr>
        </w:div>
        <w:div w:id="1971782171">
          <w:marLeft w:val="640"/>
          <w:marRight w:val="0"/>
          <w:marTop w:val="0"/>
          <w:marBottom w:val="0"/>
          <w:divBdr>
            <w:top w:val="none" w:sz="0" w:space="0" w:color="auto"/>
            <w:left w:val="none" w:sz="0" w:space="0" w:color="auto"/>
            <w:bottom w:val="none" w:sz="0" w:space="0" w:color="auto"/>
            <w:right w:val="none" w:sz="0" w:space="0" w:color="auto"/>
          </w:divBdr>
        </w:div>
        <w:div w:id="1191258920">
          <w:marLeft w:val="640"/>
          <w:marRight w:val="0"/>
          <w:marTop w:val="0"/>
          <w:marBottom w:val="0"/>
          <w:divBdr>
            <w:top w:val="none" w:sz="0" w:space="0" w:color="auto"/>
            <w:left w:val="none" w:sz="0" w:space="0" w:color="auto"/>
            <w:bottom w:val="none" w:sz="0" w:space="0" w:color="auto"/>
            <w:right w:val="none" w:sz="0" w:space="0" w:color="auto"/>
          </w:divBdr>
        </w:div>
        <w:div w:id="962031339">
          <w:marLeft w:val="640"/>
          <w:marRight w:val="0"/>
          <w:marTop w:val="0"/>
          <w:marBottom w:val="0"/>
          <w:divBdr>
            <w:top w:val="none" w:sz="0" w:space="0" w:color="auto"/>
            <w:left w:val="none" w:sz="0" w:space="0" w:color="auto"/>
            <w:bottom w:val="none" w:sz="0" w:space="0" w:color="auto"/>
            <w:right w:val="none" w:sz="0" w:space="0" w:color="auto"/>
          </w:divBdr>
        </w:div>
        <w:div w:id="1725131020">
          <w:marLeft w:val="640"/>
          <w:marRight w:val="0"/>
          <w:marTop w:val="0"/>
          <w:marBottom w:val="0"/>
          <w:divBdr>
            <w:top w:val="none" w:sz="0" w:space="0" w:color="auto"/>
            <w:left w:val="none" w:sz="0" w:space="0" w:color="auto"/>
            <w:bottom w:val="none" w:sz="0" w:space="0" w:color="auto"/>
            <w:right w:val="none" w:sz="0" w:space="0" w:color="auto"/>
          </w:divBdr>
        </w:div>
        <w:div w:id="58947134">
          <w:marLeft w:val="640"/>
          <w:marRight w:val="0"/>
          <w:marTop w:val="0"/>
          <w:marBottom w:val="0"/>
          <w:divBdr>
            <w:top w:val="none" w:sz="0" w:space="0" w:color="auto"/>
            <w:left w:val="none" w:sz="0" w:space="0" w:color="auto"/>
            <w:bottom w:val="none" w:sz="0" w:space="0" w:color="auto"/>
            <w:right w:val="none" w:sz="0" w:space="0" w:color="auto"/>
          </w:divBdr>
        </w:div>
        <w:div w:id="1317762358">
          <w:marLeft w:val="640"/>
          <w:marRight w:val="0"/>
          <w:marTop w:val="0"/>
          <w:marBottom w:val="0"/>
          <w:divBdr>
            <w:top w:val="none" w:sz="0" w:space="0" w:color="auto"/>
            <w:left w:val="none" w:sz="0" w:space="0" w:color="auto"/>
            <w:bottom w:val="none" w:sz="0" w:space="0" w:color="auto"/>
            <w:right w:val="none" w:sz="0" w:space="0" w:color="auto"/>
          </w:divBdr>
        </w:div>
        <w:div w:id="1574075488">
          <w:marLeft w:val="640"/>
          <w:marRight w:val="0"/>
          <w:marTop w:val="0"/>
          <w:marBottom w:val="0"/>
          <w:divBdr>
            <w:top w:val="none" w:sz="0" w:space="0" w:color="auto"/>
            <w:left w:val="none" w:sz="0" w:space="0" w:color="auto"/>
            <w:bottom w:val="none" w:sz="0" w:space="0" w:color="auto"/>
            <w:right w:val="none" w:sz="0" w:space="0" w:color="auto"/>
          </w:divBdr>
        </w:div>
        <w:div w:id="119610241">
          <w:marLeft w:val="640"/>
          <w:marRight w:val="0"/>
          <w:marTop w:val="0"/>
          <w:marBottom w:val="0"/>
          <w:divBdr>
            <w:top w:val="none" w:sz="0" w:space="0" w:color="auto"/>
            <w:left w:val="none" w:sz="0" w:space="0" w:color="auto"/>
            <w:bottom w:val="none" w:sz="0" w:space="0" w:color="auto"/>
            <w:right w:val="none" w:sz="0" w:space="0" w:color="auto"/>
          </w:divBdr>
        </w:div>
        <w:div w:id="217982287">
          <w:marLeft w:val="640"/>
          <w:marRight w:val="0"/>
          <w:marTop w:val="0"/>
          <w:marBottom w:val="0"/>
          <w:divBdr>
            <w:top w:val="none" w:sz="0" w:space="0" w:color="auto"/>
            <w:left w:val="none" w:sz="0" w:space="0" w:color="auto"/>
            <w:bottom w:val="none" w:sz="0" w:space="0" w:color="auto"/>
            <w:right w:val="none" w:sz="0" w:space="0" w:color="auto"/>
          </w:divBdr>
        </w:div>
        <w:div w:id="824509274">
          <w:marLeft w:val="640"/>
          <w:marRight w:val="0"/>
          <w:marTop w:val="0"/>
          <w:marBottom w:val="0"/>
          <w:divBdr>
            <w:top w:val="none" w:sz="0" w:space="0" w:color="auto"/>
            <w:left w:val="none" w:sz="0" w:space="0" w:color="auto"/>
            <w:bottom w:val="none" w:sz="0" w:space="0" w:color="auto"/>
            <w:right w:val="none" w:sz="0" w:space="0" w:color="auto"/>
          </w:divBdr>
        </w:div>
        <w:div w:id="1181776813">
          <w:marLeft w:val="640"/>
          <w:marRight w:val="0"/>
          <w:marTop w:val="0"/>
          <w:marBottom w:val="0"/>
          <w:divBdr>
            <w:top w:val="none" w:sz="0" w:space="0" w:color="auto"/>
            <w:left w:val="none" w:sz="0" w:space="0" w:color="auto"/>
            <w:bottom w:val="none" w:sz="0" w:space="0" w:color="auto"/>
            <w:right w:val="none" w:sz="0" w:space="0" w:color="auto"/>
          </w:divBdr>
        </w:div>
        <w:div w:id="1468207982">
          <w:marLeft w:val="640"/>
          <w:marRight w:val="0"/>
          <w:marTop w:val="0"/>
          <w:marBottom w:val="0"/>
          <w:divBdr>
            <w:top w:val="none" w:sz="0" w:space="0" w:color="auto"/>
            <w:left w:val="none" w:sz="0" w:space="0" w:color="auto"/>
            <w:bottom w:val="none" w:sz="0" w:space="0" w:color="auto"/>
            <w:right w:val="none" w:sz="0" w:space="0" w:color="auto"/>
          </w:divBdr>
        </w:div>
        <w:div w:id="1789934959">
          <w:marLeft w:val="640"/>
          <w:marRight w:val="0"/>
          <w:marTop w:val="0"/>
          <w:marBottom w:val="0"/>
          <w:divBdr>
            <w:top w:val="none" w:sz="0" w:space="0" w:color="auto"/>
            <w:left w:val="none" w:sz="0" w:space="0" w:color="auto"/>
            <w:bottom w:val="none" w:sz="0" w:space="0" w:color="auto"/>
            <w:right w:val="none" w:sz="0" w:space="0" w:color="auto"/>
          </w:divBdr>
        </w:div>
        <w:div w:id="298848740">
          <w:marLeft w:val="640"/>
          <w:marRight w:val="0"/>
          <w:marTop w:val="0"/>
          <w:marBottom w:val="0"/>
          <w:divBdr>
            <w:top w:val="none" w:sz="0" w:space="0" w:color="auto"/>
            <w:left w:val="none" w:sz="0" w:space="0" w:color="auto"/>
            <w:bottom w:val="none" w:sz="0" w:space="0" w:color="auto"/>
            <w:right w:val="none" w:sz="0" w:space="0" w:color="auto"/>
          </w:divBdr>
        </w:div>
        <w:div w:id="2079401643">
          <w:marLeft w:val="640"/>
          <w:marRight w:val="0"/>
          <w:marTop w:val="0"/>
          <w:marBottom w:val="0"/>
          <w:divBdr>
            <w:top w:val="none" w:sz="0" w:space="0" w:color="auto"/>
            <w:left w:val="none" w:sz="0" w:space="0" w:color="auto"/>
            <w:bottom w:val="none" w:sz="0" w:space="0" w:color="auto"/>
            <w:right w:val="none" w:sz="0" w:space="0" w:color="auto"/>
          </w:divBdr>
        </w:div>
        <w:div w:id="1312371090">
          <w:marLeft w:val="640"/>
          <w:marRight w:val="0"/>
          <w:marTop w:val="0"/>
          <w:marBottom w:val="0"/>
          <w:divBdr>
            <w:top w:val="none" w:sz="0" w:space="0" w:color="auto"/>
            <w:left w:val="none" w:sz="0" w:space="0" w:color="auto"/>
            <w:bottom w:val="none" w:sz="0" w:space="0" w:color="auto"/>
            <w:right w:val="none" w:sz="0" w:space="0" w:color="auto"/>
          </w:divBdr>
        </w:div>
        <w:div w:id="629626389">
          <w:marLeft w:val="640"/>
          <w:marRight w:val="0"/>
          <w:marTop w:val="0"/>
          <w:marBottom w:val="0"/>
          <w:divBdr>
            <w:top w:val="none" w:sz="0" w:space="0" w:color="auto"/>
            <w:left w:val="none" w:sz="0" w:space="0" w:color="auto"/>
            <w:bottom w:val="none" w:sz="0" w:space="0" w:color="auto"/>
            <w:right w:val="none" w:sz="0" w:space="0" w:color="auto"/>
          </w:divBdr>
        </w:div>
        <w:div w:id="2020352707">
          <w:marLeft w:val="640"/>
          <w:marRight w:val="0"/>
          <w:marTop w:val="0"/>
          <w:marBottom w:val="0"/>
          <w:divBdr>
            <w:top w:val="none" w:sz="0" w:space="0" w:color="auto"/>
            <w:left w:val="none" w:sz="0" w:space="0" w:color="auto"/>
            <w:bottom w:val="none" w:sz="0" w:space="0" w:color="auto"/>
            <w:right w:val="none" w:sz="0" w:space="0" w:color="auto"/>
          </w:divBdr>
        </w:div>
        <w:div w:id="2123108730">
          <w:marLeft w:val="640"/>
          <w:marRight w:val="0"/>
          <w:marTop w:val="0"/>
          <w:marBottom w:val="0"/>
          <w:divBdr>
            <w:top w:val="none" w:sz="0" w:space="0" w:color="auto"/>
            <w:left w:val="none" w:sz="0" w:space="0" w:color="auto"/>
            <w:bottom w:val="none" w:sz="0" w:space="0" w:color="auto"/>
            <w:right w:val="none" w:sz="0" w:space="0" w:color="auto"/>
          </w:divBdr>
        </w:div>
        <w:div w:id="1724870134">
          <w:marLeft w:val="640"/>
          <w:marRight w:val="0"/>
          <w:marTop w:val="0"/>
          <w:marBottom w:val="0"/>
          <w:divBdr>
            <w:top w:val="none" w:sz="0" w:space="0" w:color="auto"/>
            <w:left w:val="none" w:sz="0" w:space="0" w:color="auto"/>
            <w:bottom w:val="none" w:sz="0" w:space="0" w:color="auto"/>
            <w:right w:val="none" w:sz="0" w:space="0" w:color="auto"/>
          </w:divBdr>
        </w:div>
      </w:divsChild>
    </w:div>
    <w:div w:id="711537351">
      <w:bodyDiv w:val="1"/>
      <w:marLeft w:val="0"/>
      <w:marRight w:val="0"/>
      <w:marTop w:val="0"/>
      <w:marBottom w:val="0"/>
      <w:divBdr>
        <w:top w:val="none" w:sz="0" w:space="0" w:color="auto"/>
        <w:left w:val="none" w:sz="0" w:space="0" w:color="auto"/>
        <w:bottom w:val="none" w:sz="0" w:space="0" w:color="auto"/>
        <w:right w:val="none" w:sz="0" w:space="0" w:color="auto"/>
      </w:divBdr>
      <w:divsChild>
        <w:div w:id="77871379">
          <w:marLeft w:val="640"/>
          <w:marRight w:val="0"/>
          <w:marTop w:val="0"/>
          <w:marBottom w:val="0"/>
          <w:divBdr>
            <w:top w:val="none" w:sz="0" w:space="0" w:color="auto"/>
            <w:left w:val="none" w:sz="0" w:space="0" w:color="auto"/>
            <w:bottom w:val="none" w:sz="0" w:space="0" w:color="auto"/>
            <w:right w:val="none" w:sz="0" w:space="0" w:color="auto"/>
          </w:divBdr>
        </w:div>
        <w:div w:id="232392867">
          <w:marLeft w:val="640"/>
          <w:marRight w:val="0"/>
          <w:marTop w:val="0"/>
          <w:marBottom w:val="0"/>
          <w:divBdr>
            <w:top w:val="none" w:sz="0" w:space="0" w:color="auto"/>
            <w:left w:val="none" w:sz="0" w:space="0" w:color="auto"/>
            <w:bottom w:val="none" w:sz="0" w:space="0" w:color="auto"/>
            <w:right w:val="none" w:sz="0" w:space="0" w:color="auto"/>
          </w:divBdr>
        </w:div>
        <w:div w:id="279996194">
          <w:marLeft w:val="640"/>
          <w:marRight w:val="0"/>
          <w:marTop w:val="0"/>
          <w:marBottom w:val="0"/>
          <w:divBdr>
            <w:top w:val="none" w:sz="0" w:space="0" w:color="auto"/>
            <w:left w:val="none" w:sz="0" w:space="0" w:color="auto"/>
            <w:bottom w:val="none" w:sz="0" w:space="0" w:color="auto"/>
            <w:right w:val="none" w:sz="0" w:space="0" w:color="auto"/>
          </w:divBdr>
        </w:div>
        <w:div w:id="543642394">
          <w:marLeft w:val="640"/>
          <w:marRight w:val="0"/>
          <w:marTop w:val="0"/>
          <w:marBottom w:val="0"/>
          <w:divBdr>
            <w:top w:val="none" w:sz="0" w:space="0" w:color="auto"/>
            <w:left w:val="none" w:sz="0" w:space="0" w:color="auto"/>
            <w:bottom w:val="none" w:sz="0" w:space="0" w:color="auto"/>
            <w:right w:val="none" w:sz="0" w:space="0" w:color="auto"/>
          </w:divBdr>
        </w:div>
        <w:div w:id="679159168">
          <w:marLeft w:val="640"/>
          <w:marRight w:val="0"/>
          <w:marTop w:val="0"/>
          <w:marBottom w:val="0"/>
          <w:divBdr>
            <w:top w:val="none" w:sz="0" w:space="0" w:color="auto"/>
            <w:left w:val="none" w:sz="0" w:space="0" w:color="auto"/>
            <w:bottom w:val="none" w:sz="0" w:space="0" w:color="auto"/>
            <w:right w:val="none" w:sz="0" w:space="0" w:color="auto"/>
          </w:divBdr>
        </w:div>
        <w:div w:id="869957438">
          <w:marLeft w:val="640"/>
          <w:marRight w:val="0"/>
          <w:marTop w:val="0"/>
          <w:marBottom w:val="0"/>
          <w:divBdr>
            <w:top w:val="none" w:sz="0" w:space="0" w:color="auto"/>
            <w:left w:val="none" w:sz="0" w:space="0" w:color="auto"/>
            <w:bottom w:val="none" w:sz="0" w:space="0" w:color="auto"/>
            <w:right w:val="none" w:sz="0" w:space="0" w:color="auto"/>
          </w:divBdr>
        </w:div>
        <w:div w:id="883251274">
          <w:marLeft w:val="640"/>
          <w:marRight w:val="0"/>
          <w:marTop w:val="0"/>
          <w:marBottom w:val="0"/>
          <w:divBdr>
            <w:top w:val="none" w:sz="0" w:space="0" w:color="auto"/>
            <w:left w:val="none" w:sz="0" w:space="0" w:color="auto"/>
            <w:bottom w:val="none" w:sz="0" w:space="0" w:color="auto"/>
            <w:right w:val="none" w:sz="0" w:space="0" w:color="auto"/>
          </w:divBdr>
        </w:div>
        <w:div w:id="1047223543">
          <w:marLeft w:val="640"/>
          <w:marRight w:val="0"/>
          <w:marTop w:val="0"/>
          <w:marBottom w:val="0"/>
          <w:divBdr>
            <w:top w:val="none" w:sz="0" w:space="0" w:color="auto"/>
            <w:left w:val="none" w:sz="0" w:space="0" w:color="auto"/>
            <w:bottom w:val="none" w:sz="0" w:space="0" w:color="auto"/>
            <w:right w:val="none" w:sz="0" w:space="0" w:color="auto"/>
          </w:divBdr>
        </w:div>
        <w:div w:id="1077365691">
          <w:marLeft w:val="640"/>
          <w:marRight w:val="0"/>
          <w:marTop w:val="0"/>
          <w:marBottom w:val="0"/>
          <w:divBdr>
            <w:top w:val="none" w:sz="0" w:space="0" w:color="auto"/>
            <w:left w:val="none" w:sz="0" w:space="0" w:color="auto"/>
            <w:bottom w:val="none" w:sz="0" w:space="0" w:color="auto"/>
            <w:right w:val="none" w:sz="0" w:space="0" w:color="auto"/>
          </w:divBdr>
        </w:div>
        <w:div w:id="1458185876">
          <w:marLeft w:val="640"/>
          <w:marRight w:val="0"/>
          <w:marTop w:val="0"/>
          <w:marBottom w:val="0"/>
          <w:divBdr>
            <w:top w:val="none" w:sz="0" w:space="0" w:color="auto"/>
            <w:left w:val="none" w:sz="0" w:space="0" w:color="auto"/>
            <w:bottom w:val="none" w:sz="0" w:space="0" w:color="auto"/>
            <w:right w:val="none" w:sz="0" w:space="0" w:color="auto"/>
          </w:divBdr>
        </w:div>
        <w:div w:id="1868594670">
          <w:marLeft w:val="640"/>
          <w:marRight w:val="0"/>
          <w:marTop w:val="0"/>
          <w:marBottom w:val="0"/>
          <w:divBdr>
            <w:top w:val="none" w:sz="0" w:space="0" w:color="auto"/>
            <w:left w:val="none" w:sz="0" w:space="0" w:color="auto"/>
            <w:bottom w:val="none" w:sz="0" w:space="0" w:color="auto"/>
            <w:right w:val="none" w:sz="0" w:space="0" w:color="auto"/>
          </w:divBdr>
        </w:div>
        <w:div w:id="1913848802">
          <w:marLeft w:val="640"/>
          <w:marRight w:val="0"/>
          <w:marTop w:val="0"/>
          <w:marBottom w:val="0"/>
          <w:divBdr>
            <w:top w:val="none" w:sz="0" w:space="0" w:color="auto"/>
            <w:left w:val="none" w:sz="0" w:space="0" w:color="auto"/>
            <w:bottom w:val="none" w:sz="0" w:space="0" w:color="auto"/>
            <w:right w:val="none" w:sz="0" w:space="0" w:color="auto"/>
          </w:divBdr>
        </w:div>
      </w:divsChild>
    </w:div>
    <w:div w:id="719405710">
      <w:bodyDiv w:val="1"/>
      <w:marLeft w:val="0"/>
      <w:marRight w:val="0"/>
      <w:marTop w:val="0"/>
      <w:marBottom w:val="0"/>
      <w:divBdr>
        <w:top w:val="none" w:sz="0" w:space="0" w:color="auto"/>
        <w:left w:val="none" w:sz="0" w:space="0" w:color="auto"/>
        <w:bottom w:val="none" w:sz="0" w:space="0" w:color="auto"/>
        <w:right w:val="none" w:sz="0" w:space="0" w:color="auto"/>
      </w:divBdr>
      <w:divsChild>
        <w:div w:id="2128263">
          <w:marLeft w:val="640"/>
          <w:marRight w:val="0"/>
          <w:marTop w:val="0"/>
          <w:marBottom w:val="0"/>
          <w:divBdr>
            <w:top w:val="none" w:sz="0" w:space="0" w:color="auto"/>
            <w:left w:val="none" w:sz="0" w:space="0" w:color="auto"/>
            <w:bottom w:val="none" w:sz="0" w:space="0" w:color="auto"/>
            <w:right w:val="none" w:sz="0" w:space="0" w:color="auto"/>
          </w:divBdr>
        </w:div>
        <w:div w:id="7292757">
          <w:marLeft w:val="640"/>
          <w:marRight w:val="0"/>
          <w:marTop w:val="0"/>
          <w:marBottom w:val="0"/>
          <w:divBdr>
            <w:top w:val="none" w:sz="0" w:space="0" w:color="auto"/>
            <w:left w:val="none" w:sz="0" w:space="0" w:color="auto"/>
            <w:bottom w:val="none" w:sz="0" w:space="0" w:color="auto"/>
            <w:right w:val="none" w:sz="0" w:space="0" w:color="auto"/>
          </w:divBdr>
        </w:div>
        <w:div w:id="45884274">
          <w:marLeft w:val="640"/>
          <w:marRight w:val="0"/>
          <w:marTop w:val="0"/>
          <w:marBottom w:val="0"/>
          <w:divBdr>
            <w:top w:val="none" w:sz="0" w:space="0" w:color="auto"/>
            <w:left w:val="none" w:sz="0" w:space="0" w:color="auto"/>
            <w:bottom w:val="none" w:sz="0" w:space="0" w:color="auto"/>
            <w:right w:val="none" w:sz="0" w:space="0" w:color="auto"/>
          </w:divBdr>
        </w:div>
        <w:div w:id="114059837">
          <w:marLeft w:val="640"/>
          <w:marRight w:val="0"/>
          <w:marTop w:val="0"/>
          <w:marBottom w:val="0"/>
          <w:divBdr>
            <w:top w:val="none" w:sz="0" w:space="0" w:color="auto"/>
            <w:left w:val="none" w:sz="0" w:space="0" w:color="auto"/>
            <w:bottom w:val="none" w:sz="0" w:space="0" w:color="auto"/>
            <w:right w:val="none" w:sz="0" w:space="0" w:color="auto"/>
          </w:divBdr>
        </w:div>
        <w:div w:id="658463432">
          <w:marLeft w:val="640"/>
          <w:marRight w:val="0"/>
          <w:marTop w:val="0"/>
          <w:marBottom w:val="0"/>
          <w:divBdr>
            <w:top w:val="none" w:sz="0" w:space="0" w:color="auto"/>
            <w:left w:val="none" w:sz="0" w:space="0" w:color="auto"/>
            <w:bottom w:val="none" w:sz="0" w:space="0" w:color="auto"/>
            <w:right w:val="none" w:sz="0" w:space="0" w:color="auto"/>
          </w:divBdr>
        </w:div>
        <w:div w:id="1311055455">
          <w:marLeft w:val="640"/>
          <w:marRight w:val="0"/>
          <w:marTop w:val="0"/>
          <w:marBottom w:val="0"/>
          <w:divBdr>
            <w:top w:val="none" w:sz="0" w:space="0" w:color="auto"/>
            <w:left w:val="none" w:sz="0" w:space="0" w:color="auto"/>
            <w:bottom w:val="none" w:sz="0" w:space="0" w:color="auto"/>
            <w:right w:val="none" w:sz="0" w:space="0" w:color="auto"/>
          </w:divBdr>
        </w:div>
        <w:div w:id="1493372982">
          <w:marLeft w:val="640"/>
          <w:marRight w:val="0"/>
          <w:marTop w:val="0"/>
          <w:marBottom w:val="0"/>
          <w:divBdr>
            <w:top w:val="none" w:sz="0" w:space="0" w:color="auto"/>
            <w:left w:val="none" w:sz="0" w:space="0" w:color="auto"/>
            <w:bottom w:val="none" w:sz="0" w:space="0" w:color="auto"/>
            <w:right w:val="none" w:sz="0" w:space="0" w:color="auto"/>
          </w:divBdr>
        </w:div>
        <w:div w:id="1494954914">
          <w:marLeft w:val="640"/>
          <w:marRight w:val="0"/>
          <w:marTop w:val="0"/>
          <w:marBottom w:val="0"/>
          <w:divBdr>
            <w:top w:val="none" w:sz="0" w:space="0" w:color="auto"/>
            <w:left w:val="none" w:sz="0" w:space="0" w:color="auto"/>
            <w:bottom w:val="none" w:sz="0" w:space="0" w:color="auto"/>
            <w:right w:val="none" w:sz="0" w:space="0" w:color="auto"/>
          </w:divBdr>
        </w:div>
        <w:div w:id="1513447544">
          <w:marLeft w:val="640"/>
          <w:marRight w:val="0"/>
          <w:marTop w:val="0"/>
          <w:marBottom w:val="0"/>
          <w:divBdr>
            <w:top w:val="none" w:sz="0" w:space="0" w:color="auto"/>
            <w:left w:val="none" w:sz="0" w:space="0" w:color="auto"/>
            <w:bottom w:val="none" w:sz="0" w:space="0" w:color="auto"/>
            <w:right w:val="none" w:sz="0" w:space="0" w:color="auto"/>
          </w:divBdr>
        </w:div>
        <w:div w:id="1533152559">
          <w:marLeft w:val="640"/>
          <w:marRight w:val="0"/>
          <w:marTop w:val="0"/>
          <w:marBottom w:val="0"/>
          <w:divBdr>
            <w:top w:val="none" w:sz="0" w:space="0" w:color="auto"/>
            <w:left w:val="none" w:sz="0" w:space="0" w:color="auto"/>
            <w:bottom w:val="none" w:sz="0" w:space="0" w:color="auto"/>
            <w:right w:val="none" w:sz="0" w:space="0" w:color="auto"/>
          </w:divBdr>
        </w:div>
        <w:div w:id="1562909234">
          <w:marLeft w:val="640"/>
          <w:marRight w:val="0"/>
          <w:marTop w:val="0"/>
          <w:marBottom w:val="0"/>
          <w:divBdr>
            <w:top w:val="none" w:sz="0" w:space="0" w:color="auto"/>
            <w:left w:val="none" w:sz="0" w:space="0" w:color="auto"/>
            <w:bottom w:val="none" w:sz="0" w:space="0" w:color="auto"/>
            <w:right w:val="none" w:sz="0" w:space="0" w:color="auto"/>
          </w:divBdr>
        </w:div>
        <w:div w:id="1596401503">
          <w:marLeft w:val="640"/>
          <w:marRight w:val="0"/>
          <w:marTop w:val="0"/>
          <w:marBottom w:val="0"/>
          <w:divBdr>
            <w:top w:val="none" w:sz="0" w:space="0" w:color="auto"/>
            <w:left w:val="none" w:sz="0" w:space="0" w:color="auto"/>
            <w:bottom w:val="none" w:sz="0" w:space="0" w:color="auto"/>
            <w:right w:val="none" w:sz="0" w:space="0" w:color="auto"/>
          </w:divBdr>
        </w:div>
        <w:div w:id="1618564428">
          <w:marLeft w:val="640"/>
          <w:marRight w:val="0"/>
          <w:marTop w:val="0"/>
          <w:marBottom w:val="0"/>
          <w:divBdr>
            <w:top w:val="none" w:sz="0" w:space="0" w:color="auto"/>
            <w:left w:val="none" w:sz="0" w:space="0" w:color="auto"/>
            <w:bottom w:val="none" w:sz="0" w:space="0" w:color="auto"/>
            <w:right w:val="none" w:sz="0" w:space="0" w:color="auto"/>
          </w:divBdr>
        </w:div>
        <w:div w:id="1930382697">
          <w:marLeft w:val="640"/>
          <w:marRight w:val="0"/>
          <w:marTop w:val="0"/>
          <w:marBottom w:val="0"/>
          <w:divBdr>
            <w:top w:val="none" w:sz="0" w:space="0" w:color="auto"/>
            <w:left w:val="none" w:sz="0" w:space="0" w:color="auto"/>
            <w:bottom w:val="none" w:sz="0" w:space="0" w:color="auto"/>
            <w:right w:val="none" w:sz="0" w:space="0" w:color="auto"/>
          </w:divBdr>
        </w:div>
      </w:divsChild>
    </w:div>
    <w:div w:id="724447886">
      <w:bodyDiv w:val="1"/>
      <w:marLeft w:val="0"/>
      <w:marRight w:val="0"/>
      <w:marTop w:val="0"/>
      <w:marBottom w:val="0"/>
      <w:divBdr>
        <w:top w:val="none" w:sz="0" w:space="0" w:color="auto"/>
        <w:left w:val="none" w:sz="0" w:space="0" w:color="auto"/>
        <w:bottom w:val="none" w:sz="0" w:space="0" w:color="auto"/>
        <w:right w:val="none" w:sz="0" w:space="0" w:color="auto"/>
      </w:divBdr>
      <w:divsChild>
        <w:div w:id="2113082641">
          <w:marLeft w:val="640"/>
          <w:marRight w:val="0"/>
          <w:marTop w:val="0"/>
          <w:marBottom w:val="0"/>
          <w:divBdr>
            <w:top w:val="none" w:sz="0" w:space="0" w:color="auto"/>
            <w:left w:val="none" w:sz="0" w:space="0" w:color="auto"/>
            <w:bottom w:val="none" w:sz="0" w:space="0" w:color="auto"/>
            <w:right w:val="none" w:sz="0" w:space="0" w:color="auto"/>
          </w:divBdr>
        </w:div>
        <w:div w:id="547454058">
          <w:marLeft w:val="640"/>
          <w:marRight w:val="0"/>
          <w:marTop w:val="0"/>
          <w:marBottom w:val="0"/>
          <w:divBdr>
            <w:top w:val="none" w:sz="0" w:space="0" w:color="auto"/>
            <w:left w:val="none" w:sz="0" w:space="0" w:color="auto"/>
            <w:bottom w:val="none" w:sz="0" w:space="0" w:color="auto"/>
            <w:right w:val="none" w:sz="0" w:space="0" w:color="auto"/>
          </w:divBdr>
        </w:div>
        <w:div w:id="139540895">
          <w:marLeft w:val="640"/>
          <w:marRight w:val="0"/>
          <w:marTop w:val="0"/>
          <w:marBottom w:val="0"/>
          <w:divBdr>
            <w:top w:val="none" w:sz="0" w:space="0" w:color="auto"/>
            <w:left w:val="none" w:sz="0" w:space="0" w:color="auto"/>
            <w:bottom w:val="none" w:sz="0" w:space="0" w:color="auto"/>
            <w:right w:val="none" w:sz="0" w:space="0" w:color="auto"/>
          </w:divBdr>
        </w:div>
        <w:div w:id="503278882">
          <w:marLeft w:val="640"/>
          <w:marRight w:val="0"/>
          <w:marTop w:val="0"/>
          <w:marBottom w:val="0"/>
          <w:divBdr>
            <w:top w:val="none" w:sz="0" w:space="0" w:color="auto"/>
            <w:left w:val="none" w:sz="0" w:space="0" w:color="auto"/>
            <w:bottom w:val="none" w:sz="0" w:space="0" w:color="auto"/>
            <w:right w:val="none" w:sz="0" w:space="0" w:color="auto"/>
          </w:divBdr>
        </w:div>
        <w:div w:id="1000698157">
          <w:marLeft w:val="640"/>
          <w:marRight w:val="0"/>
          <w:marTop w:val="0"/>
          <w:marBottom w:val="0"/>
          <w:divBdr>
            <w:top w:val="none" w:sz="0" w:space="0" w:color="auto"/>
            <w:left w:val="none" w:sz="0" w:space="0" w:color="auto"/>
            <w:bottom w:val="none" w:sz="0" w:space="0" w:color="auto"/>
            <w:right w:val="none" w:sz="0" w:space="0" w:color="auto"/>
          </w:divBdr>
        </w:div>
        <w:div w:id="1596937484">
          <w:marLeft w:val="640"/>
          <w:marRight w:val="0"/>
          <w:marTop w:val="0"/>
          <w:marBottom w:val="0"/>
          <w:divBdr>
            <w:top w:val="none" w:sz="0" w:space="0" w:color="auto"/>
            <w:left w:val="none" w:sz="0" w:space="0" w:color="auto"/>
            <w:bottom w:val="none" w:sz="0" w:space="0" w:color="auto"/>
            <w:right w:val="none" w:sz="0" w:space="0" w:color="auto"/>
          </w:divBdr>
        </w:div>
        <w:div w:id="503208623">
          <w:marLeft w:val="640"/>
          <w:marRight w:val="0"/>
          <w:marTop w:val="0"/>
          <w:marBottom w:val="0"/>
          <w:divBdr>
            <w:top w:val="none" w:sz="0" w:space="0" w:color="auto"/>
            <w:left w:val="none" w:sz="0" w:space="0" w:color="auto"/>
            <w:bottom w:val="none" w:sz="0" w:space="0" w:color="auto"/>
            <w:right w:val="none" w:sz="0" w:space="0" w:color="auto"/>
          </w:divBdr>
        </w:div>
        <w:div w:id="1683623998">
          <w:marLeft w:val="640"/>
          <w:marRight w:val="0"/>
          <w:marTop w:val="0"/>
          <w:marBottom w:val="0"/>
          <w:divBdr>
            <w:top w:val="none" w:sz="0" w:space="0" w:color="auto"/>
            <w:left w:val="none" w:sz="0" w:space="0" w:color="auto"/>
            <w:bottom w:val="none" w:sz="0" w:space="0" w:color="auto"/>
            <w:right w:val="none" w:sz="0" w:space="0" w:color="auto"/>
          </w:divBdr>
        </w:div>
        <w:div w:id="1315569706">
          <w:marLeft w:val="640"/>
          <w:marRight w:val="0"/>
          <w:marTop w:val="0"/>
          <w:marBottom w:val="0"/>
          <w:divBdr>
            <w:top w:val="none" w:sz="0" w:space="0" w:color="auto"/>
            <w:left w:val="none" w:sz="0" w:space="0" w:color="auto"/>
            <w:bottom w:val="none" w:sz="0" w:space="0" w:color="auto"/>
            <w:right w:val="none" w:sz="0" w:space="0" w:color="auto"/>
          </w:divBdr>
        </w:div>
        <w:div w:id="955984911">
          <w:marLeft w:val="640"/>
          <w:marRight w:val="0"/>
          <w:marTop w:val="0"/>
          <w:marBottom w:val="0"/>
          <w:divBdr>
            <w:top w:val="none" w:sz="0" w:space="0" w:color="auto"/>
            <w:left w:val="none" w:sz="0" w:space="0" w:color="auto"/>
            <w:bottom w:val="none" w:sz="0" w:space="0" w:color="auto"/>
            <w:right w:val="none" w:sz="0" w:space="0" w:color="auto"/>
          </w:divBdr>
        </w:div>
        <w:div w:id="330716649">
          <w:marLeft w:val="640"/>
          <w:marRight w:val="0"/>
          <w:marTop w:val="0"/>
          <w:marBottom w:val="0"/>
          <w:divBdr>
            <w:top w:val="none" w:sz="0" w:space="0" w:color="auto"/>
            <w:left w:val="none" w:sz="0" w:space="0" w:color="auto"/>
            <w:bottom w:val="none" w:sz="0" w:space="0" w:color="auto"/>
            <w:right w:val="none" w:sz="0" w:space="0" w:color="auto"/>
          </w:divBdr>
        </w:div>
        <w:div w:id="1076783770">
          <w:marLeft w:val="640"/>
          <w:marRight w:val="0"/>
          <w:marTop w:val="0"/>
          <w:marBottom w:val="0"/>
          <w:divBdr>
            <w:top w:val="none" w:sz="0" w:space="0" w:color="auto"/>
            <w:left w:val="none" w:sz="0" w:space="0" w:color="auto"/>
            <w:bottom w:val="none" w:sz="0" w:space="0" w:color="auto"/>
            <w:right w:val="none" w:sz="0" w:space="0" w:color="auto"/>
          </w:divBdr>
        </w:div>
        <w:div w:id="2097901573">
          <w:marLeft w:val="640"/>
          <w:marRight w:val="0"/>
          <w:marTop w:val="0"/>
          <w:marBottom w:val="0"/>
          <w:divBdr>
            <w:top w:val="none" w:sz="0" w:space="0" w:color="auto"/>
            <w:left w:val="none" w:sz="0" w:space="0" w:color="auto"/>
            <w:bottom w:val="none" w:sz="0" w:space="0" w:color="auto"/>
            <w:right w:val="none" w:sz="0" w:space="0" w:color="auto"/>
          </w:divBdr>
        </w:div>
        <w:div w:id="1411583707">
          <w:marLeft w:val="640"/>
          <w:marRight w:val="0"/>
          <w:marTop w:val="0"/>
          <w:marBottom w:val="0"/>
          <w:divBdr>
            <w:top w:val="none" w:sz="0" w:space="0" w:color="auto"/>
            <w:left w:val="none" w:sz="0" w:space="0" w:color="auto"/>
            <w:bottom w:val="none" w:sz="0" w:space="0" w:color="auto"/>
            <w:right w:val="none" w:sz="0" w:space="0" w:color="auto"/>
          </w:divBdr>
        </w:div>
        <w:div w:id="2126923482">
          <w:marLeft w:val="640"/>
          <w:marRight w:val="0"/>
          <w:marTop w:val="0"/>
          <w:marBottom w:val="0"/>
          <w:divBdr>
            <w:top w:val="none" w:sz="0" w:space="0" w:color="auto"/>
            <w:left w:val="none" w:sz="0" w:space="0" w:color="auto"/>
            <w:bottom w:val="none" w:sz="0" w:space="0" w:color="auto"/>
            <w:right w:val="none" w:sz="0" w:space="0" w:color="auto"/>
          </w:divBdr>
        </w:div>
        <w:div w:id="1456292210">
          <w:marLeft w:val="640"/>
          <w:marRight w:val="0"/>
          <w:marTop w:val="0"/>
          <w:marBottom w:val="0"/>
          <w:divBdr>
            <w:top w:val="none" w:sz="0" w:space="0" w:color="auto"/>
            <w:left w:val="none" w:sz="0" w:space="0" w:color="auto"/>
            <w:bottom w:val="none" w:sz="0" w:space="0" w:color="auto"/>
            <w:right w:val="none" w:sz="0" w:space="0" w:color="auto"/>
          </w:divBdr>
        </w:div>
        <w:div w:id="124352575">
          <w:marLeft w:val="640"/>
          <w:marRight w:val="0"/>
          <w:marTop w:val="0"/>
          <w:marBottom w:val="0"/>
          <w:divBdr>
            <w:top w:val="none" w:sz="0" w:space="0" w:color="auto"/>
            <w:left w:val="none" w:sz="0" w:space="0" w:color="auto"/>
            <w:bottom w:val="none" w:sz="0" w:space="0" w:color="auto"/>
            <w:right w:val="none" w:sz="0" w:space="0" w:color="auto"/>
          </w:divBdr>
        </w:div>
        <w:div w:id="1185444211">
          <w:marLeft w:val="640"/>
          <w:marRight w:val="0"/>
          <w:marTop w:val="0"/>
          <w:marBottom w:val="0"/>
          <w:divBdr>
            <w:top w:val="none" w:sz="0" w:space="0" w:color="auto"/>
            <w:left w:val="none" w:sz="0" w:space="0" w:color="auto"/>
            <w:bottom w:val="none" w:sz="0" w:space="0" w:color="auto"/>
            <w:right w:val="none" w:sz="0" w:space="0" w:color="auto"/>
          </w:divBdr>
        </w:div>
        <w:div w:id="773134349">
          <w:marLeft w:val="640"/>
          <w:marRight w:val="0"/>
          <w:marTop w:val="0"/>
          <w:marBottom w:val="0"/>
          <w:divBdr>
            <w:top w:val="none" w:sz="0" w:space="0" w:color="auto"/>
            <w:left w:val="none" w:sz="0" w:space="0" w:color="auto"/>
            <w:bottom w:val="none" w:sz="0" w:space="0" w:color="auto"/>
            <w:right w:val="none" w:sz="0" w:space="0" w:color="auto"/>
          </w:divBdr>
        </w:div>
        <w:div w:id="1304971420">
          <w:marLeft w:val="640"/>
          <w:marRight w:val="0"/>
          <w:marTop w:val="0"/>
          <w:marBottom w:val="0"/>
          <w:divBdr>
            <w:top w:val="none" w:sz="0" w:space="0" w:color="auto"/>
            <w:left w:val="none" w:sz="0" w:space="0" w:color="auto"/>
            <w:bottom w:val="none" w:sz="0" w:space="0" w:color="auto"/>
            <w:right w:val="none" w:sz="0" w:space="0" w:color="auto"/>
          </w:divBdr>
        </w:div>
        <w:div w:id="978804110">
          <w:marLeft w:val="640"/>
          <w:marRight w:val="0"/>
          <w:marTop w:val="0"/>
          <w:marBottom w:val="0"/>
          <w:divBdr>
            <w:top w:val="none" w:sz="0" w:space="0" w:color="auto"/>
            <w:left w:val="none" w:sz="0" w:space="0" w:color="auto"/>
            <w:bottom w:val="none" w:sz="0" w:space="0" w:color="auto"/>
            <w:right w:val="none" w:sz="0" w:space="0" w:color="auto"/>
          </w:divBdr>
        </w:div>
        <w:div w:id="1555241266">
          <w:marLeft w:val="640"/>
          <w:marRight w:val="0"/>
          <w:marTop w:val="0"/>
          <w:marBottom w:val="0"/>
          <w:divBdr>
            <w:top w:val="none" w:sz="0" w:space="0" w:color="auto"/>
            <w:left w:val="none" w:sz="0" w:space="0" w:color="auto"/>
            <w:bottom w:val="none" w:sz="0" w:space="0" w:color="auto"/>
            <w:right w:val="none" w:sz="0" w:space="0" w:color="auto"/>
          </w:divBdr>
        </w:div>
        <w:div w:id="1829517798">
          <w:marLeft w:val="640"/>
          <w:marRight w:val="0"/>
          <w:marTop w:val="0"/>
          <w:marBottom w:val="0"/>
          <w:divBdr>
            <w:top w:val="none" w:sz="0" w:space="0" w:color="auto"/>
            <w:left w:val="none" w:sz="0" w:space="0" w:color="auto"/>
            <w:bottom w:val="none" w:sz="0" w:space="0" w:color="auto"/>
            <w:right w:val="none" w:sz="0" w:space="0" w:color="auto"/>
          </w:divBdr>
        </w:div>
        <w:div w:id="2056080041">
          <w:marLeft w:val="640"/>
          <w:marRight w:val="0"/>
          <w:marTop w:val="0"/>
          <w:marBottom w:val="0"/>
          <w:divBdr>
            <w:top w:val="none" w:sz="0" w:space="0" w:color="auto"/>
            <w:left w:val="none" w:sz="0" w:space="0" w:color="auto"/>
            <w:bottom w:val="none" w:sz="0" w:space="0" w:color="auto"/>
            <w:right w:val="none" w:sz="0" w:space="0" w:color="auto"/>
          </w:divBdr>
        </w:div>
        <w:div w:id="1130631338">
          <w:marLeft w:val="640"/>
          <w:marRight w:val="0"/>
          <w:marTop w:val="0"/>
          <w:marBottom w:val="0"/>
          <w:divBdr>
            <w:top w:val="none" w:sz="0" w:space="0" w:color="auto"/>
            <w:left w:val="none" w:sz="0" w:space="0" w:color="auto"/>
            <w:bottom w:val="none" w:sz="0" w:space="0" w:color="auto"/>
            <w:right w:val="none" w:sz="0" w:space="0" w:color="auto"/>
          </w:divBdr>
        </w:div>
        <w:div w:id="1704092122">
          <w:marLeft w:val="640"/>
          <w:marRight w:val="0"/>
          <w:marTop w:val="0"/>
          <w:marBottom w:val="0"/>
          <w:divBdr>
            <w:top w:val="none" w:sz="0" w:space="0" w:color="auto"/>
            <w:left w:val="none" w:sz="0" w:space="0" w:color="auto"/>
            <w:bottom w:val="none" w:sz="0" w:space="0" w:color="auto"/>
            <w:right w:val="none" w:sz="0" w:space="0" w:color="auto"/>
          </w:divBdr>
        </w:div>
        <w:div w:id="1748071824">
          <w:marLeft w:val="640"/>
          <w:marRight w:val="0"/>
          <w:marTop w:val="0"/>
          <w:marBottom w:val="0"/>
          <w:divBdr>
            <w:top w:val="none" w:sz="0" w:space="0" w:color="auto"/>
            <w:left w:val="none" w:sz="0" w:space="0" w:color="auto"/>
            <w:bottom w:val="none" w:sz="0" w:space="0" w:color="auto"/>
            <w:right w:val="none" w:sz="0" w:space="0" w:color="auto"/>
          </w:divBdr>
        </w:div>
        <w:div w:id="1892884230">
          <w:marLeft w:val="640"/>
          <w:marRight w:val="0"/>
          <w:marTop w:val="0"/>
          <w:marBottom w:val="0"/>
          <w:divBdr>
            <w:top w:val="none" w:sz="0" w:space="0" w:color="auto"/>
            <w:left w:val="none" w:sz="0" w:space="0" w:color="auto"/>
            <w:bottom w:val="none" w:sz="0" w:space="0" w:color="auto"/>
            <w:right w:val="none" w:sz="0" w:space="0" w:color="auto"/>
          </w:divBdr>
        </w:div>
        <w:div w:id="1853299667">
          <w:marLeft w:val="640"/>
          <w:marRight w:val="0"/>
          <w:marTop w:val="0"/>
          <w:marBottom w:val="0"/>
          <w:divBdr>
            <w:top w:val="none" w:sz="0" w:space="0" w:color="auto"/>
            <w:left w:val="none" w:sz="0" w:space="0" w:color="auto"/>
            <w:bottom w:val="none" w:sz="0" w:space="0" w:color="auto"/>
            <w:right w:val="none" w:sz="0" w:space="0" w:color="auto"/>
          </w:divBdr>
        </w:div>
        <w:div w:id="1719280366">
          <w:marLeft w:val="640"/>
          <w:marRight w:val="0"/>
          <w:marTop w:val="0"/>
          <w:marBottom w:val="0"/>
          <w:divBdr>
            <w:top w:val="none" w:sz="0" w:space="0" w:color="auto"/>
            <w:left w:val="none" w:sz="0" w:space="0" w:color="auto"/>
            <w:bottom w:val="none" w:sz="0" w:space="0" w:color="auto"/>
            <w:right w:val="none" w:sz="0" w:space="0" w:color="auto"/>
          </w:divBdr>
        </w:div>
        <w:div w:id="1035085696">
          <w:marLeft w:val="640"/>
          <w:marRight w:val="0"/>
          <w:marTop w:val="0"/>
          <w:marBottom w:val="0"/>
          <w:divBdr>
            <w:top w:val="none" w:sz="0" w:space="0" w:color="auto"/>
            <w:left w:val="none" w:sz="0" w:space="0" w:color="auto"/>
            <w:bottom w:val="none" w:sz="0" w:space="0" w:color="auto"/>
            <w:right w:val="none" w:sz="0" w:space="0" w:color="auto"/>
          </w:divBdr>
        </w:div>
        <w:div w:id="838350467">
          <w:marLeft w:val="640"/>
          <w:marRight w:val="0"/>
          <w:marTop w:val="0"/>
          <w:marBottom w:val="0"/>
          <w:divBdr>
            <w:top w:val="none" w:sz="0" w:space="0" w:color="auto"/>
            <w:left w:val="none" w:sz="0" w:space="0" w:color="auto"/>
            <w:bottom w:val="none" w:sz="0" w:space="0" w:color="auto"/>
            <w:right w:val="none" w:sz="0" w:space="0" w:color="auto"/>
          </w:divBdr>
        </w:div>
      </w:divsChild>
    </w:div>
    <w:div w:id="731007047">
      <w:bodyDiv w:val="1"/>
      <w:marLeft w:val="0"/>
      <w:marRight w:val="0"/>
      <w:marTop w:val="0"/>
      <w:marBottom w:val="0"/>
      <w:divBdr>
        <w:top w:val="none" w:sz="0" w:space="0" w:color="auto"/>
        <w:left w:val="none" w:sz="0" w:space="0" w:color="auto"/>
        <w:bottom w:val="none" w:sz="0" w:space="0" w:color="auto"/>
        <w:right w:val="none" w:sz="0" w:space="0" w:color="auto"/>
      </w:divBdr>
      <w:divsChild>
        <w:div w:id="1765883566">
          <w:marLeft w:val="640"/>
          <w:marRight w:val="0"/>
          <w:marTop w:val="0"/>
          <w:marBottom w:val="0"/>
          <w:divBdr>
            <w:top w:val="none" w:sz="0" w:space="0" w:color="auto"/>
            <w:left w:val="none" w:sz="0" w:space="0" w:color="auto"/>
            <w:bottom w:val="none" w:sz="0" w:space="0" w:color="auto"/>
            <w:right w:val="none" w:sz="0" w:space="0" w:color="auto"/>
          </w:divBdr>
        </w:div>
        <w:div w:id="1120413782">
          <w:marLeft w:val="640"/>
          <w:marRight w:val="0"/>
          <w:marTop w:val="0"/>
          <w:marBottom w:val="0"/>
          <w:divBdr>
            <w:top w:val="none" w:sz="0" w:space="0" w:color="auto"/>
            <w:left w:val="none" w:sz="0" w:space="0" w:color="auto"/>
            <w:bottom w:val="none" w:sz="0" w:space="0" w:color="auto"/>
            <w:right w:val="none" w:sz="0" w:space="0" w:color="auto"/>
          </w:divBdr>
        </w:div>
        <w:div w:id="1958674826">
          <w:marLeft w:val="640"/>
          <w:marRight w:val="0"/>
          <w:marTop w:val="0"/>
          <w:marBottom w:val="0"/>
          <w:divBdr>
            <w:top w:val="none" w:sz="0" w:space="0" w:color="auto"/>
            <w:left w:val="none" w:sz="0" w:space="0" w:color="auto"/>
            <w:bottom w:val="none" w:sz="0" w:space="0" w:color="auto"/>
            <w:right w:val="none" w:sz="0" w:space="0" w:color="auto"/>
          </w:divBdr>
        </w:div>
        <w:div w:id="2010405953">
          <w:marLeft w:val="640"/>
          <w:marRight w:val="0"/>
          <w:marTop w:val="0"/>
          <w:marBottom w:val="0"/>
          <w:divBdr>
            <w:top w:val="none" w:sz="0" w:space="0" w:color="auto"/>
            <w:left w:val="none" w:sz="0" w:space="0" w:color="auto"/>
            <w:bottom w:val="none" w:sz="0" w:space="0" w:color="auto"/>
            <w:right w:val="none" w:sz="0" w:space="0" w:color="auto"/>
          </w:divBdr>
        </w:div>
        <w:div w:id="99959911">
          <w:marLeft w:val="640"/>
          <w:marRight w:val="0"/>
          <w:marTop w:val="0"/>
          <w:marBottom w:val="0"/>
          <w:divBdr>
            <w:top w:val="none" w:sz="0" w:space="0" w:color="auto"/>
            <w:left w:val="none" w:sz="0" w:space="0" w:color="auto"/>
            <w:bottom w:val="none" w:sz="0" w:space="0" w:color="auto"/>
            <w:right w:val="none" w:sz="0" w:space="0" w:color="auto"/>
          </w:divBdr>
        </w:div>
        <w:div w:id="1918590436">
          <w:marLeft w:val="640"/>
          <w:marRight w:val="0"/>
          <w:marTop w:val="0"/>
          <w:marBottom w:val="0"/>
          <w:divBdr>
            <w:top w:val="none" w:sz="0" w:space="0" w:color="auto"/>
            <w:left w:val="none" w:sz="0" w:space="0" w:color="auto"/>
            <w:bottom w:val="none" w:sz="0" w:space="0" w:color="auto"/>
            <w:right w:val="none" w:sz="0" w:space="0" w:color="auto"/>
          </w:divBdr>
        </w:div>
        <w:div w:id="770472195">
          <w:marLeft w:val="640"/>
          <w:marRight w:val="0"/>
          <w:marTop w:val="0"/>
          <w:marBottom w:val="0"/>
          <w:divBdr>
            <w:top w:val="none" w:sz="0" w:space="0" w:color="auto"/>
            <w:left w:val="none" w:sz="0" w:space="0" w:color="auto"/>
            <w:bottom w:val="none" w:sz="0" w:space="0" w:color="auto"/>
            <w:right w:val="none" w:sz="0" w:space="0" w:color="auto"/>
          </w:divBdr>
        </w:div>
        <w:div w:id="546645808">
          <w:marLeft w:val="640"/>
          <w:marRight w:val="0"/>
          <w:marTop w:val="0"/>
          <w:marBottom w:val="0"/>
          <w:divBdr>
            <w:top w:val="none" w:sz="0" w:space="0" w:color="auto"/>
            <w:left w:val="none" w:sz="0" w:space="0" w:color="auto"/>
            <w:bottom w:val="none" w:sz="0" w:space="0" w:color="auto"/>
            <w:right w:val="none" w:sz="0" w:space="0" w:color="auto"/>
          </w:divBdr>
        </w:div>
        <w:div w:id="762535889">
          <w:marLeft w:val="640"/>
          <w:marRight w:val="0"/>
          <w:marTop w:val="0"/>
          <w:marBottom w:val="0"/>
          <w:divBdr>
            <w:top w:val="none" w:sz="0" w:space="0" w:color="auto"/>
            <w:left w:val="none" w:sz="0" w:space="0" w:color="auto"/>
            <w:bottom w:val="none" w:sz="0" w:space="0" w:color="auto"/>
            <w:right w:val="none" w:sz="0" w:space="0" w:color="auto"/>
          </w:divBdr>
        </w:div>
        <w:div w:id="1136601746">
          <w:marLeft w:val="640"/>
          <w:marRight w:val="0"/>
          <w:marTop w:val="0"/>
          <w:marBottom w:val="0"/>
          <w:divBdr>
            <w:top w:val="none" w:sz="0" w:space="0" w:color="auto"/>
            <w:left w:val="none" w:sz="0" w:space="0" w:color="auto"/>
            <w:bottom w:val="none" w:sz="0" w:space="0" w:color="auto"/>
            <w:right w:val="none" w:sz="0" w:space="0" w:color="auto"/>
          </w:divBdr>
        </w:div>
        <w:div w:id="1993365486">
          <w:marLeft w:val="640"/>
          <w:marRight w:val="0"/>
          <w:marTop w:val="0"/>
          <w:marBottom w:val="0"/>
          <w:divBdr>
            <w:top w:val="none" w:sz="0" w:space="0" w:color="auto"/>
            <w:left w:val="none" w:sz="0" w:space="0" w:color="auto"/>
            <w:bottom w:val="none" w:sz="0" w:space="0" w:color="auto"/>
            <w:right w:val="none" w:sz="0" w:space="0" w:color="auto"/>
          </w:divBdr>
        </w:div>
        <w:div w:id="473445677">
          <w:marLeft w:val="640"/>
          <w:marRight w:val="0"/>
          <w:marTop w:val="0"/>
          <w:marBottom w:val="0"/>
          <w:divBdr>
            <w:top w:val="none" w:sz="0" w:space="0" w:color="auto"/>
            <w:left w:val="none" w:sz="0" w:space="0" w:color="auto"/>
            <w:bottom w:val="none" w:sz="0" w:space="0" w:color="auto"/>
            <w:right w:val="none" w:sz="0" w:space="0" w:color="auto"/>
          </w:divBdr>
        </w:div>
        <w:div w:id="380254910">
          <w:marLeft w:val="640"/>
          <w:marRight w:val="0"/>
          <w:marTop w:val="0"/>
          <w:marBottom w:val="0"/>
          <w:divBdr>
            <w:top w:val="none" w:sz="0" w:space="0" w:color="auto"/>
            <w:left w:val="none" w:sz="0" w:space="0" w:color="auto"/>
            <w:bottom w:val="none" w:sz="0" w:space="0" w:color="auto"/>
            <w:right w:val="none" w:sz="0" w:space="0" w:color="auto"/>
          </w:divBdr>
        </w:div>
        <w:div w:id="242417884">
          <w:marLeft w:val="640"/>
          <w:marRight w:val="0"/>
          <w:marTop w:val="0"/>
          <w:marBottom w:val="0"/>
          <w:divBdr>
            <w:top w:val="none" w:sz="0" w:space="0" w:color="auto"/>
            <w:left w:val="none" w:sz="0" w:space="0" w:color="auto"/>
            <w:bottom w:val="none" w:sz="0" w:space="0" w:color="auto"/>
            <w:right w:val="none" w:sz="0" w:space="0" w:color="auto"/>
          </w:divBdr>
        </w:div>
        <w:div w:id="526601867">
          <w:marLeft w:val="640"/>
          <w:marRight w:val="0"/>
          <w:marTop w:val="0"/>
          <w:marBottom w:val="0"/>
          <w:divBdr>
            <w:top w:val="none" w:sz="0" w:space="0" w:color="auto"/>
            <w:left w:val="none" w:sz="0" w:space="0" w:color="auto"/>
            <w:bottom w:val="none" w:sz="0" w:space="0" w:color="auto"/>
            <w:right w:val="none" w:sz="0" w:space="0" w:color="auto"/>
          </w:divBdr>
        </w:div>
        <w:div w:id="1615209931">
          <w:marLeft w:val="640"/>
          <w:marRight w:val="0"/>
          <w:marTop w:val="0"/>
          <w:marBottom w:val="0"/>
          <w:divBdr>
            <w:top w:val="none" w:sz="0" w:space="0" w:color="auto"/>
            <w:left w:val="none" w:sz="0" w:space="0" w:color="auto"/>
            <w:bottom w:val="none" w:sz="0" w:space="0" w:color="auto"/>
            <w:right w:val="none" w:sz="0" w:space="0" w:color="auto"/>
          </w:divBdr>
        </w:div>
        <w:div w:id="2047214735">
          <w:marLeft w:val="640"/>
          <w:marRight w:val="0"/>
          <w:marTop w:val="0"/>
          <w:marBottom w:val="0"/>
          <w:divBdr>
            <w:top w:val="none" w:sz="0" w:space="0" w:color="auto"/>
            <w:left w:val="none" w:sz="0" w:space="0" w:color="auto"/>
            <w:bottom w:val="none" w:sz="0" w:space="0" w:color="auto"/>
            <w:right w:val="none" w:sz="0" w:space="0" w:color="auto"/>
          </w:divBdr>
        </w:div>
        <w:div w:id="1530602175">
          <w:marLeft w:val="640"/>
          <w:marRight w:val="0"/>
          <w:marTop w:val="0"/>
          <w:marBottom w:val="0"/>
          <w:divBdr>
            <w:top w:val="none" w:sz="0" w:space="0" w:color="auto"/>
            <w:left w:val="none" w:sz="0" w:space="0" w:color="auto"/>
            <w:bottom w:val="none" w:sz="0" w:space="0" w:color="auto"/>
            <w:right w:val="none" w:sz="0" w:space="0" w:color="auto"/>
          </w:divBdr>
        </w:div>
        <w:div w:id="583993126">
          <w:marLeft w:val="640"/>
          <w:marRight w:val="0"/>
          <w:marTop w:val="0"/>
          <w:marBottom w:val="0"/>
          <w:divBdr>
            <w:top w:val="none" w:sz="0" w:space="0" w:color="auto"/>
            <w:left w:val="none" w:sz="0" w:space="0" w:color="auto"/>
            <w:bottom w:val="none" w:sz="0" w:space="0" w:color="auto"/>
            <w:right w:val="none" w:sz="0" w:space="0" w:color="auto"/>
          </w:divBdr>
        </w:div>
        <w:div w:id="173300604">
          <w:marLeft w:val="640"/>
          <w:marRight w:val="0"/>
          <w:marTop w:val="0"/>
          <w:marBottom w:val="0"/>
          <w:divBdr>
            <w:top w:val="none" w:sz="0" w:space="0" w:color="auto"/>
            <w:left w:val="none" w:sz="0" w:space="0" w:color="auto"/>
            <w:bottom w:val="none" w:sz="0" w:space="0" w:color="auto"/>
            <w:right w:val="none" w:sz="0" w:space="0" w:color="auto"/>
          </w:divBdr>
        </w:div>
        <w:div w:id="1478767771">
          <w:marLeft w:val="640"/>
          <w:marRight w:val="0"/>
          <w:marTop w:val="0"/>
          <w:marBottom w:val="0"/>
          <w:divBdr>
            <w:top w:val="none" w:sz="0" w:space="0" w:color="auto"/>
            <w:left w:val="none" w:sz="0" w:space="0" w:color="auto"/>
            <w:bottom w:val="none" w:sz="0" w:space="0" w:color="auto"/>
            <w:right w:val="none" w:sz="0" w:space="0" w:color="auto"/>
          </w:divBdr>
        </w:div>
        <w:div w:id="156463832">
          <w:marLeft w:val="640"/>
          <w:marRight w:val="0"/>
          <w:marTop w:val="0"/>
          <w:marBottom w:val="0"/>
          <w:divBdr>
            <w:top w:val="none" w:sz="0" w:space="0" w:color="auto"/>
            <w:left w:val="none" w:sz="0" w:space="0" w:color="auto"/>
            <w:bottom w:val="none" w:sz="0" w:space="0" w:color="auto"/>
            <w:right w:val="none" w:sz="0" w:space="0" w:color="auto"/>
          </w:divBdr>
        </w:div>
        <w:div w:id="262692440">
          <w:marLeft w:val="640"/>
          <w:marRight w:val="0"/>
          <w:marTop w:val="0"/>
          <w:marBottom w:val="0"/>
          <w:divBdr>
            <w:top w:val="none" w:sz="0" w:space="0" w:color="auto"/>
            <w:left w:val="none" w:sz="0" w:space="0" w:color="auto"/>
            <w:bottom w:val="none" w:sz="0" w:space="0" w:color="auto"/>
            <w:right w:val="none" w:sz="0" w:space="0" w:color="auto"/>
          </w:divBdr>
        </w:div>
        <w:div w:id="332029753">
          <w:marLeft w:val="640"/>
          <w:marRight w:val="0"/>
          <w:marTop w:val="0"/>
          <w:marBottom w:val="0"/>
          <w:divBdr>
            <w:top w:val="none" w:sz="0" w:space="0" w:color="auto"/>
            <w:left w:val="none" w:sz="0" w:space="0" w:color="auto"/>
            <w:bottom w:val="none" w:sz="0" w:space="0" w:color="auto"/>
            <w:right w:val="none" w:sz="0" w:space="0" w:color="auto"/>
          </w:divBdr>
        </w:div>
        <w:div w:id="70929033">
          <w:marLeft w:val="640"/>
          <w:marRight w:val="0"/>
          <w:marTop w:val="0"/>
          <w:marBottom w:val="0"/>
          <w:divBdr>
            <w:top w:val="none" w:sz="0" w:space="0" w:color="auto"/>
            <w:left w:val="none" w:sz="0" w:space="0" w:color="auto"/>
            <w:bottom w:val="none" w:sz="0" w:space="0" w:color="auto"/>
            <w:right w:val="none" w:sz="0" w:space="0" w:color="auto"/>
          </w:divBdr>
        </w:div>
        <w:div w:id="1356924293">
          <w:marLeft w:val="640"/>
          <w:marRight w:val="0"/>
          <w:marTop w:val="0"/>
          <w:marBottom w:val="0"/>
          <w:divBdr>
            <w:top w:val="none" w:sz="0" w:space="0" w:color="auto"/>
            <w:left w:val="none" w:sz="0" w:space="0" w:color="auto"/>
            <w:bottom w:val="none" w:sz="0" w:space="0" w:color="auto"/>
            <w:right w:val="none" w:sz="0" w:space="0" w:color="auto"/>
          </w:divBdr>
        </w:div>
        <w:div w:id="863402552">
          <w:marLeft w:val="640"/>
          <w:marRight w:val="0"/>
          <w:marTop w:val="0"/>
          <w:marBottom w:val="0"/>
          <w:divBdr>
            <w:top w:val="none" w:sz="0" w:space="0" w:color="auto"/>
            <w:left w:val="none" w:sz="0" w:space="0" w:color="auto"/>
            <w:bottom w:val="none" w:sz="0" w:space="0" w:color="auto"/>
            <w:right w:val="none" w:sz="0" w:space="0" w:color="auto"/>
          </w:divBdr>
        </w:div>
        <w:div w:id="1683897489">
          <w:marLeft w:val="640"/>
          <w:marRight w:val="0"/>
          <w:marTop w:val="0"/>
          <w:marBottom w:val="0"/>
          <w:divBdr>
            <w:top w:val="none" w:sz="0" w:space="0" w:color="auto"/>
            <w:left w:val="none" w:sz="0" w:space="0" w:color="auto"/>
            <w:bottom w:val="none" w:sz="0" w:space="0" w:color="auto"/>
            <w:right w:val="none" w:sz="0" w:space="0" w:color="auto"/>
          </w:divBdr>
        </w:div>
        <w:div w:id="225916430">
          <w:marLeft w:val="640"/>
          <w:marRight w:val="0"/>
          <w:marTop w:val="0"/>
          <w:marBottom w:val="0"/>
          <w:divBdr>
            <w:top w:val="none" w:sz="0" w:space="0" w:color="auto"/>
            <w:left w:val="none" w:sz="0" w:space="0" w:color="auto"/>
            <w:bottom w:val="none" w:sz="0" w:space="0" w:color="auto"/>
            <w:right w:val="none" w:sz="0" w:space="0" w:color="auto"/>
          </w:divBdr>
        </w:div>
        <w:div w:id="935208042">
          <w:marLeft w:val="640"/>
          <w:marRight w:val="0"/>
          <w:marTop w:val="0"/>
          <w:marBottom w:val="0"/>
          <w:divBdr>
            <w:top w:val="none" w:sz="0" w:space="0" w:color="auto"/>
            <w:left w:val="none" w:sz="0" w:space="0" w:color="auto"/>
            <w:bottom w:val="none" w:sz="0" w:space="0" w:color="auto"/>
            <w:right w:val="none" w:sz="0" w:space="0" w:color="auto"/>
          </w:divBdr>
        </w:div>
        <w:div w:id="1174497293">
          <w:marLeft w:val="640"/>
          <w:marRight w:val="0"/>
          <w:marTop w:val="0"/>
          <w:marBottom w:val="0"/>
          <w:divBdr>
            <w:top w:val="none" w:sz="0" w:space="0" w:color="auto"/>
            <w:left w:val="none" w:sz="0" w:space="0" w:color="auto"/>
            <w:bottom w:val="none" w:sz="0" w:space="0" w:color="auto"/>
            <w:right w:val="none" w:sz="0" w:space="0" w:color="auto"/>
          </w:divBdr>
        </w:div>
        <w:div w:id="193271167">
          <w:marLeft w:val="640"/>
          <w:marRight w:val="0"/>
          <w:marTop w:val="0"/>
          <w:marBottom w:val="0"/>
          <w:divBdr>
            <w:top w:val="none" w:sz="0" w:space="0" w:color="auto"/>
            <w:left w:val="none" w:sz="0" w:space="0" w:color="auto"/>
            <w:bottom w:val="none" w:sz="0" w:space="0" w:color="auto"/>
            <w:right w:val="none" w:sz="0" w:space="0" w:color="auto"/>
          </w:divBdr>
        </w:div>
        <w:div w:id="1420057701">
          <w:marLeft w:val="640"/>
          <w:marRight w:val="0"/>
          <w:marTop w:val="0"/>
          <w:marBottom w:val="0"/>
          <w:divBdr>
            <w:top w:val="none" w:sz="0" w:space="0" w:color="auto"/>
            <w:left w:val="none" w:sz="0" w:space="0" w:color="auto"/>
            <w:bottom w:val="none" w:sz="0" w:space="0" w:color="auto"/>
            <w:right w:val="none" w:sz="0" w:space="0" w:color="auto"/>
          </w:divBdr>
        </w:div>
        <w:div w:id="701594076">
          <w:marLeft w:val="640"/>
          <w:marRight w:val="0"/>
          <w:marTop w:val="0"/>
          <w:marBottom w:val="0"/>
          <w:divBdr>
            <w:top w:val="none" w:sz="0" w:space="0" w:color="auto"/>
            <w:left w:val="none" w:sz="0" w:space="0" w:color="auto"/>
            <w:bottom w:val="none" w:sz="0" w:space="0" w:color="auto"/>
            <w:right w:val="none" w:sz="0" w:space="0" w:color="auto"/>
          </w:divBdr>
        </w:div>
        <w:div w:id="1825509372">
          <w:marLeft w:val="640"/>
          <w:marRight w:val="0"/>
          <w:marTop w:val="0"/>
          <w:marBottom w:val="0"/>
          <w:divBdr>
            <w:top w:val="none" w:sz="0" w:space="0" w:color="auto"/>
            <w:left w:val="none" w:sz="0" w:space="0" w:color="auto"/>
            <w:bottom w:val="none" w:sz="0" w:space="0" w:color="auto"/>
            <w:right w:val="none" w:sz="0" w:space="0" w:color="auto"/>
          </w:divBdr>
        </w:div>
        <w:div w:id="804665230">
          <w:marLeft w:val="640"/>
          <w:marRight w:val="0"/>
          <w:marTop w:val="0"/>
          <w:marBottom w:val="0"/>
          <w:divBdr>
            <w:top w:val="none" w:sz="0" w:space="0" w:color="auto"/>
            <w:left w:val="none" w:sz="0" w:space="0" w:color="auto"/>
            <w:bottom w:val="none" w:sz="0" w:space="0" w:color="auto"/>
            <w:right w:val="none" w:sz="0" w:space="0" w:color="auto"/>
          </w:divBdr>
        </w:div>
        <w:div w:id="1485857967">
          <w:marLeft w:val="640"/>
          <w:marRight w:val="0"/>
          <w:marTop w:val="0"/>
          <w:marBottom w:val="0"/>
          <w:divBdr>
            <w:top w:val="none" w:sz="0" w:space="0" w:color="auto"/>
            <w:left w:val="none" w:sz="0" w:space="0" w:color="auto"/>
            <w:bottom w:val="none" w:sz="0" w:space="0" w:color="auto"/>
            <w:right w:val="none" w:sz="0" w:space="0" w:color="auto"/>
          </w:divBdr>
        </w:div>
        <w:div w:id="37752811">
          <w:marLeft w:val="640"/>
          <w:marRight w:val="0"/>
          <w:marTop w:val="0"/>
          <w:marBottom w:val="0"/>
          <w:divBdr>
            <w:top w:val="none" w:sz="0" w:space="0" w:color="auto"/>
            <w:left w:val="none" w:sz="0" w:space="0" w:color="auto"/>
            <w:bottom w:val="none" w:sz="0" w:space="0" w:color="auto"/>
            <w:right w:val="none" w:sz="0" w:space="0" w:color="auto"/>
          </w:divBdr>
        </w:div>
      </w:divsChild>
    </w:div>
    <w:div w:id="740516710">
      <w:bodyDiv w:val="1"/>
      <w:marLeft w:val="0"/>
      <w:marRight w:val="0"/>
      <w:marTop w:val="0"/>
      <w:marBottom w:val="0"/>
      <w:divBdr>
        <w:top w:val="none" w:sz="0" w:space="0" w:color="auto"/>
        <w:left w:val="none" w:sz="0" w:space="0" w:color="auto"/>
        <w:bottom w:val="none" w:sz="0" w:space="0" w:color="auto"/>
        <w:right w:val="none" w:sz="0" w:space="0" w:color="auto"/>
      </w:divBdr>
      <w:divsChild>
        <w:div w:id="893658953">
          <w:marLeft w:val="640"/>
          <w:marRight w:val="0"/>
          <w:marTop w:val="0"/>
          <w:marBottom w:val="0"/>
          <w:divBdr>
            <w:top w:val="none" w:sz="0" w:space="0" w:color="auto"/>
            <w:left w:val="none" w:sz="0" w:space="0" w:color="auto"/>
            <w:bottom w:val="none" w:sz="0" w:space="0" w:color="auto"/>
            <w:right w:val="none" w:sz="0" w:space="0" w:color="auto"/>
          </w:divBdr>
        </w:div>
        <w:div w:id="696589823">
          <w:marLeft w:val="640"/>
          <w:marRight w:val="0"/>
          <w:marTop w:val="0"/>
          <w:marBottom w:val="0"/>
          <w:divBdr>
            <w:top w:val="none" w:sz="0" w:space="0" w:color="auto"/>
            <w:left w:val="none" w:sz="0" w:space="0" w:color="auto"/>
            <w:bottom w:val="none" w:sz="0" w:space="0" w:color="auto"/>
            <w:right w:val="none" w:sz="0" w:space="0" w:color="auto"/>
          </w:divBdr>
        </w:div>
        <w:div w:id="1303271471">
          <w:marLeft w:val="640"/>
          <w:marRight w:val="0"/>
          <w:marTop w:val="0"/>
          <w:marBottom w:val="0"/>
          <w:divBdr>
            <w:top w:val="none" w:sz="0" w:space="0" w:color="auto"/>
            <w:left w:val="none" w:sz="0" w:space="0" w:color="auto"/>
            <w:bottom w:val="none" w:sz="0" w:space="0" w:color="auto"/>
            <w:right w:val="none" w:sz="0" w:space="0" w:color="auto"/>
          </w:divBdr>
        </w:div>
        <w:div w:id="859243928">
          <w:marLeft w:val="640"/>
          <w:marRight w:val="0"/>
          <w:marTop w:val="0"/>
          <w:marBottom w:val="0"/>
          <w:divBdr>
            <w:top w:val="none" w:sz="0" w:space="0" w:color="auto"/>
            <w:left w:val="none" w:sz="0" w:space="0" w:color="auto"/>
            <w:bottom w:val="none" w:sz="0" w:space="0" w:color="auto"/>
            <w:right w:val="none" w:sz="0" w:space="0" w:color="auto"/>
          </w:divBdr>
        </w:div>
        <w:div w:id="1125805263">
          <w:marLeft w:val="640"/>
          <w:marRight w:val="0"/>
          <w:marTop w:val="0"/>
          <w:marBottom w:val="0"/>
          <w:divBdr>
            <w:top w:val="none" w:sz="0" w:space="0" w:color="auto"/>
            <w:left w:val="none" w:sz="0" w:space="0" w:color="auto"/>
            <w:bottom w:val="none" w:sz="0" w:space="0" w:color="auto"/>
            <w:right w:val="none" w:sz="0" w:space="0" w:color="auto"/>
          </w:divBdr>
        </w:div>
        <w:div w:id="561789367">
          <w:marLeft w:val="640"/>
          <w:marRight w:val="0"/>
          <w:marTop w:val="0"/>
          <w:marBottom w:val="0"/>
          <w:divBdr>
            <w:top w:val="none" w:sz="0" w:space="0" w:color="auto"/>
            <w:left w:val="none" w:sz="0" w:space="0" w:color="auto"/>
            <w:bottom w:val="none" w:sz="0" w:space="0" w:color="auto"/>
            <w:right w:val="none" w:sz="0" w:space="0" w:color="auto"/>
          </w:divBdr>
        </w:div>
        <w:div w:id="1079793767">
          <w:marLeft w:val="640"/>
          <w:marRight w:val="0"/>
          <w:marTop w:val="0"/>
          <w:marBottom w:val="0"/>
          <w:divBdr>
            <w:top w:val="none" w:sz="0" w:space="0" w:color="auto"/>
            <w:left w:val="none" w:sz="0" w:space="0" w:color="auto"/>
            <w:bottom w:val="none" w:sz="0" w:space="0" w:color="auto"/>
            <w:right w:val="none" w:sz="0" w:space="0" w:color="auto"/>
          </w:divBdr>
        </w:div>
        <w:div w:id="1138449475">
          <w:marLeft w:val="640"/>
          <w:marRight w:val="0"/>
          <w:marTop w:val="0"/>
          <w:marBottom w:val="0"/>
          <w:divBdr>
            <w:top w:val="none" w:sz="0" w:space="0" w:color="auto"/>
            <w:left w:val="none" w:sz="0" w:space="0" w:color="auto"/>
            <w:bottom w:val="none" w:sz="0" w:space="0" w:color="auto"/>
            <w:right w:val="none" w:sz="0" w:space="0" w:color="auto"/>
          </w:divBdr>
        </w:div>
        <w:div w:id="2034846020">
          <w:marLeft w:val="640"/>
          <w:marRight w:val="0"/>
          <w:marTop w:val="0"/>
          <w:marBottom w:val="0"/>
          <w:divBdr>
            <w:top w:val="none" w:sz="0" w:space="0" w:color="auto"/>
            <w:left w:val="none" w:sz="0" w:space="0" w:color="auto"/>
            <w:bottom w:val="none" w:sz="0" w:space="0" w:color="auto"/>
            <w:right w:val="none" w:sz="0" w:space="0" w:color="auto"/>
          </w:divBdr>
        </w:div>
        <w:div w:id="1347057179">
          <w:marLeft w:val="640"/>
          <w:marRight w:val="0"/>
          <w:marTop w:val="0"/>
          <w:marBottom w:val="0"/>
          <w:divBdr>
            <w:top w:val="none" w:sz="0" w:space="0" w:color="auto"/>
            <w:left w:val="none" w:sz="0" w:space="0" w:color="auto"/>
            <w:bottom w:val="none" w:sz="0" w:space="0" w:color="auto"/>
            <w:right w:val="none" w:sz="0" w:space="0" w:color="auto"/>
          </w:divBdr>
        </w:div>
        <w:div w:id="216279891">
          <w:marLeft w:val="640"/>
          <w:marRight w:val="0"/>
          <w:marTop w:val="0"/>
          <w:marBottom w:val="0"/>
          <w:divBdr>
            <w:top w:val="none" w:sz="0" w:space="0" w:color="auto"/>
            <w:left w:val="none" w:sz="0" w:space="0" w:color="auto"/>
            <w:bottom w:val="none" w:sz="0" w:space="0" w:color="auto"/>
            <w:right w:val="none" w:sz="0" w:space="0" w:color="auto"/>
          </w:divBdr>
        </w:div>
        <w:div w:id="40327150">
          <w:marLeft w:val="640"/>
          <w:marRight w:val="0"/>
          <w:marTop w:val="0"/>
          <w:marBottom w:val="0"/>
          <w:divBdr>
            <w:top w:val="none" w:sz="0" w:space="0" w:color="auto"/>
            <w:left w:val="none" w:sz="0" w:space="0" w:color="auto"/>
            <w:bottom w:val="none" w:sz="0" w:space="0" w:color="auto"/>
            <w:right w:val="none" w:sz="0" w:space="0" w:color="auto"/>
          </w:divBdr>
        </w:div>
        <w:div w:id="468400055">
          <w:marLeft w:val="640"/>
          <w:marRight w:val="0"/>
          <w:marTop w:val="0"/>
          <w:marBottom w:val="0"/>
          <w:divBdr>
            <w:top w:val="none" w:sz="0" w:space="0" w:color="auto"/>
            <w:left w:val="none" w:sz="0" w:space="0" w:color="auto"/>
            <w:bottom w:val="none" w:sz="0" w:space="0" w:color="auto"/>
            <w:right w:val="none" w:sz="0" w:space="0" w:color="auto"/>
          </w:divBdr>
        </w:div>
        <w:div w:id="476849118">
          <w:marLeft w:val="640"/>
          <w:marRight w:val="0"/>
          <w:marTop w:val="0"/>
          <w:marBottom w:val="0"/>
          <w:divBdr>
            <w:top w:val="none" w:sz="0" w:space="0" w:color="auto"/>
            <w:left w:val="none" w:sz="0" w:space="0" w:color="auto"/>
            <w:bottom w:val="none" w:sz="0" w:space="0" w:color="auto"/>
            <w:right w:val="none" w:sz="0" w:space="0" w:color="auto"/>
          </w:divBdr>
        </w:div>
        <w:div w:id="785008923">
          <w:marLeft w:val="640"/>
          <w:marRight w:val="0"/>
          <w:marTop w:val="0"/>
          <w:marBottom w:val="0"/>
          <w:divBdr>
            <w:top w:val="none" w:sz="0" w:space="0" w:color="auto"/>
            <w:left w:val="none" w:sz="0" w:space="0" w:color="auto"/>
            <w:bottom w:val="none" w:sz="0" w:space="0" w:color="auto"/>
            <w:right w:val="none" w:sz="0" w:space="0" w:color="auto"/>
          </w:divBdr>
        </w:div>
        <w:div w:id="1547060664">
          <w:marLeft w:val="640"/>
          <w:marRight w:val="0"/>
          <w:marTop w:val="0"/>
          <w:marBottom w:val="0"/>
          <w:divBdr>
            <w:top w:val="none" w:sz="0" w:space="0" w:color="auto"/>
            <w:left w:val="none" w:sz="0" w:space="0" w:color="auto"/>
            <w:bottom w:val="none" w:sz="0" w:space="0" w:color="auto"/>
            <w:right w:val="none" w:sz="0" w:space="0" w:color="auto"/>
          </w:divBdr>
        </w:div>
        <w:div w:id="50347838">
          <w:marLeft w:val="640"/>
          <w:marRight w:val="0"/>
          <w:marTop w:val="0"/>
          <w:marBottom w:val="0"/>
          <w:divBdr>
            <w:top w:val="none" w:sz="0" w:space="0" w:color="auto"/>
            <w:left w:val="none" w:sz="0" w:space="0" w:color="auto"/>
            <w:bottom w:val="none" w:sz="0" w:space="0" w:color="auto"/>
            <w:right w:val="none" w:sz="0" w:space="0" w:color="auto"/>
          </w:divBdr>
        </w:div>
        <w:div w:id="1943026271">
          <w:marLeft w:val="640"/>
          <w:marRight w:val="0"/>
          <w:marTop w:val="0"/>
          <w:marBottom w:val="0"/>
          <w:divBdr>
            <w:top w:val="none" w:sz="0" w:space="0" w:color="auto"/>
            <w:left w:val="none" w:sz="0" w:space="0" w:color="auto"/>
            <w:bottom w:val="none" w:sz="0" w:space="0" w:color="auto"/>
            <w:right w:val="none" w:sz="0" w:space="0" w:color="auto"/>
          </w:divBdr>
        </w:div>
        <w:div w:id="1903515069">
          <w:marLeft w:val="640"/>
          <w:marRight w:val="0"/>
          <w:marTop w:val="0"/>
          <w:marBottom w:val="0"/>
          <w:divBdr>
            <w:top w:val="none" w:sz="0" w:space="0" w:color="auto"/>
            <w:left w:val="none" w:sz="0" w:space="0" w:color="auto"/>
            <w:bottom w:val="none" w:sz="0" w:space="0" w:color="auto"/>
            <w:right w:val="none" w:sz="0" w:space="0" w:color="auto"/>
          </w:divBdr>
        </w:div>
        <w:div w:id="530534099">
          <w:marLeft w:val="640"/>
          <w:marRight w:val="0"/>
          <w:marTop w:val="0"/>
          <w:marBottom w:val="0"/>
          <w:divBdr>
            <w:top w:val="none" w:sz="0" w:space="0" w:color="auto"/>
            <w:left w:val="none" w:sz="0" w:space="0" w:color="auto"/>
            <w:bottom w:val="none" w:sz="0" w:space="0" w:color="auto"/>
            <w:right w:val="none" w:sz="0" w:space="0" w:color="auto"/>
          </w:divBdr>
        </w:div>
        <w:div w:id="1506817763">
          <w:marLeft w:val="640"/>
          <w:marRight w:val="0"/>
          <w:marTop w:val="0"/>
          <w:marBottom w:val="0"/>
          <w:divBdr>
            <w:top w:val="none" w:sz="0" w:space="0" w:color="auto"/>
            <w:left w:val="none" w:sz="0" w:space="0" w:color="auto"/>
            <w:bottom w:val="none" w:sz="0" w:space="0" w:color="auto"/>
            <w:right w:val="none" w:sz="0" w:space="0" w:color="auto"/>
          </w:divBdr>
        </w:div>
        <w:div w:id="792863035">
          <w:marLeft w:val="640"/>
          <w:marRight w:val="0"/>
          <w:marTop w:val="0"/>
          <w:marBottom w:val="0"/>
          <w:divBdr>
            <w:top w:val="none" w:sz="0" w:space="0" w:color="auto"/>
            <w:left w:val="none" w:sz="0" w:space="0" w:color="auto"/>
            <w:bottom w:val="none" w:sz="0" w:space="0" w:color="auto"/>
            <w:right w:val="none" w:sz="0" w:space="0" w:color="auto"/>
          </w:divBdr>
        </w:div>
        <w:div w:id="586889423">
          <w:marLeft w:val="640"/>
          <w:marRight w:val="0"/>
          <w:marTop w:val="0"/>
          <w:marBottom w:val="0"/>
          <w:divBdr>
            <w:top w:val="none" w:sz="0" w:space="0" w:color="auto"/>
            <w:left w:val="none" w:sz="0" w:space="0" w:color="auto"/>
            <w:bottom w:val="none" w:sz="0" w:space="0" w:color="auto"/>
            <w:right w:val="none" w:sz="0" w:space="0" w:color="auto"/>
          </w:divBdr>
        </w:div>
        <w:div w:id="1085951584">
          <w:marLeft w:val="640"/>
          <w:marRight w:val="0"/>
          <w:marTop w:val="0"/>
          <w:marBottom w:val="0"/>
          <w:divBdr>
            <w:top w:val="none" w:sz="0" w:space="0" w:color="auto"/>
            <w:left w:val="none" w:sz="0" w:space="0" w:color="auto"/>
            <w:bottom w:val="none" w:sz="0" w:space="0" w:color="auto"/>
            <w:right w:val="none" w:sz="0" w:space="0" w:color="auto"/>
          </w:divBdr>
        </w:div>
        <w:div w:id="1494681632">
          <w:marLeft w:val="640"/>
          <w:marRight w:val="0"/>
          <w:marTop w:val="0"/>
          <w:marBottom w:val="0"/>
          <w:divBdr>
            <w:top w:val="none" w:sz="0" w:space="0" w:color="auto"/>
            <w:left w:val="none" w:sz="0" w:space="0" w:color="auto"/>
            <w:bottom w:val="none" w:sz="0" w:space="0" w:color="auto"/>
            <w:right w:val="none" w:sz="0" w:space="0" w:color="auto"/>
          </w:divBdr>
        </w:div>
        <w:div w:id="1188833298">
          <w:marLeft w:val="640"/>
          <w:marRight w:val="0"/>
          <w:marTop w:val="0"/>
          <w:marBottom w:val="0"/>
          <w:divBdr>
            <w:top w:val="none" w:sz="0" w:space="0" w:color="auto"/>
            <w:left w:val="none" w:sz="0" w:space="0" w:color="auto"/>
            <w:bottom w:val="none" w:sz="0" w:space="0" w:color="auto"/>
            <w:right w:val="none" w:sz="0" w:space="0" w:color="auto"/>
          </w:divBdr>
        </w:div>
        <w:div w:id="1064792270">
          <w:marLeft w:val="640"/>
          <w:marRight w:val="0"/>
          <w:marTop w:val="0"/>
          <w:marBottom w:val="0"/>
          <w:divBdr>
            <w:top w:val="none" w:sz="0" w:space="0" w:color="auto"/>
            <w:left w:val="none" w:sz="0" w:space="0" w:color="auto"/>
            <w:bottom w:val="none" w:sz="0" w:space="0" w:color="auto"/>
            <w:right w:val="none" w:sz="0" w:space="0" w:color="auto"/>
          </w:divBdr>
        </w:div>
        <w:div w:id="321786067">
          <w:marLeft w:val="640"/>
          <w:marRight w:val="0"/>
          <w:marTop w:val="0"/>
          <w:marBottom w:val="0"/>
          <w:divBdr>
            <w:top w:val="none" w:sz="0" w:space="0" w:color="auto"/>
            <w:left w:val="none" w:sz="0" w:space="0" w:color="auto"/>
            <w:bottom w:val="none" w:sz="0" w:space="0" w:color="auto"/>
            <w:right w:val="none" w:sz="0" w:space="0" w:color="auto"/>
          </w:divBdr>
        </w:div>
        <w:div w:id="486825587">
          <w:marLeft w:val="640"/>
          <w:marRight w:val="0"/>
          <w:marTop w:val="0"/>
          <w:marBottom w:val="0"/>
          <w:divBdr>
            <w:top w:val="none" w:sz="0" w:space="0" w:color="auto"/>
            <w:left w:val="none" w:sz="0" w:space="0" w:color="auto"/>
            <w:bottom w:val="none" w:sz="0" w:space="0" w:color="auto"/>
            <w:right w:val="none" w:sz="0" w:space="0" w:color="auto"/>
          </w:divBdr>
        </w:div>
        <w:div w:id="831145549">
          <w:marLeft w:val="640"/>
          <w:marRight w:val="0"/>
          <w:marTop w:val="0"/>
          <w:marBottom w:val="0"/>
          <w:divBdr>
            <w:top w:val="none" w:sz="0" w:space="0" w:color="auto"/>
            <w:left w:val="none" w:sz="0" w:space="0" w:color="auto"/>
            <w:bottom w:val="none" w:sz="0" w:space="0" w:color="auto"/>
            <w:right w:val="none" w:sz="0" w:space="0" w:color="auto"/>
          </w:divBdr>
        </w:div>
        <w:div w:id="660082239">
          <w:marLeft w:val="640"/>
          <w:marRight w:val="0"/>
          <w:marTop w:val="0"/>
          <w:marBottom w:val="0"/>
          <w:divBdr>
            <w:top w:val="none" w:sz="0" w:space="0" w:color="auto"/>
            <w:left w:val="none" w:sz="0" w:space="0" w:color="auto"/>
            <w:bottom w:val="none" w:sz="0" w:space="0" w:color="auto"/>
            <w:right w:val="none" w:sz="0" w:space="0" w:color="auto"/>
          </w:divBdr>
        </w:div>
        <w:div w:id="691423228">
          <w:marLeft w:val="640"/>
          <w:marRight w:val="0"/>
          <w:marTop w:val="0"/>
          <w:marBottom w:val="0"/>
          <w:divBdr>
            <w:top w:val="none" w:sz="0" w:space="0" w:color="auto"/>
            <w:left w:val="none" w:sz="0" w:space="0" w:color="auto"/>
            <w:bottom w:val="none" w:sz="0" w:space="0" w:color="auto"/>
            <w:right w:val="none" w:sz="0" w:space="0" w:color="auto"/>
          </w:divBdr>
        </w:div>
        <w:div w:id="1094401882">
          <w:marLeft w:val="640"/>
          <w:marRight w:val="0"/>
          <w:marTop w:val="0"/>
          <w:marBottom w:val="0"/>
          <w:divBdr>
            <w:top w:val="none" w:sz="0" w:space="0" w:color="auto"/>
            <w:left w:val="none" w:sz="0" w:space="0" w:color="auto"/>
            <w:bottom w:val="none" w:sz="0" w:space="0" w:color="auto"/>
            <w:right w:val="none" w:sz="0" w:space="0" w:color="auto"/>
          </w:divBdr>
        </w:div>
        <w:div w:id="943147017">
          <w:marLeft w:val="640"/>
          <w:marRight w:val="0"/>
          <w:marTop w:val="0"/>
          <w:marBottom w:val="0"/>
          <w:divBdr>
            <w:top w:val="none" w:sz="0" w:space="0" w:color="auto"/>
            <w:left w:val="none" w:sz="0" w:space="0" w:color="auto"/>
            <w:bottom w:val="none" w:sz="0" w:space="0" w:color="auto"/>
            <w:right w:val="none" w:sz="0" w:space="0" w:color="auto"/>
          </w:divBdr>
        </w:div>
      </w:divsChild>
    </w:div>
    <w:div w:id="755857740">
      <w:bodyDiv w:val="1"/>
      <w:marLeft w:val="0"/>
      <w:marRight w:val="0"/>
      <w:marTop w:val="0"/>
      <w:marBottom w:val="0"/>
      <w:divBdr>
        <w:top w:val="none" w:sz="0" w:space="0" w:color="auto"/>
        <w:left w:val="none" w:sz="0" w:space="0" w:color="auto"/>
        <w:bottom w:val="none" w:sz="0" w:space="0" w:color="auto"/>
        <w:right w:val="none" w:sz="0" w:space="0" w:color="auto"/>
      </w:divBdr>
      <w:divsChild>
        <w:div w:id="1140541126">
          <w:marLeft w:val="640"/>
          <w:marRight w:val="0"/>
          <w:marTop w:val="0"/>
          <w:marBottom w:val="0"/>
          <w:divBdr>
            <w:top w:val="none" w:sz="0" w:space="0" w:color="auto"/>
            <w:left w:val="none" w:sz="0" w:space="0" w:color="auto"/>
            <w:bottom w:val="none" w:sz="0" w:space="0" w:color="auto"/>
            <w:right w:val="none" w:sz="0" w:space="0" w:color="auto"/>
          </w:divBdr>
        </w:div>
        <w:div w:id="114445876">
          <w:marLeft w:val="640"/>
          <w:marRight w:val="0"/>
          <w:marTop w:val="0"/>
          <w:marBottom w:val="0"/>
          <w:divBdr>
            <w:top w:val="none" w:sz="0" w:space="0" w:color="auto"/>
            <w:left w:val="none" w:sz="0" w:space="0" w:color="auto"/>
            <w:bottom w:val="none" w:sz="0" w:space="0" w:color="auto"/>
            <w:right w:val="none" w:sz="0" w:space="0" w:color="auto"/>
          </w:divBdr>
        </w:div>
        <w:div w:id="1333145531">
          <w:marLeft w:val="640"/>
          <w:marRight w:val="0"/>
          <w:marTop w:val="0"/>
          <w:marBottom w:val="0"/>
          <w:divBdr>
            <w:top w:val="none" w:sz="0" w:space="0" w:color="auto"/>
            <w:left w:val="none" w:sz="0" w:space="0" w:color="auto"/>
            <w:bottom w:val="none" w:sz="0" w:space="0" w:color="auto"/>
            <w:right w:val="none" w:sz="0" w:space="0" w:color="auto"/>
          </w:divBdr>
        </w:div>
        <w:div w:id="1291012774">
          <w:marLeft w:val="640"/>
          <w:marRight w:val="0"/>
          <w:marTop w:val="0"/>
          <w:marBottom w:val="0"/>
          <w:divBdr>
            <w:top w:val="none" w:sz="0" w:space="0" w:color="auto"/>
            <w:left w:val="none" w:sz="0" w:space="0" w:color="auto"/>
            <w:bottom w:val="none" w:sz="0" w:space="0" w:color="auto"/>
            <w:right w:val="none" w:sz="0" w:space="0" w:color="auto"/>
          </w:divBdr>
        </w:div>
        <w:div w:id="1704019434">
          <w:marLeft w:val="640"/>
          <w:marRight w:val="0"/>
          <w:marTop w:val="0"/>
          <w:marBottom w:val="0"/>
          <w:divBdr>
            <w:top w:val="none" w:sz="0" w:space="0" w:color="auto"/>
            <w:left w:val="none" w:sz="0" w:space="0" w:color="auto"/>
            <w:bottom w:val="none" w:sz="0" w:space="0" w:color="auto"/>
            <w:right w:val="none" w:sz="0" w:space="0" w:color="auto"/>
          </w:divBdr>
        </w:div>
        <w:div w:id="1295990252">
          <w:marLeft w:val="640"/>
          <w:marRight w:val="0"/>
          <w:marTop w:val="0"/>
          <w:marBottom w:val="0"/>
          <w:divBdr>
            <w:top w:val="none" w:sz="0" w:space="0" w:color="auto"/>
            <w:left w:val="none" w:sz="0" w:space="0" w:color="auto"/>
            <w:bottom w:val="none" w:sz="0" w:space="0" w:color="auto"/>
            <w:right w:val="none" w:sz="0" w:space="0" w:color="auto"/>
          </w:divBdr>
        </w:div>
        <w:div w:id="1553351320">
          <w:marLeft w:val="640"/>
          <w:marRight w:val="0"/>
          <w:marTop w:val="0"/>
          <w:marBottom w:val="0"/>
          <w:divBdr>
            <w:top w:val="none" w:sz="0" w:space="0" w:color="auto"/>
            <w:left w:val="none" w:sz="0" w:space="0" w:color="auto"/>
            <w:bottom w:val="none" w:sz="0" w:space="0" w:color="auto"/>
            <w:right w:val="none" w:sz="0" w:space="0" w:color="auto"/>
          </w:divBdr>
        </w:div>
        <w:div w:id="1078359194">
          <w:marLeft w:val="640"/>
          <w:marRight w:val="0"/>
          <w:marTop w:val="0"/>
          <w:marBottom w:val="0"/>
          <w:divBdr>
            <w:top w:val="none" w:sz="0" w:space="0" w:color="auto"/>
            <w:left w:val="none" w:sz="0" w:space="0" w:color="auto"/>
            <w:bottom w:val="none" w:sz="0" w:space="0" w:color="auto"/>
            <w:right w:val="none" w:sz="0" w:space="0" w:color="auto"/>
          </w:divBdr>
        </w:div>
        <w:div w:id="160388471">
          <w:marLeft w:val="640"/>
          <w:marRight w:val="0"/>
          <w:marTop w:val="0"/>
          <w:marBottom w:val="0"/>
          <w:divBdr>
            <w:top w:val="none" w:sz="0" w:space="0" w:color="auto"/>
            <w:left w:val="none" w:sz="0" w:space="0" w:color="auto"/>
            <w:bottom w:val="none" w:sz="0" w:space="0" w:color="auto"/>
            <w:right w:val="none" w:sz="0" w:space="0" w:color="auto"/>
          </w:divBdr>
        </w:div>
        <w:div w:id="923339189">
          <w:marLeft w:val="640"/>
          <w:marRight w:val="0"/>
          <w:marTop w:val="0"/>
          <w:marBottom w:val="0"/>
          <w:divBdr>
            <w:top w:val="none" w:sz="0" w:space="0" w:color="auto"/>
            <w:left w:val="none" w:sz="0" w:space="0" w:color="auto"/>
            <w:bottom w:val="none" w:sz="0" w:space="0" w:color="auto"/>
            <w:right w:val="none" w:sz="0" w:space="0" w:color="auto"/>
          </w:divBdr>
        </w:div>
        <w:div w:id="1447038826">
          <w:marLeft w:val="640"/>
          <w:marRight w:val="0"/>
          <w:marTop w:val="0"/>
          <w:marBottom w:val="0"/>
          <w:divBdr>
            <w:top w:val="none" w:sz="0" w:space="0" w:color="auto"/>
            <w:left w:val="none" w:sz="0" w:space="0" w:color="auto"/>
            <w:bottom w:val="none" w:sz="0" w:space="0" w:color="auto"/>
            <w:right w:val="none" w:sz="0" w:space="0" w:color="auto"/>
          </w:divBdr>
        </w:div>
        <w:div w:id="618486928">
          <w:marLeft w:val="640"/>
          <w:marRight w:val="0"/>
          <w:marTop w:val="0"/>
          <w:marBottom w:val="0"/>
          <w:divBdr>
            <w:top w:val="none" w:sz="0" w:space="0" w:color="auto"/>
            <w:left w:val="none" w:sz="0" w:space="0" w:color="auto"/>
            <w:bottom w:val="none" w:sz="0" w:space="0" w:color="auto"/>
            <w:right w:val="none" w:sz="0" w:space="0" w:color="auto"/>
          </w:divBdr>
        </w:div>
        <w:div w:id="2095009329">
          <w:marLeft w:val="640"/>
          <w:marRight w:val="0"/>
          <w:marTop w:val="0"/>
          <w:marBottom w:val="0"/>
          <w:divBdr>
            <w:top w:val="none" w:sz="0" w:space="0" w:color="auto"/>
            <w:left w:val="none" w:sz="0" w:space="0" w:color="auto"/>
            <w:bottom w:val="none" w:sz="0" w:space="0" w:color="auto"/>
            <w:right w:val="none" w:sz="0" w:space="0" w:color="auto"/>
          </w:divBdr>
        </w:div>
        <w:div w:id="460726605">
          <w:marLeft w:val="640"/>
          <w:marRight w:val="0"/>
          <w:marTop w:val="0"/>
          <w:marBottom w:val="0"/>
          <w:divBdr>
            <w:top w:val="none" w:sz="0" w:space="0" w:color="auto"/>
            <w:left w:val="none" w:sz="0" w:space="0" w:color="auto"/>
            <w:bottom w:val="none" w:sz="0" w:space="0" w:color="auto"/>
            <w:right w:val="none" w:sz="0" w:space="0" w:color="auto"/>
          </w:divBdr>
        </w:div>
        <w:div w:id="964433913">
          <w:marLeft w:val="640"/>
          <w:marRight w:val="0"/>
          <w:marTop w:val="0"/>
          <w:marBottom w:val="0"/>
          <w:divBdr>
            <w:top w:val="none" w:sz="0" w:space="0" w:color="auto"/>
            <w:left w:val="none" w:sz="0" w:space="0" w:color="auto"/>
            <w:bottom w:val="none" w:sz="0" w:space="0" w:color="auto"/>
            <w:right w:val="none" w:sz="0" w:space="0" w:color="auto"/>
          </w:divBdr>
        </w:div>
        <w:div w:id="2047019397">
          <w:marLeft w:val="640"/>
          <w:marRight w:val="0"/>
          <w:marTop w:val="0"/>
          <w:marBottom w:val="0"/>
          <w:divBdr>
            <w:top w:val="none" w:sz="0" w:space="0" w:color="auto"/>
            <w:left w:val="none" w:sz="0" w:space="0" w:color="auto"/>
            <w:bottom w:val="none" w:sz="0" w:space="0" w:color="auto"/>
            <w:right w:val="none" w:sz="0" w:space="0" w:color="auto"/>
          </w:divBdr>
        </w:div>
        <w:div w:id="759835800">
          <w:marLeft w:val="640"/>
          <w:marRight w:val="0"/>
          <w:marTop w:val="0"/>
          <w:marBottom w:val="0"/>
          <w:divBdr>
            <w:top w:val="none" w:sz="0" w:space="0" w:color="auto"/>
            <w:left w:val="none" w:sz="0" w:space="0" w:color="auto"/>
            <w:bottom w:val="none" w:sz="0" w:space="0" w:color="auto"/>
            <w:right w:val="none" w:sz="0" w:space="0" w:color="auto"/>
          </w:divBdr>
        </w:div>
        <w:div w:id="1466921649">
          <w:marLeft w:val="640"/>
          <w:marRight w:val="0"/>
          <w:marTop w:val="0"/>
          <w:marBottom w:val="0"/>
          <w:divBdr>
            <w:top w:val="none" w:sz="0" w:space="0" w:color="auto"/>
            <w:left w:val="none" w:sz="0" w:space="0" w:color="auto"/>
            <w:bottom w:val="none" w:sz="0" w:space="0" w:color="auto"/>
            <w:right w:val="none" w:sz="0" w:space="0" w:color="auto"/>
          </w:divBdr>
        </w:div>
        <w:div w:id="960767648">
          <w:marLeft w:val="640"/>
          <w:marRight w:val="0"/>
          <w:marTop w:val="0"/>
          <w:marBottom w:val="0"/>
          <w:divBdr>
            <w:top w:val="none" w:sz="0" w:space="0" w:color="auto"/>
            <w:left w:val="none" w:sz="0" w:space="0" w:color="auto"/>
            <w:bottom w:val="none" w:sz="0" w:space="0" w:color="auto"/>
            <w:right w:val="none" w:sz="0" w:space="0" w:color="auto"/>
          </w:divBdr>
        </w:div>
        <w:div w:id="506217933">
          <w:marLeft w:val="640"/>
          <w:marRight w:val="0"/>
          <w:marTop w:val="0"/>
          <w:marBottom w:val="0"/>
          <w:divBdr>
            <w:top w:val="none" w:sz="0" w:space="0" w:color="auto"/>
            <w:left w:val="none" w:sz="0" w:space="0" w:color="auto"/>
            <w:bottom w:val="none" w:sz="0" w:space="0" w:color="auto"/>
            <w:right w:val="none" w:sz="0" w:space="0" w:color="auto"/>
          </w:divBdr>
        </w:div>
        <w:div w:id="631643196">
          <w:marLeft w:val="640"/>
          <w:marRight w:val="0"/>
          <w:marTop w:val="0"/>
          <w:marBottom w:val="0"/>
          <w:divBdr>
            <w:top w:val="none" w:sz="0" w:space="0" w:color="auto"/>
            <w:left w:val="none" w:sz="0" w:space="0" w:color="auto"/>
            <w:bottom w:val="none" w:sz="0" w:space="0" w:color="auto"/>
            <w:right w:val="none" w:sz="0" w:space="0" w:color="auto"/>
          </w:divBdr>
        </w:div>
        <w:div w:id="371922638">
          <w:marLeft w:val="640"/>
          <w:marRight w:val="0"/>
          <w:marTop w:val="0"/>
          <w:marBottom w:val="0"/>
          <w:divBdr>
            <w:top w:val="none" w:sz="0" w:space="0" w:color="auto"/>
            <w:left w:val="none" w:sz="0" w:space="0" w:color="auto"/>
            <w:bottom w:val="none" w:sz="0" w:space="0" w:color="auto"/>
            <w:right w:val="none" w:sz="0" w:space="0" w:color="auto"/>
          </w:divBdr>
        </w:div>
        <w:div w:id="1548952036">
          <w:marLeft w:val="640"/>
          <w:marRight w:val="0"/>
          <w:marTop w:val="0"/>
          <w:marBottom w:val="0"/>
          <w:divBdr>
            <w:top w:val="none" w:sz="0" w:space="0" w:color="auto"/>
            <w:left w:val="none" w:sz="0" w:space="0" w:color="auto"/>
            <w:bottom w:val="none" w:sz="0" w:space="0" w:color="auto"/>
            <w:right w:val="none" w:sz="0" w:space="0" w:color="auto"/>
          </w:divBdr>
        </w:div>
        <w:div w:id="176434008">
          <w:marLeft w:val="640"/>
          <w:marRight w:val="0"/>
          <w:marTop w:val="0"/>
          <w:marBottom w:val="0"/>
          <w:divBdr>
            <w:top w:val="none" w:sz="0" w:space="0" w:color="auto"/>
            <w:left w:val="none" w:sz="0" w:space="0" w:color="auto"/>
            <w:bottom w:val="none" w:sz="0" w:space="0" w:color="auto"/>
            <w:right w:val="none" w:sz="0" w:space="0" w:color="auto"/>
          </w:divBdr>
        </w:div>
        <w:div w:id="517503155">
          <w:marLeft w:val="640"/>
          <w:marRight w:val="0"/>
          <w:marTop w:val="0"/>
          <w:marBottom w:val="0"/>
          <w:divBdr>
            <w:top w:val="none" w:sz="0" w:space="0" w:color="auto"/>
            <w:left w:val="none" w:sz="0" w:space="0" w:color="auto"/>
            <w:bottom w:val="none" w:sz="0" w:space="0" w:color="auto"/>
            <w:right w:val="none" w:sz="0" w:space="0" w:color="auto"/>
          </w:divBdr>
        </w:div>
        <w:div w:id="867647672">
          <w:marLeft w:val="640"/>
          <w:marRight w:val="0"/>
          <w:marTop w:val="0"/>
          <w:marBottom w:val="0"/>
          <w:divBdr>
            <w:top w:val="none" w:sz="0" w:space="0" w:color="auto"/>
            <w:left w:val="none" w:sz="0" w:space="0" w:color="auto"/>
            <w:bottom w:val="none" w:sz="0" w:space="0" w:color="auto"/>
            <w:right w:val="none" w:sz="0" w:space="0" w:color="auto"/>
          </w:divBdr>
        </w:div>
        <w:div w:id="137307972">
          <w:marLeft w:val="640"/>
          <w:marRight w:val="0"/>
          <w:marTop w:val="0"/>
          <w:marBottom w:val="0"/>
          <w:divBdr>
            <w:top w:val="none" w:sz="0" w:space="0" w:color="auto"/>
            <w:left w:val="none" w:sz="0" w:space="0" w:color="auto"/>
            <w:bottom w:val="none" w:sz="0" w:space="0" w:color="auto"/>
            <w:right w:val="none" w:sz="0" w:space="0" w:color="auto"/>
          </w:divBdr>
        </w:div>
        <w:div w:id="914778877">
          <w:marLeft w:val="640"/>
          <w:marRight w:val="0"/>
          <w:marTop w:val="0"/>
          <w:marBottom w:val="0"/>
          <w:divBdr>
            <w:top w:val="none" w:sz="0" w:space="0" w:color="auto"/>
            <w:left w:val="none" w:sz="0" w:space="0" w:color="auto"/>
            <w:bottom w:val="none" w:sz="0" w:space="0" w:color="auto"/>
            <w:right w:val="none" w:sz="0" w:space="0" w:color="auto"/>
          </w:divBdr>
        </w:div>
        <w:div w:id="1250114109">
          <w:marLeft w:val="640"/>
          <w:marRight w:val="0"/>
          <w:marTop w:val="0"/>
          <w:marBottom w:val="0"/>
          <w:divBdr>
            <w:top w:val="none" w:sz="0" w:space="0" w:color="auto"/>
            <w:left w:val="none" w:sz="0" w:space="0" w:color="auto"/>
            <w:bottom w:val="none" w:sz="0" w:space="0" w:color="auto"/>
            <w:right w:val="none" w:sz="0" w:space="0" w:color="auto"/>
          </w:divBdr>
        </w:div>
        <w:div w:id="970667540">
          <w:marLeft w:val="640"/>
          <w:marRight w:val="0"/>
          <w:marTop w:val="0"/>
          <w:marBottom w:val="0"/>
          <w:divBdr>
            <w:top w:val="none" w:sz="0" w:space="0" w:color="auto"/>
            <w:left w:val="none" w:sz="0" w:space="0" w:color="auto"/>
            <w:bottom w:val="none" w:sz="0" w:space="0" w:color="auto"/>
            <w:right w:val="none" w:sz="0" w:space="0" w:color="auto"/>
          </w:divBdr>
        </w:div>
        <w:div w:id="505363450">
          <w:marLeft w:val="640"/>
          <w:marRight w:val="0"/>
          <w:marTop w:val="0"/>
          <w:marBottom w:val="0"/>
          <w:divBdr>
            <w:top w:val="none" w:sz="0" w:space="0" w:color="auto"/>
            <w:left w:val="none" w:sz="0" w:space="0" w:color="auto"/>
            <w:bottom w:val="none" w:sz="0" w:space="0" w:color="auto"/>
            <w:right w:val="none" w:sz="0" w:space="0" w:color="auto"/>
          </w:divBdr>
        </w:div>
        <w:div w:id="1836457143">
          <w:marLeft w:val="640"/>
          <w:marRight w:val="0"/>
          <w:marTop w:val="0"/>
          <w:marBottom w:val="0"/>
          <w:divBdr>
            <w:top w:val="none" w:sz="0" w:space="0" w:color="auto"/>
            <w:left w:val="none" w:sz="0" w:space="0" w:color="auto"/>
            <w:bottom w:val="none" w:sz="0" w:space="0" w:color="auto"/>
            <w:right w:val="none" w:sz="0" w:space="0" w:color="auto"/>
          </w:divBdr>
        </w:div>
        <w:div w:id="1193030241">
          <w:marLeft w:val="640"/>
          <w:marRight w:val="0"/>
          <w:marTop w:val="0"/>
          <w:marBottom w:val="0"/>
          <w:divBdr>
            <w:top w:val="none" w:sz="0" w:space="0" w:color="auto"/>
            <w:left w:val="none" w:sz="0" w:space="0" w:color="auto"/>
            <w:bottom w:val="none" w:sz="0" w:space="0" w:color="auto"/>
            <w:right w:val="none" w:sz="0" w:space="0" w:color="auto"/>
          </w:divBdr>
        </w:div>
        <w:div w:id="1050304616">
          <w:marLeft w:val="640"/>
          <w:marRight w:val="0"/>
          <w:marTop w:val="0"/>
          <w:marBottom w:val="0"/>
          <w:divBdr>
            <w:top w:val="none" w:sz="0" w:space="0" w:color="auto"/>
            <w:left w:val="none" w:sz="0" w:space="0" w:color="auto"/>
            <w:bottom w:val="none" w:sz="0" w:space="0" w:color="auto"/>
            <w:right w:val="none" w:sz="0" w:space="0" w:color="auto"/>
          </w:divBdr>
        </w:div>
        <w:div w:id="1735397880">
          <w:marLeft w:val="640"/>
          <w:marRight w:val="0"/>
          <w:marTop w:val="0"/>
          <w:marBottom w:val="0"/>
          <w:divBdr>
            <w:top w:val="none" w:sz="0" w:space="0" w:color="auto"/>
            <w:left w:val="none" w:sz="0" w:space="0" w:color="auto"/>
            <w:bottom w:val="none" w:sz="0" w:space="0" w:color="auto"/>
            <w:right w:val="none" w:sz="0" w:space="0" w:color="auto"/>
          </w:divBdr>
        </w:div>
      </w:divsChild>
    </w:div>
    <w:div w:id="759839392">
      <w:bodyDiv w:val="1"/>
      <w:marLeft w:val="0"/>
      <w:marRight w:val="0"/>
      <w:marTop w:val="0"/>
      <w:marBottom w:val="0"/>
      <w:divBdr>
        <w:top w:val="none" w:sz="0" w:space="0" w:color="auto"/>
        <w:left w:val="none" w:sz="0" w:space="0" w:color="auto"/>
        <w:bottom w:val="none" w:sz="0" w:space="0" w:color="auto"/>
        <w:right w:val="none" w:sz="0" w:space="0" w:color="auto"/>
      </w:divBdr>
      <w:divsChild>
        <w:div w:id="1221868210">
          <w:marLeft w:val="640"/>
          <w:marRight w:val="0"/>
          <w:marTop w:val="0"/>
          <w:marBottom w:val="0"/>
          <w:divBdr>
            <w:top w:val="none" w:sz="0" w:space="0" w:color="auto"/>
            <w:left w:val="none" w:sz="0" w:space="0" w:color="auto"/>
            <w:bottom w:val="none" w:sz="0" w:space="0" w:color="auto"/>
            <w:right w:val="none" w:sz="0" w:space="0" w:color="auto"/>
          </w:divBdr>
        </w:div>
        <w:div w:id="1458597200">
          <w:marLeft w:val="640"/>
          <w:marRight w:val="0"/>
          <w:marTop w:val="0"/>
          <w:marBottom w:val="0"/>
          <w:divBdr>
            <w:top w:val="none" w:sz="0" w:space="0" w:color="auto"/>
            <w:left w:val="none" w:sz="0" w:space="0" w:color="auto"/>
            <w:bottom w:val="none" w:sz="0" w:space="0" w:color="auto"/>
            <w:right w:val="none" w:sz="0" w:space="0" w:color="auto"/>
          </w:divBdr>
        </w:div>
        <w:div w:id="1237521384">
          <w:marLeft w:val="640"/>
          <w:marRight w:val="0"/>
          <w:marTop w:val="0"/>
          <w:marBottom w:val="0"/>
          <w:divBdr>
            <w:top w:val="none" w:sz="0" w:space="0" w:color="auto"/>
            <w:left w:val="none" w:sz="0" w:space="0" w:color="auto"/>
            <w:bottom w:val="none" w:sz="0" w:space="0" w:color="auto"/>
            <w:right w:val="none" w:sz="0" w:space="0" w:color="auto"/>
          </w:divBdr>
        </w:div>
        <w:div w:id="1388871653">
          <w:marLeft w:val="640"/>
          <w:marRight w:val="0"/>
          <w:marTop w:val="0"/>
          <w:marBottom w:val="0"/>
          <w:divBdr>
            <w:top w:val="none" w:sz="0" w:space="0" w:color="auto"/>
            <w:left w:val="none" w:sz="0" w:space="0" w:color="auto"/>
            <w:bottom w:val="none" w:sz="0" w:space="0" w:color="auto"/>
            <w:right w:val="none" w:sz="0" w:space="0" w:color="auto"/>
          </w:divBdr>
        </w:div>
        <w:div w:id="1177184785">
          <w:marLeft w:val="640"/>
          <w:marRight w:val="0"/>
          <w:marTop w:val="0"/>
          <w:marBottom w:val="0"/>
          <w:divBdr>
            <w:top w:val="none" w:sz="0" w:space="0" w:color="auto"/>
            <w:left w:val="none" w:sz="0" w:space="0" w:color="auto"/>
            <w:bottom w:val="none" w:sz="0" w:space="0" w:color="auto"/>
            <w:right w:val="none" w:sz="0" w:space="0" w:color="auto"/>
          </w:divBdr>
        </w:div>
        <w:div w:id="1490560824">
          <w:marLeft w:val="640"/>
          <w:marRight w:val="0"/>
          <w:marTop w:val="0"/>
          <w:marBottom w:val="0"/>
          <w:divBdr>
            <w:top w:val="none" w:sz="0" w:space="0" w:color="auto"/>
            <w:left w:val="none" w:sz="0" w:space="0" w:color="auto"/>
            <w:bottom w:val="none" w:sz="0" w:space="0" w:color="auto"/>
            <w:right w:val="none" w:sz="0" w:space="0" w:color="auto"/>
          </w:divBdr>
        </w:div>
        <w:div w:id="1090614301">
          <w:marLeft w:val="640"/>
          <w:marRight w:val="0"/>
          <w:marTop w:val="0"/>
          <w:marBottom w:val="0"/>
          <w:divBdr>
            <w:top w:val="none" w:sz="0" w:space="0" w:color="auto"/>
            <w:left w:val="none" w:sz="0" w:space="0" w:color="auto"/>
            <w:bottom w:val="none" w:sz="0" w:space="0" w:color="auto"/>
            <w:right w:val="none" w:sz="0" w:space="0" w:color="auto"/>
          </w:divBdr>
        </w:div>
        <w:div w:id="707032337">
          <w:marLeft w:val="640"/>
          <w:marRight w:val="0"/>
          <w:marTop w:val="0"/>
          <w:marBottom w:val="0"/>
          <w:divBdr>
            <w:top w:val="none" w:sz="0" w:space="0" w:color="auto"/>
            <w:left w:val="none" w:sz="0" w:space="0" w:color="auto"/>
            <w:bottom w:val="none" w:sz="0" w:space="0" w:color="auto"/>
            <w:right w:val="none" w:sz="0" w:space="0" w:color="auto"/>
          </w:divBdr>
        </w:div>
        <w:div w:id="255403075">
          <w:marLeft w:val="640"/>
          <w:marRight w:val="0"/>
          <w:marTop w:val="0"/>
          <w:marBottom w:val="0"/>
          <w:divBdr>
            <w:top w:val="none" w:sz="0" w:space="0" w:color="auto"/>
            <w:left w:val="none" w:sz="0" w:space="0" w:color="auto"/>
            <w:bottom w:val="none" w:sz="0" w:space="0" w:color="auto"/>
            <w:right w:val="none" w:sz="0" w:space="0" w:color="auto"/>
          </w:divBdr>
        </w:div>
        <w:div w:id="1000425764">
          <w:marLeft w:val="640"/>
          <w:marRight w:val="0"/>
          <w:marTop w:val="0"/>
          <w:marBottom w:val="0"/>
          <w:divBdr>
            <w:top w:val="none" w:sz="0" w:space="0" w:color="auto"/>
            <w:left w:val="none" w:sz="0" w:space="0" w:color="auto"/>
            <w:bottom w:val="none" w:sz="0" w:space="0" w:color="auto"/>
            <w:right w:val="none" w:sz="0" w:space="0" w:color="auto"/>
          </w:divBdr>
        </w:div>
        <w:div w:id="282687064">
          <w:marLeft w:val="640"/>
          <w:marRight w:val="0"/>
          <w:marTop w:val="0"/>
          <w:marBottom w:val="0"/>
          <w:divBdr>
            <w:top w:val="none" w:sz="0" w:space="0" w:color="auto"/>
            <w:left w:val="none" w:sz="0" w:space="0" w:color="auto"/>
            <w:bottom w:val="none" w:sz="0" w:space="0" w:color="auto"/>
            <w:right w:val="none" w:sz="0" w:space="0" w:color="auto"/>
          </w:divBdr>
        </w:div>
        <w:div w:id="1961836686">
          <w:marLeft w:val="640"/>
          <w:marRight w:val="0"/>
          <w:marTop w:val="0"/>
          <w:marBottom w:val="0"/>
          <w:divBdr>
            <w:top w:val="none" w:sz="0" w:space="0" w:color="auto"/>
            <w:left w:val="none" w:sz="0" w:space="0" w:color="auto"/>
            <w:bottom w:val="none" w:sz="0" w:space="0" w:color="auto"/>
            <w:right w:val="none" w:sz="0" w:space="0" w:color="auto"/>
          </w:divBdr>
        </w:div>
        <w:div w:id="1547336065">
          <w:marLeft w:val="640"/>
          <w:marRight w:val="0"/>
          <w:marTop w:val="0"/>
          <w:marBottom w:val="0"/>
          <w:divBdr>
            <w:top w:val="none" w:sz="0" w:space="0" w:color="auto"/>
            <w:left w:val="none" w:sz="0" w:space="0" w:color="auto"/>
            <w:bottom w:val="none" w:sz="0" w:space="0" w:color="auto"/>
            <w:right w:val="none" w:sz="0" w:space="0" w:color="auto"/>
          </w:divBdr>
        </w:div>
        <w:div w:id="751662198">
          <w:marLeft w:val="640"/>
          <w:marRight w:val="0"/>
          <w:marTop w:val="0"/>
          <w:marBottom w:val="0"/>
          <w:divBdr>
            <w:top w:val="none" w:sz="0" w:space="0" w:color="auto"/>
            <w:left w:val="none" w:sz="0" w:space="0" w:color="auto"/>
            <w:bottom w:val="none" w:sz="0" w:space="0" w:color="auto"/>
            <w:right w:val="none" w:sz="0" w:space="0" w:color="auto"/>
          </w:divBdr>
        </w:div>
        <w:div w:id="258803190">
          <w:marLeft w:val="640"/>
          <w:marRight w:val="0"/>
          <w:marTop w:val="0"/>
          <w:marBottom w:val="0"/>
          <w:divBdr>
            <w:top w:val="none" w:sz="0" w:space="0" w:color="auto"/>
            <w:left w:val="none" w:sz="0" w:space="0" w:color="auto"/>
            <w:bottom w:val="none" w:sz="0" w:space="0" w:color="auto"/>
            <w:right w:val="none" w:sz="0" w:space="0" w:color="auto"/>
          </w:divBdr>
        </w:div>
        <w:div w:id="18703114">
          <w:marLeft w:val="640"/>
          <w:marRight w:val="0"/>
          <w:marTop w:val="0"/>
          <w:marBottom w:val="0"/>
          <w:divBdr>
            <w:top w:val="none" w:sz="0" w:space="0" w:color="auto"/>
            <w:left w:val="none" w:sz="0" w:space="0" w:color="auto"/>
            <w:bottom w:val="none" w:sz="0" w:space="0" w:color="auto"/>
            <w:right w:val="none" w:sz="0" w:space="0" w:color="auto"/>
          </w:divBdr>
        </w:div>
        <w:div w:id="1615015911">
          <w:marLeft w:val="640"/>
          <w:marRight w:val="0"/>
          <w:marTop w:val="0"/>
          <w:marBottom w:val="0"/>
          <w:divBdr>
            <w:top w:val="none" w:sz="0" w:space="0" w:color="auto"/>
            <w:left w:val="none" w:sz="0" w:space="0" w:color="auto"/>
            <w:bottom w:val="none" w:sz="0" w:space="0" w:color="auto"/>
            <w:right w:val="none" w:sz="0" w:space="0" w:color="auto"/>
          </w:divBdr>
        </w:div>
        <w:div w:id="601300368">
          <w:marLeft w:val="640"/>
          <w:marRight w:val="0"/>
          <w:marTop w:val="0"/>
          <w:marBottom w:val="0"/>
          <w:divBdr>
            <w:top w:val="none" w:sz="0" w:space="0" w:color="auto"/>
            <w:left w:val="none" w:sz="0" w:space="0" w:color="auto"/>
            <w:bottom w:val="none" w:sz="0" w:space="0" w:color="auto"/>
            <w:right w:val="none" w:sz="0" w:space="0" w:color="auto"/>
          </w:divBdr>
        </w:div>
        <w:div w:id="516971340">
          <w:marLeft w:val="640"/>
          <w:marRight w:val="0"/>
          <w:marTop w:val="0"/>
          <w:marBottom w:val="0"/>
          <w:divBdr>
            <w:top w:val="none" w:sz="0" w:space="0" w:color="auto"/>
            <w:left w:val="none" w:sz="0" w:space="0" w:color="auto"/>
            <w:bottom w:val="none" w:sz="0" w:space="0" w:color="auto"/>
            <w:right w:val="none" w:sz="0" w:space="0" w:color="auto"/>
          </w:divBdr>
        </w:div>
        <w:div w:id="879244026">
          <w:marLeft w:val="640"/>
          <w:marRight w:val="0"/>
          <w:marTop w:val="0"/>
          <w:marBottom w:val="0"/>
          <w:divBdr>
            <w:top w:val="none" w:sz="0" w:space="0" w:color="auto"/>
            <w:left w:val="none" w:sz="0" w:space="0" w:color="auto"/>
            <w:bottom w:val="none" w:sz="0" w:space="0" w:color="auto"/>
            <w:right w:val="none" w:sz="0" w:space="0" w:color="auto"/>
          </w:divBdr>
        </w:div>
        <w:div w:id="1999571083">
          <w:marLeft w:val="640"/>
          <w:marRight w:val="0"/>
          <w:marTop w:val="0"/>
          <w:marBottom w:val="0"/>
          <w:divBdr>
            <w:top w:val="none" w:sz="0" w:space="0" w:color="auto"/>
            <w:left w:val="none" w:sz="0" w:space="0" w:color="auto"/>
            <w:bottom w:val="none" w:sz="0" w:space="0" w:color="auto"/>
            <w:right w:val="none" w:sz="0" w:space="0" w:color="auto"/>
          </w:divBdr>
        </w:div>
        <w:div w:id="490372135">
          <w:marLeft w:val="640"/>
          <w:marRight w:val="0"/>
          <w:marTop w:val="0"/>
          <w:marBottom w:val="0"/>
          <w:divBdr>
            <w:top w:val="none" w:sz="0" w:space="0" w:color="auto"/>
            <w:left w:val="none" w:sz="0" w:space="0" w:color="auto"/>
            <w:bottom w:val="none" w:sz="0" w:space="0" w:color="auto"/>
            <w:right w:val="none" w:sz="0" w:space="0" w:color="auto"/>
          </w:divBdr>
        </w:div>
        <w:div w:id="958217751">
          <w:marLeft w:val="640"/>
          <w:marRight w:val="0"/>
          <w:marTop w:val="0"/>
          <w:marBottom w:val="0"/>
          <w:divBdr>
            <w:top w:val="none" w:sz="0" w:space="0" w:color="auto"/>
            <w:left w:val="none" w:sz="0" w:space="0" w:color="auto"/>
            <w:bottom w:val="none" w:sz="0" w:space="0" w:color="auto"/>
            <w:right w:val="none" w:sz="0" w:space="0" w:color="auto"/>
          </w:divBdr>
        </w:div>
        <w:div w:id="1386177647">
          <w:marLeft w:val="640"/>
          <w:marRight w:val="0"/>
          <w:marTop w:val="0"/>
          <w:marBottom w:val="0"/>
          <w:divBdr>
            <w:top w:val="none" w:sz="0" w:space="0" w:color="auto"/>
            <w:left w:val="none" w:sz="0" w:space="0" w:color="auto"/>
            <w:bottom w:val="none" w:sz="0" w:space="0" w:color="auto"/>
            <w:right w:val="none" w:sz="0" w:space="0" w:color="auto"/>
          </w:divBdr>
        </w:div>
        <w:div w:id="1040671657">
          <w:marLeft w:val="640"/>
          <w:marRight w:val="0"/>
          <w:marTop w:val="0"/>
          <w:marBottom w:val="0"/>
          <w:divBdr>
            <w:top w:val="none" w:sz="0" w:space="0" w:color="auto"/>
            <w:left w:val="none" w:sz="0" w:space="0" w:color="auto"/>
            <w:bottom w:val="none" w:sz="0" w:space="0" w:color="auto"/>
            <w:right w:val="none" w:sz="0" w:space="0" w:color="auto"/>
          </w:divBdr>
        </w:div>
        <w:div w:id="1587113152">
          <w:marLeft w:val="640"/>
          <w:marRight w:val="0"/>
          <w:marTop w:val="0"/>
          <w:marBottom w:val="0"/>
          <w:divBdr>
            <w:top w:val="none" w:sz="0" w:space="0" w:color="auto"/>
            <w:left w:val="none" w:sz="0" w:space="0" w:color="auto"/>
            <w:bottom w:val="none" w:sz="0" w:space="0" w:color="auto"/>
            <w:right w:val="none" w:sz="0" w:space="0" w:color="auto"/>
          </w:divBdr>
        </w:div>
        <w:div w:id="653409911">
          <w:marLeft w:val="640"/>
          <w:marRight w:val="0"/>
          <w:marTop w:val="0"/>
          <w:marBottom w:val="0"/>
          <w:divBdr>
            <w:top w:val="none" w:sz="0" w:space="0" w:color="auto"/>
            <w:left w:val="none" w:sz="0" w:space="0" w:color="auto"/>
            <w:bottom w:val="none" w:sz="0" w:space="0" w:color="auto"/>
            <w:right w:val="none" w:sz="0" w:space="0" w:color="auto"/>
          </w:divBdr>
        </w:div>
        <w:div w:id="1318220954">
          <w:marLeft w:val="640"/>
          <w:marRight w:val="0"/>
          <w:marTop w:val="0"/>
          <w:marBottom w:val="0"/>
          <w:divBdr>
            <w:top w:val="none" w:sz="0" w:space="0" w:color="auto"/>
            <w:left w:val="none" w:sz="0" w:space="0" w:color="auto"/>
            <w:bottom w:val="none" w:sz="0" w:space="0" w:color="auto"/>
            <w:right w:val="none" w:sz="0" w:space="0" w:color="auto"/>
          </w:divBdr>
        </w:div>
        <w:div w:id="1939479287">
          <w:marLeft w:val="640"/>
          <w:marRight w:val="0"/>
          <w:marTop w:val="0"/>
          <w:marBottom w:val="0"/>
          <w:divBdr>
            <w:top w:val="none" w:sz="0" w:space="0" w:color="auto"/>
            <w:left w:val="none" w:sz="0" w:space="0" w:color="auto"/>
            <w:bottom w:val="none" w:sz="0" w:space="0" w:color="auto"/>
            <w:right w:val="none" w:sz="0" w:space="0" w:color="auto"/>
          </w:divBdr>
        </w:div>
        <w:div w:id="767774175">
          <w:marLeft w:val="640"/>
          <w:marRight w:val="0"/>
          <w:marTop w:val="0"/>
          <w:marBottom w:val="0"/>
          <w:divBdr>
            <w:top w:val="none" w:sz="0" w:space="0" w:color="auto"/>
            <w:left w:val="none" w:sz="0" w:space="0" w:color="auto"/>
            <w:bottom w:val="none" w:sz="0" w:space="0" w:color="auto"/>
            <w:right w:val="none" w:sz="0" w:space="0" w:color="auto"/>
          </w:divBdr>
        </w:div>
        <w:div w:id="1560704015">
          <w:marLeft w:val="640"/>
          <w:marRight w:val="0"/>
          <w:marTop w:val="0"/>
          <w:marBottom w:val="0"/>
          <w:divBdr>
            <w:top w:val="none" w:sz="0" w:space="0" w:color="auto"/>
            <w:left w:val="none" w:sz="0" w:space="0" w:color="auto"/>
            <w:bottom w:val="none" w:sz="0" w:space="0" w:color="auto"/>
            <w:right w:val="none" w:sz="0" w:space="0" w:color="auto"/>
          </w:divBdr>
        </w:div>
        <w:div w:id="183832844">
          <w:marLeft w:val="640"/>
          <w:marRight w:val="0"/>
          <w:marTop w:val="0"/>
          <w:marBottom w:val="0"/>
          <w:divBdr>
            <w:top w:val="none" w:sz="0" w:space="0" w:color="auto"/>
            <w:left w:val="none" w:sz="0" w:space="0" w:color="auto"/>
            <w:bottom w:val="none" w:sz="0" w:space="0" w:color="auto"/>
            <w:right w:val="none" w:sz="0" w:space="0" w:color="auto"/>
          </w:divBdr>
        </w:div>
        <w:div w:id="1903983811">
          <w:marLeft w:val="640"/>
          <w:marRight w:val="0"/>
          <w:marTop w:val="0"/>
          <w:marBottom w:val="0"/>
          <w:divBdr>
            <w:top w:val="none" w:sz="0" w:space="0" w:color="auto"/>
            <w:left w:val="none" w:sz="0" w:space="0" w:color="auto"/>
            <w:bottom w:val="none" w:sz="0" w:space="0" w:color="auto"/>
            <w:right w:val="none" w:sz="0" w:space="0" w:color="auto"/>
          </w:divBdr>
        </w:div>
        <w:div w:id="1893535156">
          <w:marLeft w:val="640"/>
          <w:marRight w:val="0"/>
          <w:marTop w:val="0"/>
          <w:marBottom w:val="0"/>
          <w:divBdr>
            <w:top w:val="none" w:sz="0" w:space="0" w:color="auto"/>
            <w:left w:val="none" w:sz="0" w:space="0" w:color="auto"/>
            <w:bottom w:val="none" w:sz="0" w:space="0" w:color="auto"/>
            <w:right w:val="none" w:sz="0" w:space="0" w:color="auto"/>
          </w:divBdr>
        </w:div>
        <w:div w:id="864175819">
          <w:marLeft w:val="640"/>
          <w:marRight w:val="0"/>
          <w:marTop w:val="0"/>
          <w:marBottom w:val="0"/>
          <w:divBdr>
            <w:top w:val="none" w:sz="0" w:space="0" w:color="auto"/>
            <w:left w:val="none" w:sz="0" w:space="0" w:color="auto"/>
            <w:bottom w:val="none" w:sz="0" w:space="0" w:color="auto"/>
            <w:right w:val="none" w:sz="0" w:space="0" w:color="auto"/>
          </w:divBdr>
        </w:div>
      </w:divsChild>
    </w:div>
    <w:div w:id="763696509">
      <w:bodyDiv w:val="1"/>
      <w:marLeft w:val="0"/>
      <w:marRight w:val="0"/>
      <w:marTop w:val="0"/>
      <w:marBottom w:val="0"/>
      <w:divBdr>
        <w:top w:val="none" w:sz="0" w:space="0" w:color="auto"/>
        <w:left w:val="none" w:sz="0" w:space="0" w:color="auto"/>
        <w:bottom w:val="none" w:sz="0" w:space="0" w:color="auto"/>
        <w:right w:val="none" w:sz="0" w:space="0" w:color="auto"/>
      </w:divBdr>
      <w:divsChild>
        <w:div w:id="109322208">
          <w:marLeft w:val="640"/>
          <w:marRight w:val="0"/>
          <w:marTop w:val="0"/>
          <w:marBottom w:val="0"/>
          <w:divBdr>
            <w:top w:val="none" w:sz="0" w:space="0" w:color="auto"/>
            <w:left w:val="none" w:sz="0" w:space="0" w:color="auto"/>
            <w:bottom w:val="none" w:sz="0" w:space="0" w:color="auto"/>
            <w:right w:val="none" w:sz="0" w:space="0" w:color="auto"/>
          </w:divBdr>
        </w:div>
        <w:div w:id="1784349009">
          <w:marLeft w:val="640"/>
          <w:marRight w:val="0"/>
          <w:marTop w:val="0"/>
          <w:marBottom w:val="0"/>
          <w:divBdr>
            <w:top w:val="none" w:sz="0" w:space="0" w:color="auto"/>
            <w:left w:val="none" w:sz="0" w:space="0" w:color="auto"/>
            <w:bottom w:val="none" w:sz="0" w:space="0" w:color="auto"/>
            <w:right w:val="none" w:sz="0" w:space="0" w:color="auto"/>
          </w:divBdr>
        </w:div>
        <w:div w:id="382868172">
          <w:marLeft w:val="640"/>
          <w:marRight w:val="0"/>
          <w:marTop w:val="0"/>
          <w:marBottom w:val="0"/>
          <w:divBdr>
            <w:top w:val="none" w:sz="0" w:space="0" w:color="auto"/>
            <w:left w:val="none" w:sz="0" w:space="0" w:color="auto"/>
            <w:bottom w:val="none" w:sz="0" w:space="0" w:color="auto"/>
            <w:right w:val="none" w:sz="0" w:space="0" w:color="auto"/>
          </w:divBdr>
        </w:div>
        <w:div w:id="469598205">
          <w:marLeft w:val="640"/>
          <w:marRight w:val="0"/>
          <w:marTop w:val="0"/>
          <w:marBottom w:val="0"/>
          <w:divBdr>
            <w:top w:val="none" w:sz="0" w:space="0" w:color="auto"/>
            <w:left w:val="none" w:sz="0" w:space="0" w:color="auto"/>
            <w:bottom w:val="none" w:sz="0" w:space="0" w:color="auto"/>
            <w:right w:val="none" w:sz="0" w:space="0" w:color="auto"/>
          </w:divBdr>
        </w:div>
        <w:div w:id="1236352241">
          <w:marLeft w:val="640"/>
          <w:marRight w:val="0"/>
          <w:marTop w:val="0"/>
          <w:marBottom w:val="0"/>
          <w:divBdr>
            <w:top w:val="none" w:sz="0" w:space="0" w:color="auto"/>
            <w:left w:val="none" w:sz="0" w:space="0" w:color="auto"/>
            <w:bottom w:val="none" w:sz="0" w:space="0" w:color="auto"/>
            <w:right w:val="none" w:sz="0" w:space="0" w:color="auto"/>
          </w:divBdr>
        </w:div>
        <w:div w:id="1897007563">
          <w:marLeft w:val="640"/>
          <w:marRight w:val="0"/>
          <w:marTop w:val="0"/>
          <w:marBottom w:val="0"/>
          <w:divBdr>
            <w:top w:val="none" w:sz="0" w:space="0" w:color="auto"/>
            <w:left w:val="none" w:sz="0" w:space="0" w:color="auto"/>
            <w:bottom w:val="none" w:sz="0" w:space="0" w:color="auto"/>
            <w:right w:val="none" w:sz="0" w:space="0" w:color="auto"/>
          </w:divBdr>
        </w:div>
        <w:div w:id="2082554440">
          <w:marLeft w:val="640"/>
          <w:marRight w:val="0"/>
          <w:marTop w:val="0"/>
          <w:marBottom w:val="0"/>
          <w:divBdr>
            <w:top w:val="none" w:sz="0" w:space="0" w:color="auto"/>
            <w:left w:val="none" w:sz="0" w:space="0" w:color="auto"/>
            <w:bottom w:val="none" w:sz="0" w:space="0" w:color="auto"/>
            <w:right w:val="none" w:sz="0" w:space="0" w:color="auto"/>
          </w:divBdr>
        </w:div>
        <w:div w:id="1081875341">
          <w:marLeft w:val="640"/>
          <w:marRight w:val="0"/>
          <w:marTop w:val="0"/>
          <w:marBottom w:val="0"/>
          <w:divBdr>
            <w:top w:val="none" w:sz="0" w:space="0" w:color="auto"/>
            <w:left w:val="none" w:sz="0" w:space="0" w:color="auto"/>
            <w:bottom w:val="none" w:sz="0" w:space="0" w:color="auto"/>
            <w:right w:val="none" w:sz="0" w:space="0" w:color="auto"/>
          </w:divBdr>
        </w:div>
        <w:div w:id="670182489">
          <w:marLeft w:val="640"/>
          <w:marRight w:val="0"/>
          <w:marTop w:val="0"/>
          <w:marBottom w:val="0"/>
          <w:divBdr>
            <w:top w:val="none" w:sz="0" w:space="0" w:color="auto"/>
            <w:left w:val="none" w:sz="0" w:space="0" w:color="auto"/>
            <w:bottom w:val="none" w:sz="0" w:space="0" w:color="auto"/>
            <w:right w:val="none" w:sz="0" w:space="0" w:color="auto"/>
          </w:divBdr>
        </w:div>
        <w:div w:id="15470859">
          <w:marLeft w:val="640"/>
          <w:marRight w:val="0"/>
          <w:marTop w:val="0"/>
          <w:marBottom w:val="0"/>
          <w:divBdr>
            <w:top w:val="none" w:sz="0" w:space="0" w:color="auto"/>
            <w:left w:val="none" w:sz="0" w:space="0" w:color="auto"/>
            <w:bottom w:val="none" w:sz="0" w:space="0" w:color="auto"/>
            <w:right w:val="none" w:sz="0" w:space="0" w:color="auto"/>
          </w:divBdr>
        </w:div>
        <w:div w:id="512653304">
          <w:marLeft w:val="640"/>
          <w:marRight w:val="0"/>
          <w:marTop w:val="0"/>
          <w:marBottom w:val="0"/>
          <w:divBdr>
            <w:top w:val="none" w:sz="0" w:space="0" w:color="auto"/>
            <w:left w:val="none" w:sz="0" w:space="0" w:color="auto"/>
            <w:bottom w:val="none" w:sz="0" w:space="0" w:color="auto"/>
            <w:right w:val="none" w:sz="0" w:space="0" w:color="auto"/>
          </w:divBdr>
        </w:div>
        <w:div w:id="1484546975">
          <w:marLeft w:val="640"/>
          <w:marRight w:val="0"/>
          <w:marTop w:val="0"/>
          <w:marBottom w:val="0"/>
          <w:divBdr>
            <w:top w:val="none" w:sz="0" w:space="0" w:color="auto"/>
            <w:left w:val="none" w:sz="0" w:space="0" w:color="auto"/>
            <w:bottom w:val="none" w:sz="0" w:space="0" w:color="auto"/>
            <w:right w:val="none" w:sz="0" w:space="0" w:color="auto"/>
          </w:divBdr>
        </w:div>
        <w:div w:id="407115116">
          <w:marLeft w:val="640"/>
          <w:marRight w:val="0"/>
          <w:marTop w:val="0"/>
          <w:marBottom w:val="0"/>
          <w:divBdr>
            <w:top w:val="none" w:sz="0" w:space="0" w:color="auto"/>
            <w:left w:val="none" w:sz="0" w:space="0" w:color="auto"/>
            <w:bottom w:val="none" w:sz="0" w:space="0" w:color="auto"/>
            <w:right w:val="none" w:sz="0" w:space="0" w:color="auto"/>
          </w:divBdr>
        </w:div>
        <w:div w:id="1712607773">
          <w:marLeft w:val="640"/>
          <w:marRight w:val="0"/>
          <w:marTop w:val="0"/>
          <w:marBottom w:val="0"/>
          <w:divBdr>
            <w:top w:val="none" w:sz="0" w:space="0" w:color="auto"/>
            <w:left w:val="none" w:sz="0" w:space="0" w:color="auto"/>
            <w:bottom w:val="none" w:sz="0" w:space="0" w:color="auto"/>
            <w:right w:val="none" w:sz="0" w:space="0" w:color="auto"/>
          </w:divBdr>
        </w:div>
        <w:div w:id="403797104">
          <w:marLeft w:val="640"/>
          <w:marRight w:val="0"/>
          <w:marTop w:val="0"/>
          <w:marBottom w:val="0"/>
          <w:divBdr>
            <w:top w:val="none" w:sz="0" w:space="0" w:color="auto"/>
            <w:left w:val="none" w:sz="0" w:space="0" w:color="auto"/>
            <w:bottom w:val="none" w:sz="0" w:space="0" w:color="auto"/>
            <w:right w:val="none" w:sz="0" w:space="0" w:color="auto"/>
          </w:divBdr>
        </w:div>
        <w:div w:id="2131432697">
          <w:marLeft w:val="640"/>
          <w:marRight w:val="0"/>
          <w:marTop w:val="0"/>
          <w:marBottom w:val="0"/>
          <w:divBdr>
            <w:top w:val="none" w:sz="0" w:space="0" w:color="auto"/>
            <w:left w:val="none" w:sz="0" w:space="0" w:color="auto"/>
            <w:bottom w:val="none" w:sz="0" w:space="0" w:color="auto"/>
            <w:right w:val="none" w:sz="0" w:space="0" w:color="auto"/>
          </w:divBdr>
        </w:div>
        <w:div w:id="1405571758">
          <w:marLeft w:val="640"/>
          <w:marRight w:val="0"/>
          <w:marTop w:val="0"/>
          <w:marBottom w:val="0"/>
          <w:divBdr>
            <w:top w:val="none" w:sz="0" w:space="0" w:color="auto"/>
            <w:left w:val="none" w:sz="0" w:space="0" w:color="auto"/>
            <w:bottom w:val="none" w:sz="0" w:space="0" w:color="auto"/>
            <w:right w:val="none" w:sz="0" w:space="0" w:color="auto"/>
          </w:divBdr>
        </w:div>
        <w:div w:id="183248243">
          <w:marLeft w:val="640"/>
          <w:marRight w:val="0"/>
          <w:marTop w:val="0"/>
          <w:marBottom w:val="0"/>
          <w:divBdr>
            <w:top w:val="none" w:sz="0" w:space="0" w:color="auto"/>
            <w:left w:val="none" w:sz="0" w:space="0" w:color="auto"/>
            <w:bottom w:val="none" w:sz="0" w:space="0" w:color="auto"/>
            <w:right w:val="none" w:sz="0" w:space="0" w:color="auto"/>
          </w:divBdr>
        </w:div>
        <w:div w:id="242959203">
          <w:marLeft w:val="640"/>
          <w:marRight w:val="0"/>
          <w:marTop w:val="0"/>
          <w:marBottom w:val="0"/>
          <w:divBdr>
            <w:top w:val="none" w:sz="0" w:space="0" w:color="auto"/>
            <w:left w:val="none" w:sz="0" w:space="0" w:color="auto"/>
            <w:bottom w:val="none" w:sz="0" w:space="0" w:color="auto"/>
            <w:right w:val="none" w:sz="0" w:space="0" w:color="auto"/>
          </w:divBdr>
        </w:div>
        <w:div w:id="713892616">
          <w:marLeft w:val="640"/>
          <w:marRight w:val="0"/>
          <w:marTop w:val="0"/>
          <w:marBottom w:val="0"/>
          <w:divBdr>
            <w:top w:val="none" w:sz="0" w:space="0" w:color="auto"/>
            <w:left w:val="none" w:sz="0" w:space="0" w:color="auto"/>
            <w:bottom w:val="none" w:sz="0" w:space="0" w:color="auto"/>
            <w:right w:val="none" w:sz="0" w:space="0" w:color="auto"/>
          </w:divBdr>
        </w:div>
        <w:div w:id="2110808457">
          <w:marLeft w:val="640"/>
          <w:marRight w:val="0"/>
          <w:marTop w:val="0"/>
          <w:marBottom w:val="0"/>
          <w:divBdr>
            <w:top w:val="none" w:sz="0" w:space="0" w:color="auto"/>
            <w:left w:val="none" w:sz="0" w:space="0" w:color="auto"/>
            <w:bottom w:val="none" w:sz="0" w:space="0" w:color="auto"/>
            <w:right w:val="none" w:sz="0" w:space="0" w:color="auto"/>
          </w:divBdr>
        </w:div>
        <w:div w:id="1416902625">
          <w:marLeft w:val="640"/>
          <w:marRight w:val="0"/>
          <w:marTop w:val="0"/>
          <w:marBottom w:val="0"/>
          <w:divBdr>
            <w:top w:val="none" w:sz="0" w:space="0" w:color="auto"/>
            <w:left w:val="none" w:sz="0" w:space="0" w:color="auto"/>
            <w:bottom w:val="none" w:sz="0" w:space="0" w:color="auto"/>
            <w:right w:val="none" w:sz="0" w:space="0" w:color="auto"/>
          </w:divBdr>
        </w:div>
        <w:div w:id="284318287">
          <w:marLeft w:val="640"/>
          <w:marRight w:val="0"/>
          <w:marTop w:val="0"/>
          <w:marBottom w:val="0"/>
          <w:divBdr>
            <w:top w:val="none" w:sz="0" w:space="0" w:color="auto"/>
            <w:left w:val="none" w:sz="0" w:space="0" w:color="auto"/>
            <w:bottom w:val="none" w:sz="0" w:space="0" w:color="auto"/>
            <w:right w:val="none" w:sz="0" w:space="0" w:color="auto"/>
          </w:divBdr>
        </w:div>
        <w:div w:id="960185604">
          <w:marLeft w:val="640"/>
          <w:marRight w:val="0"/>
          <w:marTop w:val="0"/>
          <w:marBottom w:val="0"/>
          <w:divBdr>
            <w:top w:val="none" w:sz="0" w:space="0" w:color="auto"/>
            <w:left w:val="none" w:sz="0" w:space="0" w:color="auto"/>
            <w:bottom w:val="none" w:sz="0" w:space="0" w:color="auto"/>
            <w:right w:val="none" w:sz="0" w:space="0" w:color="auto"/>
          </w:divBdr>
        </w:div>
        <w:div w:id="546643588">
          <w:marLeft w:val="640"/>
          <w:marRight w:val="0"/>
          <w:marTop w:val="0"/>
          <w:marBottom w:val="0"/>
          <w:divBdr>
            <w:top w:val="none" w:sz="0" w:space="0" w:color="auto"/>
            <w:left w:val="none" w:sz="0" w:space="0" w:color="auto"/>
            <w:bottom w:val="none" w:sz="0" w:space="0" w:color="auto"/>
            <w:right w:val="none" w:sz="0" w:space="0" w:color="auto"/>
          </w:divBdr>
        </w:div>
        <w:div w:id="863133966">
          <w:marLeft w:val="640"/>
          <w:marRight w:val="0"/>
          <w:marTop w:val="0"/>
          <w:marBottom w:val="0"/>
          <w:divBdr>
            <w:top w:val="none" w:sz="0" w:space="0" w:color="auto"/>
            <w:left w:val="none" w:sz="0" w:space="0" w:color="auto"/>
            <w:bottom w:val="none" w:sz="0" w:space="0" w:color="auto"/>
            <w:right w:val="none" w:sz="0" w:space="0" w:color="auto"/>
          </w:divBdr>
        </w:div>
        <w:div w:id="2033066826">
          <w:marLeft w:val="640"/>
          <w:marRight w:val="0"/>
          <w:marTop w:val="0"/>
          <w:marBottom w:val="0"/>
          <w:divBdr>
            <w:top w:val="none" w:sz="0" w:space="0" w:color="auto"/>
            <w:left w:val="none" w:sz="0" w:space="0" w:color="auto"/>
            <w:bottom w:val="none" w:sz="0" w:space="0" w:color="auto"/>
            <w:right w:val="none" w:sz="0" w:space="0" w:color="auto"/>
          </w:divBdr>
        </w:div>
        <w:div w:id="957567427">
          <w:marLeft w:val="640"/>
          <w:marRight w:val="0"/>
          <w:marTop w:val="0"/>
          <w:marBottom w:val="0"/>
          <w:divBdr>
            <w:top w:val="none" w:sz="0" w:space="0" w:color="auto"/>
            <w:left w:val="none" w:sz="0" w:space="0" w:color="auto"/>
            <w:bottom w:val="none" w:sz="0" w:space="0" w:color="auto"/>
            <w:right w:val="none" w:sz="0" w:space="0" w:color="auto"/>
          </w:divBdr>
        </w:div>
        <w:div w:id="1818565320">
          <w:marLeft w:val="640"/>
          <w:marRight w:val="0"/>
          <w:marTop w:val="0"/>
          <w:marBottom w:val="0"/>
          <w:divBdr>
            <w:top w:val="none" w:sz="0" w:space="0" w:color="auto"/>
            <w:left w:val="none" w:sz="0" w:space="0" w:color="auto"/>
            <w:bottom w:val="none" w:sz="0" w:space="0" w:color="auto"/>
            <w:right w:val="none" w:sz="0" w:space="0" w:color="auto"/>
          </w:divBdr>
        </w:div>
        <w:div w:id="774449544">
          <w:marLeft w:val="640"/>
          <w:marRight w:val="0"/>
          <w:marTop w:val="0"/>
          <w:marBottom w:val="0"/>
          <w:divBdr>
            <w:top w:val="none" w:sz="0" w:space="0" w:color="auto"/>
            <w:left w:val="none" w:sz="0" w:space="0" w:color="auto"/>
            <w:bottom w:val="none" w:sz="0" w:space="0" w:color="auto"/>
            <w:right w:val="none" w:sz="0" w:space="0" w:color="auto"/>
          </w:divBdr>
        </w:div>
        <w:div w:id="1972860948">
          <w:marLeft w:val="640"/>
          <w:marRight w:val="0"/>
          <w:marTop w:val="0"/>
          <w:marBottom w:val="0"/>
          <w:divBdr>
            <w:top w:val="none" w:sz="0" w:space="0" w:color="auto"/>
            <w:left w:val="none" w:sz="0" w:space="0" w:color="auto"/>
            <w:bottom w:val="none" w:sz="0" w:space="0" w:color="auto"/>
            <w:right w:val="none" w:sz="0" w:space="0" w:color="auto"/>
          </w:divBdr>
        </w:div>
        <w:div w:id="437990738">
          <w:marLeft w:val="640"/>
          <w:marRight w:val="0"/>
          <w:marTop w:val="0"/>
          <w:marBottom w:val="0"/>
          <w:divBdr>
            <w:top w:val="none" w:sz="0" w:space="0" w:color="auto"/>
            <w:left w:val="none" w:sz="0" w:space="0" w:color="auto"/>
            <w:bottom w:val="none" w:sz="0" w:space="0" w:color="auto"/>
            <w:right w:val="none" w:sz="0" w:space="0" w:color="auto"/>
          </w:divBdr>
        </w:div>
        <w:div w:id="580409464">
          <w:marLeft w:val="640"/>
          <w:marRight w:val="0"/>
          <w:marTop w:val="0"/>
          <w:marBottom w:val="0"/>
          <w:divBdr>
            <w:top w:val="none" w:sz="0" w:space="0" w:color="auto"/>
            <w:left w:val="none" w:sz="0" w:space="0" w:color="auto"/>
            <w:bottom w:val="none" w:sz="0" w:space="0" w:color="auto"/>
            <w:right w:val="none" w:sz="0" w:space="0" w:color="auto"/>
          </w:divBdr>
        </w:div>
        <w:div w:id="958950110">
          <w:marLeft w:val="640"/>
          <w:marRight w:val="0"/>
          <w:marTop w:val="0"/>
          <w:marBottom w:val="0"/>
          <w:divBdr>
            <w:top w:val="none" w:sz="0" w:space="0" w:color="auto"/>
            <w:left w:val="none" w:sz="0" w:space="0" w:color="auto"/>
            <w:bottom w:val="none" w:sz="0" w:space="0" w:color="auto"/>
            <w:right w:val="none" w:sz="0" w:space="0" w:color="auto"/>
          </w:divBdr>
        </w:div>
        <w:div w:id="1176310434">
          <w:marLeft w:val="640"/>
          <w:marRight w:val="0"/>
          <w:marTop w:val="0"/>
          <w:marBottom w:val="0"/>
          <w:divBdr>
            <w:top w:val="none" w:sz="0" w:space="0" w:color="auto"/>
            <w:left w:val="none" w:sz="0" w:space="0" w:color="auto"/>
            <w:bottom w:val="none" w:sz="0" w:space="0" w:color="auto"/>
            <w:right w:val="none" w:sz="0" w:space="0" w:color="auto"/>
          </w:divBdr>
        </w:div>
        <w:div w:id="1250120538">
          <w:marLeft w:val="640"/>
          <w:marRight w:val="0"/>
          <w:marTop w:val="0"/>
          <w:marBottom w:val="0"/>
          <w:divBdr>
            <w:top w:val="none" w:sz="0" w:space="0" w:color="auto"/>
            <w:left w:val="none" w:sz="0" w:space="0" w:color="auto"/>
            <w:bottom w:val="none" w:sz="0" w:space="0" w:color="auto"/>
            <w:right w:val="none" w:sz="0" w:space="0" w:color="auto"/>
          </w:divBdr>
        </w:div>
      </w:divsChild>
    </w:div>
    <w:div w:id="766001824">
      <w:bodyDiv w:val="1"/>
      <w:marLeft w:val="0"/>
      <w:marRight w:val="0"/>
      <w:marTop w:val="0"/>
      <w:marBottom w:val="0"/>
      <w:divBdr>
        <w:top w:val="none" w:sz="0" w:space="0" w:color="auto"/>
        <w:left w:val="none" w:sz="0" w:space="0" w:color="auto"/>
        <w:bottom w:val="none" w:sz="0" w:space="0" w:color="auto"/>
        <w:right w:val="none" w:sz="0" w:space="0" w:color="auto"/>
      </w:divBdr>
      <w:divsChild>
        <w:div w:id="441917130">
          <w:marLeft w:val="640"/>
          <w:marRight w:val="0"/>
          <w:marTop w:val="0"/>
          <w:marBottom w:val="0"/>
          <w:divBdr>
            <w:top w:val="none" w:sz="0" w:space="0" w:color="auto"/>
            <w:left w:val="none" w:sz="0" w:space="0" w:color="auto"/>
            <w:bottom w:val="none" w:sz="0" w:space="0" w:color="auto"/>
            <w:right w:val="none" w:sz="0" w:space="0" w:color="auto"/>
          </w:divBdr>
        </w:div>
        <w:div w:id="624776940">
          <w:marLeft w:val="640"/>
          <w:marRight w:val="0"/>
          <w:marTop w:val="0"/>
          <w:marBottom w:val="0"/>
          <w:divBdr>
            <w:top w:val="none" w:sz="0" w:space="0" w:color="auto"/>
            <w:left w:val="none" w:sz="0" w:space="0" w:color="auto"/>
            <w:bottom w:val="none" w:sz="0" w:space="0" w:color="auto"/>
            <w:right w:val="none" w:sz="0" w:space="0" w:color="auto"/>
          </w:divBdr>
        </w:div>
        <w:div w:id="923539664">
          <w:marLeft w:val="640"/>
          <w:marRight w:val="0"/>
          <w:marTop w:val="0"/>
          <w:marBottom w:val="0"/>
          <w:divBdr>
            <w:top w:val="none" w:sz="0" w:space="0" w:color="auto"/>
            <w:left w:val="none" w:sz="0" w:space="0" w:color="auto"/>
            <w:bottom w:val="none" w:sz="0" w:space="0" w:color="auto"/>
            <w:right w:val="none" w:sz="0" w:space="0" w:color="auto"/>
          </w:divBdr>
        </w:div>
        <w:div w:id="916865254">
          <w:marLeft w:val="640"/>
          <w:marRight w:val="0"/>
          <w:marTop w:val="0"/>
          <w:marBottom w:val="0"/>
          <w:divBdr>
            <w:top w:val="none" w:sz="0" w:space="0" w:color="auto"/>
            <w:left w:val="none" w:sz="0" w:space="0" w:color="auto"/>
            <w:bottom w:val="none" w:sz="0" w:space="0" w:color="auto"/>
            <w:right w:val="none" w:sz="0" w:space="0" w:color="auto"/>
          </w:divBdr>
        </w:div>
        <w:div w:id="1072122117">
          <w:marLeft w:val="640"/>
          <w:marRight w:val="0"/>
          <w:marTop w:val="0"/>
          <w:marBottom w:val="0"/>
          <w:divBdr>
            <w:top w:val="none" w:sz="0" w:space="0" w:color="auto"/>
            <w:left w:val="none" w:sz="0" w:space="0" w:color="auto"/>
            <w:bottom w:val="none" w:sz="0" w:space="0" w:color="auto"/>
            <w:right w:val="none" w:sz="0" w:space="0" w:color="auto"/>
          </w:divBdr>
        </w:div>
        <w:div w:id="1520319069">
          <w:marLeft w:val="640"/>
          <w:marRight w:val="0"/>
          <w:marTop w:val="0"/>
          <w:marBottom w:val="0"/>
          <w:divBdr>
            <w:top w:val="none" w:sz="0" w:space="0" w:color="auto"/>
            <w:left w:val="none" w:sz="0" w:space="0" w:color="auto"/>
            <w:bottom w:val="none" w:sz="0" w:space="0" w:color="auto"/>
            <w:right w:val="none" w:sz="0" w:space="0" w:color="auto"/>
          </w:divBdr>
        </w:div>
        <w:div w:id="1876188795">
          <w:marLeft w:val="640"/>
          <w:marRight w:val="0"/>
          <w:marTop w:val="0"/>
          <w:marBottom w:val="0"/>
          <w:divBdr>
            <w:top w:val="none" w:sz="0" w:space="0" w:color="auto"/>
            <w:left w:val="none" w:sz="0" w:space="0" w:color="auto"/>
            <w:bottom w:val="none" w:sz="0" w:space="0" w:color="auto"/>
            <w:right w:val="none" w:sz="0" w:space="0" w:color="auto"/>
          </w:divBdr>
        </w:div>
        <w:div w:id="696783852">
          <w:marLeft w:val="640"/>
          <w:marRight w:val="0"/>
          <w:marTop w:val="0"/>
          <w:marBottom w:val="0"/>
          <w:divBdr>
            <w:top w:val="none" w:sz="0" w:space="0" w:color="auto"/>
            <w:left w:val="none" w:sz="0" w:space="0" w:color="auto"/>
            <w:bottom w:val="none" w:sz="0" w:space="0" w:color="auto"/>
            <w:right w:val="none" w:sz="0" w:space="0" w:color="auto"/>
          </w:divBdr>
        </w:div>
        <w:div w:id="1713118322">
          <w:marLeft w:val="640"/>
          <w:marRight w:val="0"/>
          <w:marTop w:val="0"/>
          <w:marBottom w:val="0"/>
          <w:divBdr>
            <w:top w:val="none" w:sz="0" w:space="0" w:color="auto"/>
            <w:left w:val="none" w:sz="0" w:space="0" w:color="auto"/>
            <w:bottom w:val="none" w:sz="0" w:space="0" w:color="auto"/>
            <w:right w:val="none" w:sz="0" w:space="0" w:color="auto"/>
          </w:divBdr>
        </w:div>
        <w:div w:id="934560019">
          <w:marLeft w:val="640"/>
          <w:marRight w:val="0"/>
          <w:marTop w:val="0"/>
          <w:marBottom w:val="0"/>
          <w:divBdr>
            <w:top w:val="none" w:sz="0" w:space="0" w:color="auto"/>
            <w:left w:val="none" w:sz="0" w:space="0" w:color="auto"/>
            <w:bottom w:val="none" w:sz="0" w:space="0" w:color="auto"/>
            <w:right w:val="none" w:sz="0" w:space="0" w:color="auto"/>
          </w:divBdr>
        </w:div>
        <w:div w:id="1436369531">
          <w:marLeft w:val="640"/>
          <w:marRight w:val="0"/>
          <w:marTop w:val="0"/>
          <w:marBottom w:val="0"/>
          <w:divBdr>
            <w:top w:val="none" w:sz="0" w:space="0" w:color="auto"/>
            <w:left w:val="none" w:sz="0" w:space="0" w:color="auto"/>
            <w:bottom w:val="none" w:sz="0" w:space="0" w:color="auto"/>
            <w:right w:val="none" w:sz="0" w:space="0" w:color="auto"/>
          </w:divBdr>
        </w:div>
        <w:div w:id="431364287">
          <w:marLeft w:val="640"/>
          <w:marRight w:val="0"/>
          <w:marTop w:val="0"/>
          <w:marBottom w:val="0"/>
          <w:divBdr>
            <w:top w:val="none" w:sz="0" w:space="0" w:color="auto"/>
            <w:left w:val="none" w:sz="0" w:space="0" w:color="auto"/>
            <w:bottom w:val="none" w:sz="0" w:space="0" w:color="auto"/>
            <w:right w:val="none" w:sz="0" w:space="0" w:color="auto"/>
          </w:divBdr>
        </w:div>
        <w:div w:id="1585451533">
          <w:marLeft w:val="640"/>
          <w:marRight w:val="0"/>
          <w:marTop w:val="0"/>
          <w:marBottom w:val="0"/>
          <w:divBdr>
            <w:top w:val="none" w:sz="0" w:space="0" w:color="auto"/>
            <w:left w:val="none" w:sz="0" w:space="0" w:color="auto"/>
            <w:bottom w:val="none" w:sz="0" w:space="0" w:color="auto"/>
            <w:right w:val="none" w:sz="0" w:space="0" w:color="auto"/>
          </w:divBdr>
        </w:div>
        <w:div w:id="1842815544">
          <w:marLeft w:val="640"/>
          <w:marRight w:val="0"/>
          <w:marTop w:val="0"/>
          <w:marBottom w:val="0"/>
          <w:divBdr>
            <w:top w:val="none" w:sz="0" w:space="0" w:color="auto"/>
            <w:left w:val="none" w:sz="0" w:space="0" w:color="auto"/>
            <w:bottom w:val="none" w:sz="0" w:space="0" w:color="auto"/>
            <w:right w:val="none" w:sz="0" w:space="0" w:color="auto"/>
          </w:divBdr>
        </w:div>
        <w:div w:id="1026784335">
          <w:marLeft w:val="640"/>
          <w:marRight w:val="0"/>
          <w:marTop w:val="0"/>
          <w:marBottom w:val="0"/>
          <w:divBdr>
            <w:top w:val="none" w:sz="0" w:space="0" w:color="auto"/>
            <w:left w:val="none" w:sz="0" w:space="0" w:color="auto"/>
            <w:bottom w:val="none" w:sz="0" w:space="0" w:color="auto"/>
            <w:right w:val="none" w:sz="0" w:space="0" w:color="auto"/>
          </w:divBdr>
        </w:div>
        <w:div w:id="1835291153">
          <w:marLeft w:val="640"/>
          <w:marRight w:val="0"/>
          <w:marTop w:val="0"/>
          <w:marBottom w:val="0"/>
          <w:divBdr>
            <w:top w:val="none" w:sz="0" w:space="0" w:color="auto"/>
            <w:left w:val="none" w:sz="0" w:space="0" w:color="auto"/>
            <w:bottom w:val="none" w:sz="0" w:space="0" w:color="auto"/>
            <w:right w:val="none" w:sz="0" w:space="0" w:color="auto"/>
          </w:divBdr>
        </w:div>
        <w:div w:id="902721184">
          <w:marLeft w:val="640"/>
          <w:marRight w:val="0"/>
          <w:marTop w:val="0"/>
          <w:marBottom w:val="0"/>
          <w:divBdr>
            <w:top w:val="none" w:sz="0" w:space="0" w:color="auto"/>
            <w:left w:val="none" w:sz="0" w:space="0" w:color="auto"/>
            <w:bottom w:val="none" w:sz="0" w:space="0" w:color="auto"/>
            <w:right w:val="none" w:sz="0" w:space="0" w:color="auto"/>
          </w:divBdr>
        </w:div>
        <w:div w:id="1090547029">
          <w:marLeft w:val="640"/>
          <w:marRight w:val="0"/>
          <w:marTop w:val="0"/>
          <w:marBottom w:val="0"/>
          <w:divBdr>
            <w:top w:val="none" w:sz="0" w:space="0" w:color="auto"/>
            <w:left w:val="none" w:sz="0" w:space="0" w:color="auto"/>
            <w:bottom w:val="none" w:sz="0" w:space="0" w:color="auto"/>
            <w:right w:val="none" w:sz="0" w:space="0" w:color="auto"/>
          </w:divBdr>
        </w:div>
        <w:div w:id="1468668786">
          <w:marLeft w:val="640"/>
          <w:marRight w:val="0"/>
          <w:marTop w:val="0"/>
          <w:marBottom w:val="0"/>
          <w:divBdr>
            <w:top w:val="none" w:sz="0" w:space="0" w:color="auto"/>
            <w:left w:val="none" w:sz="0" w:space="0" w:color="auto"/>
            <w:bottom w:val="none" w:sz="0" w:space="0" w:color="auto"/>
            <w:right w:val="none" w:sz="0" w:space="0" w:color="auto"/>
          </w:divBdr>
        </w:div>
        <w:div w:id="100298665">
          <w:marLeft w:val="640"/>
          <w:marRight w:val="0"/>
          <w:marTop w:val="0"/>
          <w:marBottom w:val="0"/>
          <w:divBdr>
            <w:top w:val="none" w:sz="0" w:space="0" w:color="auto"/>
            <w:left w:val="none" w:sz="0" w:space="0" w:color="auto"/>
            <w:bottom w:val="none" w:sz="0" w:space="0" w:color="auto"/>
            <w:right w:val="none" w:sz="0" w:space="0" w:color="auto"/>
          </w:divBdr>
        </w:div>
        <w:div w:id="1126971387">
          <w:marLeft w:val="640"/>
          <w:marRight w:val="0"/>
          <w:marTop w:val="0"/>
          <w:marBottom w:val="0"/>
          <w:divBdr>
            <w:top w:val="none" w:sz="0" w:space="0" w:color="auto"/>
            <w:left w:val="none" w:sz="0" w:space="0" w:color="auto"/>
            <w:bottom w:val="none" w:sz="0" w:space="0" w:color="auto"/>
            <w:right w:val="none" w:sz="0" w:space="0" w:color="auto"/>
          </w:divBdr>
        </w:div>
        <w:div w:id="218518618">
          <w:marLeft w:val="640"/>
          <w:marRight w:val="0"/>
          <w:marTop w:val="0"/>
          <w:marBottom w:val="0"/>
          <w:divBdr>
            <w:top w:val="none" w:sz="0" w:space="0" w:color="auto"/>
            <w:left w:val="none" w:sz="0" w:space="0" w:color="auto"/>
            <w:bottom w:val="none" w:sz="0" w:space="0" w:color="auto"/>
            <w:right w:val="none" w:sz="0" w:space="0" w:color="auto"/>
          </w:divBdr>
        </w:div>
        <w:div w:id="855267484">
          <w:marLeft w:val="640"/>
          <w:marRight w:val="0"/>
          <w:marTop w:val="0"/>
          <w:marBottom w:val="0"/>
          <w:divBdr>
            <w:top w:val="none" w:sz="0" w:space="0" w:color="auto"/>
            <w:left w:val="none" w:sz="0" w:space="0" w:color="auto"/>
            <w:bottom w:val="none" w:sz="0" w:space="0" w:color="auto"/>
            <w:right w:val="none" w:sz="0" w:space="0" w:color="auto"/>
          </w:divBdr>
        </w:div>
        <w:div w:id="1359697021">
          <w:marLeft w:val="640"/>
          <w:marRight w:val="0"/>
          <w:marTop w:val="0"/>
          <w:marBottom w:val="0"/>
          <w:divBdr>
            <w:top w:val="none" w:sz="0" w:space="0" w:color="auto"/>
            <w:left w:val="none" w:sz="0" w:space="0" w:color="auto"/>
            <w:bottom w:val="none" w:sz="0" w:space="0" w:color="auto"/>
            <w:right w:val="none" w:sz="0" w:space="0" w:color="auto"/>
          </w:divBdr>
        </w:div>
        <w:div w:id="926691511">
          <w:marLeft w:val="640"/>
          <w:marRight w:val="0"/>
          <w:marTop w:val="0"/>
          <w:marBottom w:val="0"/>
          <w:divBdr>
            <w:top w:val="none" w:sz="0" w:space="0" w:color="auto"/>
            <w:left w:val="none" w:sz="0" w:space="0" w:color="auto"/>
            <w:bottom w:val="none" w:sz="0" w:space="0" w:color="auto"/>
            <w:right w:val="none" w:sz="0" w:space="0" w:color="auto"/>
          </w:divBdr>
        </w:div>
        <w:div w:id="114175203">
          <w:marLeft w:val="640"/>
          <w:marRight w:val="0"/>
          <w:marTop w:val="0"/>
          <w:marBottom w:val="0"/>
          <w:divBdr>
            <w:top w:val="none" w:sz="0" w:space="0" w:color="auto"/>
            <w:left w:val="none" w:sz="0" w:space="0" w:color="auto"/>
            <w:bottom w:val="none" w:sz="0" w:space="0" w:color="auto"/>
            <w:right w:val="none" w:sz="0" w:space="0" w:color="auto"/>
          </w:divBdr>
        </w:div>
        <w:div w:id="2084837453">
          <w:marLeft w:val="640"/>
          <w:marRight w:val="0"/>
          <w:marTop w:val="0"/>
          <w:marBottom w:val="0"/>
          <w:divBdr>
            <w:top w:val="none" w:sz="0" w:space="0" w:color="auto"/>
            <w:left w:val="none" w:sz="0" w:space="0" w:color="auto"/>
            <w:bottom w:val="none" w:sz="0" w:space="0" w:color="auto"/>
            <w:right w:val="none" w:sz="0" w:space="0" w:color="auto"/>
          </w:divBdr>
        </w:div>
        <w:div w:id="1199977669">
          <w:marLeft w:val="640"/>
          <w:marRight w:val="0"/>
          <w:marTop w:val="0"/>
          <w:marBottom w:val="0"/>
          <w:divBdr>
            <w:top w:val="none" w:sz="0" w:space="0" w:color="auto"/>
            <w:left w:val="none" w:sz="0" w:space="0" w:color="auto"/>
            <w:bottom w:val="none" w:sz="0" w:space="0" w:color="auto"/>
            <w:right w:val="none" w:sz="0" w:space="0" w:color="auto"/>
          </w:divBdr>
        </w:div>
        <w:div w:id="2104641329">
          <w:marLeft w:val="640"/>
          <w:marRight w:val="0"/>
          <w:marTop w:val="0"/>
          <w:marBottom w:val="0"/>
          <w:divBdr>
            <w:top w:val="none" w:sz="0" w:space="0" w:color="auto"/>
            <w:left w:val="none" w:sz="0" w:space="0" w:color="auto"/>
            <w:bottom w:val="none" w:sz="0" w:space="0" w:color="auto"/>
            <w:right w:val="none" w:sz="0" w:space="0" w:color="auto"/>
          </w:divBdr>
        </w:div>
        <w:div w:id="1721901663">
          <w:marLeft w:val="640"/>
          <w:marRight w:val="0"/>
          <w:marTop w:val="0"/>
          <w:marBottom w:val="0"/>
          <w:divBdr>
            <w:top w:val="none" w:sz="0" w:space="0" w:color="auto"/>
            <w:left w:val="none" w:sz="0" w:space="0" w:color="auto"/>
            <w:bottom w:val="none" w:sz="0" w:space="0" w:color="auto"/>
            <w:right w:val="none" w:sz="0" w:space="0" w:color="auto"/>
          </w:divBdr>
        </w:div>
        <w:div w:id="888421049">
          <w:marLeft w:val="640"/>
          <w:marRight w:val="0"/>
          <w:marTop w:val="0"/>
          <w:marBottom w:val="0"/>
          <w:divBdr>
            <w:top w:val="none" w:sz="0" w:space="0" w:color="auto"/>
            <w:left w:val="none" w:sz="0" w:space="0" w:color="auto"/>
            <w:bottom w:val="none" w:sz="0" w:space="0" w:color="auto"/>
            <w:right w:val="none" w:sz="0" w:space="0" w:color="auto"/>
          </w:divBdr>
        </w:div>
        <w:div w:id="1698893659">
          <w:marLeft w:val="640"/>
          <w:marRight w:val="0"/>
          <w:marTop w:val="0"/>
          <w:marBottom w:val="0"/>
          <w:divBdr>
            <w:top w:val="none" w:sz="0" w:space="0" w:color="auto"/>
            <w:left w:val="none" w:sz="0" w:space="0" w:color="auto"/>
            <w:bottom w:val="none" w:sz="0" w:space="0" w:color="auto"/>
            <w:right w:val="none" w:sz="0" w:space="0" w:color="auto"/>
          </w:divBdr>
        </w:div>
        <w:div w:id="1079986552">
          <w:marLeft w:val="640"/>
          <w:marRight w:val="0"/>
          <w:marTop w:val="0"/>
          <w:marBottom w:val="0"/>
          <w:divBdr>
            <w:top w:val="none" w:sz="0" w:space="0" w:color="auto"/>
            <w:left w:val="none" w:sz="0" w:space="0" w:color="auto"/>
            <w:bottom w:val="none" w:sz="0" w:space="0" w:color="auto"/>
            <w:right w:val="none" w:sz="0" w:space="0" w:color="auto"/>
          </w:divBdr>
        </w:div>
        <w:div w:id="394593213">
          <w:marLeft w:val="640"/>
          <w:marRight w:val="0"/>
          <w:marTop w:val="0"/>
          <w:marBottom w:val="0"/>
          <w:divBdr>
            <w:top w:val="none" w:sz="0" w:space="0" w:color="auto"/>
            <w:left w:val="none" w:sz="0" w:space="0" w:color="auto"/>
            <w:bottom w:val="none" w:sz="0" w:space="0" w:color="auto"/>
            <w:right w:val="none" w:sz="0" w:space="0" w:color="auto"/>
          </w:divBdr>
        </w:div>
        <w:div w:id="2062440419">
          <w:marLeft w:val="640"/>
          <w:marRight w:val="0"/>
          <w:marTop w:val="0"/>
          <w:marBottom w:val="0"/>
          <w:divBdr>
            <w:top w:val="none" w:sz="0" w:space="0" w:color="auto"/>
            <w:left w:val="none" w:sz="0" w:space="0" w:color="auto"/>
            <w:bottom w:val="none" w:sz="0" w:space="0" w:color="auto"/>
            <w:right w:val="none" w:sz="0" w:space="0" w:color="auto"/>
          </w:divBdr>
        </w:div>
        <w:div w:id="1875727140">
          <w:marLeft w:val="640"/>
          <w:marRight w:val="0"/>
          <w:marTop w:val="0"/>
          <w:marBottom w:val="0"/>
          <w:divBdr>
            <w:top w:val="none" w:sz="0" w:space="0" w:color="auto"/>
            <w:left w:val="none" w:sz="0" w:space="0" w:color="auto"/>
            <w:bottom w:val="none" w:sz="0" w:space="0" w:color="auto"/>
            <w:right w:val="none" w:sz="0" w:space="0" w:color="auto"/>
          </w:divBdr>
        </w:div>
        <w:div w:id="763962758">
          <w:marLeft w:val="640"/>
          <w:marRight w:val="0"/>
          <w:marTop w:val="0"/>
          <w:marBottom w:val="0"/>
          <w:divBdr>
            <w:top w:val="none" w:sz="0" w:space="0" w:color="auto"/>
            <w:left w:val="none" w:sz="0" w:space="0" w:color="auto"/>
            <w:bottom w:val="none" w:sz="0" w:space="0" w:color="auto"/>
            <w:right w:val="none" w:sz="0" w:space="0" w:color="auto"/>
          </w:divBdr>
        </w:div>
        <w:div w:id="1439640351">
          <w:marLeft w:val="640"/>
          <w:marRight w:val="0"/>
          <w:marTop w:val="0"/>
          <w:marBottom w:val="0"/>
          <w:divBdr>
            <w:top w:val="none" w:sz="0" w:space="0" w:color="auto"/>
            <w:left w:val="none" w:sz="0" w:space="0" w:color="auto"/>
            <w:bottom w:val="none" w:sz="0" w:space="0" w:color="auto"/>
            <w:right w:val="none" w:sz="0" w:space="0" w:color="auto"/>
          </w:divBdr>
        </w:div>
      </w:divsChild>
    </w:div>
    <w:div w:id="772894762">
      <w:bodyDiv w:val="1"/>
      <w:marLeft w:val="0"/>
      <w:marRight w:val="0"/>
      <w:marTop w:val="0"/>
      <w:marBottom w:val="0"/>
      <w:divBdr>
        <w:top w:val="none" w:sz="0" w:space="0" w:color="auto"/>
        <w:left w:val="none" w:sz="0" w:space="0" w:color="auto"/>
        <w:bottom w:val="none" w:sz="0" w:space="0" w:color="auto"/>
        <w:right w:val="none" w:sz="0" w:space="0" w:color="auto"/>
      </w:divBdr>
      <w:divsChild>
        <w:div w:id="1537541408">
          <w:marLeft w:val="640"/>
          <w:marRight w:val="0"/>
          <w:marTop w:val="0"/>
          <w:marBottom w:val="0"/>
          <w:divBdr>
            <w:top w:val="none" w:sz="0" w:space="0" w:color="auto"/>
            <w:left w:val="none" w:sz="0" w:space="0" w:color="auto"/>
            <w:bottom w:val="none" w:sz="0" w:space="0" w:color="auto"/>
            <w:right w:val="none" w:sz="0" w:space="0" w:color="auto"/>
          </w:divBdr>
        </w:div>
        <w:div w:id="420372739">
          <w:marLeft w:val="640"/>
          <w:marRight w:val="0"/>
          <w:marTop w:val="0"/>
          <w:marBottom w:val="0"/>
          <w:divBdr>
            <w:top w:val="none" w:sz="0" w:space="0" w:color="auto"/>
            <w:left w:val="none" w:sz="0" w:space="0" w:color="auto"/>
            <w:bottom w:val="none" w:sz="0" w:space="0" w:color="auto"/>
            <w:right w:val="none" w:sz="0" w:space="0" w:color="auto"/>
          </w:divBdr>
        </w:div>
        <w:div w:id="1330327125">
          <w:marLeft w:val="640"/>
          <w:marRight w:val="0"/>
          <w:marTop w:val="0"/>
          <w:marBottom w:val="0"/>
          <w:divBdr>
            <w:top w:val="none" w:sz="0" w:space="0" w:color="auto"/>
            <w:left w:val="none" w:sz="0" w:space="0" w:color="auto"/>
            <w:bottom w:val="none" w:sz="0" w:space="0" w:color="auto"/>
            <w:right w:val="none" w:sz="0" w:space="0" w:color="auto"/>
          </w:divBdr>
        </w:div>
        <w:div w:id="386803143">
          <w:marLeft w:val="640"/>
          <w:marRight w:val="0"/>
          <w:marTop w:val="0"/>
          <w:marBottom w:val="0"/>
          <w:divBdr>
            <w:top w:val="none" w:sz="0" w:space="0" w:color="auto"/>
            <w:left w:val="none" w:sz="0" w:space="0" w:color="auto"/>
            <w:bottom w:val="none" w:sz="0" w:space="0" w:color="auto"/>
            <w:right w:val="none" w:sz="0" w:space="0" w:color="auto"/>
          </w:divBdr>
        </w:div>
        <w:div w:id="268199001">
          <w:marLeft w:val="640"/>
          <w:marRight w:val="0"/>
          <w:marTop w:val="0"/>
          <w:marBottom w:val="0"/>
          <w:divBdr>
            <w:top w:val="none" w:sz="0" w:space="0" w:color="auto"/>
            <w:left w:val="none" w:sz="0" w:space="0" w:color="auto"/>
            <w:bottom w:val="none" w:sz="0" w:space="0" w:color="auto"/>
            <w:right w:val="none" w:sz="0" w:space="0" w:color="auto"/>
          </w:divBdr>
        </w:div>
        <w:div w:id="2106807239">
          <w:marLeft w:val="640"/>
          <w:marRight w:val="0"/>
          <w:marTop w:val="0"/>
          <w:marBottom w:val="0"/>
          <w:divBdr>
            <w:top w:val="none" w:sz="0" w:space="0" w:color="auto"/>
            <w:left w:val="none" w:sz="0" w:space="0" w:color="auto"/>
            <w:bottom w:val="none" w:sz="0" w:space="0" w:color="auto"/>
            <w:right w:val="none" w:sz="0" w:space="0" w:color="auto"/>
          </w:divBdr>
        </w:div>
        <w:div w:id="432212861">
          <w:marLeft w:val="640"/>
          <w:marRight w:val="0"/>
          <w:marTop w:val="0"/>
          <w:marBottom w:val="0"/>
          <w:divBdr>
            <w:top w:val="none" w:sz="0" w:space="0" w:color="auto"/>
            <w:left w:val="none" w:sz="0" w:space="0" w:color="auto"/>
            <w:bottom w:val="none" w:sz="0" w:space="0" w:color="auto"/>
            <w:right w:val="none" w:sz="0" w:space="0" w:color="auto"/>
          </w:divBdr>
        </w:div>
        <w:div w:id="771364416">
          <w:marLeft w:val="640"/>
          <w:marRight w:val="0"/>
          <w:marTop w:val="0"/>
          <w:marBottom w:val="0"/>
          <w:divBdr>
            <w:top w:val="none" w:sz="0" w:space="0" w:color="auto"/>
            <w:left w:val="none" w:sz="0" w:space="0" w:color="auto"/>
            <w:bottom w:val="none" w:sz="0" w:space="0" w:color="auto"/>
            <w:right w:val="none" w:sz="0" w:space="0" w:color="auto"/>
          </w:divBdr>
        </w:div>
        <w:div w:id="2105834791">
          <w:marLeft w:val="640"/>
          <w:marRight w:val="0"/>
          <w:marTop w:val="0"/>
          <w:marBottom w:val="0"/>
          <w:divBdr>
            <w:top w:val="none" w:sz="0" w:space="0" w:color="auto"/>
            <w:left w:val="none" w:sz="0" w:space="0" w:color="auto"/>
            <w:bottom w:val="none" w:sz="0" w:space="0" w:color="auto"/>
            <w:right w:val="none" w:sz="0" w:space="0" w:color="auto"/>
          </w:divBdr>
        </w:div>
        <w:div w:id="1446923041">
          <w:marLeft w:val="640"/>
          <w:marRight w:val="0"/>
          <w:marTop w:val="0"/>
          <w:marBottom w:val="0"/>
          <w:divBdr>
            <w:top w:val="none" w:sz="0" w:space="0" w:color="auto"/>
            <w:left w:val="none" w:sz="0" w:space="0" w:color="auto"/>
            <w:bottom w:val="none" w:sz="0" w:space="0" w:color="auto"/>
            <w:right w:val="none" w:sz="0" w:space="0" w:color="auto"/>
          </w:divBdr>
        </w:div>
        <w:div w:id="1707607821">
          <w:marLeft w:val="640"/>
          <w:marRight w:val="0"/>
          <w:marTop w:val="0"/>
          <w:marBottom w:val="0"/>
          <w:divBdr>
            <w:top w:val="none" w:sz="0" w:space="0" w:color="auto"/>
            <w:left w:val="none" w:sz="0" w:space="0" w:color="auto"/>
            <w:bottom w:val="none" w:sz="0" w:space="0" w:color="auto"/>
            <w:right w:val="none" w:sz="0" w:space="0" w:color="auto"/>
          </w:divBdr>
        </w:div>
        <w:div w:id="1716853718">
          <w:marLeft w:val="640"/>
          <w:marRight w:val="0"/>
          <w:marTop w:val="0"/>
          <w:marBottom w:val="0"/>
          <w:divBdr>
            <w:top w:val="none" w:sz="0" w:space="0" w:color="auto"/>
            <w:left w:val="none" w:sz="0" w:space="0" w:color="auto"/>
            <w:bottom w:val="none" w:sz="0" w:space="0" w:color="auto"/>
            <w:right w:val="none" w:sz="0" w:space="0" w:color="auto"/>
          </w:divBdr>
        </w:div>
        <w:div w:id="307393926">
          <w:marLeft w:val="640"/>
          <w:marRight w:val="0"/>
          <w:marTop w:val="0"/>
          <w:marBottom w:val="0"/>
          <w:divBdr>
            <w:top w:val="none" w:sz="0" w:space="0" w:color="auto"/>
            <w:left w:val="none" w:sz="0" w:space="0" w:color="auto"/>
            <w:bottom w:val="none" w:sz="0" w:space="0" w:color="auto"/>
            <w:right w:val="none" w:sz="0" w:space="0" w:color="auto"/>
          </w:divBdr>
        </w:div>
        <w:div w:id="59989040">
          <w:marLeft w:val="640"/>
          <w:marRight w:val="0"/>
          <w:marTop w:val="0"/>
          <w:marBottom w:val="0"/>
          <w:divBdr>
            <w:top w:val="none" w:sz="0" w:space="0" w:color="auto"/>
            <w:left w:val="none" w:sz="0" w:space="0" w:color="auto"/>
            <w:bottom w:val="none" w:sz="0" w:space="0" w:color="auto"/>
            <w:right w:val="none" w:sz="0" w:space="0" w:color="auto"/>
          </w:divBdr>
        </w:div>
        <w:div w:id="767039531">
          <w:marLeft w:val="640"/>
          <w:marRight w:val="0"/>
          <w:marTop w:val="0"/>
          <w:marBottom w:val="0"/>
          <w:divBdr>
            <w:top w:val="none" w:sz="0" w:space="0" w:color="auto"/>
            <w:left w:val="none" w:sz="0" w:space="0" w:color="auto"/>
            <w:bottom w:val="none" w:sz="0" w:space="0" w:color="auto"/>
            <w:right w:val="none" w:sz="0" w:space="0" w:color="auto"/>
          </w:divBdr>
        </w:div>
        <w:div w:id="505172112">
          <w:marLeft w:val="640"/>
          <w:marRight w:val="0"/>
          <w:marTop w:val="0"/>
          <w:marBottom w:val="0"/>
          <w:divBdr>
            <w:top w:val="none" w:sz="0" w:space="0" w:color="auto"/>
            <w:left w:val="none" w:sz="0" w:space="0" w:color="auto"/>
            <w:bottom w:val="none" w:sz="0" w:space="0" w:color="auto"/>
            <w:right w:val="none" w:sz="0" w:space="0" w:color="auto"/>
          </w:divBdr>
        </w:div>
        <w:div w:id="1134955204">
          <w:marLeft w:val="640"/>
          <w:marRight w:val="0"/>
          <w:marTop w:val="0"/>
          <w:marBottom w:val="0"/>
          <w:divBdr>
            <w:top w:val="none" w:sz="0" w:space="0" w:color="auto"/>
            <w:left w:val="none" w:sz="0" w:space="0" w:color="auto"/>
            <w:bottom w:val="none" w:sz="0" w:space="0" w:color="auto"/>
            <w:right w:val="none" w:sz="0" w:space="0" w:color="auto"/>
          </w:divBdr>
        </w:div>
        <w:div w:id="893196426">
          <w:marLeft w:val="640"/>
          <w:marRight w:val="0"/>
          <w:marTop w:val="0"/>
          <w:marBottom w:val="0"/>
          <w:divBdr>
            <w:top w:val="none" w:sz="0" w:space="0" w:color="auto"/>
            <w:left w:val="none" w:sz="0" w:space="0" w:color="auto"/>
            <w:bottom w:val="none" w:sz="0" w:space="0" w:color="auto"/>
            <w:right w:val="none" w:sz="0" w:space="0" w:color="auto"/>
          </w:divBdr>
        </w:div>
        <w:div w:id="137306823">
          <w:marLeft w:val="640"/>
          <w:marRight w:val="0"/>
          <w:marTop w:val="0"/>
          <w:marBottom w:val="0"/>
          <w:divBdr>
            <w:top w:val="none" w:sz="0" w:space="0" w:color="auto"/>
            <w:left w:val="none" w:sz="0" w:space="0" w:color="auto"/>
            <w:bottom w:val="none" w:sz="0" w:space="0" w:color="auto"/>
            <w:right w:val="none" w:sz="0" w:space="0" w:color="auto"/>
          </w:divBdr>
        </w:div>
        <w:div w:id="190000450">
          <w:marLeft w:val="640"/>
          <w:marRight w:val="0"/>
          <w:marTop w:val="0"/>
          <w:marBottom w:val="0"/>
          <w:divBdr>
            <w:top w:val="none" w:sz="0" w:space="0" w:color="auto"/>
            <w:left w:val="none" w:sz="0" w:space="0" w:color="auto"/>
            <w:bottom w:val="none" w:sz="0" w:space="0" w:color="auto"/>
            <w:right w:val="none" w:sz="0" w:space="0" w:color="auto"/>
          </w:divBdr>
        </w:div>
        <w:div w:id="848443572">
          <w:marLeft w:val="640"/>
          <w:marRight w:val="0"/>
          <w:marTop w:val="0"/>
          <w:marBottom w:val="0"/>
          <w:divBdr>
            <w:top w:val="none" w:sz="0" w:space="0" w:color="auto"/>
            <w:left w:val="none" w:sz="0" w:space="0" w:color="auto"/>
            <w:bottom w:val="none" w:sz="0" w:space="0" w:color="auto"/>
            <w:right w:val="none" w:sz="0" w:space="0" w:color="auto"/>
          </w:divBdr>
        </w:div>
        <w:div w:id="2092502350">
          <w:marLeft w:val="640"/>
          <w:marRight w:val="0"/>
          <w:marTop w:val="0"/>
          <w:marBottom w:val="0"/>
          <w:divBdr>
            <w:top w:val="none" w:sz="0" w:space="0" w:color="auto"/>
            <w:left w:val="none" w:sz="0" w:space="0" w:color="auto"/>
            <w:bottom w:val="none" w:sz="0" w:space="0" w:color="auto"/>
            <w:right w:val="none" w:sz="0" w:space="0" w:color="auto"/>
          </w:divBdr>
        </w:div>
        <w:div w:id="1256093252">
          <w:marLeft w:val="640"/>
          <w:marRight w:val="0"/>
          <w:marTop w:val="0"/>
          <w:marBottom w:val="0"/>
          <w:divBdr>
            <w:top w:val="none" w:sz="0" w:space="0" w:color="auto"/>
            <w:left w:val="none" w:sz="0" w:space="0" w:color="auto"/>
            <w:bottom w:val="none" w:sz="0" w:space="0" w:color="auto"/>
            <w:right w:val="none" w:sz="0" w:space="0" w:color="auto"/>
          </w:divBdr>
        </w:div>
        <w:div w:id="212812759">
          <w:marLeft w:val="640"/>
          <w:marRight w:val="0"/>
          <w:marTop w:val="0"/>
          <w:marBottom w:val="0"/>
          <w:divBdr>
            <w:top w:val="none" w:sz="0" w:space="0" w:color="auto"/>
            <w:left w:val="none" w:sz="0" w:space="0" w:color="auto"/>
            <w:bottom w:val="none" w:sz="0" w:space="0" w:color="auto"/>
            <w:right w:val="none" w:sz="0" w:space="0" w:color="auto"/>
          </w:divBdr>
        </w:div>
        <w:div w:id="388380031">
          <w:marLeft w:val="640"/>
          <w:marRight w:val="0"/>
          <w:marTop w:val="0"/>
          <w:marBottom w:val="0"/>
          <w:divBdr>
            <w:top w:val="none" w:sz="0" w:space="0" w:color="auto"/>
            <w:left w:val="none" w:sz="0" w:space="0" w:color="auto"/>
            <w:bottom w:val="none" w:sz="0" w:space="0" w:color="auto"/>
            <w:right w:val="none" w:sz="0" w:space="0" w:color="auto"/>
          </w:divBdr>
        </w:div>
        <w:div w:id="1916359370">
          <w:marLeft w:val="640"/>
          <w:marRight w:val="0"/>
          <w:marTop w:val="0"/>
          <w:marBottom w:val="0"/>
          <w:divBdr>
            <w:top w:val="none" w:sz="0" w:space="0" w:color="auto"/>
            <w:left w:val="none" w:sz="0" w:space="0" w:color="auto"/>
            <w:bottom w:val="none" w:sz="0" w:space="0" w:color="auto"/>
            <w:right w:val="none" w:sz="0" w:space="0" w:color="auto"/>
          </w:divBdr>
        </w:div>
        <w:div w:id="1354190360">
          <w:marLeft w:val="640"/>
          <w:marRight w:val="0"/>
          <w:marTop w:val="0"/>
          <w:marBottom w:val="0"/>
          <w:divBdr>
            <w:top w:val="none" w:sz="0" w:space="0" w:color="auto"/>
            <w:left w:val="none" w:sz="0" w:space="0" w:color="auto"/>
            <w:bottom w:val="none" w:sz="0" w:space="0" w:color="auto"/>
            <w:right w:val="none" w:sz="0" w:space="0" w:color="auto"/>
          </w:divBdr>
        </w:div>
        <w:div w:id="693579450">
          <w:marLeft w:val="640"/>
          <w:marRight w:val="0"/>
          <w:marTop w:val="0"/>
          <w:marBottom w:val="0"/>
          <w:divBdr>
            <w:top w:val="none" w:sz="0" w:space="0" w:color="auto"/>
            <w:left w:val="none" w:sz="0" w:space="0" w:color="auto"/>
            <w:bottom w:val="none" w:sz="0" w:space="0" w:color="auto"/>
            <w:right w:val="none" w:sz="0" w:space="0" w:color="auto"/>
          </w:divBdr>
        </w:div>
        <w:div w:id="1486362165">
          <w:marLeft w:val="640"/>
          <w:marRight w:val="0"/>
          <w:marTop w:val="0"/>
          <w:marBottom w:val="0"/>
          <w:divBdr>
            <w:top w:val="none" w:sz="0" w:space="0" w:color="auto"/>
            <w:left w:val="none" w:sz="0" w:space="0" w:color="auto"/>
            <w:bottom w:val="none" w:sz="0" w:space="0" w:color="auto"/>
            <w:right w:val="none" w:sz="0" w:space="0" w:color="auto"/>
          </w:divBdr>
        </w:div>
        <w:div w:id="106436554">
          <w:marLeft w:val="640"/>
          <w:marRight w:val="0"/>
          <w:marTop w:val="0"/>
          <w:marBottom w:val="0"/>
          <w:divBdr>
            <w:top w:val="none" w:sz="0" w:space="0" w:color="auto"/>
            <w:left w:val="none" w:sz="0" w:space="0" w:color="auto"/>
            <w:bottom w:val="none" w:sz="0" w:space="0" w:color="auto"/>
            <w:right w:val="none" w:sz="0" w:space="0" w:color="auto"/>
          </w:divBdr>
        </w:div>
        <w:div w:id="2004509147">
          <w:marLeft w:val="640"/>
          <w:marRight w:val="0"/>
          <w:marTop w:val="0"/>
          <w:marBottom w:val="0"/>
          <w:divBdr>
            <w:top w:val="none" w:sz="0" w:space="0" w:color="auto"/>
            <w:left w:val="none" w:sz="0" w:space="0" w:color="auto"/>
            <w:bottom w:val="none" w:sz="0" w:space="0" w:color="auto"/>
            <w:right w:val="none" w:sz="0" w:space="0" w:color="auto"/>
          </w:divBdr>
        </w:div>
        <w:div w:id="1981879021">
          <w:marLeft w:val="640"/>
          <w:marRight w:val="0"/>
          <w:marTop w:val="0"/>
          <w:marBottom w:val="0"/>
          <w:divBdr>
            <w:top w:val="none" w:sz="0" w:space="0" w:color="auto"/>
            <w:left w:val="none" w:sz="0" w:space="0" w:color="auto"/>
            <w:bottom w:val="none" w:sz="0" w:space="0" w:color="auto"/>
            <w:right w:val="none" w:sz="0" w:space="0" w:color="auto"/>
          </w:divBdr>
        </w:div>
        <w:div w:id="1005279970">
          <w:marLeft w:val="640"/>
          <w:marRight w:val="0"/>
          <w:marTop w:val="0"/>
          <w:marBottom w:val="0"/>
          <w:divBdr>
            <w:top w:val="none" w:sz="0" w:space="0" w:color="auto"/>
            <w:left w:val="none" w:sz="0" w:space="0" w:color="auto"/>
            <w:bottom w:val="none" w:sz="0" w:space="0" w:color="auto"/>
            <w:right w:val="none" w:sz="0" w:space="0" w:color="auto"/>
          </w:divBdr>
        </w:div>
        <w:div w:id="1210193672">
          <w:marLeft w:val="640"/>
          <w:marRight w:val="0"/>
          <w:marTop w:val="0"/>
          <w:marBottom w:val="0"/>
          <w:divBdr>
            <w:top w:val="none" w:sz="0" w:space="0" w:color="auto"/>
            <w:left w:val="none" w:sz="0" w:space="0" w:color="auto"/>
            <w:bottom w:val="none" w:sz="0" w:space="0" w:color="auto"/>
            <w:right w:val="none" w:sz="0" w:space="0" w:color="auto"/>
          </w:divBdr>
        </w:div>
        <w:div w:id="450518819">
          <w:marLeft w:val="640"/>
          <w:marRight w:val="0"/>
          <w:marTop w:val="0"/>
          <w:marBottom w:val="0"/>
          <w:divBdr>
            <w:top w:val="none" w:sz="0" w:space="0" w:color="auto"/>
            <w:left w:val="none" w:sz="0" w:space="0" w:color="auto"/>
            <w:bottom w:val="none" w:sz="0" w:space="0" w:color="auto"/>
            <w:right w:val="none" w:sz="0" w:space="0" w:color="auto"/>
          </w:divBdr>
        </w:div>
        <w:div w:id="2059546780">
          <w:marLeft w:val="640"/>
          <w:marRight w:val="0"/>
          <w:marTop w:val="0"/>
          <w:marBottom w:val="0"/>
          <w:divBdr>
            <w:top w:val="none" w:sz="0" w:space="0" w:color="auto"/>
            <w:left w:val="none" w:sz="0" w:space="0" w:color="auto"/>
            <w:bottom w:val="none" w:sz="0" w:space="0" w:color="auto"/>
            <w:right w:val="none" w:sz="0" w:space="0" w:color="auto"/>
          </w:divBdr>
        </w:div>
        <w:div w:id="1563636607">
          <w:marLeft w:val="640"/>
          <w:marRight w:val="0"/>
          <w:marTop w:val="0"/>
          <w:marBottom w:val="0"/>
          <w:divBdr>
            <w:top w:val="none" w:sz="0" w:space="0" w:color="auto"/>
            <w:left w:val="none" w:sz="0" w:space="0" w:color="auto"/>
            <w:bottom w:val="none" w:sz="0" w:space="0" w:color="auto"/>
            <w:right w:val="none" w:sz="0" w:space="0" w:color="auto"/>
          </w:divBdr>
        </w:div>
      </w:divsChild>
    </w:div>
    <w:div w:id="775834285">
      <w:bodyDiv w:val="1"/>
      <w:marLeft w:val="0"/>
      <w:marRight w:val="0"/>
      <w:marTop w:val="0"/>
      <w:marBottom w:val="0"/>
      <w:divBdr>
        <w:top w:val="none" w:sz="0" w:space="0" w:color="auto"/>
        <w:left w:val="none" w:sz="0" w:space="0" w:color="auto"/>
        <w:bottom w:val="none" w:sz="0" w:space="0" w:color="auto"/>
        <w:right w:val="none" w:sz="0" w:space="0" w:color="auto"/>
      </w:divBdr>
      <w:divsChild>
        <w:div w:id="58408223">
          <w:marLeft w:val="640"/>
          <w:marRight w:val="0"/>
          <w:marTop w:val="0"/>
          <w:marBottom w:val="0"/>
          <w:divBdr>
            <w:top w:val="none" w:sz="0" w:space="0" w:color="auto"/>
            <w:left w:val="none" w:sz="0" w:space="0" w:color="auto"/>
            <w:bottom w:val="none" w:sz="0" w:space="0" w:color="auto"/>
            <w:right w:val="none" w:sz="0" w:space="0" w:color="auto"/>
          </w:divBdr>
        </w:div>
        <w:div w:id="1710104966">
          <w:marLeft w:val="640"/>
          <w:marRight w:val="0"/>
          <w:marTop w:val="0"/>
          <w:marBottom w:val="0"/>
          <w:divBdr>
            <w:top w:val="none" w:sz="0" w:space="0" w:color="auto"/>
            <w:left w:val="none" w:sz="0" w:space="0" w:color="auto"/>
            <w:bottom w:val="none" w:sz="0" w:space="0" w:color="auto"/>
            <w:right w:val="none" w:sz="0" w:space="0" w:color="auto"/>
          </w:divBdr>
        </w:div>
        <w:div w:id="323556567">
          <w:marLeft w:val="640"/>
          <w:marRight w:val="0"/>
          <w:marTop w:val="0"/>
          <w:marBottom w:val="0"/>
          <w:divBdr>
            <w:top w:val="none" w:sz="0" w:space="0" w:color="auto"/>
            <w:left w:val="none" w:sz="0" w:space="0" w:color="auto"/>
            <w:bottom w:val="none" w:sz="0" w:space="0" w:color="auto"/>
            <w:right w:val="none" w:sz="0" w:space="0" w:color="auto"/>
          </w:divBdr>
        </w:div>
        <w:div w:id="1926572426">
          <w:marLeft w:val="640"/>
          <w:marRight w:val="0"/>
          <w:marTop w:val="0"/>
          <w:marBottom w:val="0"/>
          <w:divBdr>
            <w:top w:val="none" w:sz="0" w:space="0" w:color="auto"/>
            <w:left w:val="none" w:sz="0" w:space="0" w:color="auto"/>
            <w:bottom w:val="none" w:sz="0" w:space="0" w:color="auto"/>
            <w:right w:val="none" w:sz="0" w:space="0" w:color="auto"/>
          </w:divBdr>
        </w:div>
        <w:div w:id="1879468429">
          <w:marLeft w:val="640"/>
          <w:marRight w:val="0"/>
          <w:marTop w:val="0"/>
          <w:marBottom w:val="0"/>
          <w:divBdr>
            <w:top w:val="none" w:sz="0" w:space="0" w:color="auto"/>
            <w:left w:val="none" w:sz="0" w:space="0" w:color="auto"/>
            <w:bottom w:val="none" w:sz="0" w:space="0" w:color="auto"/>
            <w:right w:val="none" w:sz="0" w:space="0" w:color="auto"/>
          </w:divBdr>
        </w:div>
        <w:div w:id="329716951">
          <w:marLeft w:val="640"/>
          <w:marRight w:val="0"/>
          <w:marTop w:val="0"/>
          <w:marBottom w:val="0"/>
          <w:divBdr>
            <w:top w:val="none" w:sz="0" w:space="0" w:color="auto"/>
            <w:left w:val="none" w:sz="0" w:space="0" w:color="auto"/>
            <w:bottom w:val="none" w:sz="0" w:space="0" w:color="auto"/>
            <w:right w:val="none" w:sz="0" w:space="0" w:color="auto"/>
          </w:divBdr>
        </w:div>
        <w:div w:id="1874800486">
          <w:marLeft w:val="640"/>
          <w:marRight w:val="0"/>
          <w:marTop w:val="0"/>
          <w:marBottom w:val="0"/>
          <w:divBdr>
            <w:top w:val="none" w:sz="0" w:space="0" w:color="auto"/>
            <w:left w:val="none" w:sz="0" w:space="0" w:color="auto"/>
            <w:bottom w:val="none" w:sz="0" w:space="0" w:color="auto"/>
            <w:right w:val="none" w:sz="0" w:space="0" w:color="auto"/>
          </w:divBdr>
        </w:div>
        <w:div w:id="422185684">
          <w:marLeft w:val="640"/>
          <w:marRight w:val="0"/>
          <w:marTop w:val="0"/>
          <w:marBottom w:val="0"/>
          <w:divBdr>
            <w:top w:val="none" w:sz="0" w:space="0" w:color="auto"/>
            <w:left w:val="none" w:sz="0" w:space="0" w:color="auto"/>
            <w:bottom w:val="none" w:sz="0" w:space="0" w:color="auto"/>
            <w:right w:val="none" w:sz="0" w:space="0" w:color="auto"/>
          </w:divBdr>
        </w:div>
        <w:div w:id="1267693754">
          <w:marLeft w:val="640"/>
          <w:marRight w:val="0"/>
          <w:marTop w:val="0"/>
          <w:marBottom w:val="0"/>
          <w:divBdr>
            <w:top w:val="none" w:sz="0" w:space="0" w:color="auto"/>
            <w:left w:val="none" w:sz="0" w:space="0" w:color="auto"/>
            <w:bottom w:val="none" w:sz="0" w:space="0" w:color="auto"/>
            <w:right w:val="none" w:sz="0" w:space="0" w:color="auto"/>
          </w:divBdr>
        </w:div>
        <w:div w:id="1944603323">
          <w:marLeft w:val="640"/>
          <w:marRight w:val="0"/>
          <w:marTop w:val="0"/>
          <w:marBottom w:val="0"/>
          <w:divBdr>
            <w:top w:val="none" w:sz="0" w:space="0" w:color="auto"/>
            <w:left w:val="none" w:sz="0" w:space="0" w:color="auto"/>
            <w:bottom w:val="none" w:sz="0" w:space="0" w:color="auto"/>
            <w:right w:val="none" w:sz="0" w:space="0" w:color="auto"/>
          </w:divBdr>
        </w:div>
        <w:div w:id="1695882724">
          <w:marLeft w:val="640"/>
          <w:marRight w:val="0"/>
          <w:marTop w:val="0"/>
          <w:marBottom w:val="0"/>
          <w:divBdr>
            <w:top w:val="none" w:sz="0" w:space="0" w:color="auto"/>
            <w:left w:val="none" w:sz="0" w:space="0" w:color="auto"/>
            <w:bottom w:val="none" w:sz="0" w:space="0" w:color="auto"/>
            <w:right w:val="none" w:sz="0" w:space="0" w:color="auto"/>
          </w:divBdr>
        </w:div>
        <w:div w:id="158352170">
          <w:marLeft w:val="640"/>
          <w:marRight w:val="0"/>
          <w:marTop w:val="0"/>
          <w:marBottom w:val="0"/>
          <w:divBdr>
            <w:top w:val="none" w:sz="0" w:space="0" w:color="auto"/>
            <w:left w:val="none" w:sz="0" w:space="0" w:color="auto"/>
            <w:bottom w:val="none" w:sz="0" w:space="0" w:color="auto"/>
            <w:right w:val="none" w:sz="0" w:space="0" w:color="auto"/>
          </w:divBdr>
        </w:div>
        <w:div w:id="1079523300">
          <w:marLeft w:val="640"/>
          <w:marRight w:val="0"/>
          <w:marTop w:val="0"/>
          <w:marBottom w:val="0"/>
          <w:divBdr>
            <w:top w:val="none" w:sz="0" w:space="0" w:color="auto"/>
            <w:left w:val="none" w:sz="0" w:space="0" w:color="auto"/>
            <w:bottom w:val="none" w:sz="0" w:space="0" w:color="auto"/>
            <w:right w:val="none" w:sz="0" w:space="0" w:color="auto"/>
          </w:divBdr>
        </w:div>
        <w:div w:id="698749329">
          <w:marLeft w:val="640"/>
          <w:marRight w:val="0"/>
          <w:marTop w:val="0"/>
          <w:marBottom w:val="0"/>
          <w:divBdr>
            <w:top w:val="none" w:sz="0" w:space="0" w:color="auto"/>
            <w:left w:val="none" w:sz="0" w:space="0" w:color="auto"/>
            <w:bottom w:val="none" w:sz="0" w:space="0" w:color="auto"/>
            <w:right w:val="none" w:sz="0" w:space="0" w:color="auto"/>
          </w:divBdr>
        </w:div>
        <w:div w:id="943684178">
          <w:marLeft w:val="640"/>
          <w:marRight w:val="0"/>
          <w:marTop w:val="0"/>
          <w:marBottom w:val="0"/>
          <w:divBdr>
            <w:top w:val="none" w:sz="0" w:space="0" w:color="auto"/>
            <w:left w:val="none" w:sz="0" w:space="0" w:color="auto"/>
            <w:bottom w:val="none" w:sz="0" w:space="0" w:color="auto"/>
            <w:right w:val="none" w:sz="0" w:space="0" w:color="auto"/>
          </w:divBdr>
        </w:div>
        <w:div w:id="1370493940">
          <w:marLeft w:val="640"/>
          <w:marRight w:val="0"/>
          <w:marTop w:val="0"/>
          <w:marBottom w:val="0"/>
          <w:divBdr>
            <w:top w:val="none" w:sz="0" w:space="0" w:color="auto"/>
            <w:left w:val="none" w:sz="0" w:space="0" w:color="auto"/>
            <w:bottom w:val="none" w:sz="0" w:space="0" w:color="auto"/>
            <w:right w:val="none" w:sz="0" w:space="0" w:color="auto"/>
          </w:divBdr>
        </w:div>
        <w:div w:id="1534611088">
          <w:marLeft w:val="640"/>
          <w:marRight w:val="0"/>
          <w:marTop w:val="0"/>
          <w:marBottom w:val="0"/>
          <w:divBdr>
            <w:top w:val="none" w:sz="0" w:space="0" w:color="auto"/>
            <w:left w:val="none" w:sz="0" w:space="0" w:color="auto"/>
            <w:bottom w:val="none" w:sz="0" w:space="0" w:color="auto"/>
            <w:right w:val="none" w:sz="0" w:space="0" w:color="auto"/>
          </w:divBdr>
        </w:div>
        <w:div w:id="402603826">
          <w:marLeft w:val="640"/>
          <w:marRight w:val="0"/>
          <w:marTop w:val="0"/>
          <w:marBottom w:val="0"/>
          <w:divBdr>
            <w:top w:val="none" w:sz="0" w:space="0" w:color="auto"/>
            <w:left w:val="none" w:sz="0" w:space="0" w:color="auto"/>
            <w:bottom w:val="none" w:sz="0" w:space="0" w:color="auto"/>
            <w:right w:val="none" w:sz="0" w:space="0" w:color="auto"/>
          </w:divBdr>
        </w:div>
        <w:div w:id="1280181948">
          <w:marLeft w:val="640"/>
          <w:marRight w:val="0"/>
          <w:marTop w:val="0"/>
          <w:marBottom w:val="0"/>
          <w:divBdr>
            <w:top w:val="none" w:sz="0" w:space="0" w:color="auto"/>
            <w:left w:val="none" w:sz="0" w:space="0" w:color="auto"/>
            <w:bottom w:val="none" w:sz="0" w:space="0" w:color="auto"/>
            <w:right w:val="none" w:sz="0" w:space="0" w:color="auto"/>
          </w:divBdr>
        </w:div>
        <w:div w:id="1003436967">
          <w:marLeft w:val="640"/>
          <w:marRight w:val="0"/>
          <w:marTop w:val="0"/>
          <w:marBottom w:val="0"/>
          <w:divBdr>
            <w:top w:val="none" w:sz="0" w:space="0" w:color="auto"/>
            <w:left w:val="none" w:sz="0" w:space="0" w:color="auto"/>
            <w:bottom w:val="none" w:sz="0" w:space="0" w:color="auto"/>
            <w:right w:val="none" w:sz="0" w:space="0" w:color="auto"/>
          </w:divBdr>
        </w:div>
        <w:div w:id="1866477990">
          <w:marLeft w:val="640"/>
          <w:marRight w:val="0"/>
          <w:marTop w:val="0"/>
          <w:marBottom w:val="0"/>
          <w:divBdr>
            <w:top w:val="none" w:sz="0" w:space="0" w:color="auto"/>
            <w:left w:val="none" w:sz="0" w:space="0" w:color="auto"/>
            <w:bottom w:val="none" w:sz="0" w:space="0" w:color="auto"/>
            <w:right w:val="none" w:sz="0" w:space="0" w:color="auto"/>
          </w:divBdr>
        </w:div>
        <w:div w:id="103697875">
          <w:marLeft w:val="640"/>
          <w:marRight w:val="0"/>
          <w:marTop w:val="0"/>
          <w:marBottom w:val="0"/>
          <w:divBdr>
            <w:top w:val="none" w:sz="0" w:space="0" w:color="auto"/>
            <w:left w:val="none" w:sz="0" w:space="0" w:color="auto"/>
            <w:bottom w:val="none" w:sz="0" w:space="0" w:color="auto"/>
            <w:right w:val="none" w:sz="0" w:space="0" w:color="auto"/>
          </w:divBdr>
        </w:div>
        <w:div w:id="908157053">
          <w:marLeft w:val="640"/>
          <w:marRight w:val="0"/>
          <w:marTop w:val="0"/>
          <w:marBottom w:val="0"/>
          <w:divBdr>
            <w:top w:val="none" w:sz="0" w:space="0" w:color="auto"/>
            <w:left w:val="none" w:sz="0" w:space="0" w:color="auto"/>
            <w:bottom w:val="none" w:sz="0" w:space="0" w:color="auto"/>
            <w:right w:val="none" w:sz="0" w:space="0" w:color="auto"/>
          </w:divBdr>
        </w:div>
        <w:div w:id="570310566">
          <w:marLeft w:val="640"/>
          <w:marRight w:val="0"/>
          <w:marTop w:val="0"/>
          <w:marBottom w:val="0"/>
          <w:divBdr>
            <w:top w:val="none" w:sz="0" w:space="0" w:color="auto"/>
            <w:left w:val="none" w:sz="0" w:space="0" w:color="auto"/>
            <w:bottom w:val="none" w:sz="0" w:space="0" w:color="auto"/>
            <w:right w:val="none" w:sz="0" w:space="0" w:color="auto"/>
          </w:divBdr>
        </w:div>
        <w:div w:id="1974867500">
          <w:marLeft w:val="640"/>
          <w:marRight w:val="0"/>
          <w:marTop w:val="0"/>
          <w:marBottom w:val="0"/>
          <w:divBdr>
            <w:top w:val="none" w:sz="0" w:space="0" w:color="auto"/>
            <w:left w:val="none" w:sz="0" w:space="0" w:color="auto"/>
            <w:bottom w:val="none" w:sz="0" w:space="0" w:color="auto"/>
            <w:right w:val="none" w:sz="0" w:space="0" w:color="auto"/>
          </w:divBdr>
        </w:div>
        <w:div w:id="800617450">
          <w:marLeft w:val="640"/>
          <w:marRight w:val="0"/>
          <w:marTop w:val="0"/>
          <w:marBottom w:val="0"/>
          <w:divBdr>
            <w:top w:val="none" w:sz="0" w:space="0" w:color="auto"/>
            <w:left w:val="none" w:sz="0" w:space="0" w:color="auto"/>
            <w:bottom w:val="none" w:sz="0" w:space="0" w:color="auto"/>
            <w:right w:val="none" w:sz="0" w:space="0" w:color="auto"/>
          </w:divBdr>
        </w:div>
        <w:div w:id="152797028">
          <w:marLeft w:val="640"/>
          <w:marRight w:val="0"/>
          <w:marTop w:val="0"/>
          <w:marBottom w:val="0"/>
          <w:divBdr>
            <w:top w:val="none" w:sz="0" w:space="0" w:color="auto"/>
            <w:left w:val="none" w:sz="0" w:space="0" w:color="auto"/>
            <w:bottom w:val="none" w:sz="0" w:space="0" w:color="auto"/>
            <w:right w:val="none" w:sz="0" w:space="0" w:color="auto"/>
          </w:divBdr>
        </w:div>
        <w:div w:id="653459917">
          <w:marLeft w:val="640"/>
          <w:marRight w:val="0"/>
          <w:marTop w:val="0"/>
          <w:marBottom w:val="0"/>
          <w:divBdr>
            <w:top w:val="none" w:sz="0" w:space="0" w:color="auto"/>
            <w:left w:val="none" w:sz="0" w:space="0" w:color="auto"/>
            <w:bottom w:val="none" w:sz="0" w:space="0" w:color="auto"/>
            <w:right w:val="none" w:sz="0" w:space="0" w:color="auto"/>
          </w:divBdr>
        </w:div>
        <w:div w:id="2087720860">
          <w:marLeft w:val="640"/>
          <w:marRight w:val="0"/>
          <w:marTop w:val="0"/>
          <w:marBottom w:val="0"/>
          <w:divBdr>
            <w:top w:val="none" w:sz="0" w:space="0" w:color="auto"/>
            <w:left w:val="none" w:sz="0" w:space="0" w:color="auto"/>
            <w:bottom w:val="none" w:sz="0" w:space="0" w:color="auto"/>
            <w:right w:val="none" w:sz="0" w:space="0" w:color="auto"/>
          </w:divBdr>
        </w:div>
        <w:div w:id="1264149598">
          <w:marLeft w:val="640"/>
          <w:marRight w:val="0"/>
          <w:marTop w:val="0"/>
          <w:marBottom w:val="0"/>
          <w:divBdr>
            <w:top w:val="none" w:sz="0" w:space="0" w:color="auto"/>
            <w:left w:val="none" w:sz="0" w:space="0" w:color="auto"/>
            <w:bottom w:val="none" w:sz="0" w:space="0" w:color="auto"/>
            <w:right w:val="none" w:sz="0" w:space="0" w:color="auto"/>
          </w:divBdr>
        </w:div>
        <w:div w:id="1987271677">
          <w:marLeft w:val="640"/>
          <w:marRight w:val="0"/>
          <w:marTop w:val="0"/>
          <w:marBottom w:val="0"/>
          <w:divBdr>
            <w:top w:val="none" w:sz="0" w:space="0" w:color="auto"/>
            <w:left w:val="none" w:sz="0" w:space="0" w:color="auto"/>
            <w:bottom w:val="none" w:sz="0" w:space="0" w:color="auto"/>
            <w:right w:val="none" w:sz="0" w:space="0" w:color="auto"/>
          </w:divBdr>
        </w:div>
        <w:div w:id="1687635362">
          <w:marLeft w:val="640"/>
          <w:marRight w:val="0"/>
          <w:marTop w:val="0"/>
          <w:marBottom w:val="0"/>
          <w:divBdr>
            <w:top w:val="none" w:sz="0" w:space="0" w:color="auto"/>
            <w:left w:val="none" w:sz="0" w:space="0" w:color="auto"/>
            <w:bottom w:val="none" w:sz="0" w:space="0" w:color="auto"/>
            <w:right w:val="none" w:sz="0" w:space="0" w:color="auto"/>
          </w:divBdr>
        </w:div>
        <w:div w:id="671103232">
          <w:marLeft w:val="640"/>
          <w:marRight w:val="0"/>
          <w:marTop w:val="0"/>
          <w:marBottom w:val="0"/>
          <w:divBdr>
            <w:top w:val="none" w:sz="0" w:space="0" w:color="auto"/>
            <w:left w:val="none" w:sz="0" w:space="0" w:color="auto"/>
            <w:bottom w:val="none" w:sz="0" w:space="0" w:color="auto"/>
            <w:right w:val="none" w:sz="0" w:space="0" w:color="auto"/>
          </w:divBdr>
        </w:div>
        <w:div w:id="1986932211">
          <w:marLeft w:val="640"/>
          <w:marRight w:val="0"/>
          <w:marTop w:val="0"/>
          <w:marBottom w:val="0"/>
          <w:divBdr>
            <w:top w:val="none" w:sz="0" w:space="0" w:color="auto"/>
            <w:left w:val="none" w:sz="0" w:space="0" w:color="auto"/>
            <w:bottom w:val="none" w:sz="0" w:space="0" w:color="auto"/>
            <w:right w:val="none" w:sz="0" w:space="0" w:color="auto"/>
          </w:divBdr>
        </w:div>
        <w:div w:id="733047659">
          <w:marLeft w:val="640"/>
          <w:marRight w:val="0"/>
          <w:marTop w:val="0"/>
          <w:marBottom w:val="0"/>
          <w:divBdr>
            <w:top w:val="none" w:sz="0" w:space="0" w:color="auto"/>
            <w:left w:val="none" w:sz="0" w:space="0" w:color="auto"/>
            <w:bottom w:val="none" w:sz="0" w:space="0" w:color="auto"/>
            <w:right w:val="none" w:sz="0" w:space="0" w:color="auto"/>
          </w:divBdr>
        </w:div>
        <w:div w:id="867834878">
          <w:marLeft w:val="640"/>
          <w:marRight w:val="0"/>
          <w:marTop w:val="0"/>
          <w:marBottom w:val="0"/>
          <w:divBdr>
            <w:top w:val="none" w:sz="0" w:space="0" w:color="auto"/>
            <w:left w:val="none" w:sz="0" w:space="0" w:color="auto"/>
            <w:bottom w:val="none" w:sz="0" w:space="0" w:color="auto"/>
            <w:right w:val="none" w:sz="0" w:space="0" w:color="auto"/>
          </w:divBdr>
        </w:div>
      </w:divsChild>
    </w:div>
    <w:div w:id="779449862">
      <w:bodyDiv w:val="1"/>
      <w:marLeft w:val="0"/>
      <w:marRight w:val="0"/>
      <w:marTop w:val="0"/>
      <w:marBottom w:val="0"/>
      <w:divBdr>
        <w:top w:val="none" w:sz="0" w:space="0" w:color="auto"/>
        <w:left w:val="none" w:sz="0" w:space="0" w:color="auto"/>
        <w:bottom w:val="none" w:sz="0" w:space="0" w:color="auto"/>
        <w:right w:val="none" w:sz="0" w:space="0" w:color="auto"/>
      </w:divBdr>
      <w:divsChild>
        <w:div w:id="425929182">
          <w:marLeft w:val="640"/>
          <w:marRight w:val="0"/>
          <w:marTop w:val="0"/>
          <w:marBottom w:val="0"/>
          <w:divBdr>
            <w:top w:val="none" w:sz="0" w:space="0" w:color="auto"/>
            <w:left w:val="none" w:sz="0" w:space="0" w:color="auto"/>
            <w:bottom w:val="none" w:sz="0" w:space="0" w:color="auto"/>
            <w:right w:val="none" w:sz="0" w:space="0" w:color="auto"/>
          </w:divBdr>
        </w:div>
        <w:div w:id="1589775017">
          <w:marLeft w:val="640"/>
          <w:marRight w:val="0"/>
          <w:marTop w:val="0"/>
          <w:marBottom w:val="0"/>
          <w:divBdr>
            <w:top w:val="none" w:sz="0" w:space="0" w:color="auto"/>
            <w:left w:val="none" w:sz="0" w:space="0" w:color="auto"/>
            <w:bottom w:val="none" w:sz="0" w:space="0" w:color="auto"/>
            <w:right w:val="none" w:sz="0" w:space="0" w:color="auto"/>
          </w:divBdr>
        </w:div>
        <w:div w:id="1293100618">
          <w:marLeft w:val="640"/>
          <w:marRight w:val="0"/>
          <w:marTop w:val="0"/>
          <w:marBottom w:val="0"/>
          <w:divBdr>
            <w:top w:val="none" w:sz="0" w:space="0" w:color="auto"/>
            <w:left w:val="none" w:sz="0" w:space="0" w:color="auto"/>
            <w:bottom w:val="none" w:sz="0" w:space="0" w:color="auto"/>
            <w:right w:val="none" w:sz="0" w:space="0" w:color="auto"/>
          </w:divBdr>
        </w:div>
        <w:div w:id="921719837">
          <w:marLeft w:val="640"/>
          <w:marRight w:val="0"/>
          <w:marTop w:val="0"/>
          <w:marBottom w:val="0"/>
          <w:divBdr>
            <w:top w:val="none" w:sz="0" w:space="0" w:color="auto"/>
            <w:left w:val="none" w:sz="0" w:space="0" w:color="auto"/>
            <w:bottom w:val="none" w:sz="0" w:space="0" w:color="auto"/>
            <w:right w:val="none" w:sz="0" w:space="0" w:color="auto"/>
          </w:divBdr>
        </w:div>
        <w:div w:id="570653274">
          <w:marLeft w:val="640"/>
          <w:marRight w:val="0"/>
          <w:marTop w:val="0"/>
          <w:marBottom w:val="0"/>
          <w:divBdr>
            <w:top w:val="none" w:sz="0" w:space="0" w:color="auto"/>
            <w:left w:val="none" w:sz="0" w:space="0" w:color="auto"/>
            <w:bottom w:val="none" w:sz="0" w:space="0" w:color="auto"/>
            <w:right w:val="none" w:sz="0" w:space="0" w:color="auto"/>
          </w:divBdr>
        </w:div>
        <w:div w:id="628052102">
          <w:marLeft w:val="640"/>
          <w:marRight w:val="0"/>
          <w:marTop w:val="0"/>
          <w:marBottom w:val="0"/>
          <w:divBdr>
            <w:top w:val="none" w:sz="0" w:space="0" w:color="auto"/>
            <w:left w:val="none" w:sz="0" w:space="0" w:color="auto"/>
            <w:bottom w:val="none" w:sz="0" w:space="0" w:color="auto"/>
            <w:right w:val="none" w:sz="0" w:space="0" w:color="auto"/>
          </w:divBdr>
        </w:div>
        <w:div w:id="614337195">
          <w:marLeft w:val="640"/>
          <w:marRight w:val="0"/>
          <w:marTop w:val="0"/>
          <w:marBottom w:val="0"/>
          <w:divBdr>
            <w:top w:val="none" w:sz="0" w:space="0" w:color="auto"/>
            <w:left w:val="none" w:sz="0" w:space="0" w:color="auto"/>
            <w:bottom w:val="none" w:sz="0" w:space="0" w:color="auto"/>
            <w:right w:val="none" w:sz="0" w:space="0" w:color="auto"/>
          </w:divBdr>
        </w:div>
        <w:div w:id="668093620">
          <w:marLeft w:val="640"/>
          <w:marRight w:val="0"/>
          <w:marTop w:val="0"/>
          <w:marBottom w:val="0"/>
          <w:divBdr>
            <w:top w:val="none" w:sz="0" w:space="0" w:color="auto"/>
            <w:left w:val="none" w:sz="0" w:space="0" w:color="auto"/>
            <w:bottom w:val="none" w:sz="0" w:space="0" w:color="auto"/>
            <w:right w:val="none" w:sz="0" w:space="0" w:color="auto"/>
          </w:divBdr>
        </w:div>
        <w:div w:id="2034646739">
          <w:marLeft w:val="640"/>
          <w:marRight w:val="0"/>
          <w:marTop w:val="0"/>
          <w:marBottom w:val="0"/>
          <w:divBdr>
            <w:top w:val="none" w:sz="0" w:space="0" w:color="auto"/>
            <w:left w:val="none" w:sz="0" w:space="0" w:color="auto"/>
            <w:bottom w:val="none" w:sz="0" w:space="0" w:color="auto"/>
            <w:right w:val="none" w:sz="0" w:space="0" w:color="auto"/>
          </w:divBdr>
        </w:div>
        <w:div w:id="1233851895">
          <w:marLeft w:val="640"/>
          <w:marRight w:val="0"/>
          <w:marTop w:val="0"/>
          <w:marBottom w:val="0"/>
          <w:divBdr>
            <w:top w:val="none" w:sz="0" w:space="0" w:color="auto"/>
            <w:left w:val="none" w:sz="0" w:space="0" w:color="auto"/>
            <w:bottom w:val="none" w:sz="0" w:space="0" w:color="auto"/>
            <w:right w:val="none" w:sz="0" w:space="0" w:color="auto"/>
          </w:divBdr>
        </w:div>
        <w:div w:id="1822767061">
          <w:marLeft w:val="640"/>
          <w:marRight w:val="0"/>
          <w:marTop w:val="0"/>
          <w:marBottom w:val="0"/>
          <w:divBdr>
            <w:top w:val="none" w:sz="0" w:space="0" w:color="auto"/>
            <w:left w:val="none" w:sz="0" w:space="0" w:color="auto"/>
            <w:bottom w:val="none" w:sz="0" w:space="0" w:color="auto"/>
            <w:right w:val="none" w:sz="0" w:space="0" w:color="auto"/>
          </w:divBdr>
        </w:div>
        <w:div w:id="636373925">
          <w:marLeft w:val="640"/>
          <w:marRight w:val="0"/>
          <w:marTop w:val="0"/>
          <w:marBottom w:val="0"/>
          <w:divBdr>
            <w:top w:val="none" w:sz="0" w:space="0" w:color="auto"/>
            <w:left w:val="none" w:sz="0" w:space="0" w:color="auto"/>
            <w:bottom w:val="none" w:sz="0" w:space="0" w:color="auto"/>
            <w:right w:val="none" w:sz="0" w:space="0" w:color="auto"/>
          </w:divBdr>
        </w:div>
        <w:div w:id="2137673300">
          <w:marLeft w:val="640"/>
          <w:marRight w:val="0"/>
          <w:marTop w:val="0"/>
          <w:marBottom w:val="0"/>
          <w:divBdr>
            <w:top w:val="none" w:sz="0" w:space="0" w:color="auto"/>
            <w:left w:val="none" w:sz="0" w:space="0" w:color="auto"/>
            <w:bottom w:val="none" w:sz="0" w:space="0" w:color="auto"/>
            <w:right w:val="none" w:sz="0" w:space="0" w:color="auto"/>
          </w:divBdr>
        </w:div>
        <w:div w:id="1847591807">
          <w:marLeft w:val="640"/>
          <w:marRight w:val="0"/>
          <w:marTop w:val="0"/>
          <w:marBottom w:val="0"/>
          <w:divBdr>
            <w:top w:val="none" w:sz="0" w:space="0" w:color="auto"/>
            <w:left w:val="none" w:sz="0" w:space="0" w:color="auto"/>
            <w:bottom w:val="none" w:sz="0" w:space="0" w:color="auto"/>
            <w:right w:val="none" w:sz="0" w:space="0" w:color="auto"/>
          </w:divBdr>
        </w:div>
        <w:div w:id="174197830">
          <w:marLeft w:val="640"/>
          <w:marRight w:val="0"/>
          <w:marTop w:val="0"/>
          <w:marBottom w:val="0"/>
          <w:divBdr>
            <w:top w:val="none" w:sz="0" w:space="0" w:color="auto"/>
            <w:left w:val="none" w:sz="0" w:space="0" w:color="auto"/>
            <w:bottom w:val="none" w:sz="0" w:space="0" w:color="auto"/>
            <w:right w:val="none" w:sz="0" w:space="0" w:color="auto"/>
          </w:divBdr>
        </w:div>
        <w:div w:id="2045666951">
          <w:marLeft w:val="640"/>
          <w:marRight w:val="0"/>
          <w:marTop w:val="0"/>
          <w:marBottom w:val="0"/>
          <w:divBdr>
            <w:top w:val="none" w:sz="0" w:space="0" w:color="auto"/>
            <w:left w:val="none" w:sz="0" w:space="0" w:color="auto"/>
            <w:bottom w:val="none" w:sz="0" w:space="0" w:color="auto"/>
            <w:right w:val="none" w:sz="0" w:space="0" w:color="auto"/>
          </w:divBdr>
        </w:div>
        <w:div w:id="87580120">
          <w:marLeft w:val="640"/>
          <w:marRight w:val="0"/>
          <w:marTop w:val="0"/>
          <w:marBottom w:val="0"/>
          <w:divBdr>
            <w:top w:val="none" w:sz="0" w:space="0" w:color="auto"/>
            <w:left w:val="none" w:sz="0" w:space="0" w:color="auto"/>
            <w:bottom w:val="none" w:sz="0" w:space="0" w:color="auto"/>
            <w:right w:val="none" w:sz="0" w:space="0" w:color="auto"/>
          </w:divBdr>
        </w:div>
        <w:div w:id="1065488583">
          <w:marLeft w:val="640"/>
          <w:marRight w:val="0"/>
          <w:marTop w:val="0"/>
          <w:marBottom w:val="0"/>
          <w:divBdr>
            <w:top w:val="none" w:sz="0" w:space="0" w:color="auto"/>
            <w:left w:val="none" w:sz="0" w:space="0" w:color="auto"/>
            <w:bottom w:val="none" w:sz="0" w:space="0" w:color="auto"/>
            <w:right w:val="none" w:sz="0" w:space="0" w:color="auto"/>
          </w:divBdr>
        </w:div>
        <w:div w:id="1417705485">
          <w:marLeft w:val="640"/>
          <w:marRight w:val="0"/>
          <w:marTop w:val="0"/>
          <w:marBottom w:val="0"/>
          <w:divBdr>
            <w:top w:val="none" w:sz="0" w:space="0" w:color="auto"/>
            <w:left w:val="none" w:sz="0" w:space="0" w:color="auto"/>
            <w:bottom w:val="none" w:sz="0" w:space="0" w:color="auto"/>
            <w:right w:val="none" w:sz="0" w:space="0" w:color="auto"/>
          </w:divBdr>
        </w:div>
        <w:div w:id="1346178039">
          <w:marLeft w:val="640"/>
          <w:marRight w:val="0"/>
          <w:marTop w:val="0"/>
          <w:marBottom w:val="0"/>
          <w:divBdr>
            <w:top w:val="none" w:sz="0" w:space="0" w:color="auto"/>
            <w:left w:val="none" w:sz="0" w:space="0" w:color="auto"/>
            <w:bottom w:val="none" w:sz="0" w:space="0" w:color="auto"/>
            <w:right w:val="none" w:sz="0" w:space="0" w:color="auto"/>
          </w:divBdr>
        </w:div>
        <w:div w:id="426341698">
          <w:marLeft w:val="640"/>
          <w:marRight w:val="0"/>
          <w:marTop w:val="0"/>
          <w:marBottom w:val="0"/>
          <w:divBdr>
            <w:top w:val="none" w:sz="0" w:space="0" w:color="auto"/>
            <w:left w:val="none" w:sz="0" w:space="0" w:color="auto"/>
            <w:bottom w:val="none" w:sz="0" w:space="0" w:color="auto"/>
            <w:right w:val="none" w:sz="0" w:space="0" w:color="auto"/>
          </w:divBdr>
        </w:div>
        <w:div w:id="2107188190">
          <w:marLeft w:val="640"/>
          <w:marRight w:val="0"/>
          <w:marTop w:val="0"/>
          <w:marBottom w:val="0"/>
          <w:divBdr>
            <w:top w:val="none" w:sz="0" w:space="0" w:color="auto"/>
            <w:left w:val="none" w:sz="0" w:space="0" w:color="auto"/>
            <w:bottom w:val="none" w:sz="0" w:space="0" w:color="auto"/>
            <w:right w:val="none" w:sz="0" w:space="0" w:color="auto"/>
          </w:divBdr>
        </w:div>
        <w:div w:id="95905324">
          <w:marLeft w:val="640"/>
          <w:marRight w:val="0"/>
          <w:marTop w:val="0"/>
          <w:marBottom w:val="0"/>
          <w:divBdr>
            <w:top w:val="none" w:sz="0" w:space="0" w:color="auto"/>
            <w:left w:val="none" w:sz="0" w:space="0" w:color="auto"/>
            <w:bottom w:val="none" w:sz="0" w:space="0" w:color="auto"/>
            <w:right w:val="none" w:sz="0" w:space="0" w:color="auto"/>
          </w:divBdr>
        </w:div>
        <w:div w:id="633559824">
          <w:marLeft w:val="640"/>
          <w:marRight w:val="0"/>
          <w:marTop w:val="0"/>
          <w:marBottom w:val="0"/>
          <w:divBdr>
            <w:top w:val="none" w:sz="0" w:space="0" w:color="auto"/>
            <w:left w:val="none" w:sz="0" w:space="0" w:color="auto"/>
            <w:bottom w:val="none" w:sz="0" w:space="0" w:color="auto"/>
            <w:right w:val="none" w:sz="0" w:space="0" w:color="auto"/>
          </w:divBdr>
        </w:div>
        <w:div w:id="2044398141">
          <w:marLeft w:val="640"/>
          <w:marRight w:val="0"/>
          <w:marTop w:val="0"/>
          <w:marBottom w:val="0"/>
          <w:divBdr>
            <w:top w:val="none" w:sz="0" w:space="0" w:color="auto"/>
            <w:left w:val="none" w:sz="0" w:space="0" w:color="auto"/>
            <w:bottom w:val="none" w:sz="0" w:space="0" w:color="auto"/>
            <w:right w:val="none" w:sz="0" w:space="0" w:color="auto"/>
          </w:divBdr>
        </w:div>
        <w:div w:id="1974603188">
          <w:marLeft w:val="640"/>
          <w:marRight w:val="0"/>
          <w:marTop w:val="0"/>
          <w:marBottom w:val="0"/>
          <w:divBdr>
            <w:top w:val="none" w:sz="0" w:space="0" w:color="auto"/>
            <w:left w:val="none" w:sz="0" w:space="0" w:color="auto"/>
            <w:bottom w:val="none" w:sz="0" w:space="0" w:color="auto"/>
            <w:right w:val="none" w:sz="0" w:space="0" w:color="auto"/>
          </w:divBdr>
        </w:div>
        <w:div w:id="1000431574">
          <w:marLeft w:val="640"/>
          <w:marRight w:val="0"/>
          <w:marTop w:val="0"/>
          <w:marBottom w:val="0"/>
          <w:divBdr>
            <w:top w:val="none" w:sz="0" w:space="0" w:color="auto"/>
            <w:left w:val="none" w:sz="0" w:space="0" w:color="auto"/>
            <w:bottom w:val="none" w:sz="0" w:space="0" w:color="auto"/>
            <w:right w:val="none" w:sz="0" w:space="0" w:color="auto"/>
          </w:divBdr>
        </w:div>
        <w:div w:id="1405494508">
          <w:marLeft w:val="640"/>
          <w:marRight w:val="0"/>
          <w:marTop w:val="0"/>
          <w:marBottom w:val="0"/>
          <w:divBdr>
            <w:top w:val="none" w:sz="0" w:space="0" w:color="auto"/>
            <w:left w:val="none" w:sz="0" w:space="0" w:color="auto"/>
            <w:bottom w:val="none" w:sz="0" w:space="0" w:color="auto"/>
            <w:right w:val="none" w:sz="0" w:space="0" w:color="auto"/>
          </w:divBdr>
        </w:div>
        <w:div w:id="1730762303">
          <w:marLeft w:val="640"/>
          <w:marRight w:val="0"/>
          <w:marTop w:val="0"/>
          <w:marBottom w:val="0"/>
          <w:divBdr>
            <w:top w:val="none" w:sz="0" w:space="0" w:color="auto"/>
            <w:left w:val="none" w:sz="0" w:space="0" w:color="auto"/>
            <w:bottom w:val="none" w:sz="0" w:space="0" w:color="auto"/>
            <w:right w:val="none" w:sz="0" w:space="0" w:color="auto"/>
          </w:divBdr>
        </w:div>
        <w:div w:id="2083402315">
          <w:marLeft w:val="640"/>
          <w:marRight w:val="0"/>
          <w:marTop w:val="0"/>
          <w:marBottom w:val="0"/>
          <w:divBdr>
            <w:top w:val="none" w:sz="0" w:space="0" w:color="auto"/>
            <w:left w:val="none" w:sz="0" w:space="0" w:color="auto"/>
            <w:bottom w:val="none" w:sz="0" w:space="0" w:color="auto"/>
            <w:right w:val="none" w:sz="0" w:space="0" w:color="auto"/>
          </w:divBdr>
        </w:div>
        <w:div w:id="1052385591">
          <w:marLeft w:val="640"/>
          <w:marRight w:val="0"/>
          <w:marTop w:val="0"/>
          <w:marBottom w:val="0"/>
          <w:divBdr>
            <w:top w:val="none" w:sz="0" w:space="0" w:color="auto"/>
            <w:left w:val="none" w:sz="0" w:space="0" w:color="auto"/>
            <w:bottom w:val="none" w:sz="0" w:space="0" w:color="auto"/>
            <w:right w:val="none" w:sz="0" w:space="0" w:color="auto"/>
          </w:divBdr>
        </w:div>
        <w:div w:id="659578612">
          <w:marLeft w:val="640"/>
          <w:marRight w:val="0"/>
          <w:marTop w:val="0"/>
          <w:marBottom w:val="0"/>
          <w:divBdr>
            <w:top w:val="none" w:sz="0" w:space="0" w:color="auto"/>
            <w:left w:val="none" w:sz="0" w:space="0" w:color="auto"/>
            <w:bottom w:val="none" w:sz="0" w:space="0" w:color="auto"/>
            <w:right w:val="none" w:sz="0" w:space="0" w:color="auto"/>
          </w:divBdr>
        </w:div>
        <w:div w:id="1252549591">
          <w:marLeft w:val="640"/>
          <w:marRight w:val="0"/>
          <w:marTop w:val="0"/>
          <w:marBottom w:val="0"/>
          <w:divBdr>
            <w:top w:val="none" w:sz="0" w:space="0" w:color="auto"/>
            <w:left w:val="none" w:sz="0" w:space="0" w:color="auto"/>
            <w:bottom w:val="none" w:sz="0" w:space="0" w:color="auto"/>
            <w:right w:val="none" w:sz="0" w:space="0" w:color="auto"/>
          </w:divBdr>
        </w:div>
        <w:div w:id="1251039954">
          <w:marLeft w:val="640"/>
          <w:marRight w:val="0"/>
          <w:marTop w:val="0"/>
          <w:marBottom w:val="0"/>
          <w:divBdr>
            <w:top w:val="none" w:sz="0" w:space="0" w:color="auto"/>
            <w:left w:val="none" w:sz="0" w:space="0" w:color="auto"/>
            <w:bottom w:val="none" w:sz="0" w:space="0" w:color="auto"/>
            <w:right w:val="none" w:sz="0" w:space="0" w:color="auto"/>
          </w:divBdr>
        </w:div>
        <w:div w:id="1807775881">
          <w:marLeft w:val="640"/>
          <w:marRight w:val="0"/>
          <w:marTop w:val="0"/>
          <w:marBottom w:val="0"/>
          <w:divBdr>
            <w:top w:val="none" w:sz="0" w:space="0" w:color="auto"/>
            <w:left w:val="none" w:sz="0" w:space="0" w:color="auto"/>
            <w:bottom w:val="none" w:sz="0" w:space="0" w:color="auto"/>
            <w:right w:val="none" w:sz="0" w:space="0" w:color="auto"/>
          </w:divBdr>
        </w:div>
      </w:divsChild>
    </w:div>
    <w:div w:id="788401277">
      <w:bodyDiv w:val="1"/>
      <w:marLeft w:val="0"/>
      <w:marRight w:val="0"/>
      <w:marTop w:val="0"/>
      <w:marBottom w:val="0"/>
      <w:divBdr>
        <w:top w:val="none" w:sz="0" w:space="0" w:color="auto"/>
        <w:left w:val="none" w:sz="0" w:space="0" w:color="auto"/>
        <w:bottom w:val="none" w:sz="0" w:space="0" w:color="auto"/>
        <w:right w:val="none" w:sz="0" w:space="0" w:color="auto"/>
      </w:divBdr>
      <w:divsChild>
        <w:div w:id="1019696436">
          <w:marLeft w:val="640"/>
          <w:marRight w:val="0"/>
          <w:marTop w:val="0"/>
          <w:marBottom w:val="0"/>
          <w:divBdr>
            <w:top w:val="none" w:sz="0" w:space="0" w:color="auto"/>
            <w:left w:val="none" w:sz="0" w:space="0" w:color="auto"/>
            <w:bottom w:val="none" w:sz="0" w:space="0" w:color="auto"/>
            <w:right w:val="none" w:sz="0" w:space="0" w:color="auto"/>
          </w:divBdr>
        </w:div>
        <w:div w:id="290400089">
          <w:marLeft w:val="640"/>
          <w:marRight w:val="0"/>
          <w:marTop w:val="0"/>
          <w:marBottom w:val="0"/>
          <w:divBdr>
            <w:top w:val="none" w:sz="0" w:space="0" w:color="auto"/>
            <w:left w:val="none" w:sz="0" w:space="0" w:color="auto"/>
            <w:bottom w:val="none" w:sz="0" w:space="0" w:color="auto"/>
            <w:right w:val="none" w:sz="0" w:space="0" w:color="auto"/>
          </w:divBdr>
        </w:div>
        <w:div w:id="1364747782">
          <w:marLeft w:val="640"/>
          <w:marRight w:val="0"/>
          <w:marTop w:val="0"/>
          <w:marBottom w:val="0"/>
          <w:divBdr>
            <w:top w:val="none" w:sz="0" w:space="0" w:color="auto"/>
            <w:left w:val="none" w:sz="0" w:space="0" w:color="auto"/>
            <w:bottom w:val="none" w:sz="0" w:space="0" w:color="auto"/>
            <w:right w:val="none" w:sz="0" w:space="0" w:color="auto"/>
          </w:divBdr>
        </w:div>
        <w:div w:id="1563520110">
          <w:marLeft w:val="640"/>
          <w:marRight w:val="0"/>
          <w:marTop w:val="0"/>
          <w:marBottom w:val="0"/>
          <w:divBdr>
            <w:top w:val="none" w:sz="0" w:space="0" w:color="auto"/>
            <w:left w:val="none" w:sz="0" w:space="0" w:color="auto"/>
            <w:bottom w:val="none" w:sz="0" w:space="0" w:color="auto"/>
            <w:right w:val="none" w:sz="0" w:space="0" w:color="auto"/>
          </w:divBdr>
        </w:div>
        <w:div w:id="2034841206">
          <w:marLeft w:val="640"/>
          <w:marRight w:val="0"/>
          <w:marTop w:val="0"/>
          <w:marBottom w:val="0"/>
          <w:divBdr>
            <w:top w:val="none" w:sz="0" w:space="0" w:color="auto"/>
            <w:left w:val="none" w:sz="0" w:space="0" w:color="auto"/>
            <w:bottom w:val="none" w:sz="0" w:space="0" w:color="auto"/>
            <w:right w:val="none" w:sz="0" w:space="0" w:color="auto"/>
          </w:divBdr>
        </w:div>
        <w:div w:id="1389839154">
          <w:marLeft w:val="640"/>
          <w:marRight w:val="0"/>
          <w:marTop w:val="0"/>
          <w:marBottom w:val="0"/>
          <w:divBdr>
            <w:top w:val="none" w:sz="0" w:space="0" w:color="auto"/>
            <w:left w:val="none" w:sz="0" w:space="0" w:color="auto"/>
            <w:bottom w:val="none" w:sz="0" w:space="0" w:color="auto"/>
            <w:right w:val="none" w:sz="0" w:space="0" w:color="auto"/>
          </w:divBdr>
        </w:div>
        <w:div w:id="1975135408">
          <w:marLeft w:val="640"/>
          <w:marRight w:val="0"/>
          <w:marTop w:val="0"/>
          <w:marBottom w:val="0"/>
          <w:divBdr>
            <w:top w:val="none" w:sz="0" w:space="0" w:color="auto"/>
            <w:left w:val="none" w:sz="0" w:space="0" w:color="auto"/>
            <w:bottom w:val="none" w:sz="0" w:space="0" w:color="auto"/>
            <w:right w:val="none" w:sz="0" w:space="0" w:color="auto"/>
          </w:divBdr>
        </w:div>
        <w:div w:id="1563129735">
          <w:marLeft w:val="640"/>
          <w:marRight w:val="0"/>
          <w:marTop w:val="0"/>
          <w:marBottom w:val="0"/>
          <w:divBdr>
            <w:top w:val="none" w:sz="0" w:space="0" w:color="auto"/>
            <w:left w:val="none" w:sz="0" w:space="0" w:color="auto"/>
            <w:bottom w:val="none" w:sz="0" w:space="0" w:color="auto"/>
            <w:right w:val="none" w:sz="0" w:space="0" w:color="auto"/>
          </w:divBdr>
        </w:div>
        <w:div w:id="1503082167">
          <w:marLeft w:val="640"/>
          <w:marRight w:val="0"/>
          <w:marTop w:val="0"/>
          <w:marBottom w:val="0"/>
          <w:divBdr>
            <w:top w:val="none" w:sz="0" w:space="0" w:color="auto"/>
            <w:left w:val="none" w:sz="0" w:space="0" w:color="auto"/>
            <w:bottom w:val="none" w:sz="0" w:space="0" w:color="auto"/>
            <w:right w:val="none" w:sz="0" w:space="0" w:color="auto"/>
          </w:divBdr>
        </w:div>
        <w:div w:id="1582061453">
          <w:marLeft w:val="640"/>
          <w:marRight w:val="0"/>
          <w:marTop w:val="0"/>
          <w:marBottom w:val="0"/>
          <w:divBdr>
            <w:top w:val="none" w:sz="0" w:space="0" w:color="auto"/>
            <w:left w:val="none" w:sz="0" w:space="0" w:color="auto"/>
            <w:bottom w:val="none" w:sz="0" w:space="0" w:color="auto"/>
            <w:right w:val="none" w:sz="0" w:space="0" w:color="auto"/>
          </w:divBdr>
        </w:div>
        <w:div w:id="1092435780">
          <w:marLeft w:val="640"/>
          <w:marRight w:val="0"/>
          <w:marTop w:val="0"/>
          <w:marBottom w:val="0"/>
          <w:divBdr>
            <w:top w:val="none" w:sz="0" w:space="0" w:color="auto"/>
            <w:left w:val="none" w:sz="0" w:space="0" w:color="auto"/>
            <w:bottom w:val="none" w:sz="0" w:space="0" w:color="auto"/>
            <w:right w:val="none" w:sz="0" w:space="0" w:color="auto"/>
          </w:divBdr>
        </w:div>
        <w:div w:id="1870725427">
          <w:marLeft w:val="640"/>
          <w:marRight w:val="0"/>
          <w:marTop w:val="0"/>
          <w:marBottom w:val="0"/>
          <w:divBdr>
            <w:top w:val="none" w:sz="0" w:space="0" w:color="auto"/>
            <w:left w:val="none" w:sz="0" w:space="0" w:color="auto"/>
            <w:bottom w:val="none" w:sz="0" w:space="0" w:color="auto"/>
            <w:right w:val="none" w:sz="0" w:space="0" w:color="auto"/>
          </w:divBdr>
        </w:div>
        <w:div w:id="2071297006">
          <w:marLeft w:val="640"/>
          <w:marRight w:val="0"/>
          <w:marTop w:val="0"/>
          <w:marBottom w:val="0"/>
          <w:divBdr>
            <w:top w:val="none" w:sz="0" w:space="0" w:color="auto"/>
            <w:left w:val="none" w:sz="0" w:space="0" w:color="auto"/>
            <w:bottom w:val="none" w:sz="0" w:space="0" w:color="auto"/>
            <w:right w:val="none" w:sz="0" w:space="0" w:color="auto"/>
          </w:divBdr>
        </w:div>
        <w:div w:id="1904174930">
          <w:marLeft w:val="640"/>
          <w:marRight w:val="0"/>
          <w:marTop w:val="0"/>
          <w:marBottom w:val="0"/>
          <w:divBdr>
            <w:top w:val="none" w:sz="0" w:space="0" w:color="auto"/>
            <w:left w:val="none" w:sz="0" w:space="0" w:color="auto"/>
            <w:bottom w:val="none" w:sz="0" w:space="0" w:color="auto"/>
            <w:right w:val="none" w:sz="0" w:space="0" w:color="auto"/>
          </w:divBdr>
        </w:div>
        <w:div w:id="816804436">
          <w:marLeft w:val="640"/>
          <w:marRight w:val="0"/>
          <w:marTop w:val="0"/>
          <w:marBottom w:val="0"/>
          <w:divBdr>
            <w:top w:val="none" w:sz="0" w:space="0" w:color="auto"/>
            <w:left w:val="none" w:sz="0" w:space="0" w:color="auto"/>
            <w:bottom w:val="none" w:sz="0" w:space="0" w:color="auto"/>
            <w:right w:val="none" w:sz="0" w:space="0" w:color="auto"/>
          </w:divBdr>
        </w:div>
        <w:div w:id="1690640979">
          <w:marLeft w:val="640"/>
          <w:marRight w:val="0"/>
          <w:marTop w:val="0"/>
          <w:marBottom w:val="0"/>
          <w:divBdr>
            <w:top w:val="none" w:sz="0" w:space="0" w:color="auto"/>
            <w:left w:val="none" w:sz="0" w:space="0" w:color="auto"/>
            <w:bottom w:val="none" w:sz="0" w:space="0" w:color="auto"/>
            <w:right w:val="none" w:sz="0" w:space="0" w:color="auto"/>
          </w:divBdr>
        </w:div>
        <w:div w:id="2026440168">
          <w:marLeft w:val="640"/>
          <w:marRight w:val="0"/>
          <w:marTop w:val="0"/>
          <w:marBottom w:val="0"/>
          <w:divBdr>
            <w:top w:val="none" w:sz="0" w:space="0" w:color="auto"/>
            <w:left w:val="none" w:sz="0" w:space="0" w:color="auto"/>
            <w:bottom w:val="none" w:sz="0" w:space="0" w:color="auto"/>
            <w:right w:val="none" w:sz="0" w:space="0" w:color="auto"/>
          </w:divBdr>
        </w:div>
        <w:div w:id="818494707">
          <w:marLeft w:val="640"/>
          <w:marRight w:val="0"/>
          <w:marTop w:val="0"/>
          <w:marBottom w:val="0"/>
          <w:divBdr>
            <w:top w:val="none" w:sz="0" w:space="0" w:color="auto"/>
            <w:left w:val="none" w:sz="0" w:space="0" w:color="auto"/>
            <w:bottom w:val="none" w:sz="0" w:space="0" w:color="auto"/>
            <w:right w:val="none" w:sz="0" w:space="0" w:color="auto"/>
          </w:divBdr>
        </w:div>
        <w:div w:id="1672296618">
          <w:marLeft w:val="640"/>
          <w:marRight w:val="0"/>
          <w:marTop w:val="0"/>
          <w:marBottom w:val="0"/>
          <w:divBdr>
            <w:top w:val="none" w:sz="0" w:space="0" w:color="auto"/>
            <w:left w:val="none" w:sz="0" w:space="0" w:color="auto"/>
            <w:bottom w:val="none" w:sz="0" w:space="0" w:color="auto"/>
            <w:right w:val="none" w:sz="0" w:space="0" w:color="auto"/>
          </w:divBdr>
        </w:div>
        <w:div w:id="341201605">
          <w:marLeft w:val="640"/>
          <w:marRight w:val="0"/>
          <w:marTop w:val="0"/>
          <w:marBottom w:val="0"/>
          <w:divBdr>
            <w:top w:val="none" w:sz="0" w:space="0" w:color="auto"/>
            <w:left w:val="none" w:sz="0" w:space="0" w:color="auto"/>
            <w:bottom w:val="none" w:sz="0" w:space="0" w:color="auto"/>
            <w:right w:val="none" w:sz="0" w:space="0" w:color="auto"/>
          </w:divBdr>
        </w:div>
        <w:div w:id="303124315">
          <w:marLeft w:val="640"/>
          <w:marRight w:val="0"/>
          <w:marTop w:val="0"/>
          <w:marBottom w:val="0"/>
          <w:divBdr>
            <w:top w:val="none" w:sz="0" w:space="0" w:color="auto"/>
            <w:left w:val="none" w:sz="0" w:space="0" w:color="auto"/>
            <w:bottom w:val="none" w:sz="0" w:space="0" w:color="auto"/>
            <w:right w:val="none" w:sz="0" w:space="0" w:color="auto"/>
          </w:divBdr>
        </w:div>
        <w:div w:id="1008210606">
          <w:marLeft w:val="640"/>
          <w:marRight w:val="0"/>
          <w:marTop w:val="0"/>
          <w:marBottom w:val="0"/>
          <w:divBdr>
            <w:top w:val="none" w:sz="0" w:space="0" w:color="auto"/>
            <w:left w:val="none" w:sz="0" w:space="0" w:color="auto"/>
            <w:bottom w:val="none" w:sz="0" w:space="0" w:color="auto"/>
            <w:right w:val="none" w:sz="0" w:space="0" w:color="auto"/>
          </w:divBdr>
        </w:div>
        <w:div w:id="247232187">
          <w:marLeft w:val="640"/>
          <w:marRight w:val="0"/>
          <w:marTop w:val="0"/>
          <w:marBottom w:val="0"/>
          <w:divBdr>
            <w:top w:val="none" w:sz="0" w:space="0" w:color="auto"/>
            <w:left w:val="none" w:sz="0" w:space="0" w:color="auto"/>
            <w:bottom w:val="none" w:sz="0" w:space="0" w:color="auto"/>
            <w:right w:val="none" w:sz="0" w:space="0" w:color="auto"/>
          </w:divBdr>
        </w:div>
        <w:div w:id="296836271">
          <w:marLeft w:val="640"/>
          <w:marRight w:val="0"/>
          <w:marTop w:val="0"/>
          <w:marBottom w:val="0"/>
          <w:divBdr>
            <w:top w:val="none" w:sz="0" w:space="0" w:color="auto"/>
            <w:left w:val="none" w:sz="0" w:space="0" w:color="auto"/>
            <w:bottom w:val="none" w:sz="0" w:space="0" w:color="auto"/>
            <w:right w:val="none" w:sz="0" w:space="0" w:color="auto"/>
          </w:divBdr>
        </w:div>
        <w:div w:id="468864273">
          <w:marLeft w:val="640"/>
          <w:marRight w:val="0"/>
          <w:marTop w:val="0"/>
          <w:marBottom w:val="0"/>
          <w:divBdr>
            <w:top w:val="none" w:sz="0" w:space="0" w:color="auto"/>
            <w:left w:val="none" w:sz="0" w:space="0" w:color="auto"/>
            <w:bottom w:val="none" w:sz="0" w:space="0" w:color="auto"/>
            <w:right w:val="none" w:sz="0" w:space="0" w:color="auto"/>
          </w:divBdr>
        </w:div>
        <w:div w:id="444623279">
          <w:marLeft w:val="640"/>
          <w:marRight w:val="0"/>
          <w:marTop w:val="0"/>
          <w:marBottom w:val="0"/>
          <w:divBdr>
            <w:top w:val="none" w:sz="0" w:space="0" w:color="auto"/>
            <w:left w:val="none" w:sz="0" w:space="0" w:color="auto"/>
            <w:bottom w:val="none" w:sz="0" w:space="0" w:color="auto"/>
            <w:right w:val="none" w:sz="0" w:space="0" w:color="auto"/>
          </w:divBdr>
        </w:div>
        <w:div w:id="1922521118">
          <w:marLeft w:val="640"/>
          <w:marRight w:val="0"/>
          <w:marTop w:val="0"/>
          <w:marBottom w:val="0"/>
          <w:divBdr>
            <w:top w:val="none" w:sz="0" w:space="0" w:color="auto"/>
            <w:left w:val="none" w:sz="0" w:space="0" w:color="auto"/>
            <w:bottom w:val="none" w:sz="0" w:space="0" w:color="auto"/>
            <w:right w:val="none" w:sz="0" w:space="0" w:color="auto"/>
          </w:divBdr>
        </w:div>
        <w:div w:id="1714884491">
          <w:marLeft w:val="640"/>
          <w:marRight w:val="0"/>
          <w:marTop w:val="0"/>
          <w:marBottom w:val="0"/>
          <w:divBdr>
            <w:top w:val="none" w:sz="0" w:space="0" w:color="auto"/>
            <w:left w:val="none" w:sz="0" w:space="0" w:color="auto"/>
            <w:bottom w:val="none" w:sz="0" w:space="0" w:color="auto"/>
            <w:right w:val="none" w:sz="0" w:space="0" w:color="auto"/>
          </w:divBdr>
        </w:div>
        <w:div w:id="960185685">
          <w:marLeft w:val="640"/>
          <w:marRight w:val="0"/>
          <w:marTop w:val="0"/>
          <w:marBottom w:val="0"/>
          <w:divBdr>
            <w:top w:val="none" w:sz="0" w:space="0" w:color="auto"/>
            <w:left w:val="none" w:sz="0" w:space="0" w:color="auto"/>
            <w:bottom w:val="none" w:sz="0" w:space="0" w:color="auto"/>
            <w:right w:val="none" w:sz="0" w:space="0" w:color="auto"/>
          </w:divBdr>
        </w:div>
        <w:div w:id="1199203332">
          <w:marLeft w:val="640"/>
          <w:marRight w:val="0"/>
          <w:marTop w:val="0"/>
          <w:marBottom w:val="0"/>
          <w:divBdr>
            <w:top w:val="none" w:sz="0" w:space="0" w:color="auto"/>
            <w:left w:val="none" w:sz="0" w:space="0" w:color="auto"/>
            <w:bottom w:val="none" w:sz="0" w:space="0" w:color="auto"/>
            <w:right w:val="none" w:sz="0" w:space="0" w:color="auto"/>
          </w:divBdr>
        </w:div>
        <w:div w:id="874656111">
          <w:marLeft w:val="640"/>
          <w:marRight w:val="0"/>
          <w:marTop w:val="0"/>
          <w:marBottom w:val="0"/>
          <w:divBdr>
            <w:top w:val="none" w:sz="0" w:space="0" w:color="auto"/>
            <w:left w:val="none" w:sz="0" w:space="0" w:color="auto"/>
            <w:bottom w:val="none" w:sz="0" w:space="0" w:color="auto"/>
            <w:right w:val="none" w:sz="0" w:space="0" w:color="auto"/>
          </w:divBdr>
        </w:div>
        <w:div w:id="1141924394">
          <w:marLeft w:val="640"/>
          <w:marRight w:val="0"/>
          <w:marTop w:val="0"/>
          <w:marBottom w:val="0"/>
          <w:divBdr>
            <w:top w:val="none" w:sz="0" w:space="0" w:color="auto"/>
            <w:left w:val="none" w:sz="0" w:space="0" w:color="auto"/>
            <w:bottom w:val="none" w:sz="0" w:space="0" w:color="auto"/>
            <w:right w:val="none" w:sz="0" w:space="0" w:color="auto"/>
          </w:divBdr>
        </w:div>
        <w:div w:id="1386680074">
          <w:marLeft w:val="640"/>
          <w:marRight w:val="0"/>
          <w:marTop w:val="0"/>
          <w:marBottom w:val="0"/>
          <w:divBdr>
            <w:top w:val="none" w:sz="0" w:space="0" w:color="auto"/>
            <w:left w:val="none" w:sz="0" w:space="0" w:color="auto"/>
            <w:bottom w:val="none" w:sz="0" w:space="0" w:color="auto"/>
            <w:right w:val="none" w:sz="0" w:space="0" w:color="auto"/>
          </w:divBdr>
        </w:div>
        <w:div w:id="556278531">
          <w:marLeft w:val="640"/>
          <w:marRight w:val="0"/>
          <w:marTop w:val="0"/>
          <w:marBottom w:val="0"/>
          <w:divBdr>
            <w:top w:val="none" w:sz="0" w:space="0" w:color="auto"/>
            <w:left w:val="none" w:sz="0" w:space="0" w:color="auto"/>
            <w:bottom w:val="none" w:sz="0" w:space="0" w:color="auto"/>
            <w:right w:val="none" w:sz="0" w:space="0" w:color="auto"/>
          </w:divBdr>
        </w:div>
        <w:div w:id="1932810341">
          <w:marLeft w:val="640"/>
          <w:marRight w:val="0"/>
          <w:marTop w:val="0"/>
          <w:marBottom w:val="0"/>
          <w:divBdr>
            <w:top w:val="none" w:sz="0" w:space="0" w:color="auto"/>
            <w:left w:val="none" w:sz="0" w:space="0" w:color="auto"/>
            <w:bottom w:val="none" w:sz="0" w:space="0" w:color="auto"/>
            <w:right w:val="none" w:sz="0" w:space="0" w:color="auto"/>
          </w:divBdr>
        </w:div>
        <w:div w:id="760226312">
          <w:marLeft w:val="640"/>
          <w:marRight w:val="0"/>
          <w:marTop w:val="0"/>
          <w:marBottom w:val="0"/>
          <w:divBdr>
            <w:top w:val="none" w:sz="0" w:space="0" w:color="auto"/>
            <w:left w:val="none" w:sz="0" w:space="0" w:color="auto"/>
            <w:bottom w:val="none" w:sz="0" w:space="0" w:color="auto"/>
            <w:right w:val="none" w:sz="0" w:space="0" w:color="auto"/>
          </w:divBdr>
        </w:div>
        <w:div w:id="352996274">
          <w:marLeft w:val="640"/>
          <w:marRight w:val="0"/>
          <w:marTop w:val="0"/>
          <w:marBottom w:val="0"/>
          <w:divBdr>
            <w:top w:val="none" w:sz="0" w:space="0" w:color="auto"/>
            <w:left w:val="none" w:sz="0" w:space="0" w:color="auto"/>
            <w:bottom w:val="none" w:sz="0" w:space="0" w:color="auto"/>
            <w:right w:val="none" w:sz="0" w:space="0" w:color="auto"/>
          </w:divBdr>
        </w:div>
        <w:div w:id="827282129">
          <w:marLeft w:val="640"/>
          <w:marRight w:val="0"/>
          <w:marTop w:val="0"/>
          <w:marBottom w:val="0"/>
          <w:divBdr>
            <w:top w:val="none" w:sz="0" w:space="0" w:color="auto"/>
            <w:left w:val="none" w:sz="0" w:space="0" w:color="auto"/>
            <w:bottom w:val="none" w:sz="0" w:space="0" w:color="auto"/>
            <w:right w:val="none" w:sz="0" w:space="0" w:color="auto"/>
          </w:divBdr>
        </w:div>
        <w:div w:id="1972437312">
          <w:marLeft w:val="640"/>
          <w:marRight w:val="0"/>
          <w:marTop w:val="0"/>
          <w:marBottom w:val="0"/>
          <w:divBdr>
            <w:top w:val="none" w:sz="0" w:space="0" w:color="auto"/>
            <w:left w:val="none" w:sz="0" w:space="0" w:color="auto"/>
            <w:bottom w:val="none" w:sz="0" w:space="0" w:color="auto"/>
            <w:right w:val="none" w:sz="0" w:space="0" w:color="auto"/>
          </w:divBdr>
        </w:div>
      </w:divsChild>
    </w:div>
    <w:div w:id="790365312">
      <w:bodyDiv w:val="1"/>
      <w:marLeft w:val="0"/>
      <w:marRight w:val="0"/>
      <w:marTop w:val="0"/>
      <w:marBottom w:val="0"/>
      <w:divBdr>
        <w:top w:val="none" w:sz="0" w:space="0" w:color="auto"/>
        <w:left w:val="none" w:sz="0" w:space="0" w:color="auto"/>
        <w:bottom w:val="none" w:sz="0" w:space="0" w:color="auto"/>
        <w:right w:val="none" w:sz="0" w:space="0" w:color="auto"/>
      </w:divBdr>
      <w:divsChild>
        <w:div w:id="1396316822">
          <w:marLeft w:val="640"/>
          <w:marRight w:val="0"/>
          <w:marTop w:val="0"/>
          <w:marBottom w:val="0"/>
          <w:divBdr>
            <w:top w:val="none" w:sz="0" w:space="0" w:color="auto"/>
            <w:left w:val="none" w:sz="0" w:space="0" w:color="auto"/>
            <w:bottom w:val="none" w:sz="0" w:space="0" w:color="auto"/>
            <w:right w:val="none" w:sz="0" w:space="0" w:color="auto"/>
          </w:divBdr>
        </w:div>
        <w:div w:id="195044782">
          <w:marLeft w:val="640"/>
          <w:marRight w:val="0"/>
          <w:marTop w:val="0"/>
          <w:marBottom w:val="0"/>
          <w:divBdr>
            <w:top w:val="none" w:sz="0" w:space="0" w:color="auto"/>
            <w:left w:val="none" w:sz="0" w:space="0" w:color="auto"/>
            <w:bottom w:val="none" w:sz="0" w:space="0" w:color="auto"/>
            <w:right w:val="none" w:sz="0" w:space="0" w:color="auto"/>
          </w:divBdr>
        </w:div>
        <w:div w:id="1979992500">
          <w:marLeft w:val="640"/>
          <w:marRight w:val="0"/>
          <w:marTop w:val="0"/>
          <w:marBottom w:val="0"/>
          <w:divBdr>
            <w:top w:val="none" w:sz="0" w:space="0" w:color="auto"/>
            <w:left w:val="none" w:sz="0" w:space="0" w:color="auto"/>
            <w:bottom w:val="none" w:sz="0" w:space="0" w:color="auto"/>
            <w:right w:val="none" w:sz="0" w:space="0" w:color="auto"/>
          </w:divBdr>
        </w:div>
        <w:div w:id="245305429">
          <w:marLeft w:val="640"/>
          <w:marRight w:val="0"/>
          <w:marTop w:val="0"/>
          <w:marBottom w:val="0"/>
          <w:divBdr>
            <w:top w:val="none" w:sz="0" w:space="0" w:color="auto"/>
            <w:left w:val="none" w:sz="0" w:space="0" w:color="auto"/>
            <w:bottom w:val="none" w:sz="0" w:space="0" w:color="auto"/>
            <w:right w:val="none" w:sz="0" w:space="0" w:color="auto"/>
          </w:divBdr>
        </w:div>
        <w:div w:id="1220675074">
          <w:marLeft w:val="640"/>
          <w:marRight w:val="0"/>
          <w:marTop w:val="0"/>
          <w:marBottom w:val="0"/>
          <w:divBdr>
            <w:top w:val="none" w:sz="0" w:space="0" w:color="auto"/>
            <w:left w:val="none" w:sz="0" w:space="0" w:color="auto"/>
            <w:bottom w:val="none" w:sz="0" w:space="0" w:color="auto"/>
            <w:right w:val="none" w:sz="0" w:space="0" w:color="auto"/>
          </w:divBdr>
        </w:div>
        <w:div w:id="2047948902">
          <w:marLeft w:val="640"/>
          <w:marRight w:val="0"/>
          <w:marTop w:val="0"/>
          <w:marBottom w:val="0"/>
          <w:divBdr>
            <w:top w:val="none" w:sz="0" w:space="0" w:color="auto"/>
            <w:left w:val="none" w:sz="0" w:space="0" w:color="auto"/>
            <w:bottom w:val="none" w:sz="0" w:space="0" w:color="auto"/>
            <w:right w:val="none" w:sz="0" w:space="0" w:color="auto"/>
          </w:divBdr>
        </w:div>
        <w:div w:id="1699307126">
          <w:marLeft w:val="640"/>
          <w:marRight w:val="0"/>
          <w:marTop w:val="0"/>
          <w:marBottom w:val="0"/>
          <w:divBdr>
            <w:top w:val="none" w:sz="0" w:space="0" w:color="auto"/>
            <w:left w:val="none" w:sz="0" w:space="0" w:color="auto"/>
            <w:bottom w:val="none" w:sz="0" w:space="0" w:color="auto"/>
            <w:right w:val="none" w:sz="0" w:space="0" w:color="auto"/>
          </w:divBdr>
        </w:div>
        <w:div w:id="1296907494">
          <w:marLeft w:val="640"/>
          <w:marRight w:val="0"/>
          <w:marTop w:val="0"/>
          <w:marBottom w:val="0"/>
          <w:divBdr>
            <w:top w:val="none" w:sz="0" w:space="0" w:color="auto"/>
            <w:left w:val="none" w:sz="0" w:space="0" w:color="auto"/>
            <w:bottom w:val="none" w:sz="0" w:space="0" w:color="auto"/>
            <w:right w:val="none" w:sz="0" w:space="0" w:color="auto"/>
          </w:divBdr>
        </w:div>
        <w:div w:id="556355494">
          <w:marLeft w:val="640"/>
          <w:marRight w:val="0"/>
          <w:marTop w:val="0"/>
          <w:marBottom w:val="0"/>
          <w:divBdr>
            <w:top w:val="none" w:sz="0" w:space="0" w:color="auto"/>
            <w:left w:val="none" w:sz="0" w:space="0" w:color="auto"/>
            <w:bottom w:val="none" w:sz="0" w:space="0" w:color="auto"/>
            <w:right w:val="none" w:sz="0" w:space="0" w:color="auto"/>
          </w:divBdr>
        </w:div>
        <w:div w:id="2142527251">
          <w:marLeft w:val="640"/>
          <w:marRight w:val="0"/>
          <w:marTop w:val="0"/>
          <w:marBottom w:val="0"/>
          <w:divBdr>
            <w:top w:val="none" w:sz="0" w:space="0" w:color="auto"/>
            <w:left w:val="none" w:sz="0" w:space="0" w:color="auto"/>
            <w:bottom w:val="none" w:sz="0" w:space="0" w:color="auto"/>
            <w:right w:val="none" w:sz="0" w:space="0" w:color="auto"/>
          </w:divBdr>
        </w:div>
        <w:div w:id="1044714389">
          <w:marLeft w:val="640"/>
          <w:marRight w:val="0"/>
          <w:marTop w:val="0"/>
          <w:marBottom w:val="0"/>
          <w:divBdr>
            <w:top w:val="none" w:sz="0" w:space="0" w:color="auto"/>
            <w:left w:val="none" w:sz="0" w:space="0" w:color="auto"/>
            <w:bottom w:val="none" w:sz="0" w:space="0" w:color="auto"/>
            <w:right w:val="none" w:sz="0" w:space="0" w:color="auto"/>
          </w:divBdr>
        </w:div>
        <w:div w:id="1054624466">
          <w:marLeft w:val="640"/>
          <w:marRight w:val="0"/>
          <w:marTop w:val="0"/>
          <w:marBottom w:val="0"/>
          <w:divBdr>
            <w:top w:val="none" w:sz="0" w:space="0" w:color="auto"/>
            <w:left w:val="none" w:sz="0" w:space="0" w:color="auto"/>
            <w:bottom w:val="none" w:sz="0" w:space="0" w:color="auto"/>
            <w:right w:val="none" w:sz="0" w:space="0" w:color="auto"/>
          </w:divBdr>
        </w:div>
        <w:div w:id="791096520">
          <w:marLeft w:val="640"/>
          <w:marRight w:val="0"/>
          <w:marTop w:val="0"/>
          <w:marBottom w:val="0"/>
          <w:divBdr>
            <w:top w:val="none" w:sz="0" w:space="0" w:color="auto"/>
            <w:left w:val="none" w:sz="0" w:space="0" w:color="auto"/>
            <w:bottom w:val="none" w:sz="0" w:space="0" w:color="auto"/>
            <w:right w:val="none" w:sz="0" w:space="0" w:color="auto"/>
          </w:divBdr>
        </w:div>
        <w:div w:id="712924310">
          <w:marLeft w:val="640"/>
          <w:marRight w:val="0"/>
          <w:marTop w:val="0"/>
          <w:marBottom w:val="0"/>
          <w:divBdr>
            <w:top w:val="none" w:sz="0" w:space="0" w:color="auto"/>
            <w:left w:val="none" w:sz="0" w:space="0" w:color="auto"/>
            <w:bottom w:val="none" w:sz="0" w:space="0" w:color="auto"/>
            <w:right w:val="none" w:sz="0" w:space="0" w:color="auto"/>
          </w:divBdr>
        </w:div>
        <w:div w:id="598027499">
          <w:marLeft w:val="640"/>
          <w:marRight w:val="0"/>
          <w:marTop w:val="0"/>
          <w:marBottom w:val="0"/>
          <w:divBdr>
            <w:top w:val="none" w:sz="0" w:space="0" w:color="auto"/>
            <w:left w:val="none" w:sz="0" w:space="0" w:color="auto"/>
            <w:bottom w:val="none" w:sz="0" w:space="0" w:color="auto"/>
            <w:right w:val="none" w:sz="0" w:space="0" w:color="auto"/>
          </w:divBdr>
        </w:div>
        <w:div w:id="2018265477">
          <w:marLeft w:val="640"/>
          <w:marRight w:val="0"/>
          <w:marTop w:val="0"/>
          <w:marBottom w:val="0"/>
          <w:divBdr>
            <w:top w:val="none" w:sz="0" w:space="0" w:color="auto"/>
            <w:left w:val="none" w:sz="0" w:space="0" w:color="auto"/>
            <w:bottom w:val="none" w:sz="0" w:space="0" w:color="auto"/>
            <w:right w:val="none" w:sz="0" w:space="0" w:color="auto"/>
          </w:divBdr>
        </w:div>
        <w:div w:id="555700374">
          <w:marLeft w:val="640"/>
          <w:marRight w:val="0"/>
          <w:marTop w:val="0"/>
          <w:marBottom w:val="0"/>
          <w:divBdr>
            <w:top w:val="none" w:sz="0" w:space="0" w:color="auto"/>
            <w:left w:val="none" w:sz="0" w:space="0" w:color="auto"/>
            <w:bottom w:val="none" w:sz="0" w:space="0" w:color="auto"/>
            <w:right w:val="none" w:sz="0" w:space="0" w:color="auto"/>
          </w:divBdr>
        </w:div>
        <w:div w:id="444928860">
          <w:marLeft w:val="640"/>
          <w:marRight w:val="0"/>
          <w:marTop w:val="0"/>
          <w:marBottom w:val="0"/>
          <w:divBdr>
            <w:top w:val="none" w:sz="0" w:space="0" w:color="auto"/>
            <w:left w:val="none" w:sz="0" w:space="0" w:color="auto"/>
            <w:bottom w:val="none" w:sz="0" w:space="0" w:color="auto"/>
            <w:right w:val="none" w:sz="0" w:space="0" w:color="auto"/>
          </w:divBdr>
        </w:div>
        <w:div w:id="377244033">
          <w:marLeft w:val="640"/>
          <w:marRight w:val="0"/>
          <w:marTop w:val="0"/>
          <w:marBottom w:val="0"/>
          <w:divBdr>
            <w:top w:val="none" w:sz="0" w:space="0" w:color="auto"/>
            <w:left w:val="none" w:sz="0" w:space="0" w:color="auto"/>
            <w:bottom w:val="none" w:sz="0" w:space="0" w:color="auto"/>
            <w:right w:val="none" w:sz="0" w:space="0" w:color="auto"/>
          </w:divBdr>
        </w:div>
        <w:div w:id="553352645">
          <w:marLeft w:val="640"/>
          <w:marRight w:val="0"/>
          <w:marTop w:val="0"/>
          <w:marBottom w:val="0"/>
          <w:divBdr>
            <w:top w:val="none" w:sz="0" w:space="0" w:color="auto"/>
            <w:left w:val="none" w:sz="0" w:space="0" w:color="auto"/>
            <w:bottom w:val="none" w:sz="0" w:space="0" w:color="auto"/>
            <w:right w:val="none" w:sz="0" w:space="0" w:color="auto"/>
          </w:divBdr>
        </w:div>
        <w:div w:id="17121912">
          <w:marLeft w:val="640"/>
          <w:marRight w:val="0"/>
          <w:marTop w:val="0"/>
          <w:marBottom w:val="0"/>
          <w:divBdr>
            <w:top w:val="none" w:sz="0" w:space="0" w:color="auto"/>
            <w:left w:val="none" w:sz="0" w:space="0" w:color="auto"/>
            <w:bottom w:val="none" w:sz="0" w:space="0" w:color="auto"/>
            <w:right w:val="none" w:sz="0" w:space="0" w:color="auto"/>
          </w:divBdr>
        </w:div>
        <w:div w:id="906887845">
          <w:marLeft w:val="640"/>
          <w:marRight w:val="0"/>
          <w:marTop w:val="0"/>
          <w:marBottom w:val="0"/>
          <w:divBdr>
            <w:top w:val="none" w:sz="0" w:space="0" w:color="auto"/>
            <w:left w:val="none" w:sz="0" w:space="0" w:color="auto"/>
            <w:bottom w:val="none" w:sz="0" w:space="0" w:color="auto"/>
            <w:right w:val="none" w:sz="0" w:space="0" w:color="auto"/>
          </w:divBdr>
        </w:div>
        <w:div w:id="1444037190">
          <w:marLeft w:val="640"/>
          <w:marRight w:val="0"/>
          <w:marTop w:val="0"/>
          <w:marBottom w:val="0"/>
          <w:divBdr>
            <w:top w:val="none" w:sz="0" w:space="0" w:color="auto"/>
            <w:left w:val="none" w:sz="0" w:space="0" w:color="auto"/>
            <w:bottom w:val="none" w:sz="0" w:space="0" w:color="auto"/>
            <w:right w:val="none" w:sz="0" w:space="0" w:color="auto"/>
          </w:divBdr>
        </w:div>
        <w:div w:id="907110285">
          <w:marLeft w:val="640"/>
          <w:marRight w:val="0"/>
          <w:marTop w:val="0"/>
          <w:marBottom w:val="0"/>
          <w:divBdr>
            <w:top w:val="none" w:sz="0" w:space="0" w:color="auto"/>
            <w:left w:val="none" w:sz="0" w:space="0" w:color="auto"/>
            <w:bottom w:val="none" w:sz="0" w:space="0" w:color="auto"/>
            <w:right w:val="none" w:sz="0" w:space="0" w:color="auto"/>
          </w:divBdr>
        </w:div>
        <w:div w:id="1660376960">
          <w:marLeft w:val="640"/>
          <w:marRight w:val="0"/>
          <w:marTop w:val="0"/>
          <w:marBottom w:val="0"/>
          <w:divBdr>
            <w:top w:val="none" w:sz="0" w:space="0" w:color="auto"/>
            <w:left w:val="none" w:sz="0" w:space="0" w:color="auto"/>
            <w:bottom w:val="none" w:sz="0" w:space="0" w:color="auto"/>
            <w:right w:val="none" w:sz="0" w:space="0" w:color="auto"/>
          </w:divBdr>
        </w:div>
        <w:div w:id="1428888701">
          <w:marLeft w:val="640"/>
          <w:marRight w:val="0"/>
          <w:marTop w:val="0"/>
          <w:marBottom w:val="0"/>
          <w:divBdr>
            <w:top w:val="none" w:sz="0" w:space="0" w:color="auto"/>
            <w:left w:val="none" w:sz="0" w:space="0" w:color="auto"/>
            <w:bottom w:val="none" w:sz="0" w:space="0" w:color="auto"/>
            <w:right w:val="none" w:sz="0" w:space="0" w:color="auto"/>
          </w:divBdr>
        </w:div>
        <w:div w:id="443157133">
          <w:marLeft w:val="640"/>
          <w:marRight w:val="0"/>
          <w:marTop w:val="0"/>
          <w:marBottom w:val="0"/>
          <w:divBdr>
            <w:top w:val="none" w:sz="0" w:space="0" w:color="auto"/>
            <w:left w:val="none" w:sz="0" w:space="0" w:color="auto"/>
            <w:bottom w:val="none" w:sz="0" w:space="0" w:color="auto"/>
            <w:right w:val="none" w:sz="0" w:space="0" w:color="auto"/>
          </w:divBdr>
        </w:div>
        <w:div w:id="866724378">
          <w:marLeft w:val="640"/>
          <w:marRight w:val="0"/>
          <w:marTop w:val="0"/>
          <w:marBottom w:val="0"/>
          <w:divBdr>
            <w:top w:val="none" w:sz="0" w:space="0" w:color="auto"/>
            <w:left w:val="none" w:sz="0" w:space="0" w:color="auto"/>
            <w:bottom w:val="none" w:sz="0" w:space="0" w:color="auto"/>
            <w:right w:val="none" w:sz="0" w:space="0" w:color="auto"/>
          </w:divBdr>
        </w:div>
        <w:div w:id="18891929">
          <w:marLeft w:val="640"/>
          <w:marRight w:val="0"/>
          <w:marTop w:val="0"/>
          <w:marBottom w:val="0"/>
          <w:divBdr>
            <w:top w:val="none" w:sz="0" w:space="0" w:color="auto"/>
            <w:left w:val="none" w:sz="0" w:space="0" w:color="auto"/>
            <w:bottom w:val="none" w:sz="0" w:space="0" w:color="auto"/>
            <w:right w:val="none" w:sz="0" w:space="0" w:color="auto"/>
          </w:divBdr>
        </w:div>
        <w:div w:id="696858870">
          <w:marLeft w:val="640"/>
          <w:marRight w:val="0"/>
          <w:marTop w:val="0"/>
          <w:marBottom w:val="0"/>
          <w:divBdr>
            <w:top w:val="none" w:sz="0" w:space="0" w:color="auto"/>
            <w:left w:val="none" w:sz="0" w:space="0" w:color="auto"/>
            <w:bottom w:val="none" w:sz="0" w:space="0" w:color="auto"/>
            <w:right w:val="none" w:sz="0" w:space="0" w:color="auto"/>
          </w:divBdr>
        </w:div>
        <w:div w:id="1265772963">
          <w:marLeft w:val="640"/>
          <w:marRight w:val="0"/>
          <w:marTop w:val="0"/>
          <w:marBottom w:val="0"/>
          <w:divBdr>
            <w:top w:val="none" w:sz="0" w:space="0" w:color="auto"/>
            <w:left w:val="none" w:sz="0" w:space="0" w:color="auto"/>
            <w:bottom w:val="none" w:sz="0" w:space="0" w:color="auto"/>
            <w:right w:val="none" w:sz="0" w:space="0" w:color="auto"/>
          </w:divBdr>
        </w:div>
        <w:div w:id="1700157110">
          <w:marLeft w:val="640"/>
          <w:marRight w:val="0"/>
          <w:marTop w:val="0"/>
          <w:marBottom w:val="0"/>
          <w:divBdr>
            <w:top w:val="none" w:sz="0" w:space="0" w:color="auto"/>
            <w:left w:val="none" w:sz="0" w:space="0" w:color="auto"/>
            <w:bottom w:val="none" w:sz="0" w:space="0" w:color="auto"/>
            <w:right w:val="none" w:sz="0" w:space="0" w:color="auto"/>
          </w:divBdr>
        </w:div>
        <w:div w:id="1402680969">
          <w:marLeft w:val="640"/>
          <w:marRight w:val="0"/>
          <w:marTop w:val="0"/>
          <w:marBottom w:val="0"/>
          <w:divBdr>
            <w:top w:val="none" w:sz="0" w:space="0" w:color="auto"/>
            <w:left w:val="none" w:sz="0" w:space="0" w:color="auto"/>
            <w:bottom w:val="none" w:sz="0" w:space="0" w:color="auto"/>
            <w:right w:val="none" w:sz="0" w:space="0" w:color="auto"/>
          </w:divBdr>
        </w:div>
        <w:div w:id="427628755">
          <w:marLeft w:val="640"/>
          <w:marRight w:val="0"/>
          <w:marTop w:val="0"/>
          <w:marBottom w:val="0"/>
          <w:divBdr>
            <w:top w:val="none" w:sz="0" w:space="0" w:color="auto"/>
            <w:left w:val="none" w:sz="0" w:space="0" w:color="auto"/>
            <w:bottom w:val="none" w:sz="0" w:space="0" w:color="auto"/>
            <w:right w:val="none" w:sz="0" w:space="0" w:color="auto"/>
          </w:divBdr>
        </w:div>
        <w:div w:id="1979452803">
          <w:marLeft w:val="640"/>
          <w:marRight w:val="0"/>
          <w:marTop w:val="0"/>
          <w:marBottom w:val="0"/>
          <w:divBdr>
            <w:top w:val="none" w:sz="0" w:space="0" w:color="auto"/>
            <w:left w:val="none" w:sz="0" w:space="0" w:color="auto"/>
            <w:bottom w:val="none" w:sz="0" w:space="0" w:color="auto"/>
            <w:right w:val="none" w:sz="0" w:space="0" w:color="auto"/>
          </w:divBdr>
        </w:div>
        <w:div w:id="330453459">
          <w:marLeft w:val="640"/>
          <w:marRight w:val="0"/>
          <w:marTop w:val="0"/>
          <w:marBottom w:val="0"/>
          <w:divBdr>
            <w:top w:val="none" w:sz="0" w:space="0" w:color="auto"/>
            <w:left w:val="none" w:sz="0" w:space="0" w:color="auto"/>
            <w:bottom w:val="none" w:sz="0" w:space="0" w:color="auto"/>
            <w:right w:val="none" w:sz="0" w:space="0" w:color="auto"/>
          </w:divBdr>
        </w:div>
        <w:div w:id="1874608235">
          <w:marLeft w:val="640"/>
          <w:marRight w:val="0"/>
          <w:marTop w:val="0"/>
          <w:marBottom w:val="0"/>
          <w:divBdr>
            <w:top w:val="none" w:sz="0" w:space="0" w:color="auto"/>
            <w:left w:val="none" w:sz="0" w:space="0" w:color="auto"/>
            <w:bottom w:val="none" w:sz="0" w:space="0" w:color="auto"/>
            <w:right w:val="none" w:sz="0" w:space="0" w:color="auto"/>
          </w:divBdr>
        </w:div>
        <w:div w:id="1551919036">
          <w:marLeft w:val="640"/>
          <w:marRight w:val="0"/>
          <w:marTop w:val="0"/>
          <w:marBottom w:val="0"/>
          <w:divBdr>
            <w:top w:val="none" w:sz="0" w:space="0" w:color="auto"/>
            <w:left w:val="none" w:sz="0" w:space="0" w:color="auto"/>
            <w:bottom w:val="none" w:sz="0" w:space="0" w:color="auto"/>
            <w:right w:val="none" w:sz="0" w:space="0" w:color="auto"/>
          </w:divBdr>
        </w:div>
        <w:div w:id="1860314131">
          <w:marLeft w:val="640"/>
          <w:marRight w:val="0"/>
          <w:marTop w:val="0"/>
          <w:marBottom w:val="0"/>
          <w:divBdr>
            <w:top w:val="none" w:sz="0" w:space="0" w:color="auto"/>
            <w:left w:val="none" w:sz="0" w:space="0" w:color="auto"/>
            <w:bottom w:val="none" w:sz="0" w:space="0" w:color="auto"/>
            <w:right w:val="none" w:sz="0" w:space="0" w:color="auto"/>
          </w:divBdr>
        </w:div>
      </w:divsChild>
    </w:div>
    <w:div w:id="797989929">
      <w:bodyDiv w:val="1"/>
      <w:marLeft w:val="0"/>
      <w:marRight w:val="0"/>
      <w:marTop w:val="0"/>
      <w:marBottom w:val="0"/>
      <w:divBdr>
        <w:top w:val="none" w:sz="0" w:space="0" w:color="auto"/>
        <w:left w:val="none" w:sz="0" w:space="0" w:color="auto"/>
        <w:bottom w:val="none" w:sz="0" w:space="0" w:color="auto"/>
        <w:right w:val="none" w:sz="0" w:space="0" w:color="auto"/>
      </w:divBdr>
      <w:divsChild>
        <w:div w:id="933325294">
          <w:marLeft w:val="640"/>
          <w:marRight w:val="0"/>
          <w:marTop w:val="0"/>
          <w:marBottom w:val="0"/>
          <w:divBdr>
            <w:top w:val="none" w:sz="0" w:space="0" w:color="auto"/>
            <w:left w:val="none" w:sz="0" w:space="0" w:color="auto"/>
            <w:bottom w:val="none" w:sz="0" w:space="0" w:color="auto"/>
            <w:right w:val="none" w:sz="0" w:space="0" w:color="auto"/>
          </w:divBdr>
        </w:div>
        <w:div w:id="2029209377">
          <w:marLeft w:val="640"/>
          <w:marRight w:val="0"/>
          <w:marTop w:val="0"/>
          <w:marBottom w:val="0"/>
          <w:divBdr>
            <w:top w:val="none" w:sz="0" w:space="0" w:color="auto"/>
            <w:left w:val="none" w:sz="0" w:space="0" w:color="auto"/>
            <w:bottom w:val="none" w:sz="0" w:space="0" w:color="auto"/>
            <w:right w:val="none" w:sz="0" w:space="0" w:color="auto"/>
          </w:divBdr>
        </w:div>
        <w:div w:id="1999965687">
          <w:marLeft w:val="640"/>
          <w:marRight w:val="0"/>
          <w:marTop w:val="0"/>
          <w:marBottom w:val="0"/>
          <w:divBdr>
            <w:top w:val="none" w:sz="0" w:space="0" w:color="auto"/>
            <w:left w:val="none" w:sz="0" w:space="0" w:color="auto"/>
            <w:bottom w:val="none" w:sz="0" w:space="0" w:color="auto"/>
            <w:right w:val="none" w:sz="0" w:space="0" w:color="auto"/>
          </w:divBdr>
        </w:div>
        <w:div w:id="1901476582">
          <w:marLeft w:val="640"/>
          <w:marRight w:val="0"/>
          <w:marTop w:val="0"/>
          <w:marBottom w:val="0"/>
          <w:divBdr>
            <w:top w:val="none" w:sz="0" w:space="0" w:color="auto"/>
            <w:left w:val="none" w:sz="0" w:space="0" w:color="auto"/>
            <w:bottom w:val="none" w:sz="0" w:space="0" w:color="auto"/>
            <w:right w:val="none" w:sz="0" w:space="0" w:color="auto"/>
          </w:divBdr>
        </w:div>
        <w:div w:id="546602893">
          <w:marLeft w:val="640"/>
          <w:marRight w:val="0"/>
          <w:marTop w:val="0"/>
          <w:marBottom w:val="0"/>
          <w:divBdr>
            <w:top w:val="none" w:sz="0" w:space="0" w:color="auto"/>
            <w:left w:val="none" w:sz="0" w:space="0" w:color="auto"/>
            <w:bottom w:val="none" w:sz="0" w:space="0" w:color="auto"/>
            <w:right w:val="none" w:sz="0" w:space="0" w:color="auto"/>
          </w:divBdr>
        </w:div>
        <w:div w:id="1845508103">
          <w:marLeft w:val="640"/>
          <w:marRight w:val="0"/>
          <w:marTop w:val="0"/>
          <w:marBottom w:val="0"/>
          <w:divBdr>
            <w:top w:val="none" w:sz="0" w:space="0" w:color="auto"/>
            <w:left w:val="none" w:sz="0" w:space="0" w:color="auto"/>
            <w:bottom w:val="none" w:sz="0" w:space="0" w:color="auto"/>
            <w:right w:val="none" w:sz="0" w:space="0" w:color="auto"/>
          </w:divBdr>
        </w:div>
        <w:div w:id="1924029117">
          <w:marLeft w:val="640"/>
          <w:marRight w:val="0"/>
          <w:marTop w:val="0"/>
          <w:marBottom w:val="0"/>
          <w:divBdr>
            <w:top w:val="none" w:sz="0" w:space="0" w:color="auto"/>
            <w:left w:val="none" w:sz="0" w:space="0" w:color="auto"/>
            <w:bottom w:val="none" w:sz="0" w:space="0" w:color="auto"/>
            <w:right w:val="none" w:sz="0" w:space="0" w:color="auto"/>
          </w:divBdr>
        </w:div>
        <w:div w:id="1054505597">
          <w:marLeft w:val="640"/>
          <w:marRight w:val="0"/>
          <w:marTop w:val="0"/>
          <w:marBottom w:val="0"/>
          <w:divBdr>
            <w:top w:val="none" w:sz="0" w:space="0" w:color="auto"/>
            <w:left w:val="none" w:sz="0" w:space="0" w:color="auto"/>
            <w:bottom w:val="none" w:sz="0" w:space="0" w:color="auto"/>
            <w:right w:val="none" w:sz="0" w:space="0" w:color="auto"/>
          </w:divBdr>
        </w:div>
        <w:div w:id="544609913">
          <w:marLeft w:val="640"/>
          <w:marRight w:val="0"/>
          <w:marTop w:val="0"/>
          <w:marBottom w:val="0"/>
          <w:divBdr>
            <w:top w:val="none" w:sz="0" w:space="0" w:color="auto"/>
            <w:left w:val="none" w:sz="0" w:space="0" w:color="auto"/>
            <w:bottom w:val="none" w:sz="0" w:space="0" w:color="auto"/>
            <w:right w:val="none" w:sz="0" w:space="0" w:color="auto"/>
          </w:divBdr>
        </w:div>
        <w:div w:id="232549400">
          <w:marLeft w:val="640"/>
          <w:marRight w:val="0"/>
          <w:marTop w:val="0"/>
          <w:marBottom w:val="0"/>
          <w:divBdr>
            <w:top w:val="none" w:sz="0" w:space="0" w:color="auto"/>
            <w:left w:val="none" w:sz="0" w:space="0" w:color="auto"/>
            <w:bottom w:val="none" w:sz="0" w:space="0" w:color="auto"/>
            <w:right w:val="none" w:sz="0" w:space="0" w:color="auto"/>
          </w:divBdr>
        </w:div>
        <w:div w:id="421414328">
          <w:marLeft w:val="640"/>
          <w:marRight w:val="0"/>
          <w:marTop w:val="0"/>
          <w:marBottom w:val="0"/>
          <w:divBdr>
            <w:top w:val="none" w:sz="0" w:space="0" w:color="auto"/>
            <w:left w:val="none" w:sz="0" w:space="0" w:color="auto"/>
            <w:bottom w:val="none" w:sz="0" w:space="0" w:color="auto"/>
            <w:right w:val="none" w:sz="0" w:space="0" w:color="auto"/>
          </w:divBdr>
        </w:div>
        <w:div w:id="756943039">
          <w:marLeft w:val="640"/>
          <w:marRight w:val="0"/>
          <w:marTop w:val="0"/>
          <w:marBottom w:val="0"/>
          <w:divBdr>
            <w:top w:val="none" w:sz="0" w:space="0" w:color="auto"/>
            <w:left w:val="none" w:sz="0" w:space="0" w:color="auto"/>
            <w:bottom w:val="none" w:sz="0" w:space="0" w:color="auto"/>
            <w:right w:val="none" w:sz="0" w:space="0" w:color="auto"/>
          </w:divBdr>
        </w:div>
        <w:div w:id="1567258703">
          <w:marLeft w:val="640"/>
          <w:marRight w:val="0"/>
          <w:marTop w:val="0"/>
          <w:marBottom w:val="0"/>
          <w:divBdr>
            <w:top w:val="none" w:sz="0" w:space="0" w:color="auto"/>
            <w:left w:val="none" w:sz="0" w:space="0" w:color="auto"/>
            <w:bottom w:val="none" w:sz="0" w:space="0" w:color="auto"/>
            <w:right w:val="none" w:sz="0" w:space="0" w:color="auto"/>
          </w:divBdr>
        </w:div>
        <w:div w:id="709915806">
          <w:marLeft w:val="640"/>
          <w:marRight w:val="0"/>
          <w:marTop w:val="0"/>
          <w:marBottom w:val="0"/>
          <w:divBdr>
            <w:top w:val="none" w:sz="0" w:space="0" w:color="auto"/>
            <w:left w:val="none" w:sz="0" w:space="0" w:color="auto"/>
            <w:bottom w:val="none" w:sz="0" w:space="0" w:color="auto"/>
            <w:right w:val="none" w:sz="0" w:space="0" w:color="auto"/>
          </w:divBdr>
        </w:div>
        <w:div w:id="887838672">
          <w:marLeft w:val="640"/>
          <w:marRight w:val="0"/>
          <w:marTop w:val="0"/>
          <w:marBottom w:val="0"/>
          <w:divBdr>
            <w:top w:val="none" w:sz="0" w:space="0" w:color="auto"/>
            <w:left w:val="none" w:sz="0" w:space="0" w:color="auto"/>
            <w:bottom w:val="none" w:sz="0" w:space="0" w:color="auto"/>
            <w:right w:val="none" w:sz="0" w:space="0" w:color="auto"/>
          </w:divBdr>
        </w:div>
        <w:div w:id="2137790835">
          <w:marLeft w:val="640"/>
          <w:marRight w:val="0"/>
          <w:marTop w:val="0"/>
          <w:marBottom w:val="0"/>
          <w:divBdr>
            <w:top w:val="none" w:sz="0" w:space="0" w:color="auto"/>
            <w:left w:val="none" w:sz="0" w:space="0" w:color="auto"/>
            <w:bottom w:val="none" w:sz="0" w:space="0" w:color="auto"/>
            <w:right w:val="none" w:sz="0" w:space="0" w:color="auto"/>
          </w:divBdr>
        </w:div>
        <w:div w:id="397169263">
          <w:marLeft w:val="640"/>
          <w:marRight w:val="0"/>
          <w:marTop w:val="0"/>
          <w:marBottom w:val="0"/>
          <w:divBdr>
            <w:top w:val="none" w:sz="0" w:space="0" w:color="auto"/>
            <w:left w:val="none" w:sz="0" w:space="0" w:color="auto"/>
            <w:bottom w:val="none" w:sz="0" w:space="0" w:color="auto"/>
            <w:right w:val="none" w:sz="0" w:space="0" w:color="auto"/>
          </w:divBdr>
        </w:div>
        <w:div w:id="6375782">
          <w:marLeft w:val="640"/>
          <w:marRight w:val="0"/>
          <w:marTop w:val="0"/>
          <w:marBottom w:val="0"/>
          <w:divBdr>
            <w:top w:val="none" w:sz="0" w:space="0" w:color="auto"/>
            <w:left w:val="none" w:sz="0" w:space="0" w:color="auto"/>
            <w:bottom w:val="none" w:sz="0" w:space="0" w:color="auto"/>
            <w:right w:val="none" w:sz="0" w:space="0" w:color="auto"/>
          </w:divBdr>
        </w:div>
        <w:div w:id="80373256">
          <w:marLeft w:val="640"/>
          <w:marRight w:val="0"/>
          <w:marTop w:val="0"/>
          <w:marBottom w:val="0"/>
          <w:divBdr>
            <w:top w:val="none" w:sz="0" w:space="0" w:color="auto"/>
            <w:left w:val="none" w:sz="0" w:space="0" w:color="auto"/>
            <w:bottom w:val="none" w:sz="0" w:space="0" w:color="auto"/>
            <w:right w:val="none" w:sz="0" w:space="0" w:color="auto"/>
          </w:divBdr>
        </w:div>
        <w:div w:id="379982123">
          <w:marLeft w:val="640"/>
          <w:marRight w:val="0"/>
          <w:marTop w:val="0"/>
          <w:marBottom w:val="0"/>
          <w:divBdr>
            <w:top w:val="none" w:sz="0" w:space="0" w:color="auto"/>
            <w:left w:val="none" w:sz="0" w:space="0" w:color="auto"/>
            <w:bottom w:val="none" w:sz="0" w:space="0" w:color="auto"/>
            <w:right w:val="none" w:sz="0" w:space="0" w:color="auto"/>
          </w:divBdr>
        </w:div>
        <w:div w:id="527136843">
          <w:marLeft w:val="640"/>
          <w:marRight w:val="0"/>
          <w:marTop w:val="0"/>
          <w:marBottom w:val="0"/>
          <w:divBdr>
            <w:top w:val="none" w:sz="0" w:space="0" w:color="auto"/>
            <w:left w:val="none" w:sz="0" w:space="0" w:color="auto"/>
            <w:bottom w:val="none" w:sz="0" w:space="0" w:color="auto"/>
            <w:right w:val="none" w:sz="0" w:space="0" w:color="auto"/>
          </w:divBdr>
        </w:div>
        <w:div w:id="1279676807">
          <w:marLeft w:val="640"/>
          <w:marRight w:val="0"/>
          <w:marTop w:val="0"/>
          <w:marBottom w:val="0"/>
          <w:divBdr>
            <w:top w:val="none" w:sz="0" w:space="0" w:color="auto"/>
            <w:left w:val="none" w:sz="0" w:space="0" w:color="auto"/>
            <w:bottom w:val="none" w:sz="0" w:space="0" w:color="auto"/>
            <w:right w:val="none" w:sz="0" w:space="0" w:color="auto"/>
          </w:divBdr>
        </w:div>
        <w:div w:id="894895843">
          <w:marLeft w:val="640"/>
          <w:marRight w:val="0"/>
          <w:marTop w:val="0"/>
          <w:marBottom w:val="0"/>
          <w:divBdr>
            <w:top w:val="none" w:sz="0" w:space="0" w:color="auto"/>
            <w:left w:val="none" w:sz="0" w:space="0" w:color="auto"/>
            <w:bottom w:val="none" w:sz="0" w:space="0" w:color="auto"/>
            <w:right w:val="none" w:sz="0" w:space="0" w:color="auto"/>
          </w:divBdr>
        </w:div>
        <w:div w:id="895360966">
          <w:marLeft w:val="640"/>
          <w:marRight w:val="0"/>
          <w:marTop w:val="0"/>
          <w:marBottom w:val="0"/>
          <w:divBdr>
            <w:top w:val="none" w:sz="0" w:space="0" w:color="auto"/>
            <w:left w:val="none" w:sz="0" w:space="0" w:color="auto"/>
            <w:bottom w:val="none" w:sz="0" w:space="0" w:color="auto"/>
            <w:right w:val="none" w:sz="0" w:space="0" w:color="auto"/>
          </w:divBdr>
        </w:div>
        <w:div w:id="1489783574">
          <w:marLeft w:val="640"/>
          <w:marRight w:val="0"/>
          <w:marTop w:val="0"/>
          <w:marBottom w:val="0"/>
          <w:divBdr>
            <w:top w:val="none" w:sz="0" w:space="0" w:color="auto"/>
            <w:left w:val="none" w:sz="0" w:space="0" w:color="auto"/>
            <w:bottom w:val="none" w:sz="0" w:space="0" w:color="auto"/>
            <w:right w:val="none" w:sz="0" w:space="0" w:color="auto"/>
          </w:divBdr>
        </w:div>
        <w:div w:id="1304775284">
          <w:marLeft w:val="640"/>
          <w:marRight w:val="0"/>
          <w:marTop w:val="0"/>
          <w:marBottom w:val="0"/>
          <w:divBdr>
            <w:top w:val="none" w:sz="0" w:space="0" w:color="auto"/>
            <w:left w:val="none" w:sz="0" w:space="0" w:color="auto"/>
            <w:bottom w:val="none" w:sz="0" w:space="0" w:color="auto"/>
            <w:right w:val="none" w:sz="0" w:space="0" w:color="auto"/>
          </w:divBdr>
        </w:div>
        <w:div w:id="1283995309">
          <w:marLeft w:val="640"/>
          <w:marRight w:val="0"/>
          <w:marTop w:val="0"/>
          <w:marBottom w:val="0"/>
          <w:divBdr>
            <w:top w:val="none" w:sz="0" w:space="0" w:color="auto"/>
            <w:left w:val="none" w:sz="0" w:space="0" w:color="auto"/>
            <w:bottom w:val="none" w:sz="0" w:space="0" w:color="auto"/>
            <w:right w:val="none" w:sz="0" w:space="0" w:color="auto"/>
          </w:divBdr>
        </w:div>
        <w:div w:id="258756848">
          <w:marLeft w:val="640"/>
          <w:marRight w:val="0"/>
          <w:marTop w:val="0"/>
          <w:marBottom w:val="0"/>
          <w:divBdr>
            <w:top w:val="none" w:sz="0" w:space="0" w:color="auto"/>
            <w:left w:val="none" w:sz="0" w:space="0" w:color="auto"/>
            <w:bottom w:val="none" w:sz="0" w:space="0" w:color="auto"/>
            <w:right w:val="none" w:sz="0" w:space="0" w:color="auto"/>
          </w:divBdr>
        </w:div>
        <w:div w:id="272833779">
          <w:marLeft w:val="640"/>
          <w:marRight w:val="0"/>
          <w:marTop w:val="0"/>
          <w:marBottom w:val="0"/>
          <w:divBdr>
            <w:top w:val="none" w:sz="0" w:space="0" w:color="auto"/>
            <w:left w:val="none" w:sz="0" w:space="0" w:color="auto"/>
            <w:bottom w:val="none" w:sz="0" w:space="0" w:color="auto"/>
            <w:right w:val="none" w:sz="0" w:space="0" w:color="auto"/>
          </w:divBdr>
        </w:div>
        <w:div w:id="469984383">
          <w:marLeft w:val="640"/>
          <w:marRight w:val="0"/>
          <w:marTop w:val="0"/>
          <w:marBottom w:val="0"/>
          <w:divBdr>
            <w:top w:val="none" w:sz="0" w:space="0" w:color="auto"/>
            <w:left w:val="none" w:sz="0" w:space="0" w:color="auto"/>
            <w:bottom w:val="none" w:sz="0" w:space="0" w:color="auto"/>
            <w:right w:val="none" w:sz="0" w:space="0" w:color="auto"/>
          </w:divBdr>
        </w:div>
        <w:div w:id="1130318585">
          <w:marLeft w:val="640"/>
          <w:marRight w:val="0"/>
          <w:marTop w:val="0"/>
          <w:marBottom w:val="0"/>
          <w:divBdr>
            <w:top w:val="none" w:sz="0" w:space="0" w:color="auto"/>
            <w:left w:val="none" w:sz="0" w:space="0" w:color="auto"/>
            <w:bottom w:val="none" w:sz="0" w:space="0" w:color="auto"/>
            <w:right w:val="none" w:sz="0" w:space="0" w:color="auto"/>
          </w:divBdr>
        </w:div>
        <w:div w:id="850755581">
          <w:marLeft w:val="640"/>
          <w:marRight w:val="0"/>
          <w:marTop w:val="0"/>
          <w:marBottom w:val="0"/>
          <w:divBdr>
            <w:top w:val="none" w:sz="0" w:space="0" w:color="auto"/>
            <w:left w:val="none" w:sz="0" w:space="0" w:color="auto"/>
            <w:bottom w:val="none" w:sz="0" w:space="0" w:color="auto"/>
            <w:right w:val="none" w:sz="0" w:space="0" w:color="auto"/>
          </w:divBdr>
        </w:div>
        <w:div w:id="354575275">
          <w:marLeft w:val="640"/>
          <w:marRight w:val="0"/>
          <w:marTop w:val="0"/>
          <w:marBottom w:val="0"/>
          <w:divBdr>
            <w:top w:val="none" w:sz="0" w:space="0" w:color="auto"/>
            <w:left w:val="none" w:sz="0" w:space="0" w:color="auto"/>
            <w:bottom w:val="none" w:sz="0" w:space="0" w:color="auto"/>
            <w:right w:val="none" w:sz="0" w:space="0" w:color="auto"/>
          </w:divBdr>
        </w:div>
        <w:div w:id="1357733491">
          <w:marLeft w:val="640"/>
          <w:marRight w:val="0"/>
          <w:marTop w:val="0"/>
          <w:marBottom w:val="0"/>
          <w:divBdr>
            <w:top w:val="none" w:sz="0" w:space="0" w:color="auto"/>
            <w:left w:val="none" w:sz="0" w:space="0" w:color="auto"/>
            <w:bottom w:val="none" w:sz="0" w:space="0" w:color="auto"/>
            <w:right w:val="none" w:sz="0" w:space="0" w:color="auto"/>
          </w:divBdr>
        </w:div>
      </w:divsChild>
    </w:div>
    <w:div w:id="805511772">
      <w:bodyDiv w:val="1"/>
      <w:marLeft w:val="0"/>
      <w:marRight w:val="0"/>
      <w:marTop w:val="0"/>
      <w:marBottom w:val="0"/>
      <w:divBdr>
        <w:top w:val="none" w:sz="0" w:space="0" w:color="auto"/>
        <w:left w:val="none" w:sz="0" w:space="0" w:color="auto"/>
        <w:bottom w:val="none" w:sz="0" w:space="0" w:color="auto"/>
        <w:right w:val="none" w:sz="0" w:space="0" w:color="auto"/>
      </w:divBdr>
      <w:divsChild>
        <w:div w:id="1999454624">
          <w:marLeft w:val="640"/>
          <w:marRight w:val="0"/>
          <w:marTop w:val="0"/>
          <w:marBottom w:val="0"/>
          <w:divBdr>
            <w:top w:val="none" w:sz="0" w:space="0" w:color="auto"/>
            <w:left w:val="none" w:sz="0" w:space="0" w:color="auto"/>
            <w:bottom w:val="none" w:sz="0" w:space="0" w:color="auto"/>
            <w:right w:val="none" w:sz="0" w:space="0" w:color="auto"/>
          </w:divBdr>
        </w:div>
        <w:div w:id="1312949854">
          <w:marLeft w:val="640"/>
          <w:marRight w:val="0"/>
          <w:marTop w:val="0"/>
          <w:marBottom w:val="0"/>
          <w:divBdr>
            <w:top w:val="none" w:sz="0" w:space="0" w:color="auto"/>
            <w:left w:val="none" w:sz="0" w:space="0" w:color="auto"/>
            <w:bottom w:val="none" w:sz="0" w:space="0" w:color="auto"/>
            <w:right w:val="none" w:sz="0" w:space="0" w:color="auto"/>
          </w:divBdr>
        </w:div>
        <w:div w:id="455832182">
          <w:marLeft w:val="640"/>
          <w:marRight w:val="0"/>
          <w:marTop w:val="0"/>
          <w:marBottom w:val="0"/>
          <w:divBdr>
            <w:top w:val="none" w:sz="0" w:space="0" w:color="auto"/>
            <w:left w:val="none" w:sz="0" w:space="0" w:color="auto"/>
            <w:bottom w:val="none" w:sz="0" w:space="0" w:color="auto"/>
            <w:right w:val="none" w:sz="0" w:space="0" w:color="auto"/>
          </w:divBdr>
        </w:div>
        <w:div w:id="1544251788">
          <w:marLeft w:val="640"/>
          <w:marRight w:val="0"/>
          <w:marTop w:val="0"/>
          <w:marBottom w:val="0"/>
          <w:divBdr>
            <w:top w:val="none" w:sz="0" w:space="0" w:color="auto"/>
            <w:left w:val="none" w:sz="0" w:space="0" w:color="auto"/>
            <w:bottom w:val="none" w:sz="0" w:space="0" w:color="auto"/>
            <w:right w:val="none" w:sz="0" w:space="0" w:color="auto"/>
          </w:divBdr>
        </w:div>
        <w:div w:id="505293213">
          <w:marLeft w:val="640"/>
          <w:marRight w:val="0"/>
          <w:marTop w:val="0"/>
          <w:marBottom w:val="0"/>
          <w:divBdr>
            <w:top w:val="none" w:sz="0" w:space="0" w:color="auto"/>
            <w:left w:val="none" w:sz="0" w:space="0" w:color="auto"/>
            <w:bottom w:val="none" w:sz="0" w:space="0" w:color="auto"/>
            <w:right w:val="none" w:sz="0" w:space="0" w:color="auto"/>
          </w:divBdr>
        </w:div>
        <w:div w:id="379407166">
          <w:marLeft w:val="640"/>
          <w:marRight w:val="0"/>
          <w:marTop w:val="0"/>
          <w:marBottom w:val="0"/>
          <w:divBdr>
            <w:top w:val="none" w:sz="0" w:space="0" w:color="auto"/>
            <w:left w:val="none" w:sz="0" w:space="0" w:color="auto"/>
            <w:bottom w:val="none" w:sz="0" w:space="0" w:color="auto"/>
            <w:right w:val="none" w:sz="0" w:space="0" w:color="auto"/>
          </w:divBdr>
        </w:div>
        <w:div w:id="534123485">
          <w:marLeft w:val="640"/>
          <w:marRight w:val="0"/>
          <w:marTop w:val="0"/>
          <w:marBottom w:val="0"/>
          <w:divBdr>
            <w:top w:val="none" w:sz="0" w:space="0" w:color="auto"/>
            <w:left w:val="none" w:sz="0" w:space="0" w:color="auto"/>
            <w:bottom w:val="none" w:sz="0" w:space="0" w:color="auto"/>
            <w:right w:val="none" w:sz="0" w:space="0" w:color="auto"/>
          </w:divBdr>
        </w:div>
        <w:div w:id="59140624">
          <w:marLeft w:val="640"/>
          <w:marRight w:val="0"/>
          <w:marTop w:val="0"/>
          <w:marBottom w:val="0"/>
          <w:divBdr>
            <w:top w:val="none" w:sz="0" w:space="0" w:color="auto"/>
            <w:left w:val="none" w:sz="0" w:space="0" w:color="auto"/>
            <w:bottom w:val="none" w:sz="0" w:space="0" w:color="auto"/>
            <w:right w:val="none" w:sz="0" w:space="0" w:color="auto"/>
          </w:divBdr>
        </w:div>
        <w:div w:id="524946415">
          <w:marLeft w:val="640"/>
          <w:marRight w:val="0"/>
          <w:marTop w:val="0"/>
          <w:marBottom w:val="0"/>
          <w:divBdr>
            <w:top w:val="none" w:sz="0" w:space="0" w:color="auto"/>
            <w:left w:val="none" w:sz="0" w:space="0" w:color="auto"/>
            <w:bottom w:val="none" w:sz="0" w:space="0" w:color="auto"/>
            <w:right w:val="none" w:sz="0" w:space="0" w:color="auto"/>
          </w:divBdr>
        </w:div>
        <w:div w:id="91632241">
          <w:marLeft w:val="640"/>
          <w:marRight w:val="0"/>
          <w:marTop w:val="0"/>
          <w:marBottom w:val="0"/>
          <w:divBdr>
            <w:top w:val="none" w:sz="0" w:space="0" w:color="auto"/>
            <w:left w:val="none" w:sz="0" w:space="0" w:color="auto"/>
            <w:bottom w:val="none" w:sz="0" w:space="0" w:color="auto"/>
            <w:right w:val="none" w:sz="0" w:space="0" w:color="auto"/>
          </w:divBdr>
        </w:div>
        <w:div w:id="1973944946">
          <w:marLeft w:val="640"/>
          <w:marRight w:val="0"/>
          <w:marTop w:val="0"/>
          <w:marBottom w:val="0"/>
          <w:divBdr>
            <w:top w:val="none" w:sz="0" w:space="0" w:color="auto"/>
            <w:left w:val="none" w:sz="0" w:space="0" w:color="auto"/>
            <w:bottom w:val="none" w:sz="0" w:space="0" w:color="auto"/>
            <w:right w:val="none" w:sz="0" w:space="0" w:color="auto"/>
          </w:divBdr>
        </w:div>
        <w:div w:id="2146924176">
          <w:marLeft w:val="640"/>
          <w:marRight w:val="0"/>
          <w:marTop w:val="0"/>
          <w:marBottom w:val="0"/>
          <w:divBdr>
            <w:top w:val="none" w:sz="0" w:space="0" w:color="auto"/>
            <w:left w:val="none" w:sz="0" w:space="0" w:color="auto"/>
            <w:bottom w:val="none" w:sz="0" w:space="0" w:color="auto"/>
            <w:right w:val="none" w:sz="0" w:space="0" w:color="auto"/>
          </w:divBdr>
        </w:div>
        <w:div w:id="546601227">
          <w:marLeft w:val="640"/>
          <w:marRight w:val="0"/>
          <w:marTop w:val="0"/>
          <w:marBottom w:val="0"/>
          <w:divBdr>
            <w:top w:val="none" w:sz="0" w:space="0" w:color="auto"/>
            <w:left w:val="none" w:sz="0" w:space="0" w:color="auto"/>
            <w:bottom w:val="none" w:sz="0" w:space="0" w:color="auto"/>
            <w:right w:val="none" w:sz="0" w:space="0" w:color="auto"/>
          </w:divBdr>
        </w:div>
        <w:div w:id="1011252198">
          <w:marLeft w:val="640"/>
          <w:marRight w:val="0"/>
          <w:marTop w:val="0"/>
          <w:marBottom w:val="0"/>
          <w:divBdr>
            <w:top w:val="none" w:sz="0" w:space="0" w:color="auto"/>
            <w:left w:val="none" w:sz="0" w:space="0" w:color="auto"/>
            <w:bottom w:val="none" w:sz="0" w:space="0" w:color="auto"/>
            <w:right w:val="none" w:sz="0" w:space="0" w:color="auto"/>
          </w:divBdr>
        </w:div>
        <w:div w:id="1834950678">
          <w:marLeft w:val="640"/>
          <w:marRight w:val="0"/>
          <w:marTop w:val="0"/>
          <w:marBottom w:val="0"/>
          <w:divBdr>
            <w:top w:val="none" w:sz="0" w:space="0" w:color="auto"/>
            <w:left w:val="none" w:sz="0" w:space="0" w:color="auto"/>
            <w:bottom w:val="none" w:sz="0" w:space="0" w:color="auto"/>
            <w:right w:val="none" w:sz="0" w:space="0" w:color="auto"/>
          </w:divBdr>
        </w:div>
        <w:div w:id="1645575002">
          <w:marLeft w:val="640"/>
          <w:marRight w:val="0"/>
          <w:marTop w:val="0"/>
          <w:marBottom w:val="0"/>
          <w:divBdr>
            <w:top w:val="none" w:sz="0" w:space="0" w:color="auto"/>
            <w:left w:val="none" w:sz="0" w:space="0" w:color="auto"/>
            <w:bottom w:val="none" w:sz="0" w:space="0" w:color="auto"/>
            <w:right w:val="none" w:sz="0" w:space="0" w:color="auto"/>
          </w:divBdr>
        </w:div>
        <w:div w:id="1667397542">
          <w:marLeft w:val="640"/>
          <w:marRight w:val="0"/>
          <w:marTop w:val="0"/>
          <w:marBottom w:val="0"/>
          <w:divBdr>
            <w:top w:val="none" w:sz="0" w:space="0" w:color="auto"/>
            <w:left w:val="none" w:sz="0" w:space="0" w:color="auto"/>
            <w:bottom w:val="none" w:sz="0" w:space="0" w:color="auto"/>
            <w:right w:val="none" w:sz="0" w:space="0" w:color="auto"/>
          </w:divBdr>
        </w:div>
        <w:div w:id="323247255">
          <w:marLeft w:val="640"/>
          <w:marRight w:val="0"/>
          <w:marTop w:val="0"/>
          <w:marBottom w:val="0"/>
          <w:divBdr>
            <w:top w:val="none" w:sz="0" w:space="0" w:color="auto"/>
            <w:left w:val="none" w:sz="0" w:space="0" w:color="auto"/>
            <w:bottom w:val="none" w:sz="0" w:space="0" w:color="auto"/>
            <w:right w:val="none" w:sz="0" w:space="0" w:color="auto"/>
          </w:divBdr>
        </w:div>
        <w:div w:id="430205943">
          <w:marLeft w:val="640"/>
          <w:marRight w:val="0"/>
          <w:marTop w:val="0"/>
          <w:marBottom w:val="0"/>
          <w:divBdr>
            <w:top w:val="none" w:sz="0" w:space="0" w:color="auto"/>
            <w:left w:val="none" w:sz="0" w:space="0" w:color="auto"/>
            <w:bottom w:val="none" w:sz="0" w:space="0" w:color="auto"/>
            <w:right w:val="none" w:sz="0" w:space="0" w:color="auto"/>
          </w:divBdr>
        </w:div>
        <w:div w:id="1868787001">
          <w:marLeft w:val="640"/>
          <w:marRight w:val="0"/>
          <w:marTop w:val="0"/>
          <w:marBottom w:val="0"/>
          <w:divBdr>
            <w:top w:val="none" w:sz="0" w:space="0" w:color="auto"/>
            <w:left w:val="none" w:sz="0" w:space="0" w:color="auto"/>
            <w:bottom w:val="none" w:sz="0" w:space="0" w:color="auto"/>
            <w:right w:val="none" w:sz="0" w:space="0" w:color="auto"/>
          </w:divBdr>
        </w:div>
        <w:div w:id="1177425901">
          <w:marLeft w:val="640"/>
          <w:marRight w:val="0"/>
          <w:marTop w:val="0"/>
          <w:marBottom w:val="0"/>
          <w:divBdr>
            <w:top w:val="none" w:sz="0" w:space="0" w:color="auto"/>
            <w:left w:val="none" w:sz="0" w:space="0" w:color="auto"/>
            <w:bottom w:val="none" w:sz="0" w:space="0" w:color="auto"/>
            <w:right w:val="none" w:sz="0" w:space="0" w:color="auto"/>
          </w:divBdr>
        </w:div>
        <w:div w:id="1155535193">
          <w:marLeft w:val="640"/>
          <w:marRight w:val="0"/>
          <w:marTop w:val="0"/>
          <w:marBottom w:val="0"/>
          <w:divBdr>
            <w:top w:val="none" w:sz="0" w:space="0" w:color="auto"/>
            <w:left w:val="none" w:sz="0" w:space="0" w:color="auto"/>
            <w:bottom w:val="none" w:sz="0" w:space="0" w:color="auto"/>
            <w:right w:val="none" w:sz="0" w:space="0" w:color="auto"/>
          </w:divBdr>
        </w:div>
        <w:div w:id="623386471">
          <w:marLeft w:val="640"/>
          <w:marRight w:val="0"/>
          <w:marTop w:val="0"/>
          <w:marBottom w:val="0"/>
          <w:divBdr>
            <w:top w:val="none" w:sz="0" w:space="0" w:color="auto"/>
            <w:left w:val="none" w:sz="0" w:space="0" w:color="auto"/>
            <w:bottom w:val="none" w:sz="0" w:space="0" w:color="auto"/>
            <w:right w:val="none" w:sz="0" w:space="0" w:color="auto"/>
          </w:divBdr>
        </w:div>
        <w:div w:id="1038966055">
          <w:marLeft w:val="640"/>
          <w:marRight w:val="0"/>
          <w:marTop w:val="0"/>
          <w:marBottom w:val="0"/>
          <w:divBdr>
            <w:top w:val="none" w:sz="0" w:space="0" w:color="auto"/>
            <w:left w:val="none" w:sz="0" w:space="0" w:color="auto"/>
            <w:bottom w:val="none" w:sz="0" w:space="0" w:color="auto"/>
            <w:right w:val="none" w:sz="0" w:space="0" w:color="auto"/>
          </w:divBdr>
        </w:div>
        <w:div w:id="1697195463">
          <w:marLeft w:val="640"/>
          <w:marRight w:val="0"/>
          <w:marTop w:val="0"/>
          <w:marBottom w:val="0"/>
          <w:divBdr>
            <w:top w:val="none" w:sz="0" w:space="0" w:color="auto"/>
            <w:left w:val="none" w:sz="0" w:space="0" w:color="auto"/>
            <w:bottom w:val="none" w:sz="0" w:space="0" w:color="auto"/>
            <w:right w:val="none" w:sz="0" w:space="0" w:color="auto"/>
          </w:divBdr>
        </w:div>
        <w:div w:id="1346521622">
          <w:marLeft w:val="640"/>
          <w:marRight w:val="0"/>
          <w:marTop w:val="0"/>
          <w:marBottom w:val="0"/>
          <w:divBdr>
            <w:top w:val="none" w:sz="0" w:space="0" w:color="auto"/>
            <w:left w:val="none" w:sz="0" w:space="0" w:color="auto"/>
            <w:bottom w:val="none" w:sz="0" w:space="0" w:color="auto"/>
            <w:right w:val="none" w:sz="0" w:space="0" w:color="auto"/>
          </w:divBdr>
        </w:div>
        <w:div w:id="368342712">
          <w:marLeft w:val="640"/>
          <w:marRight w:val="0"/>
          <w:marTop w:val="0"/>
          <w:marBottom w:val="0"/>
          <w:divBdr>
            <w:top w:val="none" w:sz="0" w:space="0" w:color="auto"/>
            <w:left w:val="none" w:sz="0" w:space="0" w:color="auto"/>
            <w:bottom w:val="none" w:sz="0" w:space="0" w:color="auto"/>
            <w:right w:val="none" w:sz="0" w:space="0" w:color="auto"/>
          </w:divBdr>
        </w:div>
        <w:div w:id="178471130">
          <w:marLeft w:val="640"/>
          <w:marRight w:val="0"/>
          <w:marTop w:val="0"/>
          <w:marBottom w:val="0"/>
          <w:divBdr>
            <w:top w:val="none" w:sz="0" w:space="0" w:color="auto"/>
            <w:left w:val="none" w:sz="0" w:space="0" w:color="auto"/>
            <w:bottom w:val="none" w:sz="0" w:space="0" w:color="auto"/>
            <w:right w:val="none" w:sz="0" w:space="0" w:color="auto"/>
          </w:divBdr>
        </w:div>
        <w:div w:id="779957623">
          <w:marLeft w:val="640"/>
          <w:marRight w:val="0"/>
          <w:marTop w:val="0"/>
          <w:marBottom w:val="0"/>
          <w:divBdr>
            <w:top w:val="none" w:sz="0" w:space="0" w:color="auto"/>
            <w:left w:val="none" w:sz="0" w:space="0" w:color="auto"/>
            <w:bottom w:val="none" w:sz="0" w:space="0" w:color="auto"/>
            <w:right w:val="none" w:sz="0" w:space="0" w:color="auto"/>
          </w:divBdr>
        </w:div>
        <w:div w:id="370032967">
          <w:marLeft w:val="640"/>
          <w:marRight w:val="0"/>
          <w:marTop w:val="0"/>
          <w:marBottom w:val="0"/>
          <w:divBdr>
            <w:top w:val="none" w:sz="0" w:space="0" w:color="auto"/>
            <w:left w:val="none" w:sz="0" w:space="0" w:color="auto"/>
            <w:bottom w:val="none" w:sz="0" w:space="0" w:color="auto"/>
            <w:right w:val="none" w:sz="0" w:space="0" w:color="auto"/>
          </w:divBdr>
        </w:div>
        <w:div w:id="954022487">
          <w:marLeft w:val="640"/>
          <w:marRight w:val="0"/>
          <w:marTop w:val="0"/>
          <w:marBottom w:val="0"/>
          <w:divBdr>
            <w:top w:val="none" w:sz="0" w:space="0" w:color="auto"/>
            <w:left w:val="none" w:sz="0" w:space="0" w:color="auto"/>
            <w:bottom w:val="none" w:sz="0" w:space="0" w:color="auto"/>
            <w:right w:val="none" w:sz="0" w:space="0" w:color="auto"/>
          </w:divBdr>
        </w:div>
        <w:div w:id="1582760685">
          <w:marLeft w:val="640"/>
          <w:marRight w:val="0"/>
          <w:marTop w:val="0"/>
          <w:marBottom w:val="0"/>
          <w:divBdr>
            <w:top w:val="none" w:sz="0" w:space="0" w:color="auto"/>
            <w:left w:val="none" w:sz="0" w:space="0" w:color="auto"/>
            <w:bottom w:val="none" w:sz="0" w:space="0" w:color="auto"/>
            <w:right w:val="none" w:sz="0" w:space="0" w:color="auto"/>
          </w:divBdr>
        </w:div>
        <w:div w:id="1992370099">
          <w:marLeft w:val="640"/>
          <w:marRight w:val="0"/>
          <w:marTop w:val="0"/>
          <w:marBottom w:val="0"/>
          <w:divBdr>
            <w:top w:val="none" w:sz="0" w:space="0" w:color="auto"/>
            <w:left w:val="none" w:sz="0" w:space="0" w:color="auto"/>
            <w:bottom w:val="none" w:sz="0" w:space="0" w:color="auto"/>
            <w:right w:val="none" w:sz="0" w:space="0" w:color="auto"/>
          </w:divBdr>
        </w:div>
        <w:div w:id="1060903197">
          <w:marLeft w:val="640"/>
          <w:marRight w:val="0"/>
          <w:marTop w:val="0"/>
          <w:marBottom w:val="0"/>
          <w:divBdr>
            <w:top w:val="none" w:sz="0" w:space="0" w:color="auto"/>
            <w:left w:val="none" w:sz="0" w:space="0" w:color="auto"/>
            <w:bottom w:val="none" w:sz="0" w:space="0" w:color="auto"/>
            <w:right w:val="none" w:sz="0" w:space="0" w:color="auto"/>
          </w:divBdr>
        </w:div>
        <w:div w:id="5518191">
          <w:marLeft w:val="640"/>
          <w:marRight w:val="0"/>
          <w:marTop w:val="0"/>
          <w:marBottom w:val="0"/>
          <w:divBdr>
            <w:top w:val="none" w:sz="0" w:space="0" w:color="auto"/>
            <w:left w:val="none" w:sz="0" w:space="0" w:color="auto"/>
            <w:bottom w:val="none" w:sz="0" w:space="0" w:color="auto"/>
            <w:right w:val="none" w:sz="0" w:space="0" w:color="auto"/>
          </w:divBdr>
        </w:div>
        <w:div w:id="342711196">
          <w:marLeft w:val="640"/>
          <w:marRight w:val="0"/>
          <w:marTop w:val="0"/>
          <w:marBottom w:val="0"/>
          <w:divBdr>
            <w:top w:val="none" w:sz="0" w:space="0" w:color="auto"/>
            <w:left w:val="none" w:sz="0" w:space="0" w:color="auto"/>
            <w:bottom w:val="none" w:sz="0" w:space="0" w:color="auto"/>
            <w:right w:val="none" w:sz="0" w:space="0" w:color="auto"/>
          </w:divBdr>
        </w:div>
      </w:divsChild>
    </w:div>
    <w:div w:id="815217671">
      <w:bodyDiv w:val="1"/>
      <w:marLeft w:val="0"/>
      <w:marRight w:val="0"/>
      <w:marTop w:val="0"/>
      <w:marBottom w:val="0"/>
      <w:divBdr>
        <w:top w:val="none" w:sz="0" w:space="0" w:color="auto"/>
        <w:left w:val="none" w:sz="0" w:space="0" w:color="auto"/>
        <w:bottom w:val="none" w:sz="0" w:space="0" w:color="auto"/>
        <w:right w:val="none" w:sz="0" w:space="0" w:color="auto"/>
      </w:divBdr>
      <w:divsChild>
        <w:div w:id="852571191">
          <w:marLeft w:val="640"/>
          <w:marRight w:val="0"/>
          <w:marTop w:val="0"/>
          <w:marBottom w:val="0"/>
          <w:divBdr>
            <w:top w:val="none" w:sz="0" w:space="0" w:color="auto"/>
            <w:left w:val="none" w:sz="0" w:space="0" w:color="auto"/>
            <w:bottom w:val="none" w:sz="0" w:space="0" w:color="auto"/>
            <w:right w:val="none" w:sz="0" w:space="0" w:color="auto"/>
          </w:divBdr>
        </w:div>
        <w:div w:id="321201972">
          <w:marLeft w:val="640"/>
          <w:marRight w:val="0"/>
          <w:marTop w:val="0"/>
          <w:marBottom w:val="0"/>
          <w:divBdr>
            <w:top w:val="none" w:sz="0" w:space="0" w:color="auto"/>
            <w:left w:val="none" w:sz="0" w:space="0" w:color="auto"/>
            <w:bottom w:val="none" w:sz="0" w:space="0" w:color="auto"/>
            <w:right w:val="none" w:sz="0" w:space="0" w:color="auto"/>
          </w:divBdr>
        </w:div>
        <w:div w:id="1095979509">
          <w:marLeft w:val="640"/>
          <w:marRight w:val="0"/>
          <w:marTop w:val="0"/>
          <w:marBottom w:val="0"/>
          <w:divBdr>
            <w:top w:val="none" w:sz="0" w:space="0" w:color="auto"/>
            <w:left w:val="none" w:sz="0" w:space="0" w:color="auto"/>
            <w:bottom w:val="none" w:sz="0" w:space="0" w:color="auto"/>
            <w:right w:val="none" w:sz="0" w:space="0" w:color="auto"/>
          </w:divBdr>
        </w:div>
        <w:div w:id="1520001229">
          <w:marLeft w:val="640"/>
          <w:marRight w:val="0"/>
          <w:marTop w:val="0"/>
          <w:marBottom w:val="0"/>
          <w:divBdr>
            <w:top w:val="none" w:sz="0" w:space="0" w:color="auto"/>
            <w:left w:val="none" w:sz="0" w:space="0" w:color="auto"/>
            <w:bottom w:val="none" w:sz="0" w:space="0" w:color="auto"/>
            <w:right w:val="none" w:sz="0" w:space="0" w:color="auto"/>
          </w:divBdr>
        </w:div>
        <w:div w:id="981159735">
          <w:marLeft w:val="640"/>
          <w:marRight w:val="0"/>
          <w:marTop w:val="0"/>
          <w:marBottom w:val="0"/>
          <w:divBdr>
            <w:top w:val="none" w:sz="0" w:space="0" w:color="auto"/>
            <w:left w:val="none" w:sz="0" w:space="0" w:color="auto"/>
            <w:bottom w:val="none" w:sz="0" w:space="0" w:color="auto"/>
            <w:right w:val="none" w:sz="0" w:space="0" w:color="auto"/>
          </w:divBdr>
        </w:div>
        <w:div w:id="2091467130">
          <w:marLeft w:val="640"/>
          <w:marRight w:val="0"/>
          <w:marTop w:val="0"/>
          <w:marBottom w:val="0"/>
          <w:divBdr>
            <w:top w:val="none" w:sz="0" w:space="0" w:color="auto"/>
            <w:left w:val="none" w:sz="0" w:space="0" w:color="auto"/>
            <w:bottom w:val="none" w:sz="0" w:space="0" w:color="auto"/>
            <w:right w:val="none" w:sz="0" w:space="0" w:color="auto"/>
          </w:divBdr>
        </w:div>
        <w:div w:id="764109673">
          <w:marLeft w:val="640"/>
          <w:marRight w:val="0"/>
          <w:marTop w:val="0"/>
          <w:marBottom w:val="0"/>
          <w:divBdr>
            <w:top w:val="none" w:sz="0" w:space="0" w:color="auto"/>
            <w:left w:val="none" w:sz="0" w:space="0" w:color="auto"/>
            <w:bottom w:val="none" w:sz="0" w:space="0" w:color="auto"/>
            <w:right w:val="none" w:sz="0" w:space="0" w:color="auto"/>
          </w:divBdr>
        </w:div>
        <w:div w:id="100614413">
          <w:marLeft w:val="640"/>
          <w:marRight w:val="0"/>
          <w:marTop w:val="0"/>
          <w:marBottom w:val="0"/>
          <w:divBdr>
            <w:top w:val="none" w:sz="0" w:space="0" w:color="auto"/>
            <w:left w:val="none" w:sz="0" w:space="0" w:color="auto"/>
            <w:bottom w:val="none" w:sz="0" w:space="0" w:color="auto"/>
            <w:right w:val="none" w:sz="0" w:space="0" w:color="auto"/>
          </w:divBdr>
        </w:div>
        <w:div w:id="1664626776">
          <w:marLeft w:val="640"/>
          <w:marRight w:val="0"/>
          <w:marTop w:val="0"/>
          <w:marBottom w:val="0"/>
          <w:divBdr>
            <w:top w:val="none" w:sz="0" w:space="0" w:color="auto"/>
            <w:left w:val="none" w:sz="0" w:space="0" w:color="auto"/>
            <w:bottom w:val="none" w:sz="0" w:space="0" w:color="auto"/>
            <w:right w:val="none" w:sz="0" w:space="0" w:color="auto"/>
          </w:divBdr>
        </w:div>
        <w:div w:id="1856187811">
          <w:marLeft w:val="640"/>
          <w:marRight w:val="0"/>
          <w:marTop w:val="0"/>
          <w:marBottom w:val="0"/>
          <w:divBdr>
            <w:top w:val="none" w:sz="0" w:space="0" w:color="auto"/>
            <w:left w:val="none" w:sz="0" w:space="0" w:color="auto"/>
            <w:bottom w:val="none" w:sz="0" w:space="0" w:color="auto"/>
            <w:right w:val="none" w:sz="0" w:space="0" w:color="auto"/>
          </w:divBdr>
        </w:div>
        <w:div w:id="546649355">
          <w:marLeft w:val="640"/>
          <w:marRight w:val="0"/>
          <w:marTop w:val="0"/>
          <w:marBottom w:val="0"/>
          <w:divBdr>
            <w:top w:val="none" w:sz="0" w:space="0" w:color="auto"/>
            <w:left w:val="none" w:sz="0" w:space="0" w:color="auto"/>
            <w:bottom w:val="none" w:sz="0" w:space="0" w:color="auto"/>
            <w:right w:val="none" w:sz="0" w:space="0" w:color="auto"/>
          </w:divBdr>
        </w:div>
        <w:div w:id="2117940076">
          <w:marLeft w:val="640"/>
          <w:marRight w:val="0"/>
          <w:marTop w:val="0"/>
          <w:marBottom w:val="0"/>
          <w:divBdr>
            <w:top w:val="none" w:sz="0" w:space="0" w:color="auto"/>
            <w:left w:val="none" w:sz="0" w:space="0" w:color="auto"/>
            <w:bottom w:val="none" w:sz="0" w:space="0" w:color="auto"/>
            <w:right w:val="none" w:sz="0" w:space="0" w:color="auto"/>
          </w:divBdr>
        </w:div>
        <w:div w:id="406731427">
          <w:marLeft w:val="640"/>
          <w:marRight w:val="0"/>
          <w:marTop w:val="0"/>
          <w:marBottom w:val="0"/>
          <w:divBdr>
            <w:top w:val="none" w:sz="0" w:space="0" w:color="auto"/>
            <w:left w:val="none" w:sz="0" w:space="0" w:color="auto"/>
            <w:bottom w:val="none" w:sz="0" w:space="0" w:color="auto"/>
            <w:right w:val="none" w:sz="0" w:space="0" w:color="auto"/>
          </w:divBdr>
        </w:div>
        <w:div w:id="1633095819">
          <w:marLeft w:val="640"/>
          <w:marRight w:val="0"/>
          <w:marTop w:val="0"/>
          <w:marBottom w:val="0"/>
          <w:divBdr>
            <w:top w:val="none" w:sz="0" w:space="0" w:color="auto"/>
            <w:left w:val="none" w:sz="0" w:space="0" w:color="auto"/>
            <w:bottom w:val="none" w:sz="0" w:space="0" w:color="auto"/>
            <w:right w:val="none" w:sz="0" w:space="0" w:color="auto"/>
          </w:divBdr>
        </w:div>
        <w:div w:id="683091326">
          <w:marLeft w:val="640"/>
          <w:marRight w:val="0"/>
          <w:marTop w:val="0"/>
          <w:marBottom w:val="0"/>
          <w:divBdr>
            <w:top w:val="none" w:sz="0" w:space="0" w:color="auto"/>
            <w:left w:val="none" w:sz="0" w:space="0" w:color="auto"/>
            <w:bottom w:val="none" w:sz="0" w:space="0" w:color="auto"/>
            <w:right w:val="none" w:sz="0" w:space="0" w:color="auto"/>
          </w:divBdr>
        </w:div>
        <w:div w:id="1497109728">
          <w:marLeft w:val="640"/>
          <w:marRight w:val="0"/>
          <w:marTop w:val="0"/>
          <w:marBottom w:val="0"/>
          <w:divBdr>
            <w:top w:val="none" w:sz="0" w:space="0" w:color="auto"/>
            <w:left w:val="none" w:sz="0" w:space="0" w:color="auto"/>
            <w:bottom w:val="none" w:sz="0" w:space="0" w:color="auto"/>
            <w:right w:val="none" w:sz="0" w:space="0" w:color="auto"/>
          </w:divBdr>
        </w:div>
        <w:div w:id="1385106562">
          <w:marLeft w:val="640"/>
          <w:marRight w:val="0"/>
          <w:marTop w:val="0"/>
          <w:marBottom w:val="0"/>
          <w:divBdr>
            <w:top w:val="none" w:sz="0" w:space="0" w:color="auto"/>
            <w:left w:val="none" w:sz="0" w:space="0" w:color="auto"/>
            <w:bottom w:val="none" w:sz="0" w:space="0" w:color="auto"/>
            <w:right w:val="none" w:sz="0" w:space="0" w:color="auto"/>
          </w:divBdr>
        </w:div>
        <w:div w:id="1085103236">
          <w:marLeft w:val="640"/>
          <w:marRight w:val="0"/>
          <w:marTop w:val="0"/>
          <w:marBottom w:val="0"/>
          <w:divBdr>
            <w:top w:val="none" w:sz="0" w:space="0" w:color="auto"/>
            <w:left w:val="none" w:sz="0" w:space="0" w:color="auto"/>
            <w:bottom w:val="none" w:sz="0" w:space="0" w:color="auto"/>
            <w:right w:val="none" w:sz="0" w:space="0" w:color="auto"/>
          </w:divBdr>
        </w:div>
        <w:div w:id="602686438">
          <w:marLeft w:val="640"/>
          <w:marRight w:val="0"/>
          <w:marTop w:val="0"/>
          <w:marBottom w:val="0"/>
          <w:divBdr>
            <w:top w:val="none" w:sz="0" w:space="0" w:color="auto"/>
            <w:left w:val="none" w:sz="0" w:space="0" w:color="auto"/>
            <w:bottom w:val="none" w:sz="0" w:space="0" w:color="auto"/>
            <w:right w:val="none" w:sz="0" w:space="0" w:color="auto"/>
          </w:divBdr>
        </w:div>
        <w:div w:id="842743473">
          <w:marLeft w:val="640"/>
          <w:marRight w:val="0"/>
          <w:marTop w:val="0"/>
          <w:marBottom w:val="0"/>
          <w:divBdr>
            <w:top w:val="none" w:sz="0" w:space="0" w:color="auto"/>
            <w:left w:val="none" w:sz="0" w:space="0" w:color="auto"/>
            <w:bottom w:val="none" w:sz="0" w:space="0" w:color="auto"/>
            <w:right w:val="none" w:sz="0" w:space="0" w:color="auto"/>
          </w:divBdr>
        </w:div>
        <w:div w:id="1462530757">
          <w:marLeft w:val="640"/>
          <w:marRight w:val="0"/>
          <w:marTop w:val="0"/>
          <w:marBottom w:val="0"/>
          <w:divBdr>
            <w:top w:val="none" w:sz="0" w:space="0" w:color="auto"/>
            <w:left w:val="none" w:sz="0" w:space="0" w:color="auto"/>
            <w:bottom w:val="none" w:sz="0" w:space="0" w:color="auto"/>
            <w:right w:val="none" w:sz="0" w:space="0" w:color="auto"/>
          </w:divBdr>
        </w:div>
        <w:div w:id="1358040085">
          <w:marLeft w:val="640"/>
          <w:marRight w:val="0"/>
          <w:marTop w:val="0"/>
          <w:marBottom w:val="0"/>
          <w:divBdr>
            <w:top w:val="none" w:sz="0" w:space="0" w:color="auto"/>
            <w:left w:val="none" w:sz="0" w:space="0" w:color="auto"/>
            <w:bottom w:val="none" w:sz="0" w:space="0" w:color="auto"/>
            <w:right w:val="none" w:sz="0" w:space="0" w:color="auto"/>
          </w:divBdr>
        </w:div>
        <w:div w:id="371729393">
          <w:marLeft w:val="640"/>
          <w:marRight w:val="0"/>
          <w:marTop w:val="0"/>
          <w:marBottom w:val="0"/>
          <w:divBdr>
            <w:top w:val="none" w:sz="0" w:space="0" w:color="auto"/>
            <w:left w:val="none" w:sz="0" w:space="0" w:color="auto"/>
            <w:bottom w:val="none" w:sz="0" w:space="0" w:color="auto"/>
            <w:right w:val="none" w:sz="0" w:space="0" w:color="auto"/>
          </w:divBdr>
        </w:div>
        <w:div w:id="528955782">
          <w:marLeft w:val="640"/>
          <w:marRight w:val="0"/>
          <w:marTop w:val="0"/>
          <w:marBottom w:val="0"/>
          <w:divBdr>
            <w:top w:val="none" w:sz="0" w:space="0" w:color="auto"/>
            <w:left w:val="none" w:sz="0" w:space="0" w:color="auto"/>
            <w:bottom w:val="none" w:sz="0" w:space="0" w:color="auto"/>
            <w:right w:val="none" w:sz="0" w:space="0" w:color="auto"/>
          </w:divBdr>
        </w:div>
        <w:div w:id="729881698">
          <w:marLeft w:val="640"/>
          <w:marRight w:val="0"/>
          <w:marTop w:val="0"/>
          <w:marBottom w:val="0"/>
          <w:divBdr>
            <w:top w:val="none" w:sz="0" w:space="0" w:color="auto"/>
            <w:left w:val="none" w:sz="0" w:space="0" w:color="auto"/>
            <w:bottom w:val="none" w:sz="0" w:space="0" w:color="auto"/>
            <w:right w:val="none" w:sz="0" w:space="0" w:color="auto"/>
          </w:divBdr>
        </w:div>
        <w:div w:id="1163157284">
          <w:marLeft w:val="640"/>
          <w:marRight w:val="0"/>
          <w:marTop w:val="0"/>
          <w:marBottom w:val="0"/>
          <w:divBdr>
            <w:top w:val="none" w:sz="0" w:space="0" w:color="auto"/>
            <w:left w:val="none" w:sz="0" w:space="0" w:color="auto"/>
            <w:bottom w:val="none" w:sz="0" w:space="0" w:color="auto"/>
            <w:right w:val="none" w:sz="0" w:space="0" w:color="auto"/>
          </w:divBdr>
        </w:div>
        <w:div w:id="843323481">
          <w:marLeft w:val="640"/>
          <w:marRight w:val="0"/>
          <w:marTop w:val="0"/>
          <w:marBottom w:val="0"/>
          <w:divBdr>
            <w:top w:val="none" w:sz="0" w:space="0" w:color="auto"/>
            <w:left w:val="none" w:sz="0" w:space="0" w:color="auto"/>
            <w:bottom w:val="none" w:sz="0" w:space="0" w:color="auto"/>
            <w:right w:val="none" w:sz="0" w:space="0" w:color="auto"/>
          </w:divBdr>
        </w:div>
        <w:div w:id="1231963888">
          <w:marLeft w:val="640"/>
          <w:marRight w:val="0"/>
          <w:marTop w:val="0"/>
          <w:marBottom w:val="0"/>
          <w:divBdr>
            <w:top w:val="none" w:sz="0" w:space="0" w:color="auto"/>
            <w:left w:val="none" w:sz="0" w:space="0" w:color="auto"/>
            <w:bottom w:val="none" w:sz="0" w:space="0" w:color="auto"/>
            <w:right w:val="none" w:sz="0" w:space="0" w:color="auto"/>
          </w:divBdr>
        </w:div>
        <w:div w:id="1878228088">
          <w:marLeft w:val="640"/>
          <w:marRight w:val="0"/>
          <w:marTop w:val="0"/>
          <w:marBottom w:val="0"/>
          <w:divBdr>
            <w:top w:val="none" w:sz="0" w:space="0" w:color="auto"/>
            <w:left w:val="none" w:sz="0" w:space="0" w:color="auto"/>
            <w:bottom w:val="none" w:sz="0" w:space="0" w:color="auto"/>
            <w:right w:val="none" w:sz="0" w:space="0" w:color="auto"/>
          </w:divBdr>
        </w:div>
      </w:divsChild>
    </w:div>
    <w:div w:id="830760125">
      <w:bodyDiv w:val="1"/>
      <w:marLeft w:val="0"/>
      <w:marRight w:val="0"/>
      <w:marTop w:val="0"/>
      <w:marBottom w:val="0"/>
      <w:divBdr>
        <w:top w:val="none" w:sz="0" w:space="0" w:color="auto"/>
        <w:left w:val="none" w:sz="0" w:space="0" w:color="auto"/>
        <w:bottom w:val="none" w:sz="0" w:space="0" w:color="auto"/>
        <w:right w:val="none" w:sz="0" w:space="0" w:color="auto"/>
      </w:divBdr>
      <w:divsChild>
        <w:div w:id="1404719506">
          <w:marLeft w:val="640"/>
          <w:marRight w:val="0"/>
          <w:marTop w:val="0"/>
          <w:marBottom w:val="0"/>
          <w:divBdr>
            <w:top w:val="none" w:sz="0" w:space="0" w:color="auto"/>
            <w:left w:val="none" w:sz="0" w:space="0" w:color="auto"/>
            <w:bottom w:val="none" w:sz="0" w:space="0" w:color="auto"/>
            <w:right w:val="none" w:sz="0" w:space="0" w:color="auto"/>
          </w:divBdr>
        </w:div>
        <w:div w:id="988942222">
          <w:marLeft w:val="640"/>
          <w:marRight w:val="0"/>
          <w:marTop w:val="0"/>
          <w:marBottom w:val="0"/>
          <w:divBdr>
            <w:top w:val="none" w:sz="0" w:space="0" w:color="auto"/>
            <w:left w:val="none" w:sz="0" w:space="0" w:color="auto"/>
            <w:bottom w:val="none" w:sz="0" w:space="0" w:color="auto"/>
            <w:right w:val="none" w:sz="0" w:space="0" w:color="auto"/>
          </w:divBdr>
        </w:div>
        <w:div w:id="184486901">
          <w:marLeft w:val="640"/>
          <w:marRight w:val="0"/>
          <w:marTop w:val="0"/>
          <w:marBottom w:val="0"/>
          <w:divBdr>
            <w:top w:val="none" w:sz="0" w:space="0" w:color="auto"/>
            <w:left w:val="none" w:sz="0" w:space="0" w:color="auto"/>
            <w:bottom w:val="none" w:sz="0" w:space="0" w:color="auto"/>
            <w:right w:val="none" w:sz="0" w:space="0" w:color="auto"/>
          </w:divBdr>
        </w:div>
        <w:div w:id="1588271414">
          <w:marLeft w:val="640"/>
          <w:marRight w:val="0"/>
          <w:marTop w:val="0"/>
          <w:marBottom w:val="0"/>
          <w:divBdr>
            <w:top w:val="none" w:sz="0" w:space="0" w:color="auto"/>
            <w:left w:val="none" w:sz="0" w:space="0" w:color="auto"/>
            <w:bottom w:val="none" w:sz="0" w:space="0" w:color="auto"/>
            <w:right w:val="none" w:sz="0" w:space="0" w:color="auto"/>
          </w:divBdr>
        </w:div>
        <w:div w:id="911430927">
          <w:marLeft w:val="640"/>
          <w:marRight w:val="0"/>
          <w:marTop w:val="0"/>
          <w:marBottom w:val="0"/>
          <w:divBdr>
            <w:top w:val="none" w:sz="0" w:space="0" w:color="auto"/>
            <w:left w:val="none" w:sz="0" w:space="0" w:color="auto"/>
            <w:bottom w:val="none" w:sz="0" w:space="0" w:color="auto"/>
            <w:right w:val="none" w:sz="0" w:space="0" w:color="auto"/>
          </w:divBdr>
        </w:div>
        <w:div w:id="1777751694">
          <w:marLeft w:val="640"/>
          <w:marRight w:val="0"/>
          <w:marTop w:val="0"/>
          <w:marBottom w:val="0"/>
          <w:divBdr>
            <w:top w:val="none" w:sz="0" w:space="0" w:color="auto"/>
            <w:left w:val="none" w:sz="0" w:space="0" w:color="auto"/>
            <w:bottom w:val="none" w:sz="0" w:space="0" w:color="auto"/>
            <w:right w:val="none" w:sz="0" w:space="0" w:color="auto"/>
          </w:divBdr>
        </w:div>
        <w:div w:id="1051727933">
          <w:marLeft w:val="640"/>
          <w:marRight w:val="0"/>
          <w:marTop w:val="0"/>
          <w:marBottom w:val="0"/>
          <w:divBdr>
            <w:top w:val="none" w:sz="0" w:space="0" w:color="auto"/>
            <w:left w:val="none" w:sz="0" w:space="0" w:color="auto"/>
            <w:bottom w:val="none" w:sz="0" w:space="0" w:color="auto"/>
            <w:right w:val="none" w:sz="0" w:space="0" w:color="auto"/>
          </w:divBdr>
        </w:div>
        <w:div w:id="1704016928">
          <w:marLeft w:val="640"/>
          <w:marRight w:val="0"/>
          <w:marTop w:val="0"/>
          <w:marBottom w:val="0"/>
          <w:divBdr>
            <w:top w:val="none" w:sz="0" w:space="0" w:color="auto"/>
            <w:left w:val="none" w:sz="0" w:space="0" w:color="auto"/>
            <w:bottom w:val="none" w:sz="0" w:space="0" w:color="auto"/>
            <w:right w:val="none" w:sz="0" w:space="0" w:color="auto"/>
          </w:divBdr>
        </w:div>
        <w:div w:id="1453476452">
          <w:marLeft w:val="640"/>
          <w:marRight w:val="0"/>
          <w:marTop w:val="0"/>
          <w:marBottom w:val="0"/>
          <w:divBdr>
            <w:top w:val="none" w:sz="0" w:space="0" w:color="auto"/>
            <w:left w:val="none" w:sz="0" w:space="0" w:color="auto"/>
            <w:bottom w:val="none" w:sz="0" w:space="0" w:color="auto"/>
            <w:right w:val="none" w:sz="0" w:space="0" w:color="auto"/>
          </w:divBdr>
        </w:div>
        <w:div w:id="705835592">
          <w:marLeft w:val="640"/>
          <w:marRight w:val="0"/>
          <w:marTop w:val="0"/>
          <w:marBottom w:val="0"/>
          <w:divBdr>
            <w:top w:val="none" w:sz="0" w:space="0" w:color="auto"/>
            <w:left w:val="none" w:sz="0" w:space="0" w:color="auto"/>
            <w:bottom w:val="none" w:sz="0" w:space="0" w:color="auto"/>
            <w:right w:val="none" w:sz="0" w:space="0" w:color="auto"/>
          </w:divBdr>
        </w:div>
        <w:div w:id="42557839">
          <w:marLeft w:val="640"/>
          <w:marRight w:val="0"/>
          <w:marTop w:val="0"/>
          <w:marBottom w:val="0"/>
          <w:divBdr>
            <w:top w:val="none" w:sz="0" w:space="0" w:color="auto"/>
            <w:left w:val="none" w:sz="0" w:space="0" w:color="auto"/>
            <w:bottom w:val="none" w:sz="0" w:space="0" w:color="auto"/>
            <w:right w:val="none" w:sz="0" w:space="0" w:color="auto"/>
          </w:divBdr>
        </w:div>
        <w:div w:id="153301480">
          <w:marLeft w:val="640"/>
          <w:marRight w:val="0"/>
          <w:marTop w:val="0"/>
          <w:marBottom w:val="0"/>
          <w:divBdr>
            <w:top w:val="none" w:sz="0" w:space="0" w:color="auto"/>
            <w:left w:val="none" w:sz="0" w:space="0" w:color="auto"/>
            <w:bottom w:val="none" w:sz="0" w:space="0" w:color="auto"/>
            <w:right w:val="none" w:sz="0" w:space="0" w:color="auto"/>
          </w:divBdr>
        </w:div>
        <w:div w:id="2064211896">
          <w:marLeft w:val="640"/>
          <w:marRight w:val="0"/>
          <w:marTop w:val="0"/>
          <w:marBottom w:val="0"/>
          <w:divBdr>
            <w:top w:val="none" w:sz="0" w:space="0" w:color="auto"/>
            <w:left w:val="none" w:sz="0" w:space="0" w:color="auto"/>
            <w:bottom w:val="none" w:sz="0" w:space="0" w:color="auto"/>
            <w:right w:val="none" w:sz="0" w:space="0" w:color="auto"/>
          </w:divBdr>
        </w:div>
        <w:div w:id="907811472">
          <w:marLeft w:val="640"/>
          <w:marRight w:val="0"/>
          <w:marTop w:val="0"/>
          <w:marBottom w:val="0"/>
          <w:divBdr>
            <w:top w:val="none" w:sz="0" w:space="0" w:color="auto"/>
            <w:left w:val="none" w:sz="0" w:space="0" w:color="auto"/>
            <w:bottom w:val="none" w:sz="0" w:space="0" w:color="auto"/>
            <w:right w:val="none" w:sz="0" w:space="0" w:color="auto"/>
          </w:divBdr>
        </w:div>
        <w:div w:id="60952793">
          <w:marLeft w:val="640"/>
          <w:marRight w:val="0"/>
          <w:marTop w:val="0"/>
          <w:marBottom w:val="0"/>
          <w:divBdr>
            <w:top w:val="none" w:sz="0" w:space="0" w:color="auto"/>
            <w:left w:val="none" w:sz="0" w:space="0" w:color="auto"/>
            <w:bottom w:val="none" w:sz="0" w:space="0" w:color="auto"/>
            <w:right w:val="none" w:sz="0" w:space="0" w:color="auto"/>
          </w:divBdr>
        </w:div>
        <w:div w:id="613363942">
          <w:marLeft w:val="640"/>
          <w:marRight w:val="0"/>
          <w:marTop w:val="0"/>
          <w:marBottom w:val="0"/>
          <w:divBdr>
            <w:top w:val="none" w:sz="0" w:space="0" w:color="auto"/>
            <w:left w:val="none" w:sz="0" w:space="0" w:color="auto"/>
            <w:bottom w:val="none" w:sz="0" w:space="0" w:color="auto"/>
            <w:right w:val="none" w:sz="0" w:space="0" w:color="auto"/>
          </w:divBdr>
        </w:div>
        <w:div w:id="1411854498">
          <w:marLeft w:val="640"/>
          <w:marRight w:val="0"/>
          <w:marTop w:val="0"/>
          <w:marBottom w:val="0"/>
          <w:divBdr>
            <w:top w:val="none" w:sz="0" w:space="0" w:color="auto"/>
            <w:left w:val="none" w:sz="0" w:space="0" w:color="auto"/>
            <w:bottom w:val="none" w:sz="0" w:space="0" w:color="auto"/>
            <w:right w:val="none" w:sz="0" w:space="0" w:color="auto"/>
          </w:divBdr>
        </w:div>
        <w:div w:id="1100565196">
          <w:marLeft w:val="640"/>
          <w:marRight w:val="0"/>
          <w:marTop w:val="0"/>
          <w:marBottom w:val="0"/>
          <w:divBdr>
            <w:top w:val="none" w:sz="0" w:space="0" w:color="auto"/>
            <w:left w:val="none" w:sz="0" w:space="0" w:color="auto"/>
            <w:bottom w:val="none" w:sz="0" w:space="0" w:color="auto"/>
            <w:right w:val="none" w:sz="0" w:space="0" w:color="auto"/>
          </w:divBdr>
        </w:div>
        <w:div w:id="1915889676">
          <w:marLeft w:val="640"/>
          <w:marRight w:val="0"/>
          <w:marTop w:val="0"/>
          <w:marBottom w:val="0"/>
          <w:divBdr>
            <w:top w:val="none" w:sz="0" w:space="0" w:color="auto"/>
            <w:left w:val="none" w:sz="0" w:space="0" w:color="auto"/>
            <w:bottom w:val="none" w:sz="0" w:space="0" w:color="auto"/>
            <w:right w:val="none" w:sz="0" w:space="0" w:color="auto"/>
          </w:divBdr>
        </w:div>
        <w:div w:id="928079529">
          <w:marLeft w:val="640"/>
          <w:marRight w:val="0"/>
          <w:marTop w:val="0"/>
          <w:marBottom w:val="0"/>
          <w:divBdr>
            <w:top w:val="none" w:sz="0" w:space="0" w:color="auto"/>
            <w:left w:val="none" w:sz="0" w:space="0" w:color="auto"/>
            <w:bottom w:val="none" w:sz="0" w:space="0" w:color="auto"/>
            <w:right w:val="none" w:sz="0" w:space="0" w:color="auto"/>
          </w:divBdr>
        </w:div>
        <w:div w:id="1892961720">
          <w:marLeft w:val="640"/>
          <w:marRight w:val="0"/>
          <w:marTop w:val="0"/>
          <w:marBottom w:val="0"/>
          <w:divBdr>
            <w:top w:val="none" w:sz="0" w:space="0" w:color="auto"/>
            <w:left w:val="none" w:sz="0" w:space="0" w:color="auto"/>
            <w:bottom w:val="none" w:sz="0" w:space="0" w:color="auto"/>
            <w:right w:val="none" w:sz="0" w:space="0" w:color="auto"/>
          </w:divBdr>
        </w:div>
        <w:div w:id="1706566540">
          <w:marLeft w:val="640"/>
          <w:marRight w:val="0"/>
          <w:marTop w:val="0"/>
          <w:marBottom w:val="0"/>
          <w:divBdr>
            <w:top w:val="none" w:sz="0" w:space="0" w:color="auto"/>
            <w:left w:val="none" w:sz="0" w:space="0" w:color="auto"/>
            <w:bottom w:val="none" w:sz="0" w:space="0" w:color="auto"/>
            <w:right w:val="none" w:sz="0" w:space="0" w:color="auto"/>
          </w:divBdr>
        </w:div>
        <w:div w:id="1519810700">
          <w:marLeft w:val="640"/>
          <w:marRight w:val="0"/>
          <w:marTop w:val="0"/>
          <w:marBottom w:val="0"/>
          <w:divBdr>
            <w:top w:val="none" w:sz="0" w:space="0" w:color="auto"/>
            <w:left w:val="none" w:sz="0" w:space="0" w:color="auto"/>
            <w:bottom w:val="none" w:sz="0" w:space="0" w:color="auto"/>
            <w:right w:val="none" w:sz="0" w:space="0" w:color="auto"/>
          </w:divBdr>
        </w:div>
        <w:div w:id="457068320">
          <w:marLeft w:val="640"/>
          <w:marRight w:val="0"/>
          <w:marTop w:val="0"/>
          <w:marBottom w:val="0"/>
          <w:divBdr>
            <w:top w:val="none" w:sz="0" w:space="0" w:color="auto"/>
            <w:left w:val="none" w:sz="0" w:space="0" w:color="auto"/>
            <w:bottom w:val="none" w:sz="0" w:space="0" w:color="auto"/>
            <w:right w:val="none" w:sz="0" w:space="0" w:color="auto"/>
          </w:divBdr>
        </w:div>
        <w:div w:id="75784736">
          <w:marLeft w:val="640"/>
          <w:marRight w:val="0"/>
          <w:marTop w:val="0"/>
          <w:marBottom w:val="0"/>
          <w:divBdr>
            <w:top w:val="none" w:sz="0" w:space="0" w:color="auto"/>
            <w:left w:val="none" w:sz="0" w:space="0" w:color="auto"/>
            <w:bottom w:val="none" w:sz="0" w:space="0" w:color="auto"/>
            <w:right w:val="none" w:sz="0" w:space="0" w:color="auto"/>
          </w:divBdr>
        </w:div>
        <w:div w:id="561135921">
          <w:marLeft w:val="640"/>
          <w:marRight w:val="0"/>
          <w:marTop w:val="0"/>
          <w:marBottom w:val="0"/>
          <w:divBdr>
            <w:top w:val="none" w:sz="0" w:space="0" w:color="auto"/>
            <w:left w:val="none" w:sz="0" w:space="0" w:color="auto"/>
            <w:bottom w:val="none" w:sz="0" w:space="0" w:color="auto"/>
            <w:right w:val="none" w:sz="0" w:space="0" w:color="auto"/>
          </w:divBdr>
        </w:div>
        <w:div w:id="2136753084">
          <w:marLeft w:val="640"/>
          <w:marRight w:val="0"/>
          <w:marTop w:val="0"/>
          <w:marBottom w:val="0"/>
          <w:divBdr>
            <w:top w:val="none" w:sz="0" w:space="0" w:color="auto"/>
            <w:left w:val="none" w:sz="0" w:space="0" w:color="auto"/>
            <w:bottom w:val="none" w:sz="0" w:space="0" w:color="auto"/>
            <w:right w:val="none" w:sz="0" w:space="0" w:color="auto"/>
          </w:divBdr>
        </w:div>
        <w:div w:id="899369322">
          <w:marLeft w:val="640"/>
          <w:marRight w:val="0"/>
          <w:marTop w:val="0"/>
          <w:marBottom w:val="0"/>
          <w:divBdr>
            <w:top w:val="none" w:sz="0" w:space="0" w:color="auto"/>
            <w:left w:val="none" w:sz="0" w:space="0" w:color="auto"/>
            <w:bottom w:val="none" w:sz="0" w:space="0" w:color="auto"/>
            <w:right w:val="none" w:sz="0" w:space="0" w:color="auto"/>
          </w:divBdr>
        </w:div>
        <w:div w:id="759716249">
          <w:marLeft w:val="640"/>
          <w:marRight w:val="0"/>
          <w:marTop w:val="0"/>
          <w:marBottom w:val="0"/>
          <w:divBdr>
            <w:top w:val="none" w:sz="0" w:space="0" w:color="auto"/>
            <w:left w:val="none" w:sz="0" w:space="0" w:color="auto"/>
            <w:bottom w:val="none" w:sz="0" w:space="0" w:color="auto"/>
            <w:right w:val="none" w:sz="0" w:space="0" w:color="auto"/>
          </w:divBdr>
        </w:div>
        <w:div w:id="196090224">
          <w:marLeft w:val="640"/>
          <w:marRight w:val="0"/>
          <w:marTop w:val="0"/>
          <w:marBottom w:val="0"/>
          <w:divBdr>
            <w:top w:val="none" w:sz="0" w:space="0" w:color="auto"/>
            <w:left w:val="none" w:sz="0" w:space="0" w:color="auto"/>
            <w:bottom w:val="none" w:sz="0" w:space="0" w:color="auto"/>
            <w:right w:val="none" w:sz="0" w:space="0" w:color="auto"/>
          </w:divBdr>
        </w:div>
        <w:div w:id="1883783516">
          <w:marLeft w:val="640"/>
          <w:marRight w:val="0"/>
          <w:marTop w:val="0"/>
          <w:marBottom w:val="0"/>
          <w:divBdr>
            <w:top w:val="none" w:sz="0" w:space="0" w:color="auto"/>
            <w:left w:val="none" w:sz="0" w:space="0" w:color="auto"/>
            <w:bottom w:val="none" w:sz="0" w:space="0" w:color="auto"/>
            <w:right w:val="none" w:sz="0" w:space="0" w:color="auto"/>
          </w:divBdr>
        </w:div>
        <w:div w:id="520779309">
          <w:marLeft w:val="640"/>
          <w:marRight w:val="0"/>
          <w:marTop w:val="0"/>
          <w:marBottom w:val="0"/>
          <w:divBdr>
            <w:top w:val="none" w:sz="0" w:space="0" w:color="auto"/>
            <w:left w:val="none" w:sz="0" w:space="0" w:color="auto"/>
            <w:bottom w:val="none" w:sz="0" w:space="0" w:color="auto"/>
            <w:right w:val="none" w:sz="0" w:space="0" w:color="auto"/>
          </w:divBdr>
        </w:div>
        <w:div w:id="614406739">
          <w:marLeft w:val="640"/>
          <w:marRight w:val="0"/>
          <w:marTop w:val="0"/>
          <w:marBottom w:val="0"/>
          <w:divBdr>
            <w:top w:val="none" w:sz="0" w:space="0" w:color="auto"/>
            <w:left w:val="none" w:sz="0" w:space="0" w:color="auto"/>
            <w:bottom w:val="none" w:sz="0" w:space="0" w:color="auto"/>
            <w:right w:val="none" w:sz="0" w:space="0" w:color="auto"/>
          </w:divBdr>
        </w:div>
        <w:div w:id="439953252">
          <w:marLeft w:val="640"/>
          <w:marRight w:val="0"/>
          <w:marTop w:val="0"/>
          <w:marBottom w:val="0"/>
          <w:divBdr>
            <w:top w:val="none" w:sz="0" w:space="0" w:color="auto"/>
            <w:left w:val="none" w:sz="0" w:space="0" w:color="auto"/>
            <w:bottom w:val="none" w:sz="0" w:space="0" w:color="auto"/>
            <w:right w:val="none" w:sz="0" w:space="0" w:color="auto"/>
          </w:divBdr>
        </w:div>
        <w:div w:id="962467816">
          <w:marLeft w:val="640"/>
          <w:marRight w:val="0"/>
          <w:marTop w:val="0"/>
          <w:marBottom w:val="0"/>
          <w:divBdr>
            <w:top w:val="none" w:sz="0" w:space="0" w:color="auto"/>
            <w:left w:val="none" w:sz="0" w:space="0" w:color="auto"/>
            <w:bottom w:val="none" w:sz="0" w:space="0" w:color="auto"/>
            <w:right w:val="none" w:sz="0" w:space="0" w:color="auto"/>
          </w:divBdr>
        </w:div>
        <w:div w:id="237403214">
          <w:marLeft w:val="640"/>
          <w:marRight w:val="0"/>
          <w:marTop w:val="0"/>
          <w:marBottom w:val="0"/>
          <w:divBdr>
            <w:top w:val="none" w:sz="0" w:space="0" w:color="auto"/>
            <w:left w:val="none" w:sz="0" w:space="0" w:color="auto"/>
            <w:bottom w:val="none" w:sz="0" w:space="0" w:color="auto"/>
            <w:right w:val="none" w:sz="0" w:space="0" w:color="auto"/>
          </w:divBdr>
        </w:div>
        <w:div w:id="1399783892">
          <w:marLeft w:val="640"/>
          <w:marRight w:val="0"/>
          <w:marTop w:val="0"/>
          <w:marBottom w:val="0"/>
          <w:divBdr>
            <w:top w:val="none" w:sz="0" w:space="0" w:color="auto"/>
            <w:left w:val="none" w:sz="0" w:space="0" w:color="auto"/>
            <w:bottom w:val="none" w:sz="0" w:space="0" w:color="auto"/>
            <w:right w:val="none" w:sz="0" w:space="0" w:color="auto"/>
          </w:divBdr>
        </w:div>
        <w:div w:id="2123913752">
          <w:marLeft w:val="640"/>
          <w:marRight w:val="0"/>
          <w:marTop w:val="0"/>
          <w:marBottom w:val="0"/>
          <w:divBdr>
            <w:top w:val="none" w:sz="0" w:space="0" w:color="auto"/>
            <w:left w:val="none" w:sz="0" w:space="0" w:color="auto"/>
            <w:bottom w:val="none" w:sz="0" w:space="0" w:color="auto"/>
            <w:right w:val="none" w:sz="0" w:space="0" w:color="auto"/>
          </w:divBdr>
        </w:div>
        <w:div w:id="2114275291">
          <w:marLeft w:val="640"/>
          <w:marRight w:val="0"/>
          <w:marTop w:val="0"/>
          <w:marBottom w:val="0"/>
          <w:divBdr>
            <w:top w:val="none" w:sz="0" w:space="0" w:color="auto"/>
            <w:left w:val="none" w:sz="0" w:space="0" w:color="auto"/>
            <w:bottom w:val="none" w:sz="0" w:space="0" w:color="auto"/>
            <w:right w:val="none" w:sz="0" w:space="0" w:color="auto"/>
          </w:divBdr>
        </w:div>
        <w:div w:id="1871411447">
          <w:marLeft w:val="640"/>
          <w:marRight w:val="0"/>
          <w:marTop w:val="0"/>
          <w:marBottom w:val="0"/>
          <w:divBdr>
            <w:top w:val="none" w:sz="0" w:space="0" w:color="auto"/>
            <w:left w:val="none" w:sz="0" w:space="0" w:color="auto"/>
            <w:bottom w:val="none" w:sz="0" w:space="0" w:color="auto"/>
            <w:right w:val="none" w:sz="0" w:space="0" w:color="auto"/>
          </w:divBdr>
        </w:div>
        <w:div w:id="1814903940">
          <w:marLeft w:val="640"/>
          <w:marRight w:val="0"/>
          <w:marTop w:val="0"/>
          <w:marBottom w:val="0"/>
          <w:divBdr>
            <w:top w:val="none" w:sz="0" w:space="0" w:color="auto"/>
            <w:left w:val="none" w:sz="0" w:space="0" w:color="auto"/>
            <w:bottom w:val="none" w:sz="0" w:space="0" w:color="auto"/>
            <w:right w:val="none" w:sz="0" w:space="0" w:color="auto"/>
          </w:divBdr>
        </w:div>
        <w:div w:id="1473863459">
          <w:marLeft w:val="640"/>
          <w:marRight w:val="0"/>
          <w:marTop w:val="0"/>
          <w:marBottom w:val="0"/>
          <w:divBdr>
            <w:top w:val="none" w:sz="0" w:space="0" w:color="auto"/>
            <w:left w:val="none" w:sz="0" w:space="0" w:color="auto"/>
            <w:bottom w:val="none" w:sz="0" w:space="0" w:color="auto"/>
            <w:right w:val="none" w:sz="0" w:space="0" w:color="auto"/>
          </w:divBdr>
        </w:div>
        <w:div w:id="1925020757">
          <w:marLeft w:val="640"/>
          <w:marRight w:val="0"/>
          <w:marTop w:val="0"/>
          <w:marBottom w:val="0"/>
          <w:divBdr>
            <w:top w:val="none" w:sz="0" w:space="0" w:color="auto"/>
            <w:left w:val="none" w:sz="0" w:space="0" w:color="auto"/>
            <w:bottom w:val="none" w:sz="0" w:space="0" w:color="auto"/>
            <w:right w:val="none" w:sz="0" w:space="0" w:color="auto"/>
          </w:divBdr>
        </w:div>
      </w:divsChild>
    </w:div>
    <w:div w:id="831872345">
      <w:bodyDiv w:val="1"/>
      <w:marLeft w:val="0"/>
      <w:marRight w:val="0"/>
      <w:marTop w:val="0"/>
      <w:marBottom w:val="0"/>
      <w:divBdr>
        <w:top w:val="none" w:sz="0" w:space="0" w:color="auto"/>
        <w:left w:val="none" w:sz="0" w:space="0" w:color="auto"/>
        <w:bottom w:val="none" w:sz="0" w:space="0" w:color="auto"/>
        <w:right w:val="none" w:sz="0" w:space="0" w:color="auto"/>
      </w:divBdr>
      <w:divsChild>
        <w:div w:id="1691101810">
          <w:marLeft w:val="640"/>
          <w:marRight w:val="0"/>
          <w:marTop w:val="0"/>
          <w:marBottom w:val="0"/>
          <w:divBdr>
            <w:top w:val="none" w:sz="0" w:space="0" w:color="auto"/>
            <w:left w:val="none" w:sz="0" w:space="0" w:color="auto"/>
            <w:bottom w:val="none" w:sz="0" w:space="0" w:color="auto"/>
            <w:right w:val="none" w:sz="0" w:space="0" w:color="auto"/>
          </w:divBdr>
        </w:div>
        <w:div w:id="1494486156">
          <w:marLeft w:val="640"/>
          <w:marRight w:val="0"/>
          <w:marTop w:val="0"/>
          <w:marBottom w:val="0"/>
          <w:divBdr>
            <w:top w:val="none" w:sz="0" w:space="0" w:color="auto"/>
            <w:left w:val="none" w:sz="0" w:space="0" w:color="auto"/>
            <w:bottom w:val="none" w:sz="0" w:space="0" w:color="auto"/>
            <w:right w:val="none" w:sz="0" w:space="0" w:color="auto"/>
          </w:divBdr>
        </w:div>
        <w:div w:id="796220628">
          <w:marLeft w:val="640"/>
          <w:marRight w:val="0"/>
          <w:marTop w:val="0"/>
          <w:marBottom w:val="0"/>
          <w:divBdr>
            <w:top w:val="none" w:sz="0" w:space="0" w:color="auto"/>
            <w:left w:val="none" w:sz="0" w:space="0" w:color="auto"/>
            <w:bottom w:val="none" w:sz="0" w:space="0" w:color="auto"/>
            <w:right w:val="none" w:sz="0" w:space="0" w:color="auto"/>
          </w:divBdr>
        </w:div>
        <w:div w:id="1792940165">
          <w:marLeft w:val="640"/>
          <w:marRight w:val="0"/>
          <w:marTop w:val="0"/>
          <w:marBottom w:val="0"/>
          <w:divBdr>
            <w:top w:val="none" w:sz="0" w:space="0" w:color="auto"/>
            <w:left w:val="none" w:sz="0" w:space="0" w:color="auto"/>
            <w:bottom w:val="none" w:sz="0" w:space="0" w:color="auto"/>
            <w:right w:val="none" w:sz="0" w:space="0" w:color="auto"/>
          </w:divBdr>
        </w:div>
        <w:div w:id="880366094">
          <w:marLeft w:val="640"/>
          <w:marRight w:val="0"/>
          <w:marTop w:val="0"/>
          <w:marBottom w:val="0"/>
          <w:divBdr>
            <w:top w:val="none" w:sz="0" w:space="0" w:color="auto"/>
            <w:left w:val="none" w:sz="0" w:space="0" w:color="auto"/>
            <w:bottom w:val="none" w:sz="0" w:space="0" w:color="auto"/>
            <w:right w:val="none" w:sz="0" w:space="0" w:color="auto"/>
          </w:divBdr>
        </w:div>
        <w:div w:id="1544367329">
          <w:marLeft w:val="640"/>
          <w:marRight w:val="0"/>
          <w:marTop w:val="0"/>
          <w:marBottom w:val="0"/>
          <w:divBdr>
            <w:top w:val="none" w:sz="0" w:space="0" w:color="auto"/>
            <w:left w:val="none" w:sz="0" w:space="0" w:color="auto"/>
            <w:bottom w:val="none" w:sz="0" w:space="0" w:color="auto"/>
            <w:right w:val="none" w:sz="0" w:space="0" w:color="auto"/>
          </w:divBdr>
        </w:div>
        <w:div w:id="1631132502">
          <w:marLeft w:val="640"/>
          <w:marRight w:val="0"/>
          <w:marTop w:val="0"/>
          <w:marBottom w:val="0"/>
          <w:divBdr>
            <w:top w:val="none" w:sz="0" w:space="0" w:color="auto"/>
            <w:left w:val="none" w:sz="0" w:space="0" w:color="auto"/>
            <w:bottom w:val="none" w:sz="0" w:space="0" w:color="auto"/>
            <w:right w:val="none" w:sz="0" w:space="0" w:color="auto"/>
          </w:divBdr>
        </w:div>
        <w:div w:id="2034844324">
          <w:marLeft w:val="640"/>
          <w:marRight w:val="0"/>
          <w:marTop w:val="0"/>
          <w:marBottom w:val="0"/>
          <w:divBdr>
            <w:top w:val="none" w:sz="0" w:space="0" w:color="auto"/>
            <w:left w:val="none" w:sz="0" w:space="0" w:color="auto"/>
            <w:bottom w:val="none" w:sz="0" w:space="0" w:color="auto"/>
            <w:right w:val="none" w:sz="0" w:space="0" w:color="auto"/>
          </w:divBdr>
        </w:div>
        <w:div w:id="453862717">
          <w:marLeft w:val="640"/>
          <w:marRight w:val="0"/>
          <w:marTop w:val="0"/>
          <w:marBottom w:val="0"/>
          <w:divBdr>
            <w:top w:val="none" w:sz="0" w:space="0" w:color="auto"/>
            <w:left w:val="none" w:sz="0" w:space="0" w:color="auto"/>
            <w:bottom w:val="none" w:sz="0" w:space="0" w:color="auto"/>
            <w:right w:val="none" w:sz="0" w:space="0" w:color="auto"/>
          </w:divBdr>
        </w:div>
        <w:div w:id="1364674715">
          <w:marLeft w:val="640"/>
          <w:marRight w:val="0"/>
          <w:marTop w:val="0"/>
          <w:marBottom w:val="0"/>
          <w:divBdr>
            <w:top w:val="none" w:sz="0" w:space="0" w:color="auto"/>
            <w:left w:val="none" w:sz="0" w:space="0" w:color="auto"/>
            <w:bottom w:val="none" w:sz="0" w:space="0" w:color="auto"/>
            <w:right w:val="none" w:sz="0" w:space="0" w:color="auto"/>
          </w:divBdr>
        </w:div>
        <w:div w:id="688794660">
          <w:marLeft w:val="640"/>
          <w:marRight w:val="0"/>
          <w:marTop w:val="0"/>
          <w:marBottom w:val="0"/>
          <w:divBdr>
            <w:top w:val="none" w:sz="0" w:space="0" w:color="auto"/>
            <w:left w:val="none" w:sz="0" w:space="0" w:color="auto"/>
            <w:bottom w:val="none" w:sz="0" w:space="0" w:color="auto"/>
            <w:right w:val="none" w:sz="0" w:space="0" w:color="auto"/>
          </w:divBdr>
        </w:div>
        <w:div w:id="165824480">
          <w:marLeft w:val="640"/>
          <w:marRight w:val="0"/>
          <w:marTop w:val="0"/>
          <w:marBottom w:val="0"/>
          <w:divBdr>
            <w:top w:val="none" w:sz="0" w:space="0" w:color="auto"/>
            <w:left w:val="none" w:sz="0" w:space="0" w:color="auto"/>
            <w:bottom w:val="none" w:sz="0" w:space="0" w:color="auto"/>
            <w:right w:val="none" w:sz="0" w:space="0" w:color="auto"/>
          </w:divBdr>
        </w:div>
        <w:div w:id="631985419">
          <w:marLeft w:val="640"/>
          <w:marRight w:val="0"/>
          <w:marTop w:val="0"/>
          <w:marBottom w:val="0"/>
          <w:divBdr>
            <w:top w:val="none" w:sz="0" w:space="0" w:color="auto"/>
            <w:left w:val="none" w:sz="0" w:space="0" w:color="auto"/>
            <w:bottom w:val="none" w:sz="0" w:space="0" w:color="auto"/>
            <w:right w:val="none" w:sz="0" w:space="0" w:color="auto"/>
          </w:divBdr>
        </w:div>
        <w:div w:id="57167842">
          <w:marLeft w:val="640"/>
          <w:marRight w:val="0"/>
          <w:marTop w:val="0"/>
          <w:marBottom w:val="0"/>
          <w:divBdr>
            <w:top w:val="none" w:sz="0" w:space="0" w:color="auto"/>
            <w:left w:val="none" w:sz="0" w:space="0" w:color="auto"/>
            <w:bottom w:val="none" w:sz="0" w:space="0" w:color="auto"/>
            <w:right w:val="none" w:sz="0" w:space="0" w:color="auto"/>
          </w:divBdr>
        </w:div>
        <w:div w:id="808862637">
          <w:marLeft w:val="640"/>
          <w:marRight w:val="0"/>
          <w:marTop w:val="0"/>
          <w:marBottom w:val="0"/>
          <w:divBdr>
            <w:top w:val="none" w:sz="0" w:space="0" w:color="auto"/>
            <w:left w:val="none" w:sz="0" w:space="0" w:color="auto"/>
            <w:bottom w:val="none" w:sz="0" w:space="0" w:color="auto"/>
            <w:right w:val="none" w:sz="0" w:space="0" w:color="auto"/>
          </w:divBdr>
        </w:div>
        <w:div w:id="135344016">
          <w:marLeft w:val="640"/>
          <w:marRight w:val="0"/>
          <w:marTop w:val="0"/>
          <w:marBottom w:val="0"/>
          <w:divBdr>
            <w:top w:val="none" w:sz="0" w:space="0" w:color="auto"/>
            <w:left w:val="none" w:sz="0" w:space="0" w:color="auto"/>
            <w:bottom w:val="none" w:sz="0" w:space="0" w:color="auto"/>
            <w:right w:val="none" w:sz="0" w:space="0" w:color="auto"/>
          </w:divBdr>
        </w:div>
        <w:div w:id="1657147293">
          <w:marLeft w:val="640"/>
          <w:marRight w:val="0"/>
          <w:marTop w:val="0"/>
          <w:marBottom w:val="0"/>
          <w:divBdr>
            <w:top w:val="none" w:sz="0" w:space="0" w:color="auto"/>
            <w:left w:val="none" w:sz="0" w:space="0" w:color="auto"/>
            <w:bottom w:val="none" w:sz="0" w:space="0" w:color="auto"/>
            <w:right w:val="none" w:sz="0" w:space="0" w:color="auto"/>
          </w:divBdr>
        </w:div>
        <w:div w:id="587151560">
          <w:marLeft w:val="640"/>
          <w:marRight w:val="0"/>
          <w:marTop w:val="0"/>
          <w:marBottom w:val="0"/>
          <w:divBdr>
            <w:top w:val="none" w:sz="0" w:space="0" w:color="auto"/>
            <w:left w:val="none" w:sz="0" w:space="0" w:color="auto"/>
            <w:bottom w:val="none" w:sz="0" w:space="0" w:color="auto"/>
            <w:right w:val="none" w:sz="0" w:space="0" w:color="auto"/>
          </w:divBdr>
        </w:div>
        <w:div w:id="1406150033">
          <w:marLeft w:val="640"/>
          <w:marRight w:val="0"/>
          <w:marTop w:val="0"/>
          <w:marBottom w:val="0"/>
          <w:divBdr>
            <w:top w:val="none" w:sz="0" w:space="0" w:color="auto"/>
            <w:left w:val="none" w:sz="0" w:space="0" w:color="auto"/>
            <w:bottom w:val="none" w:sz="0" w:space="0" w:color="auto"/>
            <w:right w:val="none" w:sz="0" w:space="0" w:color="auto"/>
          </w:divBdr>
        </w:div>
        <w:div w:id="989748394">
          <w:marLeft w:val="640"/>
          <w:marRight w:val="0"/>
          <w:marTop w:val="0"/>
          <w:marBottom w:val="0"/>
          <w:divBdr>
            <w:top w:val="none" w:sz="0" w:space="0" w:color="auto"/>
            <w:left w:val="none" w:sz="0" w:space="0" w:color="auto"/>
            <w:bottom w:val="none" w:sz="0" w:space="0" w:color="auto"/>
            <w:right w:val="none" w:sz="0" w:space="0" w:color="auto"/>
          </w:divBdr>
        </w:div>
        <w:div w:id="981420117">
          <w:marLeft w:val="640"/>
          <w:marRight w:val="0"/>
          <w:marTop w:val="0"/>
          <w:marBottom w:val="0"/>
          <w:divBdr>
            <w:top w:val="none" w:sz="0" w:space="0" w:color="auto"/>
            <w:left w:val="none" w:sz="0" w:space="0" w:color="auto"/>
            <w:bottom w:val="none" w:sz="0" w:space="0" w:color="auto"/>
            <w:right w:val="none" w:sz="0" w:space="0" w:color="auto"/>
          </w:divBdr>
        </w:div>
        <w:div w:id="867375374">
          <w:marLeft w:val="640"/>
          <w:marRight w:val="0"/>
          <w:marTop w:val="0"/>
          <w:marBottom w:val="0"/>
          <w:divBdr>
            <w:top w:val="none" w:sz="0" w:space="0" w:color="auto"/>
            <w:left w:val="none" w:sz="0" w:space="0" w:color="auto"/>
            <w:bottom w:val="none" w:sz="0" w:space="0" w:color="auto"/>
            <w:right w:val="none" w:sz="0" w:space="0" w:color="auto"/>
          </w:divBdr>
        </w:div>
        <w:div w:id="1161775513">
          <w:marLeft w:val="640"/>
          <w:marRight w:val="0"/>
          <w:marTop w:val="0"/>
          <w:marBottom w:val="0"/>
          <w:divBdr>
            <w:top w:val="none" w:sz="0" w:space="0" w:color="auto"/>
            <w:left w:val="none" w:sz="0" w:space="0" w:color="auto"/>
            <w:bottom w:val="none" w:sz="0" w:space="0" w:color="auto"/>
            <w:right w:val="none" w:sz="0" w:space="0" w:color="auto"/>
          </w:divBdr>
        </w:div>
        <w:div w:id="944339025">
          <w:marLeft w:val="640"/>
          <w:marRight w:val="0"/>
          <w:marTop w:val="0"/>
          <w:marBottom w:val="0"/>
          <w:divBdr>
            <w:top w:val="none" w:sz="0" w:space="0" w:color="auto"/>
            <w:left w:val="none" w:sz="0" w:space="0" w:color="auto"/>
            <w:bottom w:val="none" w:sz="0" w:space="0" w:color="auto"/>
            <w:right w:val="none" w:sz="0" w:space="0" w:color="auto"/>
          </w:divBdr>
        </w:div>
        <w:div w:id="1255475294">
          <w:marLeft w:val="640"/>
          <w:marRight w:val="0"/>
          <w:marTop w:val="0"/>
          <w:marBottom w:val="0"/>
          <w:divBdr>
            <w:top w:val="none" w:sz="0" w:space="0" w:color="auto"/>
            <w:left w:val="none" w:sz="0" w:space="0" w:color="auto"/>
            <w:bottom w:val="none" w:sz="0" w:space="0" w:color="auto"/>
            <w:right w:val="none" w:sz="0" w:space="0" w:color="auto"/>
          </w:divBdr>
        </w:div>
        <w:div w:id="374081094">
          <w:marLeft w:val="640"/>
          <w:marRight w:val="0"/>
          <w:marTop w:val="0"/>
          <w:marBottom w:val="0"/>
          <w:divBdr>
            <w:top w:val="none" w:sz="0" w:space="0" w:color="auto"/>
            <w:left w:val="none" w:sz="0" w:space="0" w:color="auto"/>
            <w:bottom w:val="none" w:sz="0" w:space="0" w:color="auto"/>
            <w:right w:val="none" w:sz="0" w:space="0" w:color="auto"/>
          </w:divBdr>
        </w:div>
        <w:div w:id="2122456164">
          <w:marLeft w:val="640"/>
          <w:marRight w:val="0"/>
          <w:marTop w:val="0"/>
          <w:marBottom w:val="0"/>
          <w:divBdr>
            <w:top w:val="none" w:sz="0" w:space="0" w:color="auto"/>
            <w:left w:val="none" w:sz="0" w:space="0" w:color="auto"/>
            <w:bottom w:val="none" w:sz="0" w:space="0" w:color="auto"/>
            <w:right w:val="none" w:sz="0" w:space="0" w:color="auto"/>
          </w:divBdr>
        </w:div>
        <w:div w:id="1163818311">
          <w:marLeft w:val="640"/>
          <w:marRight w:val="0"/>
          <w:marTop w:val="0"/>
          <w:marBottom w:val="0"/>
          <w:divBdr>
            <w:top w:val="none" w:sz="0" w:space="0" w:color="auto"/>
            <w:left w:val="none" w:sz="0" w:space="0" w:color="auto"/>
            <w:bottom w:val="none" w:sz="0" w:space="0" w:color="auto"/>
            <w:right w:val="none" w:sz="0" w:space="0" w:color="auto"/>
          </w:divBdr>
        </w:div>
        <w:div w:id="1936402036">
          <w:marLeft w:val="640"/>
          <w:marRight w:val="0"/>
          <w:marTop w:val="0"/>
          <w:marBottom w:val="0"/>
          <w:divBdr>
            <w:top w:val="none" w:sz="0" w:space="0" w:color="auto"/>
            <w:left w:val="none" w:sz="0" w:space="0" w:color="auto"/>
            <w:bottom w:val="none" w:sz="0" w:space="0" w:color="auto"/>
            <w:right w:val="none" w:sz="0" w:space="0" w:color="auto"/>
          </w:divBdr>
        </w:div>
        <w:div w:id="1593780485">
          <w:marLeft w:val="640"/>
          <w:marRight w:val="0"/>
          <w:marTop w:val="0"/>
          <w:marBottom w:val="0"/>
          <w:divBdr>
            <w:top w:val="none" w:sz="0" w:space="0" w:color="auto"/>
            <w:left w:val="none" w:sz="0" w:space="0" w:color="auto"/>
            <w:bottom w:val="none" w:sz="0" w:space="0" w:color="auto"/>
            <w:right w:val="none" w:sz="0" w:space="0" w:color="auto"/>
          </w:divBdr>
        </w:div>
        <w:div w:id="2056809903">
          <w:marLeft w:val="640"/>
          <w:marRight w:val="0"/>
          <w:marTop w:val="0"/>
          <w:marBottom w:val="0"/>
          <w:divBdr>
            <w:top w:val="none" w:sz="0" w:space="0" w:color="auto"/>
            <w:left w:val="none" w:sz="0" w:space="0" w:color="auto"/>
            <w:bottom w:val="none" w:sz="0" w:space="0" w:color="auto"/>
            <w:right w:val="none" w:sz="0" w:space="0" w:color="auto"/>
          </w:divBdr>
        </w:div>
        <w:div w:id="1175002319">
          <w:marLeft w:val="640"/>
          <w:marRight w:val="0"/>
          <w:marTop w:val="0"/>
          <w:marBottom w:val="0"/>
          <w:divBdr>
            <w:top w:val="none" w:sz="0" w:space="0" w:color="auto"/>
            <w:left w:val="none" w:sz="0" w:space="0" w:color="auto"/>
            <w:bottom w:val="none" w:sz="0" w:space="0" w:color="auto"/>
            <w:right w:val="none" w:sz="0" w:space="0" w:color="auto"/>
          </w:divBdr>
        </w:div>
        <w:div w:id="1715930578">
          <w:marLeft w:val="640"/>
          <w:marRight w:val="0"/>
          <w:marTop w:val="0"/>
          <w:marBottom w:val="0"/>
          <w:divBdr>
            <w:top w:val="none" w:sz="0" w:space="0" w:color="auto"/>
            <w:left w:val="none" w:sz="0" w:space="0" w:color="auto"/>
            <w:bottom w:val="none" w:sz="0" w:space="0" w:color="auto"/>
            <w:right w:val="none" w:sz="0" w:space="0" w:color="auto"/>
          </w:divBdr>
        </w:div>
        <w:div w:id="727606529">
          <w:marLeft w:val="640"/>
          <w:marRight w:val="0"/>
          <w:marTop w:val="0"/>
          <w:marBottom w:val="0"/>
          <w:divBdr>
            <w:top w:val="none" w:sz="0" w:space="0" w:color="auto"/>
            <w:left w:val="none" w:sz="0" w:space="0" w:color="auto"/>
            <w:bottom w:val="none" w:sz="0" w:space="0" w:color="auto"/>
            <w:right w:val="none" w:sz="0" w:space="0" w:color="auto"/>
          </w:divBdr>
        </w:div>
        <w:div w:id="423263894">
          <w:marLeft w:val="640"/>
          <w:marRight w:val="0"/>
          <w:marTop w:val="0"/>
          <w:marBottom w:val="0"/>
          <w:divBdr>
            <w:top w:val="none" w:sz="0" w:space="0" w:color="auto"/>
            <w:left w:val="none" w:sz="0" w:space="0" w:color="auto"/>
            <w:bottom w:val="none" w:sz="0" w:space="0" w:color="auto"/>
            <w:right w:val="none" w:sz="0" w:space="0" w:color="auto"/>
          </w:divBdr>
        </w:div>
        <w:div w:id="2075738350">
          <w:marLeft w:val="640"/>
          <w:marRight w:val="0"/>
          <w:marTop w:val="0"/>
          <w:marBottom w:val="0"/>
          <w:divBdr>
            <w:top w:val="none" w:sz="0" w:space="0" w:color="auto"/>
            <w:left w:val="none" w:sz="0" w:space="0" w:color="auto"/>
            <w:bottom w:val="none" w:sz="0" w:space="0" w:color="auto"/>
            <w:right w:val="none" w:sz="0" w:space="0" w:color="auto"/>
          </w:divBdr>
        </w:div>
      </w:divsChild>
    </w:div>
    <w:div w:id="831876143">
      <w:bodyDiv w:val="1"/>
      <w:marLeft w:val="0"/>
      <w:marRight w:val="0"/>
      <w:marTop w:val="0"/>
      <w:marBottom w:val="0"/>
      <w:divBdr>
        <w:top w:val="none" w:sz="0" w:space="0" w:color="auto"/>
        <w:left w:val="none" w:sz="0" w:space="0" w:color="auto"/>
        <w:bottom w:val="none" w:sz="0" w:space="0" w:color="auto"/>
        <w:right w:val="none" w:sz="0" w:space="0" w:color="auto"/>
      </w:divBdr>
      <w:divsChild>
        <w:div w:id="1018770562">
          <w:marLeft w:val="640"/>
          <w:marRight w:val="0"/>
          <w:marTop w:val="0"/>
          <w:marBottom w:val="0"/>
          <w:divBdr>
            <w:top w:val="none" w:sz="0" w:space="0" w:color="auto"/>
            <w:left w:val="none" w:sz="0" w:space="0" w:color="auto"/>
            <w:bottom w:val="none" w:sz="0" w:space="0" w:color="auto"/>
            <w:right w:val="none" w:sz="0" w:space="0" w:color="auto"/>
          </w:divBdr>
        </w:div>
        <w:div w:id="1944923026">
          <w:marLeft w:val="640"/>
          <w:marRight w:val="0"/>
          <w:marTop w:val="0"/>
          <w:marBottom w:val="0"/>
          <w:divBdr>
            <w:top w:val="none" w:sz="0" w:space="0" w:color="auto"/>
            <w:left w:val="none" w:sz="0" w:space="0" w:color="auto"/>
            <w:bottom w:val="none" w:sz="0" w:space="0" w:color="auto"/>
            <w:right w:val="none" w:sz="0" w:space="0" w:color="auto"/>
          </w:divBdr>
        </w:div>
        <w:div w:id="1412237936">
          <w:marLeft w:val="640"/>
          <w:marRight w:val="0"/>
          <w:marTop w:val="0"/>
          <w:marBottom w:val="0"/>
          <w:divBdr>
            <w:top w:val="none" w:sz="0" w:space="0" w:color="auto"/>
            <w:left w:val="none" w:sz="0" w:space="0" w:color="auto"/>
            <w:bottom w:val="none" w:sz="0" w:space="0" w:color="auto"/>
            <w:right w:val="none" w:sz="0" w:space="0" w:color="auto"/>
          </w:divBdr>
        </w:div>
        <w:div w:id="717171468">
          <w:marLeft w:val="640"/>
          <w:marRight w:val="0"/>
          <w:marTop w:val="0"/>
          <w:marBottom w:val="0"/>
          <w:divBdr>
            <w:top w:val="none" w:sz="0" w:space="0" w:color="auto"/>
            <w:left w:val="none" w:sz="0" w:space="0" w:color="auto"/>
            <w:bottom w:val="none" w:sz="0" w:space="0" w:color="auto"/>
            <w:right w:val="none" w:sz="0" w:space="0" w:color="auto"/>
          </w:divBdr>
        </w:div>
        <w:div w:id="1459028361">
          <w:marLeft w:val="640"/>
          <w:marRight w:val="0"/>
          <w:marTop w:val="0"/>
          <w:marBottom w:val="0"/>
          <w:divBdr>
            <w:top w:val="none" w:sz="0" w:space="0" w:color="auto"/>
            <w:left w:val="none" w:sz="0" w:space="0" w:color="auto"/>
            <w:bottom w:val="none" w:sz="0" w:space="0" w:color="auto"/>
            <w:right w:val="none" w:sz="0" w:space="0" w:color="auto"/>
          </w:divBdr>
        </w:div>
        <w:div w:id="646208279">
          <w:marLeft w:val="640"/>
          <w:marRight w:val="0"/>
          <w:marTop w:val="0"/>
          <w:marBottom w:val="0"/>
          <w:divBdr>
            <w:top w:val="none" w:sz="0" w:space="0" w:color="auto"/>
            <w:left w:val="none" w:sz="0" w:space="0" w:color="auto"/>
            <w:bottom w:val="none" w:sz="0" w:space="0" w:color="auto"/>
            <w:right w:val="none" w:sz="0" w:space="0" w:color="auto"/>
          </w:divBdr>
        </w:div>
        <w:div w:id="1947232597">
          <w:marLeft w:val="640"/>
          <w:marRight w:val="0"/>
          <w:marTop w:val="0"/>
          <w:marBottom w:val="0"/>
          <w:divBdr>
            <w:top w:val="none" w:sz="0" w:space="0" w:color="auto"/>
            <w:left w:val="none" w:sz="0" w:space="0" w:color="auto"/>
            <w:bottom w:val="none" w:sz="0" w:space="0" w:color="auto"/>
            <w:right w:val="none" w:sz="0" w:space="0" w:color="auto"/>
          </w:divBdr>
        </w:div>
        <w:div w:id="522398368">
          <w:marLeft w:val="640"/>
          <w:marRight w:val="0"/>
          <w:marTop w:val="0"/>
          <w:marBottom w:val="0"/>
          <w:divBdr>
            <w:top w:val="none" w:sz="0" w:space="0" w:color="auto"/>
            <w:left w:val="none" w:sz="0" w:space="0" w:color="auto"/>
            <w:bottom w:val="none" w:sz="0" w:space="0" w:color="auto"/>
            <w:right w:val="none" w:sz="0" w:space="0" w:color="auto"/>
          </w:divBdr>
        </w:div>
        <w:div w:id="1678651607">
          <w:marLeft w:val="640"/>
          <w:marRight w:val="0"/>
          <w:marTop w:val="0"/>
          <w:marBottom w:val="0"/>
          <w:divBdr>
            <w:top w:val="none" w:sz="0" w:space="0" w:color="auto"/>
            <w:left w:val="none" w:sz="0" w:space="0" w:color="auto"/>
            <w:bottom w:val="none" w:sz="0" w:space="0" w:color="auto"/>
            <w:right w:val="none" w:sz="0" w:space="0" w:color="auto"/>
          </w:divBdr>
        </w:div>
        <w:div w:id="1112748272">
          <w:marLeft w:val="640"/>
          <w:marRight w:val="0"/>
          <w:marTop w:val="0"/>
          <w:marBottom w:val="0"/>
          <w:divBdr>
            <w:top w:val="none" w:sz="0" w:space="0" w:color="auto"/>
            <w:left w:val="none" w:sz="0" w:space="0" w:color="auto"/>
            <w:bottom w:val="none" w:sz="0" w:space="0" w:color="auto"/>
            <w:right w:val="none" w:sz="0" w:space="0" w:color="auto"/>
          </w:divBdr>
        </w:div>
        <w:div w:id="257299182">
          <w:marLeft w:val="640"/>
          <w:marRight w:val="0"/>
          <w:marTop w:val="0"/>
          <w:marBottom w:val="0"/>
          <w:divBdr>
            <w:top w:val="none" w:sz="0" w:space="0" w:color="auto"/>
            <w:left w:val="none" w:sz="0" w:space="0" w:color="auto"/>
            <w:bottom w:val="none" w:sz="0" w:space="0" w:color="auto"/>
            <w:right w:val="none" w:sz="0" w:space="0" w:color="auto"/>
          </w:divBdr>
        </w:div>
        <w:div w:id="808859323">
          <w:marLeft w:val="640"/>
          <w:marRight w:val="0"/>
          <w:marTop w:val="0"/>
          <w:marBottom w:val="0"/>
          <w:divBdr>
            <w:top w:val="none" w:sz="0" w:space="0" w:color="auto"/>
            <w:left w:val="none" w:sz="0" w:space="0" w:color="auto"/>
            <w:bottom w:val="none" w:sz="0" w:space="0" w:color="auto"/>
            <w:right w:val="none" w:sz="0" w:space="0" w:color="auto"/>
          </w:divBdr>
        </w:div>
        <w:div w:id="2071346708">
          <w:marLeft w:val="640"/>
          <w:marRight w:val="0"/>
          <w:marTop w:val="0"/>
          <w:marBottom w:val="0"/>
          <w:divBdr>
            <w:top w:val="none" w:sz="0" w:space="0" w:color="auto"/>
            <w:left w:val="none" w:sz="0" w:space="0" w:color="auto"/>
            <w:bottom w:val="none" w:sz="0" w:space="0" w:color="auto"/>
            <w:right w:val="none" w:sz="0" w:space="0" w:color="auto"/>
          </w:divBdr>
        </w:div>
        <w:div w:id="497768128">
          <w:marLeft w:val="640"/>
          <w:marRight w:val="0"/>
          <w:marTop w:val="0"/>
          <w:marBottom w:val="0"/>
          <w:divBdr>
            <w:top w:val="none" w:sz="0" w:space="0" w:color="auto"/>
            <w:left w:val="none" w:sz="0" w:space="0" w:color="auto"/>
            <w:bottom w:val="none" w:sz="0" w:space="0" w:color="auto"/>
            <w:right w:val="none" w:sz="0" w:space="0" w:color="auto"/>
          </w:divBdr>
        </w:div>
        <w:div w:id="701976855">
          <w:marLeft w:val="640"/>
          <w:marRight w:val="0"/>
          <w:marTop w:val="0"/>
          <w:marBottom w:val="0"/>
          <w:divBdr>
            <w:top w:val="none" w:sz="0" w:space="0" w:color="auto"/>
            <w:left w:val="none" w:sz="0" w:space="0" w:color="auto"/>
            <w:bottom w:val="none" w:sz="0" w:space="0" w:color="auto"/>
            <w:right w:val="none" w:sz="0" w:space="0" w:color="auto"/>
          </w:divBdr>
        </w:div>
        <w:div w:id="596138825">
          <w:marLeft w:val="640"/>
          <w:marRight w:val="0"/>
          <w:marTop w:val="0"/>
          <w:marBottom w:val="0"/>
          <w:divBdr>
            <w:top w:val="none" w:sz="0" w:space="0" w:color="auto"/>
            <w:left w:val="none" w:sz="0" w:space="0" w:color="auto"/>
            <w:bottom w:val="none" w:sz="0" w:space="0" w:color="auto"/>
            <w:right w:val="none" w:sz="0" w:space="0" w:color="auto"/>
          </w:divBdr>
        </w:div>
        <w:div w:id="1789399106">
          <w:marLeft w:val="640"/>
          <w:marRight w:val="0"/>
          <w:marTop w:val="0"/>
          <w:marBottom w:val="0"/>
          <w:divBdr>
            <w:top w:val="none" w:sz="0" w:space="0" w:color="auto"/>
            <w:left w:val="none" w:sz="0" w:space="0" w:color="auto"/>
            <w:bottom w:val="none" w:sz="0" w:space="0" w:color="auto"/>
            <w:right w:val="none" w:sz="0" w:space="0" w:color="auto"/>
          </w:divBdr>
        </w:div>
        <w:div w:id="1548223979">
          <w:marLeft w:val="640"/>
          <w:marRight w:val="0"/>
          <w:marTop w:val="0"/>
          <w:marBottom w:val="0"/>
          <w:divBdr>
            <w:top w:val="none" w:sz="0" w:space="0" w:color="auto"/>
            <w:left w:val="none" w:sz="0" w:space="0" w:color="auto"/>
            <w:bottom w:val="none" w:sz="0" w:space="0" w:color="auto"/>
            <w:right w:val="none" w:sz="0" w:space="0" w:color="auto"/>
          </w:divBdr>
        </w:div>
        <w:div w:id="80690033">
          <w:marLeft w:val="640"/>
          <w:marRight w:val="0"/>
          <w:marTop w:val="0"/>
          <w:marBottom w:val="0"/>
          <w:divBdr>
            <w:top w:val="none" w:sz="0" w:space="0" w:color="auto"/>
            <w:left w:val="none" w:sz="0" w:space="0" w:color="auto"/>
            <w:bottom w:val="none" w:sz="0" w:space="0" w:color="auto"/>
            <w:right w:val="none" w:sz="0" w:space="0" w:color="auto"/>
          </w:divBdr>
        </w:div>
        <w:div w:id="376125741">
          <w:marLeft w:val="640"/>
          <w:marRight w:val="0"/>
          <w:marTop w:val="0"/>
          <w:marBottom w:val="0"/>
          <w:divBdr>
            <w:top w:val="none" w:sz="0" w:space="0" w:color="auto"/>
            <w:left w:val="none" w:sz="0" w:space="0" w:color="auto"/>
            <w:bottom w:val="none" w:sz="0" w:space="0" w:color="auto"/>
            <w:right w:val="none" w:sz="0" w:space="0" w:color="auto"/>
          </w:divBdr>
        </w:div>
        <w:div w:id="285091067">
          <w:marLeft w:val="640"/>
          <w:marRight w:val="0"/>
          <w:marTop w:val="0"/>
          <w:marBottom w:val="0"/>
          <w:divBdr>
            <w:top w:val="none" w:sz="0" w:space="0" w:color="auto"/>
            <w:left w:val="none" w:sz="0" w:space="0" w:color="auto"/>
            <w:bottom w:val="none" w:sz="0" w:space="0" w:color="auto"/>
            <w:right w:val="none" w:sz="0" w:space="0" w:color="auto"/>
          </w:divBdr>
        </w:div>
        <w:div w:id="851189768">
          <w:marLeft w:val="640"/>
          <w:marRight w:val="0"/>
          <w:marTop w:val="0"/>
          <w:marBottom w:val="0"/>
          <w:divBdr>
            <w:top w:val="none" w:sz="0" w:space="0" w:color="auto"/>
            <w:left w:val="none" w:sz="0" w:space="0" w:color="auto"/>
            <w:bottom w:val="none" w:sz="0" w:space="0" w:color="auto"/>
            <w:right w:val="none" w:sz="0" w:space="0" w:color="auto"/>
          </w:divBdr>
        </w:div>
        <w:div w:id="1532567943">
          <w:marLeft w:val="640"/>
          <w:marRight w:val="0"/>
          <w:marTop w:val="0"/>
          <w:marBottom w:val="0"/>
          <w:divBdr>
            <w:top w:val="none" w:sz="0" w:space="0" w:color="auto"/>
            <w:left w:val="none" w:sz="0" w:space="0" w:color="auto"/>
            <w:bottom w:val="none" w:sz="0" w:space="0" w:color="auto"/>
            <w:right w:val="none" w:sz="0" w:space="0" w:color="auto"/>
          </w:divBdr>
        </w:div>
        <w:div w:id="1960380430">
          <w:marLeft w:val="640"/>
          <w:marRight w:val="0"/>
          <w:marTop w:val="0"/>
          <w:marBottom w:val="0"/>
          <w:divBdr>
            <w:top w:val="none" w:sz="0" w:space="0" w:color="auto"/>
            <w:left w:val="none" w:sz="0" w:space="0" w:color="auto"/>
            <w:bottom w:val="none" w:sz="0" w:space="0" w:color="auto"/>
            <w:right w:val="none" w:sz="0" w:space="0" w:color="auto"/>
          </w:divBdr>
        </w:div>
        <w:div w:id="1353989393">
          <w:marLeft w:val="640"/>
          <w:marRight w:val="0"/>
          <w:marTop w:val="0"/>
          <w:marBottom w:val="0"/>
          <w:divBdr>
            <w:top w:val="none" w:sz="0" w:space="0" w:color="auto"/>
            <w:left w:val="none" w:sz="0" w:space="0" w:color="auto"/>
            <w:bottom w:val="none" w:sz="0" w:space="0" w:color="auto"/>
            <w:right w:val="none" w:sz="0" w:space="0" w:color="auto"/>
          </w:divBdr>
        </w:div>
        <w:div w:id="151458179">
          <w:marLeft w:val="640"/>
          <w:marRight w:val="0"/>
          <w:marTop w:val="0"/>
          <w:marBottom w:val="0"/>
          <w:divBdr>
            <w:top w:val="none" w:sz="0" w:space="0" w:color="auto"/>
            <w:left w:val="none" w:sz="0" w:space="0" w:color="auto"/>
            <w:bottom w:val="none" w:sz="0" w:space="0" w:color="auto"/>
            <w:right w:val="none" w:sz="0" w:space="0" w:color="auto"/>
          </w:divBdr>
        </w:div>
        <w:div w:id="408700962">
          <w:marLeft w:val="640"/>
          <w:marRight w:val="0"/>
          <w:marTop w:val="0"/>
          <w:marBottom w:val="0"/>
          <w:divBdr>
            <w:top w:val="none" w:sz="0" w:space="0" w:color="auto"/>
            <w:left w:val="none" w:sz="0" w:space="0" w:color="auto"/>
            <w:bottom w:val="none" w:sz="0" w:space="0" w:color="auto"/>
            <w:right w:val="none" w:sz="0" w:space="0" w:color="auto"/>
          </w:divBdr>
        </w:div>
        <w:div w:id="895356753">
          <w:marLeft w:val="640"/>
          <w:marRight w:val="0"/>
          <w:marTop w:val="0"/>
          <w:marBottom w:val="0"/>
          <w:divBdr>
            <w:top w:val="none" w:sz="0" w:space="0" w:color="auto"/>
            <w:left w:val="none" w:sz="0" w:space="0" w:color="auto"/>
            <w:bottom w:val="none" w:sz="0" w:space="0" w:color="auto"/>
            <w:right w:val="none" w:sz="0" w:space="0" w:color="auto"/>
          </w:divBdr>
        </w:div>
        <w:div w:id="1710688241">
          <w:marLeft w:val="640"/>
          <w:marRight w:val="0"/>
          <w:marTop w:val="0"/>
          <w:marBottom w:val="0"/>
          <w:divBdr>
            <w:top w:val="none" w:sz="0" w:space="0" w:color="auto"/>
            <w:left w:val="none" w:sz="0" w:space="0" w:color="auto"/>
            <w:bottom w:val="none" w:sz="0" w:space="0" w:color="auto"/>
            <w:right w:val="none" w:sz="0" w:space="0" w:color="auto"/>
          </w:divBdr>
        </w:div>
        <w:div w:id="796607006">
          <w:marLeft w:val="640"/>
          <w:marRight w:val="0"/>
          <w:marTop w:val="0"/>
          <w:marBottom w:val="0"/>
          <w:divBdr>
            <w:top w:val="none" w:sz="0" w:space="0" w:color="auto"/>
            <w:left w:val="none" w:sz="0" w:space="0" w:color="auto"/>
            <w:bottom w:val="none" w:sz="0" w:space="0" w:color="auto"/>
            <w:right w:val="none" w:sz="0" w:space="0" w:color="auto"/>
          </w:divBdr>
        </w:div>
        <w:div w:id="536504766">
          <w:marLeft w:val="640"/>
          <w:marRight w:val="0"/>
          <w:marTop w:val="0"/>
          <w:marBottom w:val="0"/>
          <w:divBdr>
            <w:top w:val="none" w:sz="0" w:space="0" w:color="auto"/>
            <w:left w:val="none" w:sz="0" w:space="0" w:color="auto"/>
            <w:bottom w:val="none" w:sz="0" w:space="0" w:color="auto"/>
            <w:right w:val="none" w:sz="0" w:space="0" w:color="auto"/>
          </w:divBdr>
        </w:div>
        <w:div w:id="1121919013">
          <w:marLeft w:val="640"/>
          <w:marRight w:val="0"/>
          <w:marTop w:val="0"/>
          <w:marBottom w:val="0"/>
          <w:divBdr>
            <w:top w:val="none" w:sz="0" w:space="0" w:color="auto"/>
            <w:left w:val="none" w:sz="0" w:space="0" w:color="auto"/>
            <w:bottom w:val="none" w:sz="0" w:space="0" w:color="auto"/>
            <w:right w:val="none" w:sz="0" w:space="0" w:color="auto"/>
          </w:divBdr>
        </w:div>
        <w:div w:id="914822443">
          <w:marLeft w:val="640"/>
          <w:marRight w:val="0"/>
          <w:marTop w:val="0"/>
          <w:marBottom w:val="0"/>
          <w:divBdr>
            <w:top w:val="none" w:sz="0" w:space="0" w:color="auto"/>
            <w:left w:val="none" w:sz="0" w:space="0" w:color="auto"/>
            <w:bottom w:val="none" w:sz="0" w:space="0" w:color="auto"/>
            <w:right w:val="none" w:sz="0" w:space="0" w:color="auto"/>
          </w:divBdr>
        </w:div>
        <w:div w:id="1161310796">
          <w:marLeft w:val="640"/>
          <w:marRight w:val="0"/>
          <w:marTop w:val="0"/>
          <w:marBottom w:val="0"/>
          <w:divBdr>
            <w:top w:val="none" w:sz="0" w:space="0" w:color="auto"/>
            <w:left w:val="none" w:sz="0" w:space="0" w:color="auto"/>
            <w:bottom w:val="none" w:sz="0" w:space="0" w:color="auto"/>
            <w:right w:val="none" w:sz="0" w:space="0" w:color="auto"/>
          </w:divBdr>
        </w:div>
        <w:div w:id="450712191">
          <w:marLeft w:val="640"/>
          <w:marRight w:val="0"/>
          <w:marTop w:val="0"/>
          <w:marBottom w:val="0"/>
          <w:divBdr>
            <w:top w:val="none" w:sz="0" w:space="0" w:color="auto"/>
            <w:left w:val="none" w:sz="0" w:space="0" w:color="auto"/>
            <w:bottom w:val="none" w:sz="0" w:space="0" w:color="auto"/>
            <w:right w:val="none" w:sz="0" w:space="0" w:color="auto"/>
          </w:divBdr>
        </w:div>
        <w:div w:id="324406954">
          <w:marLeft w:val="640"/>
          <w:marRight w:val="0"/>
          <w:marTop w:val="0"/>
          <w:marBottom w:val="0"/>
          <w:divBdr>
            <w:top w:val="none" w:sz="0" w:space="0" w:color="auto"/>
            <w:left w:val="none" w:sz="0" w:space="0" w:color="auto"/>
            <w:bottom w:val="none" w:sz="0" w:space="0" w:color="auto"/>
            <w:right w:val="none" w:sz="0" w:space="0" w:color="auto"/>
          </w:divBdr>
        </w:div>
      </w:divsChild>
    </w:div>
    <w:div w:id="835922810">
      <w:bodyDiv w:val="1"/>
      <w:marLeft w:val="0"/>
      <w:marRight w:val="0"/>
      <w:marTop w:val="0"/>
      <w:marBottom w:val="0"/>
      <w:divBdr>
        <w:top w:val="none" w:sz="0" w:space="0" w:color="auto"/>
        <w:left w:val="none" w:sz="0" w:space="0" w:color="auto"/>
        <w:bottom w:val="none" w:sz="0" w:space="0" w:color="auto"/>
        <w:right w:val="none" w:sz="0" w:space="0" w:color="auto"/>
      </w:divBdr>
      <w:divsChild>
        <w:div w:id="410733766">
          <w:marLeft w:val="640"/>
          <w:marRight w:val="0"/>
          <w:marTop w:val="0"/>
          <w:marBottom w:val="0"/>
          <w:divBdr>
            <w:top w:val="none" w:sz="0" w:space="0" w:color="auto"/>
            <w:left w:val="none" w:sz="0" w:space="0" w:color="auto"/>
            <w:bottom w:val="none" w:sz="0" w:space="0" w:color="auto"/>
            <w:right w:val="none" w:sz="0" w:space="0" w:color="auto"/>
          </w:divBdr>
        </w:div>
        <w:div w:id="969239513">
          <w:marLeft w:val="640"/>
          <w:marRight w:val="0"/>
          <w:marTop w:val="0"/>
          <w:marBottom w:val="0"/>
          <w:divBdr>
            <w:top w:val="none" w:sz="0" w:space="0" w:color="auto"/>
            <w:left w:val="none" w:sz="0" w:space="0" w:color="auto"/>
            <w:bottom w:val="none" w:sz="0" w:space="0" w:color="auto"/>
            <w:right w:val="none" w:sz="0" w:space="0" w:color="auto"/>
          </w:divBdr>
        </w:div>
        <w:div w:id="1210073474">
          <w:marLeft w:val="640"/>
          <w:marRight w:val="0"/>
          <w:marTop w:val="0"/>
          <w:marBottom w:val="0"/>
          <w:divBdr>
            <w:top w:val="none" w:sz="0" w:space="0" w:color="auto"/>
            <w:left w:val="none" w:sz="0" w:space="0" w:color="auto"/>
            <w:bottom w:val="none" w:sz="0" w:space="0" w:color="auto"/>
            <w:right w:val="none" w:sz="0" w:space="0" w:color="auto"/>
          </w:divBdr>
        </w:div>
        <w:div w:id="601037742">
          <w:marLeft w:val="640"/>
          <w:marRight w:val="0"/>
          <w:marTop w:val="0"/>
          <w:marBottom w:val="0"/>
          <w:divBdr>
            <w:top w:val="none" w:sz="0" w:space="0" w:color="auto"/>
            <w:left w:val="none" w:sz="0" w:space="0" w:color="auto"/>
            <w:bottom w:val="none" w:sz="0" w:space="0" w:color="auto"/>
            <w:right w:val="none" w:sz="0" w:space="0" w:color="auto"/>
          </w:divBdr>
        </w:div>
        <w:div w:id="1333878121">
          <w:marLeft w:val="640"/>
          <w:marRight w:val="0"/>
          <w:marTop w:val="0"/>
          <w:marBottom w:val="0"/>
          <w:divBdr>
            <w:top w:val="none" w:sz="0" w:space="0" w:color="auto"/>
            <w:left w:val="none" w:sz="0" w:space="0" w:color="auto"/>
            <w:bottom w:val="none" w:sz="0" w:space="0" w:color="auto"/>
            <w:right w:val="none" w:sz="0" w:space="0" w:color="auto"/>
          </w:divBdr>
        </w:div>
        <w:div w:id="1822653182">
          <w:marLeft w:val="640"/>
          <w:marRight w:val="0"/>
          <w:marTop w:val="0"/>
          <w:marBottom w:val="0"/>
          <w:divBdr>
            <w:top w:val="none" w:sz="0" w:space="0" w:color="auto"/>
            <w:left w:val="none" w:sz="0" w:space="0" w:color="auto"/>
            <w:bottom w:val="none" w:sz="0" w:space="0" w:color="auto"/>
            <w:right w:val="none" w:sz="0" w:space="0" w:color="auto"/>
          </w:divBdr>
        </w:div>
        <w:div w:id="1060323073">
          <w:marLeft w:val="640"/>
          <w:marRight w:val="0"/>
          <w:marTop w:val="0"/>
          <w:marBottom w:val="0"/>
          <w:divBdr>
            <w:top w:val="none" w:sz="0" w:space="0" w:color="auto"/>
            <w:left w:val="none" w:sz="0" w:space="0" w:color="auto"/>
            <w:bottom w:val="none" w:sz="0" w:space="0" w:color="auto"/>
            <w:right w:val="none" w:sz="0" w:space="0" w:color="auto"/>
          </w:divBdr>
        </w:div>
        <w:div w:id="974068999">
          <w:marLeft w:val="640"/>
          <w:marRight w:val="0"/>
          <w:marTop w:val="0"/>
          <w:marBottom w:val="0"/>
          <w:divBdr>
            <w:top w:val="none" w:sz="0" w:space="0" w:color="auto"/>
            <w:left w:val="none" w:sz="0" w:space="0" w:color="auto"/>
            <w:bottom w:val="none" w:sz="0" w:space="0" w:color="auto"/>
            <w:right w:val="none" w:sz="0" w:space="0" w:color="auto"/>
          </w:divBdr>
        </w:div>
        <w:div w:id="314989205">
          <w:marLeft w:val="640"/>
          <w:marRight w:val="0"/>
          <w:marTop w:val="0"/>
          <w:marBottom w:val="0"/>
          <w:divBdr>
            <w:top w:val="none" w:sz="0" w:space="0" w:color="auto"/>
            <w:left w:val="none" w:sz="0" w:space="0" w:color="auto"/>
            <w:bottom w:val="none" w:sz="0" w:space="0" w:color="auto"/>
            <w:right w:val="none" w:sz="0" w:space="0" w:color="auto"/>
          </w:divBdr>
        </w:div>
        <w:div w:id="1865705165">
          <w:marLeft w:val="640"/>
          <w:marRight w:val="0"/>
          <w:marTop w:val="0"/>
          <w:marBottom w:val="0"/>
          <w:divBdr>
            <w:top w:val="none" w:sz="0" w:space="0" w:color="auto"/>
            <w:left w:val="none" w:sz="0" w:space="0" w:color="auto"/>
            <w:bottom w:val="none" w:sz="0" w:space="0" w:color="auto"/>
            <w:right w:val="none" w:sz="0" w:space="0" w:color="auto"/>
          </w:divBdr>
        </w:div>
        <w:div w:id="1613778257">
          <w:marLeft w:val="640"/>
          <w:marRight w:val="0"/>
          <w:marTop w:val="0"/>
          <w:marBottom w:val="0"/>
          <w:divBdr>
            <w:top w:val="none" w:sz="0" w:space="0" w:color="auto"/>
            <w:left w:val="none" w:sz="0" w:space="0" w:color="auto"/>
            <w:bottom w:val="none" w:sz="0" w:space="0" w:color="auto"/>
            <w:right w:val="none" w:sz="0" w:space="0" w:color="auto"/>
          </w:divBdr>
        </w:div>
        <w:div w:id="1921718983">
          <w:marLeft w:val="640"/>
          <w:marRight w:val="0"/>
          <w:marTop w:val="0"/>
          <w:marBottom w:val="0"/>
          <w:divBdr>
            <w:top w:val="none" w:sz="0" w:space="0" w:color="auto"/>
            <w:left w:val="none" w:sz="0" w:space="0" w:color="auto"/>
            <w:bottom w:val="none" w:sz="0" w:space="0" w:color="auto"/>
            <w:right w:val="none" w:sz="0" w:space="0" w:color="auto"/>
          </w:divBdr>
        </w:div>
        <w:div w:id="433676245">
          <w:marLeft w:val="640"/>
          <w:marRight w:val="0"/>
          <w:marTop w:val="0"/>
          <w:marBottom w:val="0"/>
          <w:divBdr>
            <w:top w:val="none" w:sz="0" w:space="0" w:color="auto"/>
            <w:left w:val="none" w:sz="0" w:space="0" w:color="auto"/>
            <w:bottom w:val="none" w:sz="0" w:space="0" w:color="auto"/>
            <w:right w:val="none" w:sz="0" w:space="0" w:color="auto"/>
          </w:divBdr>
        </w:div>
        <w:div w:id="1905221078">
          <w:marLeft w:val="640"/>
          <w:marRight w:val="0"/>
          <w:marTop w:val="0"/>
          <w:marBottom w:val="0"/>
          <w:divBdr>
            <w:top w:val="none" w:sz="0" w:space="0" w:color="auto"/>
            <w:left w:val="none" w:sz="0" w:space="0" w:color="auto"/>
            <w:bottom w:val="none" w:sz="0" w:space="0" w:color="auto"/>
            <w:right w:val="none" w:sz="0" w:space="0" w:color="auto"/>
          </w:divBdr>
        </w:div>
        <w:div w:id="1835876296">
          <w:marLeft w:val="640"/>
          <w:marRight w:val="0"/>
          <w:marTop w:val="0"/>
          <w:marBottom w:val="0"/>
          <w:divBdr>
            <w:top w:val="none" w:sz="0" w:space="0" w:color="auto"/>
            <w:left w:val="none" w:sz="0" w:space="0" w:color="auto"/>
            <w:bottom w:val="none" w:sz="0" w:space="0" w:color="auto"/>
            <w:right w:val="none" w:sz="0" w:space="0" w:color="auto"/>
          </w:divBdr>
        </w:div>
        <w:div w:id="287472621">
          <w:marLeft w:val="640"/>
          <w:marRight w:val="0"/>
          <w:marTop w:val="0"/>
          <w:marBottom w:val="0"/>
          <w:divBdr>
            <w:top w:val="none" w:sz="0" w:space="0" w:color="auto"/>
            <w:left w:val="none" w:sz="0" w:space="0" w:color="auto"/>
            <w:bottom w:val="none" w:sz="0" w:space="0" w:color="auto"/>
            <w:right w:val="none" w:sz="0" w:space="0" w:color="auto"/>
          </w:divBdr>
        </w:div>
        <w:div w:id="2060013305">
          <w:marLeft w:val="640"/>
          <w:marRight w:val="0"/>
          <w:marTop w:val="0"/>
          <w:marBottom w:val="0"/>
          <w:divBdr>
            <w:top w:val="none" w:sz="0" w:space="0" w:color="auto"/>
            <w:left w:val="none" w:sz="0" w:space="0" w:color="auto"/>
            <w:bottom w:val="none" w:sz="0" w:space="0" w:color="auto"/>
            <w:right w:val="none" w:sz="0" w:space="0" w:color="auto"/>
          </w:divBdr>
        </w:div>
        <w:div w:id="634602263">
          <w:marLeft w:val="640"/>
          <w:marRight w:val="0"/>
          <w:marTop w:val="0"/>
          <w:marBottom w:val="0"/>
          <w:divBdr>
            <w:top w:val="none" w:sz="0" w:space="0" w:color="auto"/>
            <w:left w:val="none" w:sz="0" w:space="0" w:color="auto"/>
            <w:bottom w:val="none" w:sz="0" w:space="0" w:color="auto"/>
            <w:right w:val="none" w:sz="0" w:space="0" w:color="auto"/>
          </w:divBdr>
        </w:div>
        <w:div w:id="1033728855">
          <w:marLeft w:val="640"/>
          <w:marRight w:val="0"/>
          <w:marTop w:val="0"/>
          <w:marBottom w:val="0"/>
          <w:divBdr>
            <w:top w:val="none" w:sz="0" w:space="0" w:color="auto"/>
            <w:left w:val="none" w:sz="0" w:space="0" w:color="auto"/>
            <w:bottom w:val="none" w:sz="0" w:space="0" w:color="auto"/>
            <w:right w:val="none" w:sz="0" w:space="0" w:color="auto"/>
          </w:divBdr>
        </w:div>
        <w:div w:id="83456352">
          <w:marLeft w:val="640"/>
          <w:marRight w:val="0"/>
          <w:marTop w:val="0"/>
          <w:marBottom w:val="0"/>
          <w:divBdr>
            <w:top w:val="none" w:sz="0" w:space="0" w:color="auto"/>
            <w:left w:val="none" w:sz="0" w:space="0" w:color="auto"/>
            <w:bottom w:val="none" w:sz="0" w:space="0" w:color="auto"/>
            <w:right w:val="none" w:sz="0" w:space="0" w:color="auto"/>
          </w:divBdr>
        </w:div>
        <w:div w:id="2016687236">
          <w:marLeft w:val="640"/>
          <w:marRight w:val="0"/>
          <w:marTop w:val="0"/>
          <w:marBottom w:val="0"/>
          <w:divBdr>
            <w:top w:val="none" w:sz="0" w:space="0" w:color="auto"/>
            <w:left w:val="none" w:sz="0" w:space="0" w:color="auto"/>
            <w:bottom w:val="none" w:sz="0" w:space="0" w:color="auto"/>
            <w:right w:val="none" w:sz="0" w:space="0" w:color="auto"/>
          </w:divBdr>
        </w:div>
        <w:div w:id="863714854">
          <w:marLeft w:val="640"/>
          <w:marRight w:val="0"/>
          <w:marTop w:val="0"/>
          <w:marBottom w:val="0"/>
          <w:divBdr>
            <w:top w:val="none" w:sz="0" w:space="0" w:color="auto"/>
            <w:left w:val="none" w:sz="0" w:space="0" w:color="auto"/>
            <w:bottom w:val="none" w:sz="0" w:space="0" w:color="auto"/>
            <w:right w:val="none" w:sz="0" w:space="0" w:color="auto"/>
          </w:divBdr>
        </w:div>
        <w:div w:id="1818911857">
          <w:marLeft w:val="640"/>
          <w:marRight w:val="0"/>
          <w:marTop w:val="0"/>
          <w:marBottom w:val="0"/>
          <w:divBdr>
            <w:top w:val="none" w:sz="0" w:space="0" w:color="auto"/>
            <w:left w:val="none" w:sz="0" w:space="0" w:color="auto"/>
            <w:bottom w:val="none" w:sz="0" w:space="0" w:color="auto"/>
            <w:right w:val="none" w:sz="0" w:space="0" w:color="auto"/>
          </w:divBdr>
        </w:div>
        <w:div w:id="884025862">
          <w:marLeft w:val="640"/>
          <w:marRight w:val="0"/>
          <w:marTop w:val="0"/>
          <w:marBottom w:val="0"/>
          <w:divBdr>
            <w:top w:val="none" w:sz="0" w:space="0" w:color="auto"/>
            <w:left w:val="none" w:sz="0" w:space="0" w:color="auto"/>
            <w:bottom w:val="none" w:sz="0" w:space="0" w:color="auto"/>
            <w:right w:val="none" w:sz="0" w:space="0" w:color="auto"/>
          </w:divBdr>
        </w:div>
        <w:div w:id="420376309">
          <w:marLeft w:val="640"/>
          <w:marRight w:val="0"/>
          <w:marTop w:val="0"/>
          <w:marBottom w:val="0"/>
          <w:divBdr>
            <w:top w:val="none" w:sz="0" w:space="0" w:color="auto"/>
            <w:left w:val="none" w:sz="0" w:space="0" w:color="auto"/>
            <w:bottom w:val="none" w:sz="0" w:space="0" w:color="auto"/>
            <w:right w:val="none" w:sz="0" w:space="0" w:color="auto"/>
          </w:divBdr>
        </w:div>
        <w:div w:id="1659531739">
          <w:marLeft w:val="640"/>
          <w:marRight w:val="0"/>
          <w:marTop w:val="0"/>
          <w:marBottom w:val="0"/>
          <w:divBdr>
            <w:top w:val="none" w:sz="0" w:space="0" w:color="auto"/>
            <w:left w:val="none" w:sz="0" w:space="0" w:color="auto"/>
            <w:bottom w:val="none" w:sz="0" w:space="0" w:color="auto"/>
            <w:right w:val="none" w:sz="0" w:space="0" w:color="auto"/>
          </w:divBdr>
        </w:div>
        <w:div w:id="1668442753">
          <w:marLeft w:val="640"/>
          <w:marRight w:val="0"/>
          <w:marTop w:val="0"/>
          <w:marBottom w:val="0"/>
          <w:divBdr>
            <w:top w:val="none" w:sz="0" w:space="0" w:color="auto"/>
            <w:left w:val="none" w:sz="0" w:space="0" w:color="auto"/>
            <w:bottom w:val="none" w:sz="0" w:space="0" w:color="auto"/>
            <w:right w:val="none" w:sz="0" w:space="0" w:color="auto"/>
          </w:divBdr>
        </w:div>
        <w:div w:id="267395934">
          <w:marLeft w:val="640"/>
          <w:marRight w:val="0"/>
          <w:marTop w:val="0"/>
          <w:marBottom w:val="0"/>
          <w:divBdr>
            <w:top w:val="none" w:sz="0" w:space="0" w:color="auto"/>
            <w:left w:val="none" w:sz="0" w:space="0" w:color="auto"/>
            <w:bottom w:val="none" w:sz="0" w:space="0" w:color="auto"/>
            <w:right w:val="none" w:sz="0" w:space="0" w:color="auto"/>
          </w:divBdr>
        </w:div>
        <w:div w:id="1003818557">
          <w:marLeft w:val="640"/>
          <w:marRight w:val="0"/>
          <w:marTop w:val="0"/>
          <w:marBottom w:val="0"/>
          <w:divBdr>
            <w:top w:val="none" w:sz="0" w:space="0" w:color="auto"/>
            <w:left w:val="none" w:sz="0" w:space="0" w:color="auto"/>
            <w:bottom w:val="none" w:sz="0" w:space="0" w:color="auto"/>
            <w:right w:val="none" w:sz="0" w:space="0" w:color="auto"/>
          </w:divBdr>
        </w:div>
        <w:div w:id="1433470423">
          <w:marLeft w:val="640"/>
          <w:marRight w:val="0"/>
          <w:marTop w:val="0"/>
          <w:marBottom w:val="0"/>
          <w:divBdr>
            <w:top w:val="none" w:sz="0" w:space="0" w:color="auto"/>
            <w:left w:val="none" w:sz="0" w:space="0" w:color="auto"/>
            <w:bottom w:val="none" w:sz="0" w:space="0" w:color="auto"/>
            <w:right w:val="none" w:sz="0" w:space="0" w:color="auto"/>
          </w:divBdr>
        </w:div>
        <w:div w:id="132790954">
          <w:marLeft w:val="640"/>
          <w:marRight w:val="0"/>
          <w:marTop w:val="0"/>
          <w:marBottom w:val="0"/>
          <w:divBdr>
            <w:top w:val="none" w:sz="0" w:space="0" w:color="auto"/>
            <w:left w:val="none" w:sz="0" w:space="0" w:color="auto"/>
            <w:bottom w:val="none" w:sz="0" w:space="0" w:color="auto"/>
            <w:right w:val="none" w:sz="0" w:space="0" w:color="auto"/>
          </w:divBdr>
        </w:div>
        <w:div w:id="1669743799">
          <w:marLeft w:val="640"/>
          <w:marRight w:val="0"/>
          <w:marTop w:val="0"/>
          <w:marBottom w:val="0"/>
          <w:divBdr>
            <w:top w:val="none" w:sz="0" w:space="0" w:color="auto"/>
            <w:left w:val="none" w:sz="0" w:space="0" w:color="auto"/>
            <w:bottom w:val="none" w:sz="0" w:space="0" w:color="auto"/>
            <w:right w:val="none" w:sz="0" w:space="0" w:color="auto"/>
          </w:divBdr>
        </w:div>
        <w:div w:id="283772168">
          <w:marLeft w:val="640"/>
          <w:marRight w:val="0"/>
          <w:marTop w:val="0"/>
          <w:marBottom w:val="0"/>
          <w:divBdr>
            <w:top w:val="none" w:sz="0" w:space="0" w:color="auto"/>
            <w:left w:val="none" w:sz="0" w:space="0" w:color="auto"/>
            <w:bottom w:val="none" w:sz="0" w:space="0" w:color="auto"/>
            <w:right w:val="none" w:sz="0" w:space="0" w:color="auto"/>
          </w:divBdr>
        </w:div>
        <w:div w:id="838077169">
          <w:marLeft w:val="640"/>
          <w:marRight w:val="0"/>
          <w:marTop w:val="0"/>
          <w:marBottom w:val="0"/>
          <w:divBdr>
            <w:top w:val="none" w:sz="0" w:space="0" w:color="auto"/>
            <w:left w:val="none" w:sz="0" w:space="0" w:color="auto"/>
            <w:bottom w:val="none" w:sz="0" w:space="0" w:color="auto"/>
            <w:right w:val="none" w:sz="0" w:space="0" w:color="auto"/>
          </w:divBdr>
        </w:div>
        <w:div w:id="1743795534">
          <w:marLeft w:val="640"/>
          <w:marRight w:val="0"/>
          <w:marTop w:val="0"/>
          <w:marBottom w:val="0"/>
          <w:divBdr>
            <w:top w:val="none" w:sz="0" w:space="0" w:color="auto"/>
            <w:left w:val="none" w:sz="0" w:space="0" w:color="auto"/>
            <w:bottom w:val="none" w:sz="0" w:space="0" w:color="auto"/>
            <w:right w:val="none" w:sz="0" w:space="0" w:color="auto"/>
          </w:divBdr>
        </w:div>
        <w:div w:id="787432031">
          <w:marLeft w:val="640"/>
          <w:marRight w:val="0"/>
          <w:marTop w:val="0"/>
          <w:marBottom w:val="0"/>
          <w:divBdr>
            <w:top w:val="none" w:sz="0" w:space="0" w:color="auto"/>
            <w:left w:val="none" w:sz="0" w:space="0" w:color="auto"/>
            <w:bottom w:val="none" w:sz="0" w:space="0" w:color="auto"/>
            <w:right w:val="none" w:sz="0" w:space="0" w:color="auto"/>
          </w:divBdr>
        </w:div>
      </w:divsChild>
    </w:div>
    <w:div w:id="837422960">
      <w:bodyDiv w:val="1"/>
      <w:marLeft w:val="0"/>
      <w:marRight w:val="0"/>
      <w:marTop w:val="0"/>
      <w:marBottom w:val="0"/>
      <w:divBdr>
        <w:top w:val="none" w:sz="0" w:space="0" w:color="auto"/>
        <w:left w:val="none" w:sz="0" w:space="0" w:color="auto"/>
        <w:bottom w:val="none" w:sz="0" w:space="0" w:color="auto"/>
        <w:right w:val="none" w:sz="0" w:space="0" w:color="auto"/>
      </w:divBdr>
      <w:divsChild>
        <w:div w:id="1099184114">
          <w:marLeft w:val="640"/>
          <w:marRight w:val="0"/>
          <w:marTop w:val="0"/>
          <w:marBottom w:val="0"/>
          <w:divBdr>
            <w:top w:val="none" w:sz="0" w:space="0" w:color="auto"/>
            <w:left w:val="none" w:sz="0" w:space="0" w:color="auto"/>
            <w:bottom w:val="none" w:sz="0" w:space="0" w:color="auto"/>
            <w:right w:val="none" w:sz="0" w:space="0" w:color="auto"/>
          </w:divBdr>
        </w:div>
        <w:div w:id="1458375426">
          <w:marLeft w:val="640"/>
          <w:marRight w:val="0"/>
          <w:marTop w:val="0"/>
          <w:marBottom w:val="0"/>
          <w:divBdr>
            <w:top w:val="none" w:sz="0" w:space="0" w:color="auto"/>
            <w:left w:val="none" w:sz="0" w:space="0" w:color="auto"/>
            <w:bottom w:val="none" w:sz="0" w:space="0" w:color="auto"/>
            <w:right w:val="none" w:sz="0" w:space="0" w:color="auto"/>
          </w:divBdr>
        </w:div>
        <w:div w:id="1801027152">
          <w:marLeft w:val="640"/>
          <w:marRight w:val="0"/>
          <w:marTop w:val="0"/>
          <w:marBottom w:val="0"/>
          <w:divBdr>
            <w:top w:val="none" w:sz="0" w:space="0" w:color="auto"/>
            <w:left w:val="none" w:sz="0" w:space="0" w:color="auto"/>
            <w:bottom w:val="none" w:sz="0" w:space="0" w:color="auto"/>
            <w:right w:val="none" w:sz="0" w:space="0" w:color="auto"/>
          </w:divBdr>
        </w:div>
        <w:div w:id="1951933357">
          <w:marLeft w:val="640"/>
          <w:marRight w:val="0"/>
          <w:marTop w:val="0"/>
          <w:marBottom w:val="0"/>
          <w:divBdr>
            <w:top w:val="none" w:sz="0" w:space="0" w:color="auto"/>
            <w:left w:val="none" w:sz="0" w:space="0" w:color="auto"/>
            <w:bottom w:val="none" w:sz="0" w:space="0" w:color="auto"/>
            <w:right w:val="none" w:sz="0" w:space="0" w:color="auto"/>
          </w:divBdr>
        </w:div>
        <w:div w:id="73170884">
          <w:marLeft w:val="640"/>
          <w:marRight w:val="0"/>
          <w:marTop w:val="0"/>
          <w:marBottom w:val="0"/>
          <w:divBdr>
            <w:top w:val="none" w:sz="0" w:space="0" w:color="auto"/>
            <w:left w:val="none" w:sz="0" w:space="0" w:color="auto"/>
            <w:bottom w:val="none" w:sz="0" w:space="0" w:color="auto"/>
            <w:right w:val="none" w:sz="0" w:space="0" w:color="auto"/>
          </w:divBdr>
        </w:div>
        <w:div w:id="1940016175">
          <w:marLeft w:val="640"/>
          <w:marRight w:val="0"/>
          <w:marTop w:val="0"/>
          <w:marBottom w:val="0"/>
          <w:divBdr>
            <w:top w:val="none" w:sz="0" w:space="0" w:color="auto"/>
            <w:left w:val="none" w:sz="0" w:space="0" w:color="auto"/>
            <w:bottom w:val="none" w:sz="0" w:space="0" w:color="auto"/>
            <w:right w:val="none" w:sz="0" w:space="0" w:color="auto"/>
          </w:divBdr>
        </w:div>
        <w:div w:id="40180074">
          <w:marLeft w:val="640"/>
          <w:marRight w:val="0"/>
          <w:marTop w:val="0"/>
          <w:marBottom w:val="0"/>
          <w:divBdr>
            <w:top w:val="none" w:sz="0" w:space="0" w:color="auto"/>
            <w:left w:val="none" w:sz="0" w:space="0" w:color="auto"/>
            <w:bottom w:val="none" w:sz="0" w:space="0" w:color="auto"/>
            <w:right w:val="none" w:sz="0" w:space="0" w:color="auto"/>
          </w:divBdr>
        </w:div>
        <w:div w:id="1035618195">
          <w:marLeft w:val="640"/>
          <w:marRight w:val="0"/>
          <w:marTop w:val="0"/>
          <w:marBottom w:val="0"/>
          <w:divBdr>
            <w:top w:val="none" w:sz="0" w:space="0" w:color="auto"/>
            <w:left w:val="none" w:sz="0" w:space="0" w:color="auto"/>
            <w:bottom w:val="none" w:sz="0" w:space="0" w:color="auto"/>
            <w:right w:val="none" w:sz="0" w:space="0" w:color="auto"/>
          </w:divBdr>
        </w:div>
        <w:div w:id="875971236">
          <w:marLeft w:val="640"/>
          <w:marRight w:val="0"/>
          <w:marTop w:val="0"/>
          <w:marBottom w:val="0"/>
          <w:divBdr>
            <w:top w:val="none" w:sz="0" w:space="0" w:color="auto"/>
            <w:left w:val="none" w:sz="0" w:space="0" w:color="auto"/>
            <w:bottom w:val="none" w:sz="0" w:space="0" w:color="auto"/>
            <w:right w:val="none" w:sz="0" w:space="0" w:color="auto"/>
          </w:divBdr>
        </w:div>
        <w:div w:id="1506673499">
          <w:marLeft w:val="640"/>
          <w:marRight w:val="0"/>
          <w:marTop w:val="0"/>
          <w:marBottom w:val="0"/>
          <w:divBdr>
            <w:top w:val="none" w:sz="0" w:space="0" w:color="auto"/>
            <w:left w:val="none" w:sz="0" w:space="0" w:color="auto"/>
            <w:bottom w:val="none" w:sz="0" w:space="0" w:color="auto"/>
            <w:right w:val="none" w:sz="0" w:space="0" w:color="auto"/>
          </w:divBdr>
        </w:div>
        <w:div w:id="275210999">
          <w:marLeft w:val="640"/>
          <w:marRight w:val="0"/>
          <w:marTop w:val="0"/>
          <w:marBottom w:val="0"/>
          <w:divBdr>
            <w:top w:val="none" w:sz="0" w:space="0" w:color="auto"/>
            <w:left w:val="none" w:sz="0" w:space="0" w:color="auto"/>
            <w:bottom w:val="none" w:sz="0" w:space="0" w:color="auto"/>
            <w:right w:val="none" w:sz="0" w:space="0" w:color="auto"/>
          </w:divBdr>
        </w:div>
        <w:div w:id="1753698494">
          <w:marLeft w:val="640"/>
          <w:marRight w:val="0"/>
          <w:marTop w:val="0"/>
          <w:marBottom w:val="0"/>
          <w:divBdr>
            <w:top w:val="none" w:sz="0" w:space="0" w:color="auto"/>
            <w:left w:val="none" w:sz="0" w:space="0" w:color="auto"/>
            <w:bottom w:val="none" w:sz="0" w:space="0" w:color="auto"/>
            <w:right w:val="none" w:sz="0" w:space="0" w:color="auto"/>
          </w:divBdr>
        </w:div>
        <w:div w:id="164368133">
          <w:marLeft w:val="640"/>
          <w:marRight w:val="0"/>
          <w:marTop w:val="0"/>
          <w:marBottom w:val="0"/>
          <w:divBdr>
            <w:top w:val="none" w:sz="0" w:space="0" w:color="auto"/>
            <w:left w:val="none" w:sz="0" w:space="0" w:color="auto"/>
            <w:bottom w:val="none" w:sz="0" w:space="0" w:color="auto"/>
            <w:right w:val="none" w:sz="0" w:space="0" w:color="auto"/>
          </w:divBdr>
        </w:div>
        <w:div w:id="44302649">
          <w:marLeft w:val="640"/>
          <w:marRight w:val="0"/>
          <w:marTop w:val="0"/>
          <w:marBottom w:val="0"/>
          <w:divBdr>
            <w:top w:val="none" w:sz="0" w:space="0" w:color="auto"/>
            <w:left w:val="none" w:sz="0" w:space="0" w:color="auto"/>
            <w:bottom w:val="none" w:sz="0" w:space="0" w:color="auto"/>
            <w:right w:val="none" w:sz="0" w:space="0" w:color="auto"/>
          </w:divBdr>
        </w:div>
        <w:div w:id="1658606134">
          <w:marLeft w:val="640"/>
          <w:marRight w:val="0"/>
          <w:marTop w:val="0"/>
          <w:marBottom w:val="0"/>
          <w:divBdr>
            <w:top w:val="none" w:sz="0" w:space="0" w:color="auto"/>
            <w:left w:val="none" w:sz="0" w:space="0" w:color="auto"/>
            <w:bottom w:val="none" w:sz="0" w:space="0" w:color="auto"/>
            <w:right w:val="none" w:sz="0" w:space="0" w:color="auto"/>
          </w:divBdr>
        </w:div>
        <w:div w:id="899629214">
          <w:marLeft w:val="640"/>
          <w:marRight w:val="0"/>
          <w:marTop w:val="0"/>
          <w:marBottom w:val="0"/>
          <w:divBdr>
            <w:top w:val="none" w:sz="0" w:space="0" w:color="auto"/>
            <w:left w:val="none" w:sz="0" w:space="0" w:color="auto"/>
            <w:bottom w:val="none" w:sz="0" w:space="0" w:color="auto"/>
            <w:right w:val="none" w:sz="0" w:space="0" w:color="auto"/>
          </w:divBdr>
        </w:div>
        <w:div w:id="373578317">
          <w:marLeft w:val="640"/>
          <w:marRight w:val="0"/>
          <w:marTop w:val="0"/>
          <w:marBottom w:val="0"/>
          <w:divBdr>
            <w:top w:val="none" w:sz="0" w:space="0" w:color="auto"/>
            <w:left w:val="none" w:sz="0" w:space="0" w:color="auto"/>
            <w:bottom w:val="none" w:sz="0" w:space="0" w:color="auto"/>
            <w:right w:val="none" w:sz="0" w:space="0" w:color="auto"/>
          </w:divBdr>
        </w:div>
        <w:div w:id="128980880">
          <w:marLeft w:val="640"/>
          <w:marRight w:val="0"/>
          <w:marTop w:val="0"/>
          <w:marBottom w:val="0"/>
          <w:divBdr>
            <w:top w:val="none" w:sz="0" w:space="0" w:color="auto"/>
            <w:left w:val="none" w:sz="0" w:space="0" w:color="auto"/>
            <w:bottom w:val="none" w:sz="0" w:space="0" w:color="auto"/>
            <w:right w:val="none" w:sz="0" w:space="0" w:color="auto"/>
          </w:divBdr>
        </w:div>
        <w:div w:id="204677209">
          <w:marLeft w:val="640"/>
          <w:marRight w:val="0"/>
          <w:marTop w:val="0"/>
          <w:marBottom w:val="0"/>
          <w:divBdr>
            <w:top w:val="none" w:sz="0" w:space="0" w:color="auto"/>
            <w:left w:val="none" w:sz="0" w:space="0" w:color="auto"/>
            <w:bottom w:val="none" w:sz="0" w:space="0" w:color="auto"/>
            <w:right w:val="none" w:sz="0" w:space="0" w:color="auto"/>
          </w:divBdr>
        </w:div>
        <w:div w:id="790705166">
          <w:marLeft w:val="640"/>
          <w:marRight w:val="0"/>
          <w:marTop w:val="0"/>
          <w:marBottom w:val="0"/>
          <w:divBdr>
            <w:top w:val="none" w:sz="0" w:space="0" w:color="auto"/>
            <w:left w:val="none" w:sz="0" w:space="0" w:color="auto"/>
            <w:bottom w:val="none" w:sz="0" w:space="0" w:color="auto"/>
            <w:right w:val="none" w:sz="0" w:space="0" w:color="auto"/>
          </w:divBdr>
        </w:div>
        <w:div w:id="563873537">
          <w:marLeft w:val="640"/>
          <w:marRight w:val="0"/>
          <w:marTop w:val="0"/>
          <w:marBottom w:val="0"/>
          <w:divBdr>
            <w:top w:val="none" w:sz="0" w:space="0" w:color="auto"/>
            <w:left w:val="none" w:sz="0" w:space="0" w:color="auto"/>
            <w:bottom w:val="none" w:sz="0" w:space="0" w:color="auto"/>
            <w:right w:val="none" w:sz="0" w:space="0" w:color="auto"/>
          </w:divBdr>
        </w:div>
        <w:div w:id="1380008789">
          <w:marLeft w:val="640"/>
          <w:marRight w:val="0"/>
          <w:marTop w:val="0"/>
          <w:marBottom w:val="0"/>
          <w:divBdr>
            <w:top w:val="none" w:sz="0" w:space="0" w:color="auto"/>
            <w:left w:val="none" w:sz="0" w:space="0" w:color="auto"/>
            <w:bottom w:val="none" w:sz="0" w:space="0" w:color="auto"/>
            <w:right w:val="none" w:sz="0" w:space="0" w:color="auto"/>
          </w:divBdr>
        </w:div>
        <w:div w:id="696078315">
          <w:marLeft w:val="640"/>
          <w:marRight w:val="0"/>
          <w:marTop w:val="0"/>
          <w:marBottom w:val="0"/>
          <w:divBdr>
            <w:top w:val="none" w:sz="0" w:space="0" w:color="auto"/>
            <w:left w:val="none" w:sz="0" w:space="0" w:color="auto"/>
            <w:bottom w:val="none" w:sz="0" w:space="0" w:color="auto"/>
            <w:right w:val="none" w:sz="0" w:space="0" w:color="auto"/>
          </w:divBdr>
        </w:div>
        <w:div w:id="661159330">
          <w:marLeft w:val="640"/>
          <w:marRight w:val="0"/>
          <w:marTop w:val="0"/>
          <w:marBottom w:val="0"/>
          <w:divBdr>
            <w:top w:val="none" w:sz="0" w:space="0" w:color="auto"/>
            <w:left w:val="none" w:sz="0" w:space="0" w:color="auto"/>
            <w:bottom w:val="none" w:sz="0" w:space="0" w:color="auto"/>
            <w:right w:val="none" w:sz="0" w:space="0" w:color="auto"/>
          </w:divBdr>
        </w:div>
        <w:div w:id="1346248649">
          <w:marLeft w:val="640"/>
          <w:marRight w:val="0"/>
          <w:marTop w:val="0"/>
          <w:marBottom w:val="0"/>
          <w:divBdr>
            <w:top w:val="none" w:sz="0" w:space="0" w:color="auto"/>
            <w:left w:val="none" w:sz="0" w:space="0" w:color="auto"/>
            <w:bottom w:val="none" w:sz="0" w:space="0" w:color="auto"/>
            <w:right w:val="none" w:sz="0" w:space="0" w:color="auto"/>
          </w:divBdr>
        </w:div>
        <w:div w:id="1396390998">
          <w:marLeft w:val="640"/>
          <w:marRight w:val="0"/>
          <w:marTop w:val="0"/>
          <w:marBottom w:val="0"/>
          <w:divBdr>
            <w:top w:val="none" w:sz="0" w:space="0" w:color="auto"/>
            <w:left w:val="none" w:sz="0" w:space="0" w:color="auto"/>
            <w:bottom w:val="none" w:sz="0" w:space="0" w:color="auto"/>
            <w:right w:val="none" w:sz="0" w:space="0" w:color="auto"/>
          </w:divBdr>
        </w:div>
        <w:div w:id="1782646185">
          <w:marLeft w:val="640"/>
          <w:marRight w:val="0"/>
          <w:marTop w:val="0"/>
          <w:marBottom w:val="0"/>
          <w:divBdr>
            <w:top w:val="none" w:sz="0" w:space="0" w:color="auto"/>
            <w:left w:val="none" w:sz="0" w:space="0" w:color="auto"/>
            <w:bottom w:val="none" w:sz="0" w:space="0" w:color="auto"/>
            <w:right w:val="none" w:sz="0" w:space="0" w:color="auto"/>
          </w:divBdr>
        </w:div>
        <w:div w:id="1107043925">
          <w:marLeft w:val="640"/>
          <w:marRight w:val="0"/>
          <w:marTop w:val="0"/>
          <w:marBottom w:val="0"/>
          <w:divBdr>
            <w:top w:val="none" w:sz="0" w:space="0" w:color="auto"/>
            <w:left w:val="none" w:sz="0" w:space="0" w:color="auto"/>
            <w:bottom w:val="none" w:sz="0" w:space="0" w:color="auto"/>
            <w:right w:val="none" w:sz="0" w:space="0" w:color="auto"/>
          </w:divBdr>
        </w:div>
        <w:div w:id="18094721">
          <w:marLeft w:val="640"/>
          <w:marRight w:val="0"/>
          <w:marTop w:val="0"/>
          <w:marBottom w:val="0"/>
          <w:divBdr>
            <w:top w:val="none" w:sz="0" w:space="0" w:color="auto"/>
            <w:left w:val="none" w:sz="0" w:space="0" w:color="auto"/>
            <w:bottom w:val="none" w:sz="0" w:space="0" w:color="auto"/>
            <w:right w:val="none" w:sz="0" w:space="0" w:color="auto"/>
          </w:divBdr>
        </w:div>
        <w:div w:id="133068851">
          <w:marLeft w:val="640"/>
          <w:marRight w:val="0"/>
          <w:marTop w:val="0"/>
          <w:marBottom w:val="0"/>
          <w:divBdr>
            <w:top w:val="none" w:sz="0" w:space="0" w:color="auto"/>
            <w:left w:val="none" w:sz="0" w:space="0" w:color="auto"/>
            <w:bottom w:val="none" w:sz="0" w:space="0" w:color="auto"/>
            <w:right w:val="none" w:sz="0" w:space="0" w:color="auto"/>
          </w:divBdr>
        </w:div>
        <w:div w:id="2021153273">
          <w:marLeft w:val="640"/>
          <w:marRight w:val="0"/>
          <w:marTop w:val="0"/>
          <w:marBottom w:val="0"/>
          <w:divBdr>
            <w:top w:val="none" w:sz="0" w:space="0" w:color="auto"/>
            <w:left w:val="none" w:sz="0" w:space="0" w:color="auto"/>
            <w:bottom w:val="none" w:sz="0" w:space="0" w:color="auto"/>
            <w:right w:val="none" w:sz="0" w:space="0" w:color="auto"/>
          </w:divBdr>
        </w:div>
        <w:div w:id="28996832">
          <w:marLeft w:val="640"/>
          <w:marRight w:val="0"/>
          <w:marTop w:val="0"/>
          <w:marBottom w:val="0"/>
          <w:divBdr>
            <w:top w:val="none" w:sz="0" w:space="0" w:color="auto"/>
            <w:left w:val="none" w:sz="0" w:space="0" w:color="auto"/>
            <w:bottom w:val="none" w:sz="0" w:space="0" w:color="auto"/>
            <w:right w:val="none" w:sz="0" w:space="0" w:color="auto"/>
          </w:divBdr>
        </w:div>
        <w:div w:id="488520268">
          <w:marLeft w:val="640"/>
          <w:marRight w:val="0"/>
          <w:marTop w:val="0"/>
          <w:marBottom w:val="0"/>
          <w:divBdr>
            <w:top w:val="none" w:sz="0" w:space="0" w:color="auto"/>
            <w:left w:val="none" w:sz="0" w:space="0" w:color="auto"/>
            <w:bottom w:val="none" w:sz="0" w:space="0" w:color="auto"/>
            <w:right w:val="none" w:sz="0" w:space="0" w:color="auto"/>
          </w:divBdr>
        </w:div>
        <w:div w:id="606474500">
          <w:marLeft w:val="640"/>
          <w:marRight w:val="0"/>
          <w:marTop w:val="0"/>
          <w:marBottom w:val="0"/>
          <w:divBdr>
            <w:top w:val="none" w:sz="0" w:space="0" w:color="auto"/>
            <w:left w:val="none" w:sz="0" w:space="0" w:color="auto"/>
            <w:bottom w:val="none" w:sz="0" w:space="0" w:color="auto"/>
            <w:right w:val="none" w:sz="0" w:space="0" w:color="auto"/>
          </w:divBdr>
        </w:div>
        <w:div w:id="124856769">
          <w:marLeft w:val="640"/>
          <w:marRight w:val="0"/>
          <w:marTop w:val="0"/>
          <w:marBottom w:val="0"/>
          <w:divBdr>
            <w:top w:val="none" w:sz="0" w:space="0" w:color="auto"/>
            <w:left w:val="none" w:sz="0" w:space="0" w:color="auto"/>
            <w:bottom w:val="none" w:sz="0" w:space="0" w:color="auto"/>
            <w:right w:val="none" w:sz="0" w:space="0" w:color="auto"/>
          </w:divBdr>
        </w:div>
        <w:div w:id="1852988399">
          <w:marLeft w:val="640"/>
          <w:marRight w:val="0"/>
          <w:marTop w:val="0"/>
          <w:marBottom w:val="0"/>
          <w:divBdr>
            <w:top w:val="none" w:sz="0" w:space="0" w:color="auto"/>
            <w:left w:val="none" w:sz="0" w:space="0" w:color="auto"/>
            <w:bottom w:val="none" w:sz="0" w:space="0" w:color="auto"/>
            <w:right w:val="none" w:sz="0" w:space="0" w:color="auto"/>
          </w:divBdr>
        </w:div>
      </w:divsChild>
    </w:div>
    <w:div w:id="849490856">
      <w:bodyDiv w:val="1"/>
      <w:marLeft w:val="0"/>
      <w:marRight w:val="0"/>
      <w:marTop w:val="0"/>
      <w:marBottom w:val="0"/>
      <w:divBdr>
        <w:top w:val="none" w:sz="0" w:space="0" w:color="auto"/>
        <w:left w:val="none" w:sz="0" w:space="0" w:color="auto"/>
        <w:bottom w:val="none" w:sz="0" w:space="0" w:color="auto"/>
        <w:right w:val="none" w:sz="0" w:space="0" w:color="auto"/>
      </w:divBdr>
      <w:divsChild>
        <w:div w:id="1446995400">
          <w:marLeft w:val="640"/>
          <w:marRight w:val="0"/>
          <w:marTop w:val="0"/>
          <w:marBottom w:val="0"/>
          <w:divBdr>
            <w:top w:val="none" w:sz="0" w:space="0" w:color="auto"/>
            <w:left w:val="none" w:sz="0" w:space="0" w:color="auto"/>
            <w:bottom w:val="none" w:sz="0" w:space="0" w:color="auto"/>
            <w:right w:val="none" w:sz="0" w:space="0" w:color="auto"/>
          </w:divBdr>
        </w:div>
        <w:div w:id="1375153206">
          <w:marLeft w:val="640"/>
          <w:marRight w:val="0"/>
          <w:marTop w:val="0"/>
          <w:marBottom w:val="0"/>
          <w:divBdr>
            <w:top w:val="none" w:sz="0" w:space="0" w:color="auto"/>
            <w:left w:val="none" w:sz="0" w:space="0" w:color="auto"/>
            <w:bottom w:val="none" w:sz="0" w:space="0" w:color="auto"/>
            <w:right w:val="none" w:sz="0" w:space="0" w:color="auto"/>
          </w:divBdr>
        </w:div>
        <w:div w:id="1012103529">
          <w:marLeft w:val="640"/>
          <w:marRight w:val="0"/>
          <w:marTop w:val="0"/>
          <w:marBottom w:val="0"/>
          <w:divBdr>
            <w:top w:val="none" w:sz="0" w:space="0" w:color="auto"/>
            <w:left w:val="none" w:sz="0" w:space="0" w:color="auto"/>
            <w:bottom w:val="none" w:sz="0" w:space="0" w:color="auto"/>
            <w:right w:val="none" w:sz="0" w:space="0" w:color="auto"/>
          </w:divBdr>
        </w:div>
        <w:div w:id="1722099113">
          <w:marLeft w:val="640"/>
          <w:marRight w:val="0"/>
          <w:marTop w:val="0"/>
          <w:marBottom w:val="0"/>
          <w:divBdr>
            <w:top w:val="none" w:sz="0" w:space="0" w:color="auto"/>
            <w:left w:val="none" w:sz="0" w:space="0" w:color="auto"/>
            <w:bottom w:val="none" w:sz="0" w:space="0" w:color="auto"/>
            <w:right w:val="none" w:sz="0" w:space="0" w:color="auto"/>
          </w:divBdr>
        </w:div>
        <w:div w:id="1671104305">
          <w:marLeft w:val="640"/>
          <w:marRight w:val="0"/>
          <w:marTop w:val="0"/>
          <w:marBottom w:val="0"/>
          <w:divBdr>
            <w:top w:val="none" w:sz="0" w:space="0" w:color="auto"/>
            <w:left w:val="none" w:sz="0" w:space="0" w:color="auto"/>
            <w:bottom w:val="none" w:sz="0" w:space="0" w:color="auto"/>
            <w:right w:val="none" w:sz="0" w:space="0" w:color="auto"/>
          </w:divBdr>
        </w:div>
        <w:div w:id="750005392">
          <w:marLeft w:val="640"/>
          <w:marRight w:val="0"/>
          <w:marTop w:val="0"/>
          <w:marBottom w:val="0"/>
          <w:divBdr>
            <w:top w:val="none" w:sz="0" w:space="0" w:color="auto"/>
            <w:left w:val="none" w:sz="0" w:space="0" w:color="auto"/>
            <w:bottom w:val="none" w:sz="0" w:space="0" w:color="auto"/>
            <w:right w:val="none" w:sz="0" w:space="0" w:color="auto"/>
          </w:divBdr>
        </w:div>
        <w:div w:id="360590016">
          <w:marLeft w:val="640"/>
          <w:marRight w:val="0"/>
          <w:marTop w:val="0"/>
          <w:marBottom w:val="0"/>
          <w:divBdr>
            <w:top w:val="none" w:sz="0" w:space="0" w:color="auto"/>
            <w:left w:val="none" w:sz="0" w:space="0" w:color="auto"/>
            <w:bottom w:val="none" w:sz="0" w:space="0" w:color="auto"/>
            <w:right w:val="none" w:sz="0" w:space="0" w:color="auto"/>
          </w:divBdr>
        </w:div>
        <w:div w:id="1648242271">
          <w:marLeft w:val="640"/>
          <w:marRight w:val="0"/>
          <w:marTop w:val="0"/>
          <w:marBottom w:val="0"/>
          <w:divBdr>
            <w:top w:val="none" w:sz="0" w:space="0" w:color="auto"/>
            <w:left w:val="none" w:sz="0" w:space="0" w:color="auto"/>
            <w:bottom w:val="none" w:sz="0" w:space="0" w:color="auto"/>
            <w:right w:val="none" w:sz="0" w:space="0" w:color="auto"/>
          </w:divBdr>
        </w:div>
        <w:div w:id="153838966">
          <w:marLeft w:val="640"/>
          <w:marRight w:val="0"/>
          <w:marTop w:val="0"/>
          <w:marBottom w:val="0"/>
          <w:divBdr>
            <w:top w:val="none" w:sz="0" w:space="0" w:color="auto"/>
            <w:left w:val="none" w:sz="0" w:space="0" w:color="auto"/>
            <w:bottom w:val="none" w:sz="0" w:space="0" w:color="auto"/>
            <w:right w:val="none" w:sz="0" w:space="0" w:color="auto"/>
          </w:divBdr>
        </w:div>
        <w:div w:id="1799253353">
          <w:marLeft w:val="640"/>
          <w:marRight w:val="0"/>
          <w:marTop w:val="0"/>
          <w:marBottom w:val="0"/>
          <w:divBdr>
            <w:top w:val="none" w:sz="0" w:space="0" w:color="auto"/>
            <w:left w:val="none" w:sz="0" w:space="0" w:color="auto"/>
            <w:bottom w:val="none" w:sz="0" w:space="0" w:color="auto"/>
            <w:right w:val="none" w:sz="0" w:space="0" w:color="auto"/>
          </w:divBdr>
        </w:div>
        <w:div w:id="1056583090">
          <w:marLeft w:val="640"/>
          <w:marRight w:val="0"/>
          <w:marTop w:val="0"/>
          <w:marBottom w:val="0"/>
          <w:divBdr>
            <w:top w:val="none" w:sz="0" w:space="0" w:color="auto"/>
            <w:left w:val="none" w:sz="0" w:space="0" w:color="auto"/>
            <w:bottom w:val="none" w:sz="0" w:space="0" w:color="auto"/>
            <w:right w:val="none" w:sz="0" w:space="0" w:color="auto"/>
          </w:divBdr>
        </w:div>
        <w:div w:id="210046221">
          <w:marLeft w:val="640"/>
          <w:marRight w:val="0"/>
          <w:marTop w:val="0"/>
          <w:marBottom w:val="0"/>
          <w:divBdr>
            <w:top w:val="none" w:sz="0" w:space="0" w:color="auto"/>
            <w:left w:val="none" w:sz="0" w:space="0" w:color="auto"/>
            <w:bottom w:val="none" w:sz="0" w:space="0" w:color="auto"/>
            <w:right w:val="none" w:sz="0" w:space="0" w:color="auto"/>
          </w:divBdr>
        </w:div>
        <w:div w:id="1414550751">
          <w:marLeft w:val="640"/>
          <w:marRight w:val="0"/>
          <w:marTop w:val="0"/>
          <w:marBottom w:val="0"/>
          <w:divBdr>
            <w:top w:val="none" w:sz="0" w:space="0" w:color="auto"/>
            <w:left w:val="none" w:sz="0" w:space="0" w:color="auto"/>
            <w:bottom w:val="none" w:sz="0" w:space="0" w:color="auto"/>
            <w:right w:val="none" w:sz="0" w:space="0" w:color="auto"/>
          </w:divBdr>
        </w:div>
        <w:div w:id="119803656">
          <w:marLeft w:val="640"/>
          <w:marRight w:val="0"/>
          <w:marTop w:val="0"/>
          <w:marBottom w:val="0"/>
          <w:divBdr>
            <w:top w:val="none" w:sz="0" w:space="0" w:color="auto"/>
            <w:left w:val="none" w:sz="0" w:space="0" w:color="auto"/>
            <w:bottom w:val="none" w:sz="0" w:space="0" w:color="auto"/>
            <w:right w:val="none" w:sz="0" w:space="0" w:color="auto"/>
          </w:divBdr>
        </w:div>
        <w:div w:id="1129785647">
          <w:marLeft w:val="640"/>
          <w:marRight w:val="0"/>
          <w:marTop w:val="0"/>
          <w:marBottom w:val="0"/>
          <w:divBdr>
            <w:top w:val="none" w:sz="0" w:space="0" w:color="auto"/>
            <w:left w:val="none" w:sz="0" w:space="0" w:color="auto"/>
            <w:bottom w:val="none" w:sz="0" w:space="0" w:color="auto"/>
            <w:right w:val="none" w:sz="0" w:space="0" w:color="auto"/>
          </w:divBdr>
        </w:div>
        <w:div w:id="1569919415">
          <w:marLeft w:val="640"/>
          <w:marRight w:val="0"/>
          <w:marTop w:val="0"/>
          <w:marBottom w:val="0"/>
          <w:divBdr>
            <w:top w:val="none" w:sz="0" w:space="0" w:color="auto"/>
            <w:left w:val="none" w:sz="0" w:space="0" w:color="auto"/>
            <w:bottom w:val="none" w:sz="0" w:space="0" w:color="auto"/>
            <w:right w:val="none" w:sz="0" w:space="0" w:color="auto"/>
          </w:divBdr>
        </w:div>
        <w:div w:id="109976944">
          <w:marLeft w:val="640"/>
          <w:marRight w:val="0"/>
          <w:marTop w:val="0"/>
          <w:marBottom w:val="0"/>
          <w:divBdr>
            <w:top w:val="none" w:sz="0" w:space="0" w:color="auto"/>
            <w:left w:val="none" w:sz="0" w:space="0" w:color="auto"/>
            <w:bottom w:val="none" w:sz="0" w:space="0" w:color="auto"/>
            <w:right w:val="none" w:sz="0" w:space="0" w:color="auto"/>
          </w:divBdr>
        </w:div>
        <w:div w:id="1702242769">
          <w:marLeft w:val="640"/>
          <w:marRight w:val="0"/>
          <w:marTop w:val="0"/>
          <w:marBottom w:val="0"/>
          <w:divBdr>
            <w:top w:val="none" w:sz="0" w:space="0" w:color="auto"/>
            <w:left w:val="none" w:sz="0" w:space="0" w:color="auto"/>
            <w:bottom w:val="none" w:sz="0" w:space="0" w:color="auto"/>
            <w:right w:val="none" w:sz="0" w:space="0" w:color="auto"/>
          </w:divBdr>
        </w:div>
        <w:div w:id="2099911253">
          <w:marLeft w:val="640"/>
          <w:marRight w:val="0"/>
          <w:marTop w:val="0"/>
          <w:marBottom w:val="0"/>
          <w:divBdr>
            <w:top w:val="none" w:sz="0" w:space="0" w:color="auto"/>
            <w:left w:val="none" w:sz="0" w:space="0" w:color="auto"/>
            <w:bottom w:val="none" w:sz="0" w:space="0" w:color="auto"/>
            <w:right w:val="none" w:sz="0" w:space="0" w:color="auto"/>
          </w:divBdr>
        </w:div>
        <w:div w:id="1088769898">
          <w:marLeft w:val="640"/>
          <w:marRight w:val="0"/>
          <w:marTop w:val="0"/>
          <w:marBottom w:val="0"/>
          <w:divBdr>
            <w:top w:val="none" w:sz="0" w:space="0" w:color="auto"/>
            <w:left w:val="none" w:sz="0" w:space="0" w:color="auto"/>
            <w:bottom w:val="none" w:sz="0" w:space="0" w:color="auto"/>
            <w:right w:val="none" w:sz="0" w:space="0" w:color="auto"/>
          </w:divBdr>
        </w:div>
        <w:div w:id="1221673575">
          <w:marLeft w:val="640"/>
          <w:marRight w:val="0"/>
          <w:marTop w:val="0"/>
          <w:marBottom w:val="0"/>
          <w:divBdr>
            <w:top w:val="none" w:sz="0" w:space="0" w:color="auto"/>
            <w:left w:val="none" w:sz="0" w:space="0" w:color="auto"/>
            <w:bottom w:val="none" w:sz="0" w:space="0" w:color="auto"/>
            <w:right w:val="none" w:sz="0" w:space="0" w:color="auto"/>
          </w:divBdr>
        </w:div>
        <w:div w:id="1869903828">
          <w:marLeft w:val="640"/>
          <w:marRight w:val="0"/>
          <w:marTop w:val="0"/>
          <w:marBottom w:val="0"/>
          <w:divBdr>
            <w:top w:val="none" w:sz="0" w:space="0" w:color="auto"/>
            <w:left w:val="none" w:sz="0" w:space="0" w:color="auto"/>
            <w:bottom w:val="none" w:sz="0" w:space="0" w:color="auto"/>
            <w:right w:val="none" w:sz="0" w:space="0" w:color="auto"/>
          </w:divBdr>
        </w:div>
        <w:div w:id="85418453">
          <w:marLeft w:val="640"/>
          <w:marRight w:val="0"/>
          <w:marTop w:val="0"/>
          <w:marBottom w:val="0"/>
          <w:divBdr>
            <w:top w:val="none" w:sz="0" w:space="0" w:color="auto"/>
            <w:left w:val="none" w:sz="0" w:space="0" w:color="auto"/>
            <w:bottom w:val="none" w:sz="0" w:space="0" w:color="auto"/>
            <w:right w:val="none" w:sz="0" w:space="0" w:color="auto"/>
          </w:divBdr>
        </w:div>
        <w:div w:id="526987783">
          <w:marLeft w:val="640"/>
          <w:marRight w:val="0"/>
          <w:marTop w:val="0"/>
          <w:marBottom w:val="0"/>
          <w:divBdr>
            <w:top w:val="none" w:sz="0" w:space="0" w:color="auto"/>
            <w:left w:val="none" w:sz="0" w:space="0" w:color="auto"/>
            <w:bottom w:val="none" w:sz="0" w:space="0" w:color="auto"/>
            <w:right w:val="none" w:sz="0" w:space="0" w:color="auto"/>
          </w:divBdr>
        </w:div>
        <w:div w:id="1006251044">
          <w:marLeft w:val="640"/>
          <w:marRight w:val="0"/>
          <w:marTop w:val="0"/>
          <w:marBottom w:val="0"/>
          <w:divBdr>
            <w:top w:val="none" w:sz="0" w:space="0" w:color="auto"/>
            <w:left w:val="none" w:sz="0" w:space="0" w:color="auto"/>
            <w:bottom w:val="none" w:sz="0" w:space="0" w:color="auto"/>
            <w:right w:val="none" w:sz="0" w:space="0" w:color="auto"/>
          </w:divBdr>
        </w:div>
        <w:div w:id="1470049413">
          <w:marLeft w:val="640"/>
          <w:marRight w:val="0"/>
          <w:marTop w:val="0"/>
          <w:marBottom w:val="0"/>
          <w:divBdr>
            <w:top w:val="none" w:sz="0" w:space="0" w:color="auto"/>
            <w:left w:val="none" w:sz="0" w:space="0" w:color="auto"/>
            <w:bottom w:val="none" w:sz="0" w:space="0" w:color="auto"/>
            <w:right w:val="none" w:sz="0" w:space="0" w:color="auto"/>
          </w:divBdr>
        </w:div>
        <w:div w:id="1779324960">
          <w:marLeft w:val="640"/>
          <w:marRight w:val="0"/>
          <w:marTop w:val="0"/>
          <w:marBottom w:val="0"/>
          <w:divBdr>
            <w:top w:val="none" w:sz="0" w:space="0" w:color="auto"/>
            <w:left w:val="none" w:sz="0" w:space="0" w:color="auto"/>
            <w:bottom w:val="none" w:sz="0" w:space="0" w:color="auto"/>
            <w:right w:val="none" w:sz="0" w:space="0" w:color="auto"/>
          </w:divBdr>
        </w:div>
        <w:div w:id="1770347451">
          <w:marLeft w:val="640"/>
          <w:marRight w:val="0"/>
          <w:marTop w:val="0"/>
          <w:marBottom w:val="0"/>
          <w:divBdr>
            <w:top w:val="none" w:sz="0" w:space="0" w:color="auto"/>
            <w:left w:val="none" w:sz="0" w:space="0" w:color="auto"/>
            <w:bottom w:val="none" w:sz="0" w:space="0" w:color="auto"/>
            <w:right w:val="none" w:sz="0" w:space="0" w:color="auto"/>
          </w:divBdr>
        </w:div>
        <w:div w:id="1794715367">
          <w:marLeft w:val="640"/>
          <w:marRight w:val="0"/>
          <w:marTop w:val="0"/>
          <w:marBottom w:val="0"/>
          <w:divBdr>
            <w:top w:val="none" w:sz="0" w:space="0" w:color="auto"/>
            <w:left w:val="none" w:sz="0" w:space="0" w:color="auto"/>
            <w:bottom w:val="none" w:sz="0" w:space="0" w:color="auto"/>
            <w:right w:val="none" w:sz="0" w:space="0" w:color="auto"/>
          </w:divBdr>
        </w:div>
        <w:div w:id="1278179205">
          <w:marLeft w:val="640"/>
          <w:marRight w:val="0"/>
          <w:marTop w:val="0"/>
          <w:marBottom w:val="0"/>
          <w:divBdr>
            <w:top w:val="none" w:sz="0" w:space="0" w:color="auto"/>
            <w:left w:val="none" w:sz="0" w:space="0" w:color="auto"/>
            <w:bottom w:val="none" w:sz="0" w:space="0" w:color="auto"/>
            <w:right w:val="none" w:sz="0" w:space="0" w:color="auto"/>
          </w:divBdr>
        </w:div>
        <w:div w:id="1884902913">
          <w:marLeft w:val="640"/>
          <w:marRight w:val="0"/>
          <w:marTop w:val="0"/>
          <w:marBottom w:val="0"/>
          <w:divBdr>
            <w:top w:val="none" w:sz="0" w:space="0" w:color="auto"/>
            <w:left w:val="none" w:sz="0" w:space="0" w:color="auto"/>
            <w:bottom w:val="none" w:sz="0" w:space="0" w:color="auto"/>
            <w:right w:val="none" w:sz="0" w:space="0" w:color="auto"/>
          </w:divBdr>
        </w:div>
        <w:div w:id="1601794930">
          <w:marLeft w:val="640"/>
          <w:marRight w:val="0"/>
          <w:marTop w:val="0"/>
          <w:marBottom w:val="0"/>
          <w:divBdr>
            <w:top w:val="none" w:sz="0" w:space="0" w:color="auto"/>
            <w:left w:val="none" w:sz="0" w:space="0" w:color="auto"/>
            <w:bottom w:val="none" w:sz="0" w:space="0" w:color="auto"/>
            <w:right w:val="none" w:sz="0" w:space="0" w:color="auto"/>
          </w:divBdr>
        </w:div>
        <w:div w:id="1013531427">
          <w:marLeft w:val="640"/>
          <w:marRight w:val="0"/>
          <w:marTop w:val="0"/>
          <w:marBottom w:val="0"/>
          <w:divBdr>
            <w:top w:val="none" w:sz="0" w:space="0" w:color="auto"/>
            <w:left w:val="none" w:sz="0" w:space="0" w:color="auto"/>
            <w:bottom w:val="none" w:sz="0" w:space="0" w:color="auto"/>
            <w:right w:val="none" w:sz="0" w:space="0" w:color="auto"/>
          </w:divBdr>
        </w:div>
        <w:div w:id="1417509197">
          <w:marLeft w:val="640"/>
          <w:marRight w:val="0"/>
          <w:marTop w:val="0"/>
          <w:marBottom w:val="0"/>
          <w:divBdr>
            <w:top w:val="none" w:sz="0" w:space="0" w:color="auto"/>
            <w:left w:val="none" w:sz="0" w:space="0" w:color="auto"/>
            <w:bottom w:val="none" w:sz="0" w:space="0" w:color="auto"/>
            <w:right w:val="none" w:sz="0" w:space="0" w:color="auto"/>
          </w:divBdr>
        </w:div>
        <w:div w:id="149516421">
          <w:marLeft w:val="640"/>
          <w:marRight w:val="0"/>
          <w:marTop w:val="0"/>
          <w:marBottom w:val="0"/>
          <w:divBdr>
            <w:top w:val="none" w:sz="0" w:space="0" w:color="auto"/>
            <w:left w:val="none" w:sz="0" w:space="0" w:color="auto"/>
            <w:bottom w:val="none" w:sz="0" w:space="0" w:color="auto"/>
            <w:right w:val="none" w:sz="0" w:space="0" w:color="auto"/>
          </w:divBdr>
        </w:div>
        <w:div w:id="547449914">
          <w:marLeft w:val="640"/>
          <w:marRight w:val="0"/>
          <w:marTop w:val="0"/>
          <w:marBottom w:val="0"/>
          <w:divBdr>
            <w:top w:val="none" w:sz="0" w:space="0" w:color="auto"/>
            <w:left w:val="none" w:sz="0" w:space="0" w:color="auto"/>
            <w:bottom w:val="none" w:sz="0" w:space="0" w:color="auto"/>
            <w:right w:val="none" w:sz="0" w:space="0" w:color="auto"/>
          </w:divBdr>
        </w:div>
        <w:div w:id="598104899">
          <w:marLeft w:val="640"/>
          <w:marRight w:val="0"/>
          <w:marTop w:val="0"/>
          <w:marBottom w:val="0"/>
          <w:divBdr>
            <w:top w:val="none" w:sz="0" w:space="0" w:color="auto"/>
            <w:left w:val="none" w:sz="0" w:space="0" w:color="auto"/>
            <w:bottom w:val="none" w:sz="0" w:space="0" w:color="auto"/>
            <w:right w:val="none" w:sz="0" w:space="0" w:color="auto"/>
          </w:divBdr>
        </w:div>
        <w:div w:id="240218499">
          <w:marLeft w:val="640"/>
          <w:marRight w:val="0"/>
          <w:marTop w:val="0"/>
          <w:marBottom w:val="0"/>
          <w:divBdr>
            <w:top w:val="none" w:sz="0" w:space="0" w:color="auto"/>
            <w:left w:val="none" w:sz="0" w:space="0" w:color="auto"/>
            <w:bottom w:val="none" w:sz="0" w:space="0" w:color="auto"/>
            <w:right w:val="none" w:sz="0" w:space="0" w:color="auto"/>
          </w:divBdr>
        </w:div>
        <w:div w:id="513618639">
          <w:marLeft w:val="640"/>
          <w:marRight w:val="0"/>
          <w:marTop w:val="0"/>
          <w:marBottom w:val="0"/>
          <w:divBdr>
            <w:top w:val="none" w:sz="0" w:space="0" w:color="auto"/>
            <w:left w:val="none" w:sz="0" w:space="0" w:color="auto"/>
            <w:bottom w:val="none" w:sz="0" w:space="0" w:color="auto"/>
            <w:right w:val="none" w:sz="0" w:space="0" w:color="auto"/>
          </w:divBdr>
        </w:div>
        <w:div w:id="2081563476">
          <w:marLeft w:val="640"/>
          <w:marRight w:val="0"/>
          <w:marTop w:val="0"/>
          <w:marBottom w:val="0"/>
          <w:divBdr>
            <w:top w:val="none" w:sz="0" w:space="0" w:color="auto"/>
            <w:left w:val="none" w:sz="0" w:space="0" w:color="auto"/>
            <w:bottom w:val="none" w:sz="0" w:space="0" w:color="auto"/>
            <w:right w:val="none" w:sz="0" w:space="0" w:color="auto"/>
          </w:divBdr>
        </w:div>
        <w:div w:id="535237201">
          <w:marLeft w:val="640"/>
          <w:marRight w:val="0"/>
          <w:marTop w:val="0"/>
          <w:marBottom w:val="0"/>
          <w:divBdr>
            <w:top w:val="none" w:sz="0" w:space="0" w:color="auto"/>
            <w:left w:val="none" w:sz="0" w:space="0" w:color="auto"/>
            <w:bottom w:val="none" w:sz="0" w:space="0" w:color="auto"/>
            <w:right w:val="none" w:sz="0" w:space="0" w:color="auto"/>
          </w:divBdr>
        </w:div>
      </w:divsChild>
    </w:div>
    <w:div w:id="854266589">
      <w:bodyDiv w:val="1"/>
      <w:marLeft w:val="0"/>
      <w:marRight w:val="0"/>
      <w:marTop w:val="0"/>
      <w:marBottom w:val="0"/>
      <w:divBdr>
        <w:top w:val="none" w:sz="0" w:space="0" w:color="auto"/>
        <w:left w:val="none" w:sz="0" w:space="0" w:color="auto"/>
        <w:bottom w:val="none" w:sz="0" w:space="0" w:color="auto"/>
        <w:right w:val="none" w:sz="0" w:space="0" w:color="auto"/>
      </w:divBdr>
      <w:divsChild>
        <w:div w:id="38601172">
          <w:marLeft w:val="640"/>
          <w:marRight w:val="0"/>
          <w:marTop w:val="0"/>
          <w:marBottom w:val="0"/>
          <w:divBdr>
            <w:top w:val="none" w:sz="0" w:space="0" w:color="auto"/>
            <w:left w:val="none" w:sz="0" w:space="0" w:color="auto"/>
            <w:bottom w:val="none" w:sz="0" w:space="0" w:color="auto"/>
            <w:right w:val="none" w:sz="0" w:space="0" w:color="auto"/>
          </w:divBdr>
        </w:div>
        <w:div w:id="76294751">
          <w:marLeft w:val="640"/>
          <w:marRight w:val="0"/>
          <w:marTop w:val="0"/>
          <w:marBottom w:val="0"/>
          <w:divBdr>
            <w:top w:val="none" w:sz="0" w:space="0" w:color="auto"/>
            <w:left w:val="none" w:sz="0" w:space="0" w:color="auto"/>
            <w:bottom w:val="none" w:sz="0" w:space="0" w:color="auto"/>
            <w:right w:val="none" w:sz="0" w:space="0" w:color="auto"/>
          </w:divBdr>
        </w:div>
        <w:div w:id="168641974">
          <w:marLeft w:val="640"/>
          <w:marRight w:val="0"/>
          <w:marTop w:val="0"/>
          <w:marBottom w:val="0"/>
          <w:divBdr>
            <w:top w:val="none" w:sz="0" w:space="0" w:color="auto"/>
            <w:left w:val="none" w:sz="0" w:space="0" w:color="auto"/>
            <w:bottom w:val="none" w:sz="0" w:space="0" w:color="auto"/>
            <w:right w:val="none" w:sz="0" w:space="0" w:color="auto"/>
          </w:divBdr>
        </w:div>
        <w:div w:id="383607316">
          <w:marLeft w:val="640"/>
          <w:marRight w:val="0"/>
          <w:marTop w:val="0"/>
          <w:marBottom w:val="0"/>
          <w:divBdr>
            <w:top w:val="none" w:sz="0" w:space="0" w:color="auto"/>
            <w:left w:val="none" w:sz="0" w:space="0" w:color="auto"/>
            <w:bottom w:val="none" w:sz="0" w:space="0" w:color="auto"/>
            <w:right w:val="none" w:sz="0" w:space="0" w:color="auto"/>
          </w:divBdr>
        </w:div>
        <w:div w:id="563444381">
          <w:marLeft w:val="640"/>
          <w:marRight w:val="0"/>
          <w:marTop w:val="0"/>
          <w:marBottom w:val="0"/>
          <w:divBdr>
            <w:top w:val="none" w:sz="0" w:space="0" w:color="auto"/>
            <w:left w:val="none" w:sz="0" w:space="0" w:color="auto"/>
            <w:bottom w:val="none" w:sz="0" w:space="0" w:color="auto"/>
            <w:right w:val="none" w:sz="0" w:space="0" w:color="auto"/>
          </w:divBdr>
        </w:div>
        <w:div w:id="570047848">
          <w:marLeft w:val="640"/>
          <w:marRight w:val="0"/>
          <w:marTop w:val="0"/>
          <w:marBottom w:val="0"/>
          <w:divBdr>
            <w:top w:val="none" w:sz="0" w:space="0" w:color="auto"/>
            <w:left w:val="none" w:sz="0" w:space="0" w:color="auto"/>
            <w:bottom w:val="none" w:sz="0" w:space="0" w:color="auto"/>
            <w:right w:val="none" w:sz="0" w:space="0" w:color="auto"/>
          </w:divBdr>
        </w:div>
        <w:div w:id="639925181">
          <w:marLeft w:val="640"/>
          <w:marRight w:val="0"/>
          <w:marTop w:val="0"/>
          <w:marBottom w:val="0"/>
          <w:divBdr>
            <w:top w:val="none" w:sz="0" w:space="0" w:color="auto"/>
            <w:left w:val="none" w:sz="0" w:space="0" w:color="auto"/>
            <w:bottom w:val="none" w:sz="0" w:space="0" w:color="auto"/>
            <w:right w:val="none" w:sz="0" w:space="0" w:color="auto"/>
          </w:divBdr>
        </w:div>
        <w:div w:id="709572269">
          <w:marLeft w:val="640"/>
          <w:marRight w:val="0"/>
          <w:marTop w:val="0"/>
          <w:marBottom w:val="0"/>
          <w:divBdr>
            <w:top w:val="none" w:sz="0" w:space="0" w:color="auto"/>
            <w:left w:val="none" w:sz="0" w:space="0" w:color="auto"/>
            <w:bottom w:val="none" w:sz="0" w:space="0" w:color="auto"/>
            <w:right w:val="none" w:sz="0" w:space="0" w:color="auto"/>
          </w:divBdr>
        </w:div>
        <w:div w:id="832330530">
          <w:marLeft w:val="640"/>
          <w:marRight w:val="0"/>
          <w:marTop w:val="0"/>
          <w:marBottom w:val="0"/>
          <w:divBdr>
            <w:top w:val="none" w:sz="0" w:space="0" w:color="auto"/>
            <w:left w:val="none" w:sz="0" w:space="0" w:color="auto"/>
            <w:bottom w:val="none" w:sz="0" w:space="0" w:color="auto"/>
            <w:right w:val="none" w:sz="0" w:space="0" w:color="auto"/>
          </w:divBdr>
        </w:div>
        <w:div w:id="853884239">
          <w:marLeft w:val="640"/>
          <w:marRight w:val="0"/>
          <w:marTop w:val="0"/>
          <w:marBottom w:val="0"/>
          <w:divBdr>
            <w:top w:val="none" w:sz="0" w:space="0" w:color="auto"/>
            <w:left w:val="none" w:sz="0" w:space="0" w:color="auto"/>
            <w:bottom w:val="none" w:sz="0" w:space="0" w:color="auto"/>
            <w:right w:val="none" w:sz="0" w:space="0" w:color="auto"/>
          </w:divBdr>
        </w:div>
        <w:div w:id="878975908">
          <w:marLeft w:val="640"/>
          <w:marRight w:val="0"/>
          <w:marTop w:val="0"/>
          <w:marBottom w:val="0"/>
          <w:divBdr>
            <w:top w:val="none" w:sz="0" w:space="0" w:color="auto"/>
            <w:left w:val="none" w:sz="0" w:space="0" w:color="auto"/>
            <w:bottom w:val="none" w:sz="0" w:space="0" w:color="auto"/>
            <w:right w:val="none" w:sz="0" w:space="0" w:color="auto"/>
          </w:divBdr>
        </w:div>
        <w:div w:id="888304009">
          <w:marLeft w:val="640"/>
          <w:marRight w:val="0"/>
          <w:marTop w:val="0"/>
          <w:marBottom w:val="0"/>
          <w:divBdr>
            <w:top w:val="none" w:sz="0" w:space="0" w:color="auto"/>
            <w:left w:val="none" w:sz="0" w:space="0" w:color="auto"/>
            <w:bottom w:val="none" w:sz="0" w:space="0" w:color="auto"/>
            <w:right w:val="none" w:sz="0" w:space="0" w:color="auto"/>
          </w:divBdr>
        </w:div>
        <w:div w:id="948312308">
          <w:marLeft w:val="640"/>
          <w:marRight w:val="0"/>
          <w:marTop w:val="0"/>
          <w:marBottom w:val="0"/>
          <w:divBdr>
            <w:top w:val="none" w:sz="0" w:space="0" w:color="auto"/>
            <w:left w:val="none" w:sz="0" w:space="0" w:color="auto"/>
            <w:bottom w:val="none" w:sz="0" w:space="0" w:color="auto"/>
            <w:right w:val="none" w:sz="0" w:space="0" w:color="auto"/>
          </w:divBdr>
        </w:div>
        <w:div w:id="1120606919">
          <w:marLeft w:val="640"/>
          <w:marRight w:val="0"/>
          <w:marTop w:val="0"/>
          <w:marBottom w:val="0"/>
          <w:divBdr>
            <w:top w:val="none" w:sz="0" w:space="0" w:color="auto"/>
            <w:left w:val="none" w:sz="0" w:space="0" w:color="auto"/>
            <w:bottom w:val="none" w:sz="0" w:space="0" w:color="auto"/>
            <w:right w:val="none" w:sz="0" w:space="0" w:color="auto"/>
          </w:divBdr>
        </w:div>
        <w:div w:id="1247305835">
          <w:marLeft w:val="640"/>
          <w:marRight w:val="0"/>
          <w:marTop w:val="0"/>
          <w:marBottom w:val="0"/>
          <w:divBdr>
            <w:top w:val="none" w:sz="0" w:space="0" w:color="auto"/>
            <w:left w:val="none" w:sz="0" w:space="0" w:color="auto"/>
            <w:bottom w:val="none" w:sz="0" w:space="0" w:color="auto"/>
            <w:right w:val="none" w:sz="0" w:space="0" w:color="auto"/>
          </w:divBdr>
        </w:div>
        <w:div w:id="1282030404">
          <w:marLeft w:val="640"/>
          <w:marRight w:val="0"/>
          <w:marTop w:val="0"/>
          <w:marBottom w:val="0"/>
          <w:divBdr>
            <w:top w:val="none" w:sz="0" w:space="0" w:color="auto"/>
            <w:left w:val="none" w:sz="0" w:space="0" w:color="auto"/>
            <w:bottom w:val="none" w:sz="0" w:space="0" w:color="auto"/>
            <w:right w:val="none" w:sz="0" w:space="0" w:color="auto"/>
          </w:divBdr>
        </w:div>
        <w:div w:id="1516578333">
          <w:marLeft w:val="640"/>
          <w:marRight w:val="0"/>
          <w:marTop w:val="0"/>
          <w:marBottom w:val="0"/>
          <w:divBdr>
            <w:top w:val="none" w:sz="0" w:space="0" w:color="auto"/>
            <w:left w:val="none" w:sz="0" w:space="0" w:color="auto"/>
            <w:bottom w:val="none" w:sz="0" w:space="0" w:color="auto"/>
            <w:right w:val="none" w:sz="0" w:space="0" w:color="auto"/>
          </w:divBdr>
        </w:div>
        <w:div w:id="1585917476">
          <w:marLeft w:val="640"/>
          <w:marRight w:val="0"/>
          <w:marTop w:val="0"/>
          <w:marBottom w:val="0"/>
          <w:divBdr>
            <w:top w:val="none" w:sz="0" w:space="0" w:color="auto"/>
            <w:left w:val="none" w:sz="0" w:space="0" w:color="auto"/>
            <w:bottom w:val="none" w:sz="0" w:space="0" w:color="auto"/>
            <w:right w:val="none" w:sz="0" w:space="0" w:color="auto"/>
          </w:divBdr>
        </w:div>
        <w:div w:id="1732533299">
          <w:marLeft w:val="640"/>
          <w:marRight w:val="0"/>
          <w:marTop w:val="0"/>
          <w:marBottom w:val="0"/>
          <w:divBdr>
            <w:top w:val="none" w:sz="0" w:space="0" w:color="auto"/>
            <w:left w:val="none" w:sz="0" w:space="0" w:color="auto"/>
            <w:bottom w:val="none" w:sz="0" w:space="0" w:color="auto"/>
            <w:right w:val="none" w:sz="0" w:space="0" w:color="auto"/>
          </w:divBdr>
        </w:div>
        <w:div w:id="1745225887">
          <w:marLeft w:val="640"/>
          <w:marRight w:val="0"/>
          <w:marTop w:val="0"/>
          <w:marBottom w:val="0"/>
          <w:divBdr>
            <w:top w:val="none" w:sz="0" w:space="0" w:color="auto"/>
            <w:left w:val="none" w:sz="0" w:space="0" w:color="auto"/>
            <w:bottom w:val="none" w:sz="0" w:space="0" w:color="auto"/>
            <w:right w:val="none" w:sz="0" w:space="0" w:color="auto"/>
          </w:divBdr>
        </w:div>
        <w:div w:id="1759667226">
          <w:marLeft w:val="640"/>
          <w:marRight w:val="0"/>
          <w:marTop w:val="0"/>
          <w:marBottom w:val="0"/>
          <w:divBdr>
            <w:top w:val="none" w:sz="0" w:space="0" w:color="auto"/>
            <w:left w:val="none" w:sz="0" w:space="0" w:color="auto"/>
            <w:bottom w:val="none" w:sz="0" w:space="0" w:color="auto"/>
            <w:right w:val="none" w:sz="0" w:space="0" w:color="auto"/>
          </w:divBdr>
        </w:div>
        <w:div w:id="1761174441">
          <w:marLeft w:val="640"/>
          <w:marRight w:val="0"/>
          <w:marTop w:val="0"/>
          <w:marBottom w:val="0"/>
          <w:divBdr>
            <w:top w:val="none" w:sz="0" w:space="0" w:color="auto"/>
            <w:left w:val="none" w:sz="0" w:space="0" w:color="auto"/>
            <w:bottom w:val="none" w:sz="0" w:space="0" w:color="auto"/>
            <w:right w:val="none" w:sz="0" w:space="0" w:color="auto"/>
          </w:divBdr>
        </w:div>
        <w:div w:id="1863351454">
          <w:marLeft w:val="640"/>
          <w:marRight w:val="0"/>
          <w:marTop w:val="0"/>
          <w:marBottom w:val="0"/>
          <w:divBdr>
            <w:top w:val="none" w:sz="0" w:space="0" w:color="auto"/>
            <w:left w:val="none" w:sz="0" w:space="0" w:color="auto"/>
            <w:bottom w:val="none" w:sz="0" w:space="0" w:color="auto"/>
            <w:right w:val="none" w:sz="0" w:space="0" w:color="auto"/>
          </w:divBdr>
        </w:div>
      </w:divsChild>
    </w:div>
    <w:div w:id="862520542">
      <w:bodyDiv w:val="1"/>
      <w:marLeft w:val="0"/>
      <w:marRight w:val="0"/>
      <w:marTop w:val="0"/>
      <w:marBottom w:val="0"/>
      <w:divBdr>
        <w:top w:val="none" w:sz="0" w:space="0" w:color="auto"/>
        <w:left w:val="none" w:sz="0" w:space="0" w:color="auto"/>
        <w:bottom w:val="none" w:sz="0" w:space="0" w:color="auto"/>
        <w:right w:val="none" w:sz="0" w:space="0" w:color="auto"/>
      </w:divBdr>
      <w:divsChild>
        <w:div w:id="42753481">
          <w:marLeft w:val="640"/>
          <w:marRight w:val="0"/>
          <w:marTop w:val="0"/>
          <w:marBottom w:val="0"/>
          <w:divBdr>
            <w:top w:val="none" w:sz="0" w:space="0" w:color="auto"/>
            <w:left w:val="none" w:sz="0" w:space="0" w:color="auto"/>
            <w:bottom w:val="none" w:sz="0" w:space="0" w:color="auto"/>
            <w:right w:val="none" w:sz="0" w:space="0" w:color="auto"/>
          </w:divBdr>
        </w:div>
        <w:div w:id="137039241">
          <w:marLeft w:val="640"/>
          <w:marRight w:val="0"/>
          <w:marTop w:val="0"/>
          <w:marBottom w:val="0"/>
          <w:divBdr>
            <w:top w:val="none" w:sz="0" w:space="0" w:color="auto"/>
            <w:left w:val="none" w:sz="0" w:space="0" w:color="auto"/>
            <w:bottom w:val="none" w:sz="0" w:space="0" w:color="auto"/>
            <w:right w:val="none" w:sz="0" w:space="0" w:color="auto"/>
          </w:divBdr>
        </w:div>
        <w:div w:id="154692830">
          <w:marLeft w:val="640"/>
          <w:marRight w:val="0"/>
          <w:marTop w:val="0"/>
          <w:marBottom w:val="0"/>
          <w:divBdr>
            <w:top w:val="none" w:sz="0" w:space="0" w:color="auto"/>
            <w:left w:val="none" w:sz="0" w:space="0" w:color="auto"/>
            <w:bottom w:val="none" w:sz="0" w:space="0" w:color="auto"/>
            <w:right w:val="none" w:sz="0" w:space="0" w:color="auto"/>
          </w:divBdr>
        </w:div>
        <w:div w:id="226302911">
          <w:marLeft w:val="640"/>
          <w:marRight w:val="0"/>
          <w:marTop w:val="0"/>
          <w:marBottom w:val="0"/>
          <w:divBdr>
            <w:top w:val="none" w:sz="0" w:space="0" w:color="auto"/>
            <w:left w:val="none" w:sz="0" w:space="0" w:color="auto"/>
            <w:bottom w:val="none" w:sz="0" w:space="0" w:color="auto"/>
            <w:right w:val="none" w:sz="0" w:space="0" w:color="auto"/>
          </w:divBdr>
        </w:div>
        <w:div w:id="588317787">
          <w:marLeft w:val="640"/>
          <w:marRight w:val="0"/>
          <w:marTop w:val="0"/>
          <w:marBottom w:val="0"/>
          <w:divBdr>
            <w:top w:val="none" w:sz="0" w:space="0" w:color="auto"/>
            <w:left w:val="none" w:sz="0" w:space="0" w:color="auto"/>
            <w:bottom w:val="none" w:sz="0" w:space="0" w:color="auto"/>
            <w:right w:val="none" w:sz="0" w:space="0" w:color="auto"/>
          </w:divBdr>
        </w:div>
        <w:div w:id="595674199">
          <w:marLeft w:val="640"/>
          <w:marRight w:val="0"/>
          <w:marTop w:val="0"/>
          <w:marBottom w:val="0"/>
          <w:divBdr>
            <w:top w:val="none" w:sz="0" w:space="0" w:color="auto"/>
            <w:left w:val="none" w:sz="0" w:space="0" w:color="auto"/>
            <w:bottom w:val="none" w:sz="0" w:space="0" w:color="auto"/>
            <w:right w:val="none" w:sz="0" w:space="0" w:color="auto"/>
          </w:divBdr>
        </w:div>
        <w:div w:id="674696773">
          <w:marLeft w:val="640"/>
          <w:marRight w:val="0"/>
          <w:marTop w:val="0"/>
          <w:marBottom w:val="0"/>
          <w:divBdr>
            <w:top w:val="none" w:sz="0" w:space="0" w:color="auto"/>
            <w:left w:val="none" w:sz="0" w:space="0" w:color="auto"/>
            <w:bottom w:val="none" w:sz="0" w:space="0" w:color="auto"/>
            <w:right w:val="none" w:sz="0" w:space="0" w:color="auto"/>
          </w:divBdr>
        </w:div>
        <w:div w:id="698580336">
          <w:marLeft w:val="640"/>
          <w:marRight w:val="0"/>
          <w:marTop w:val="0"/>
          <w:marBottom w:val="0"/>
          <w:divBdr>
            <w:top w:val="none" w:sz="0" w:space="0" w:color="auto"/>
            <w:left w:val="none" w:sz="0" w:space="0" w:color="auto"/>
            <w:bottom w:val="none" w:sz="0" w:space="0" w:color="auto"/>
            <w:right w:val="none" w:sz="0" w:space="0" w:color="auto"/>
          </w:divBdr>
        </w:div>
        <w:div w:id="713847311">
          <w:marLeft w:val="640"/>
          <w:marRight w:val="0"/>
          <w:marTop w:val="0"/>
          <w:marBottom w:val="0"/>
          <w:divBdr>
            <w:top w:val="none" w:sz="0" w:space="0" w:color="auto"/>
            <w:left w:val="none" w:sz="0" w:space="0" w:color="auto"/>
            <w:bottom w:val="none" w:sz="0" w:space="0" w:color="auto"/>
            <w:right w:val="none" w:sz="0" w:space="0" w:color="auto"/>
          </w:divBdr>
        </w:div>
        <w:div w:id="758791490">
          <w:marLeft w:val="640"/>
          <w:marRight w:val="0"/>
          <w:marTop w:val="0"/>
          <w:marBottom w:val="0"/>
          <w:divBdr>
            <w:top w:val="none" w:sz="0" w:space="0" w:color="auto"/>
            <w:left w:val="none" w:sz="0" w:space="0" w:color="auto"/>
            <w:bottom w:val="none" w:sz="0" w:space="0" w:color="auto"/>
            <w:right w:val="none" w:sz="0" w:space="0" w:color="auto"/>
          </w:divBdr>
        </w:div>
        <w:div w:id="1067872823">
          <w:marLeft w:val="640"/>
          <w:marRight w:val="0"/>
          <w:marTop w:val="0"/>
          <w:marBottom w:val="0"/>
          <w:divBdr>
            <w:top w:val="none" w:sz="0" w:space="0" w:color="auto"/>
            <w:left w:val="none" w:sz="0" w:space="0" w:color="auto"/>
            <w:bottom w:val="none" w:sz="0" w:space="0" w:color="auto"/>
            <w:right w:val="none" w:sz="0" w:space="0" w:color="auto"/>
          </w:divBdr>
        </w:div>
        <w:div w:id="1097825490">
          <w:marLeft w:val="640"/>
          <w:marRight w:val="0"/>
          <w:marTop w:val="0"/>
          <w:marBottom w:val="0"/>
          <w:divBdr>
            <w:top w:val="none" w:sz="0" w:space="0" w:color="auto"/>
            <w:left w:val="none" w:sz="0" w:space="0" w:color="auto"/>
            <w:bottom w:val="none" w:sz="0" w:space="0" w:color="auto"/>
            <w:right w:val="none" w:sz="0" w:space="0" w:color="auto"/>
          </w:divBdr>
        </w:div>
        <w:div w:id="1193618241">
          <w:marLeft w:val="640"/>
          <w:marRight w:val="0"/>
          <w:marTop w:val="0"/>
          <w:marBottom w:val="0"/>
          <w:divBdr>
            <w:top w:val="none" w:sz="0" w:space="0" w:color="auto"/>
            <w:left w:val="none" w:sz="0" w:space="0" w:color="auto"/>
            <w:bottom w:val="none" w:sz="0" w:space="0" w:color="auto"/>
            <w:right w:val="none" w:sz="0" w:space="0" w:color="auto"/>
          </w:divBdr>
        </w:div>
        <w:div w:id="1210607967">
          <w:marLeft w:val="640"/>
          <w:marRight w:val="0"/>
          <w:marTop w:val="0"/>
          <w:marBottom w:val="0"/>
          <w:divBdr>
            <w:top w:val="none" w:sz="0" w:space="0" w:color="auto"/>
            <w:left w:val="none" w:sz="0" w:space="0" w:color="auto"/>
            <w:bottom w:val="none" w:sz="0" w:space="0" w:color="auto"/>
            <w:right w:val="none" w:sz="0" w:space="0" w:color="auto"/>
          </w:divBdr>
        </w:div>
        <w:div w:id="1223756496">
          <w:marLeft w:val="640"/>
          <w:marRight w:val="0"/>
          <w:marTop w:val="0"/>
          <w:marBottom w:val="0"/>
          <w:divBdr>
            <w:top w:val="none" w:sz="0" w:space="0" w:color="auto"/>
            <w:left w:val="none" w:sz="0" w:space="0" w:color="auto"/>
            <w:bottom w:val="none" w:sz="0" w:space="0" w:color="auto"/>
            <w:right w:val="none" w:sz="0" w:space="0" w:color="auto"/>
          </w:divBdr>
        </w:div>
        <w:div w:id="1277717099">
          <w:marLeft w:val="640"/>
          <w:marRight w:val="0"/>
          <w:marTop w:val="0"/>
          <w:marBottom w:val="0"/>
          <w:divBdr>
            <w:top w:val="none" w:sz="0" w:space="0" w:color="auto"/>
            <w:left w:val="none" w:sz="0" w:space="0" w:color="auto"/>
            <w:bottom w:val="none" w:sz="0" w:space="0" w:color="auto"/>
            <w:right w:val="none" w:sz="0" w:space="0" w:color="auto"/>
          </w:divBdr>
        </w:div>
        <w:div w:id="1326780389">
          <w:marLeft w:val="640"/>
          <w:marRight w:val="0"/>
          <w:marTop w:val="0"/>
          <w:marBottom w:val="0"/>
          <w:divBdr>
            <w:top w:val="none" w:sz="0" w:space="0" w:color="auto"/>
            <w:left w:val="none" w:sz="0" w:space="0" w:color="auto"/>
            <w:bottom w:val="none" w:sz="0" w:space="0" w:color="auto"/>
            <w:right w:val="none" w:sz="0" w:space="0" w:color="auto"/>
          </w:divBdr>
        </w:div>
        <w:div w:id="1329023442">
          <w:marLeft w:val="640"/>
          <w:marRight w:val="0"/>
          <w:marTop w:val="0"/>
          <w:marBottom w:val="0"/>
          <w:divBdr>
            <w:top w:val="none" w:sz="0" w:space="0" w:color="auto"/>
            <w:left w:val="none" w:sz="0" w:space="0" w:color="auto"/>
            <w:bottom w:val="none" w:sz="0" w:space="0" w:color="auto"/>
            <w:right w:val="none" w:sz="0" w:space="0" w:color="auto"/>
          </w:divBdr>
        </w:div>
        <w:div w:id="1357460812">
          <w:marLeft w:val="640"/>
          <w:marRight w:val="0"/>
          <w:marTop w:val="0"/>
          <w:marBottom w:val="0"/>
          <w:divBdr>
            <w:top w:val="none" w:sz="0" w:space="0" w:color="auto"/>
            <w:left w:val="none" w:sz="0" w:space="0" w:color="auto"/>
            <w:bottom w:val="none" w:sz="0" w:space="0" w:color="auto"/>
            <w:right w:val="none" w:sz="0" w:space="0" w:color="auto"/>
          </w:divBdr>
        </w:div>
        <w:div w:id="1402217846">
          <w:marLeft w:val="640"/>
          <w:marRight w:val="0"/>
          <w:marTop w:val="0"/>
          <w:marBottom w:val="0"/>
          <w:divBdr>
            <w:top w:val="none" w:sz="0" w:space="0" w:color="auto"/>
            <w:left w:val="none" w:sz="0" w:space="0" w:color="auto"/>
            <w:bottom w:val="none" w:sz="0" w:space="0" w:color="auto"/>
            <w:right w:val="none" w:sz="0" w:space="0" w:color="auto"/>
          </w:divBdr>
        </w:div>
        <w:div w:id="1891378998">
          <w:marLeft w:val="640"/>
          <w:marRight w:val="0"/>
          <w:marTop w:val="0"/>
          <w:marBottom w:val="0"/>
          <w:divBdr>
            <w:top w:val="none" w:sz="0" w:space="0" w:color="auto"/>
            <w:left w:val="none" w:sz="0" w:space="0" w:color="auto"/>
            <w:bottom w:val="none" w:sz="0" w:space="0" w:color="auto"/>
            <w:right w:val="none" w:sz="0" w:space="0" w:color="auto"/>
          </w:divBdr>
        </w:div>
        <w:div w:id="1914006090">
          <w:marLeft w:val="640"/>
          <w:marRight w:val="0"/>
          <w:marTop w:val="0"/>
          <w:marBottom w:val="0"/>
          <w:divBdr>
            <w:top w:val="none" w:sz="0" w:space="0" w:color="auto"/>
            <w:left w:val="none" w:sz="0" w:space="0" w:color="auto"/>
            <w:bottom w:val="none" w:sz="0" w:space="0" w:color="auto"/>
            <w:right w:val="none" w:sz="0" w:space="0" w:color="auto"/>
          </w:divBdr>
        </w:div>
        <w:div w:id="2073892066">
          <w:marLeft w:val="640"/>
          <w:marRight w:val="0"/>
          <w:marTop w:val="0"/>
          <w:marBottom w:val="0"/>
          <w:divBdr>
            <w:top w:val="none" w:sz="0" w:space="0" w:color="auto"/>
            <w:left w:val="none" w:sz="0" w:space="0" w:color="auto"/>
            <w:bottom w:val="none" w:sz="0" w:space="0" w:color="auto"/>
            <w:right w:val="none" w:sz="0" w:space="0" w:color="auto"/>
          </w:divBdr>
        </w:div>
      </w:divsChild>
    </w:div>
    <w:div w:id="864178459">
      <w:bodyDiv w:val="1"/>
      <w:marLeft w:val="0"/>
      <w:marRight w:val="0"/>
      <w:marTop w:val="0"/>
      <w:marBottom w:val="0"/>
      <w:divBdr>
        <w:top w:val="none" w:sz="0" w:space="0" w:color="auto"/>
        <w:left w:val="none" w:sz="0" w:space="0" w:color="auto"/>
        <w:bottom w:val="none" w:sz="0" w:space="0" w:color="auto"/>
        <w:right w:val="none" w:sz="0" w:space="0" w:color="auto"/>
      </w:divBdr>
      <w:divsChild>
        <w:div w:id="1828129652">
          <w:marLeft w:val="640"/>
          <w:marRight w:val="0"/>
          <w:marTop w:val="0"/>
          <w:marBottom w:val="0"/>
          <w:divBdr>
            <w:top w:val="none" w:sz="0" w:space="0" w:color="auto"/>
            <w:left w:val="none" w:sz="0" w:space="0" w:color="auto"/>
            <w:bottom w:val="none" w:sz="0" w:space="0" w:color="auto"/>
            <w:right w:val="none" w:sz="0" w:space="0" w:color="auto"/>
          </w:divBdr>
        </w:div>
        <w:div w:id="984547939">
          <w:marLeft w:val="640"/>
          <w:marRight w:val="0"/>
          <w:marTop w:val="0"/>
          <w:marBottom w:val="0"/>
          <w:divBdr>
            <w:top w:val="none" w:sz="0" w:space="0" w:color="auto"/>
            <w:left w:val="none" w:sz="0" w:space="0" w:color="auto"/>
            <w:bottom w:val="none" w:sz="0" w:space="0" w:color="auto"/>
            <w:right w:val="none" w:sz="0" w:space="0" w:color="auto"/>
          </w:divBdr>
        </w:div>
        <w:div w:id="1428964093">
          <w:marLeft w:val="640"/>
          <w:marRight w:val="0"/>
          <w:marTop w:val="0"/>
          <w:marBottom w:val="0"/>
          <w:divBdr>
            <w:top w:val="none" w:sz="0" w:space="0" w:color="auto"/>
            <w:left w:val="none" w:sz="0" w:space="0" w:color="auto"/>
            <w:bottom w:val="none" w:sz="0" w:space="0" w:color="auto"/>
            <w:right w:val="none" w:sz="0" w:space="0" w:color="auto"/>
          </w:divBdr>
        </w:div>
        <w:div w:id="24331213">
          <w:marLeft w:val="640"/>
          <w:marRight w:val="0"/>
          <w:marTop w:val="0"/>
          <w:marBottom w:val="0"/>
          <w:divBdr>
            <w:top w:val="none" w:sz="0" w:space="0" w:color="auto"/>
            <w:left w:val="none" w:sz="0" w:space="0" w:color="auto"/>
            <w:bottom w:val="none" w:sz="0" w:space="0" w:color="auto"/>
            <w:right w:val="none" w:sz="0" w:space="0" w:color="auto"/>
          </w:divBdr>
        </w:div>
        <w:div w:id="2006668381">
          <w:marLeft w:val="640"/>
          <w:marRight w:val="0"/>
          <w:marTop w:val="0"/>
          <w:marBottom w:val="0"/>
          <w:divBdr>
            <w:top w:val="none" w:sz="0" w:space="0" w:color="auto"/>
            <w:left w:val="none" w:sz="0" w:space="0" w:color="auto"/>
            <w:bottom w:val="none" w:sz="0" w:space="0" w:color="auto"/>
            <w:right w:val="none" w:sz="0" w:space="0" w:color="auto"/>
          </w:divBdr>
        </w:div>
        <w:div w:id="1328434760">
          <w:marLeft w:val="640"/>
          <w:marRight w:val="0"/>
          <w:marTop w:val="0"/>
          <w:marBottom w:val="0"/>
          <w:divBdr>
            <w:top w:val="none" w:sz="0" w:space="0" w:color="auto"/>
            <w:left w:val="none" w:sz="0" w:space="0" w:color="auto"/>
            <w:bottom w:val="none" w:sz="0" w:space="0" w:color="auto"/>
            <w:right w:val="none" w:sz="0" w:space="0" w:color="auto"/>
          </w:divBdr>
        </w:div>
        <w:div w:id="1101296052">
          <w:marLeft w:val="640"/>
          <w:marRight w:val="0"/>
          <w:marTop w:val="0"/>
          <w:marBottom w:val="0"/>
          <w:divBdr>
            <w:top w:val="none" w:sz="0" w:space="0" w:color="auto"/>
            <w:left w:val="none" w:sz="0" w:space="0" w:color="auto"/>
            <w:bottom w:val="none" w:sz="0" w:space="0" w:color="auto"/>
            <w:right w:val="none" w:sz="0" w:space="0" w:color="auto"/>
          </w:divBdr>
        </w:div>
        <w:div w:id="1200699111">
          <w:marLeft w:val="640"/>
          <w:marRight w:val="0"/>
          <w:marTop w:val="0"/>
          <w:marBottom w:val="0"/>
          <w:divBdr>
            <w:top w:val="none" w:sz="0" w:space="0" w:color="auto"/>
            <w:left w:val="none" w:sz="0" w:space="0" w:color="auto"/>
            <w:bottom w:val="none" w:sz="0" w:space="0" w:color="auto"/>
            <w:right w:val="none" w:sz="0" w:space="0" w:color="auto"/>
          </w:divBdr>
        </w:div>
        <w:div w:id="1017661834">
          <w:marLeft w:val="640"/>
          <w:marRight w:val="0"/>
          <w:marTop w:val="0"/>
          <w:marBottom w:val="0"/>
          <w:divBdr>
            <w:top w:val="none" w:sz="0" w:space="0" w:color="auto"/>
            <w:left w:val="none" w:sz="0" w:space="0" w:color="auto"/>
            <w:bottom w:val="none" w:sz="0" w:space="0" w:color="auto"/>
            <w:right w:val="none" w:sz="0" w:space="0" w:color="auto"/>
          </w:divBdr>
        </w:div>
        <w:div w:id="410200536">
          <w:marLeft w:val="640"/>
          <w:marRight w:val="0"/>
          <w:marTop w:val="0"/>
          <w:marBottom w:val="0"/>
          <w:divBdr>
            <w:top w:val="none" w:sz="0" w:space="0" w:color="auto"/>
            <w:left w:val="none" w:sz="0" w:space="0" w:color="auto"/>
            <w:bottom w:val="none" w:sz="0" w:space="0" w:color="auto"/>
            <w:right w:val="none" w:sz="0" w:space="0" w:color="auto"/>
          </w:divBdr>
        </w:div>
        <w:div w:id="956180389">
          <w:marLeft w:val="640"/>
          <w:marRight w:val="0"/>
          <w:marTop w:val="0"/>
          <w:marBottom w:val="0"/>
          <w:divBdr>
            <w:top w:val="none" w:sz="0" w:space="0" w:color="auto"/>
            <w:left w:val="none" w:sz="0" w:space="0" w:color="auto"/>
            <w:bottom w:val="none" w:sz="0" w:space="0" w:color="auto"/>
            <w:right w:val="none" w:sz="0" w:space="0" w:color="auto"/>
          </w:divBdr>
        </w:div>
        <w:div w:id="947158481">
          <w:marLeft w:val="640"/>
          <w:marRight w:val="0"/>
          <w:marTop w:val="0"/>
          <w:marBottom w:val="0"/>
          <w:divBdr>
            <w:top w:val="none" w:sz="0" w:space="0" w:color="auto"/>
            <w:left w:val="none" w:sz="0" w:space="0" w:color="auto"/>
            <w:bottom w:val="none" w:sz="0" w:space="0" w:color="auto"/>
            <w:right w:val="none" w:sz="0" w:space="0" w:color="auto"/>
          </w:divBdr>
        </w:div>
        <w:div w:id="2118716796">
          <w:marLeft w:val="640"/>
          <w:marRight w:val="0"/>
          <w:marTop w:val="0"/>
          <w:marBottom w:val="0"/>
          <w:divBdr>
            <w:top w:val="none" w:sz="0" w:space="0" w:color="auto"/>
            <w:left w:val="none" w:sz="0" w:space="0" w:color="auto"/>
            <w:bottom w:val="none" w:sz="0" w:space="0" w:color="auto"/>
            <w:right w:val="none" w:sz="0" w:space="0" w:color="auto"/>
          </w:divBdr>
        </w:div>
        <w:div w:id="819226415">
          <w:marLeft w:val="640"/>
          <w:marRight w:val="0"/>
          <w:marTop w:val="0"/>
          <w:marBottom w:val="0"/>
          <w:divBdr>
            <w:top w:val="none" w:sz="0" w:space="0" w:color="auto"/>
            <w:left w:val="none" w:sz="0" w:space="0" w:color="auto"/>
            <w:bottom w:val="none" w:sz="0" w:space="0" w:color="auto"/>
            <w:right w:val="none" w:sz="0" w:space="0" w:color="auto"/>
          </w:divBdr>
        </w:div>
        <w:div w:id="189145127">
          <w:marLeft w:val="640"/>
          <w:marRight w:val="0"/>
          <w:marTop w:val="0"/>
          <w:marBottom w:val="0"/>
          <w:divBdr>
            <w:top w:val="none" w:sz="0" w:space="0" w:color="auto"/>
            <w:left w:val="none" w:sz="0" w:space="0" w:color="auto"/>
            <w:bottom w:val="none" w:sz="0" w:space="0" w:color="auto"/>
            <w:right w:val="none" w:sz="0" w:space="0" w:color="auto"/>
          </w:divBdr>
        </w:div>
        <w:div w:id="735397730">
          <w:marLeft w:val="640"/>
          <w:marRight w:val="0"/>
          <w:marTop w:val="0"/>
          <w:marBottom w:val="0"/>
          <w:divBdr>
            <w:top w:val="none" w:sz="0" w:space="0" w:color="auto"/>
            <w:left w:val="none" w:sz="0" w:space="0" w:color="auto"/>
            <w:bottom w:val="none" w:sz="0" w:space="0" w:color="auto"/>
            <w:right w:val="none" w:sz="0" w:space="0" w:color="auto"/>
          </w:divBdr>
        </w:div>
        <w:div w:id="38474898">
          <w:marLeft w:val="640"/>
          <w:marRight w:val="0"/>
          <w:marTop w:val="0"/>
          <w:marBottom w:val="0"/>
          <w:divBdr>
            <w:top w:val="none" w:sz="0" w:space="0" w:color="auto"/>
            <w:left w:val="none" w:sz="0" w:space="0" w:color="auto"/>
            <w:bottom w:val="none" w:sz="0" w:space="0" w:color="auto"/>
            <w:right w:val="none" w:sz="0" w:space="0" w:color="auto"/>
          </w:divBdr>
        </w:div>
        <w:div w:id="99688678">
          <w:marLeft w:val="640"/>
          <w:marRight w:val="0"/>
          <w:marTop w:val="0"/>
          <w:marBottom w:val="0"/>
          <w:divBdr>
            <w:top w:val="none" w:sz="0" w:space="0" w:color="auto"/>
            <w:left w:val="none" w:sz="0" w:space="0" w:color="auto"/>
            <w:bottom w:val="none" w:sz="0" w:space="0" w:color="auto"/>
            <w:right w:val="none" w:sz="0" w:space="0" w:color="auto"/>
          </w:divBdr>
        </w:div>
        <w:div w:id="459155838">
          <w:marLeft w:val="640"/>
          <w:marRight w:val="0"/>
          <w:marTop w:val="0"/>
          <w:marBottom w:val="0"/>
          <w:divBdr>
            <w:top w:val="none" w:sz="0" w:space="0" w:color="auto"/>
            <w:left w:val="none" w:sz="0" w:space="0" w:color="auto"/>
            <w:bottom w:val="none" w:sz="0" w:space="0" w:color="auto"/>
            <w:right w:val="none" w:sz="0" w:space="0" w:color="auto"/>
          </w:divBdr>
        </w:div>
        <w:div w:id="1958560510">
          <w:marLeft w:val="640"/>
          <w:marRight w:val="0"/>
          <w:marTop w:val="0"/>
          <w:marBottom w:val="0"/>
          <w:divBdr>
            <w:top w:val="none" w:sz="0" w:space="0" w:color="auto"/>
            <w:left w:val="none" w:sz="0" w:space="0" w:color="auto"/>
            <w:bottom w:val="none" w:sz="0" w:space="0" w:color="auto"/>
            <w:right w:val="none" w:sz="0" w:space="0" w:color="auto"/>
          </w:divBdr>
        </w:div>
        <w:div w:id="1467316207">
          <w:marLeft w:val="640"/>
          <w:marRight w:val="0"/>
          <w:marTop w:val="0"/>
          <w:marBottom w:val="0"/>
          <w:divBdr>
            <w:top w:val="none" w:sz="0" w:space="0" w:color="auto"/>
            <w:left w:val="none" w:sz="0" w:space="0" w:color="auto"/>
            <w:bottom w:val="none" w:sz="0" w:space="0" w:color="auto"/>
            <w:right w:val="none" w:sz="0" w:space="0" w:color="auto"/>
          </w:divBdr>
        </w:div>
        <w:div w:id="1099981959">
          <w:marLeft w:val="640"/>
          <w:marRight w:val="0"/>
          <w:marTop w:val="0"/>
          <w:marBottom w:val="0"/>
          <w:divBdr>
            <w:top w:val="none" w:sz="0" w:space="0" w:color="auto"/>
            <w:left w:val="none" w:sz="0" w:space="0" w:color="auto"/>
            <w:bottom w:val="none" w:sz="0" w:space="0" w:color="auto"/>
            <w:right w:val="none" w:sz="0" w:space="0" w:color="auto"/>
          </w:divBdr>
        </w:div>
        <w:div w:id="1727489950">
          <w:marLeft w:val="640"/>
          <w:marRight w:val="0"/>
          <w:marTop w:val="0"/>
          <w:marBottom w:val="0"/>
          <w:divBdr>
            <w:top w:val="none" w:sz="0" w:space="0" w:color="auto"/>
            <w:left w:val="none" w:sz="0" w:space="0" w:color="auto"/>
            <w:bottom w:val="none" w:sz="0" w:space="0" w:color="auto"/>
            <w:right w:val="none" w:sz="0" w:space="0" w:color="auto"/>
          </w:divBdr>
        </w:div>
        <w:div w:id="679893547">
          <w:marLeft w:val="640"/>
          <w:marRight w:val="0"/>
          <w:marTop w:val="0"/>
          <w:marBottom w:val="0"/>
          <w:divBdr>
            <w:top w:val="none" w:sz="0" w:space="0" w:color="auto"/>
            <w:left w:val="none" w:sz="0" w:space="0" w:color="auto"/>
            <w:bottom w:val="none" w:sz="0" w:space="0" w:color="auto"/>
            <w:right w:val="none" w:sz="0" w:space="0" w:color="auto"/>
          </w:divBdr>
        </w:div>
        <w:div w:id="8219170">
          <w:marLeft w:val="640"/>
          <w:marRight w:val="0"/>
          <w:marTop w:val="0"/>
          <w:marBottom w:val="0"/>
          <w:divBdr>
            <w:top w:val="none" w:sz="0" w:space="0" w:color="auto"/>
            <w:left w:val="none" w:sz="0" w:space="0" w:color="auto"/>
            <w:bottom w:val="none" w:sz="0" w:space="0" w:color="auto"/>
            <w:right w:val="none" w:sz="0" w:space="0" w:color="auto"/>
          </w:divBdr>
        </w:div>
        <w:div w:id="477766265">
          <w:marLeft w:val="640"/>
          <w:marRight w:val="0"/>
          <w:marTop w:val="0"/>
          <w:marBottom w:val="0"/>
          <w:divBdr>
            <w:top w:val="none" w:sz="0" w:space="0" w:color="auto"/>
            <w:left w:val="none" w:sz="0" w:space="0" w:color="auto"/>
            <w:bottom w:val="none" w:sz="0" w:space="0" w:color="auto"/>
            <w:right w:val="none" w:sz="0" w:space="0" w:color="auto"/>
          </w:divBdr>
        </w:div>
        <w:div w:id="871695849">
          <w:marLeft w:val="640"/>
          <w:marRight w:val="0"/>
          <w:marTop w:val="0"/>
          <w:marBottom w:val="0"/>
          <w:divBdr>
            <w:top w:val="none" w:sz="0" w:space="0" w:color="auto"/>
            <w:left w:val="none" w:sz="0" w:space="0" w:color="auto"/>
            <w:bottom w:val="none" w:sz="0" w:space="0" w:color="auto"/>
            <w:right w:val="none" w:sz="0" w:space="0" w:color="auto"/>
          </w:divBdr>
        </w:div>
        <w:div w:id="1380789395">
          <w:marLeft w:val="640"/>
          <w:marRight w:val="0"/>
          <w:marTop w:val="0"/>
          <w:marBottom w:val="0"/>
          <w:divBdr>
            <w:top w:val="none" w:sz="0" w:space="0" w:color="auto"/>
            <w:left w:val="none" w:sz="0" w:space="0" w:color="auto"/>
            <w:bottom w:val="none" w:sz="0" w:space="0" w:color="auto"/>
            <w:right w:val="none" w:sz="0" w:space="0" w:color="auto"/>
          </w:divBdr>
        </w:div>
        <w:div w:id="1625767995">
          <w:marLeft w:val="640"/>
          <w:marRight w:val="0"/>
          <w:marTop w:val="0"/>
          <w:marBottom w:val="0"/>
          <w:divBdr>
            <w:top w:val="none" w:sz="0" w:space="0" w:color="auto"/>
            <w:left w:val="none" w:sz="0" w:space="0" w:color="auto"/>
            <w:bottom w:val="none" w:sz="0" w:space="0" w:color="auto"/>
            <w:right w:val="none" w:sz="0" w:space="0" w:color="auto"/>
          </w:divBdr>
        </w:div>
        <w:div w:id="385295379">
          <w:marLeft w:val="640"/>
          <w:marRight w:val="0"/>
          <w:marTop w:val="0"/>
          <w:marBottom w:val="0"/>
          <w:divBdr>
            <w:top w:val="none" w:sz="0" w:space="0" w:color="auto"/>
            <w:left w:val="none" w:sz="0" w:space="0" w:color="auto"/>
            <w:bottom w:val="none" w:sz="0" w:space="0" w:color="auto"/>
            <w:right w:val="none" w:sz="0" w:space="0" w:color="auto"/>
          </w:divBdr>
        </w:div>
        <w:div w:id="2018462228">
          <w:marLeft w:val="640"/>
          <w:marRight w:val="0"/>
          <w:marTop w:val="0"/>
          <w:marBottom w:val="0"/>
          <w:divBdr>
            <w:top w:val="none" w:sz="0" w:space="0" w:color="auto"/>
            <w:left w:val="none" w:sz="0" w:space="0" w:color="auto"/>
            <w:bottom w:val="none" w:sz="0" w:space="0" w:color="auto"/>
            <w:right w:val="none" w:sz="0" w:space="0" w:color="auto"/>
          </w:divBdr>
        </w:div>
        <w:div w:id="2126341377">
          <w:marLeft w:val="640"/>
          <w:marRight w:val="0"/>
          <w:marTop w:val="0"/>
          <w:marBottom w:val="0"/>
          <w:divBdr>
            <w:top w:val="none" w:sz="0" w:space="0" w:color="auto"/>
            <w:left w:val="none" w:sz="0" w:space="0" w:color="auto"/>
            <w:bottom w:val="none" w:sz="0" w:space="0" w:color="auto"/>
            <w:right w:val="none" w:sz="0" w:space="0" w:color="auto"/>
          </w:divBdr>
        </w:div>
        <w:div w:id="1780444787">
          <w:marLeft w:val="640"/>
          <w:marRight w:val="0"/>
          <w:marTop w:val="0"/>
          <w:marBottom w:val="0"/>
          <w:divBdr>
            <w:top w:val="none" w:sz="0" w:space="0" w:color="auto"/>
            <w:left w:val="none" w:sz="0" w:space="0" w:color="auto"/>
            <w:bottom w:val="none" w:sz="0" w:space="0" w:color="auto"/>
            <w:right w:val="none" w:sz="0" w:space="0" w:color="auto"/>
          </w:divBdr>
        </w:div>
        <w:div w:id="368383346">
          <w:marLeft w:val="640"/>
          <w:marRight w:val="0"/>
          <w:marTop w:val="0"/>
          <w:marBottom w:val="0"/>
          <w:divBdr>
            <w:top w:val="none" w:sz="0" w:space="0" w:color="auto"/>
            <w:left w:val="none" w:sz="0" w:space="0" w:color="auto"/>
            <w:bottom w:val="none" w:sz="0" w:space="0" w:color="auto"/>
            <w:right w:val="none" w:sz="0" w:space="0" w:color="auto"/>
          </w:divBdr>
        </w:div>
        <w:div w:id="441144534">
          <w:marLeft w:val="640"/>
          <w:marRight w:val="0"/>
          <w:marTop w:val="0"/>
          <w:marBottom w:val="0"/>
          <w:divBdr>
            <w:top w:val="none" w:sz="0" w:space="0" w:color="auto"/>
            <w:left w:val="none" w:sz="0" w:space="0" w:color="auto"/>
            <w:bottom w:val="none" w:sz="0" w:space="0" w:color="auto"/>
            <w:right w:val="none" w:sz="0" w:space="0" w:color="auto"/>
          </w:divBdr>
        </w:div>
        <w:div w:id="1873108995">
          <w:marLeft w:val="640"/>
          <w:marRight w:val="0"/>
          <w:marTop w:val="0"/>
          <w:marBottom w:val="0"/>
          <w:divBdr>
            <w:top w:val="none" w:sz="0" w:space="0" w:color="auto"/>
            <w:left w:val="none" w:sz="0" w:space="0" w:color="auto"/>
            <w:bottom w:val="none" w:sz="0" w:space="0" w:color="auto"/>
            <w:right w:val="none" w:sz="0" w:space="0" w:color="auto"/>
          </w:divBdr>
        </w:div>
      </w:divsChild>
    </w:div>
    <w:div w:id="870992859">
      <w:bodyDiv w:val="1"/>
      <w:marLeft w:val="0"/>
      <w:marRight w:val="0"/>
      <w:marTop w:val="0"/>
      <w:marBottom w:val="0"/>
      <w:divBdr>
        <w:top w:val="none" w:sz="0" w:space="0" w:color="auto"/>
        <w:left w:val="none" w:sz="0" w:space="0" w:color="auto"/>
        <w:bottom w:val="none" w:sz="0" w:space="0" w:color="auto"/>
        <w:right w:val="none" w:sz="0" w:space="0" w:color="auto"/>
      </w:divBdr>
      <w:divsChild>
        <w:div w:id="6948148">
          <w:marLeft w:val="640"/>
          <w:marRight w:val="0"/>
          <w:marTop w:val="0"/>
          <w:marBottom w:val="0"/>
          <w:divBdr>
            <w:top w:val="none" w:sz="0" w:space="0" w:color="auto"/>
            <w:left w:val="none" w:sz="0" w:space="0" w:color="auto"/>
            <w:bottom w:val="none" w:sz="0" w:space="0" w:color="auto"/>
            <w:right w:val="none" w:sz="0" w:space="0" w:color="auto"/>
          </w:divBdr>
        </w:div>
        <w:div w:id="825125492">
          <w:marLeft w:val="640"/>
          <w:marRight w:val="0"/>
          <w:marTop w:val="0"/>
          <w:marBottom w:val="0"/>
          <w:divBdr>
            <w:top w:val="none" w:sz="0" w:space="0" w:color="auto"/>
            <w:left w:val="none" w:sz="0" w:space="0" w:color="auto"/>
            <w:bottom w:val="none" w:sz="0" w:space="0" w:color="auto"/>
            <w:right w:val="none" w:sz="0" w:space="0" w:color="auto"/>
          </w:divBdr>
        </w:div>
        <w:div w:id="2048293957">
          <w:marLeft w:val="640"/>
          <w:marRight w:val="0"/>
          <w:marTop w:val="0"/>
          <w:marBottom w:val="0"/>
          <w:divBdr>
            <w:top w:val="none" w:sz="0" w:space="0" w:color="auto"/>
            <w:left w:val="none" w:sz="0" w:space="0" w:color="auto"/>
            <w:bottom w:val="none" w:sz="0" w:space="0" w:color="auto"/>
            <w:right w:val="none" w:sz="0" w:space="0" w:color="auto"/>
          </w:divBdr>
        </w:div>
        <w:div w:id="360128910">
          <w:marLeft w:val="640"/>
          <w:marRight w:val="0"/>
          <w:marTop w:val="0"/>
          <w:marBottom w:val="0"/>
          <w:divBdr>
            <w:top w:val="none" w:sz="0" w:space="0" w:color="auto"/>
            <w:left w:val="none" w:sz="0" w:space="0" w:color="auto"/>
            <w:bottom w:val="none" w:sz="0" w:space="0" w:color="auto"/>
            <w:right w:val="none" w:sz="0" w:space="0" w:color="auto"/>
          </w:divBdr>
        </w:div>
        <w:div w:id="300039963">
          <w:marLeft w:val="640"/>
          <w:marRight w:val="0"/>
          <w:marTop w:val="0"/>
          <w:marBottom w:val="0"/>
          <w:divBdr>
            <w:top w:val="none" w:sz="0" w:space="0" w:color="auto"/>
            <w:left w:val="none" w:sz="0" w:space="0" w:color="auto"/>
            <w:bottom w:val="none" w:sz="0" w:space="0" w:color="auto"/>
            <w:right w:val="none" w:sz="0" w:space="0" w:color="auto"/>
          </w:divBdr>
        </w:div>
        <w:div w:id="1092359305">
          <w:marLeft w:val="640"/>
          <w:marRight w:val="0"/>
          <w:marTop w:val="0"/>
          <w:marBottom w:val="0"/>
          <w:divBdr>
            <w:top w:val="none" w:sz="0" w:space="0" w:color="auto"/>
            <w:left w:val="none" w:sz="0" w:space="0" w:color="auto"/>
            <w:bottom w:val="none" w:sz="0" w:space="0" w:color="auto"/>
            <w:right w:val="none" w:sz="0" w:space="0" w:color="auto"/>
          </w:divBdr>
        </w:div>
        <w:div w:id="269629324">
          <w:marLeft w:val="640"/>
          <w:marRight w:val="0"/>
          <w:marTop w:val="0"/>
          <w:marBottom w:val="0"/>
          <w:divBdr>
            <w:top w:val="none" w:sz="0" w:space="0" w:color="auto"/>
            <w:left w:val="none" w:sz="0" w:space="0" w:color="auto"/>
            <w:bottom w:val="none" w:sz="0" w:space="0" w:color="auto"/>
            <w:right w:val="none" w:sz="0" w:space="0" w:color="auto"/>
          </w:divBdr>
        </w:div>
        <w:div w:id="1002784459">
          <w:marLeft w:val="640"/>
          <w:marRight w:val="0"/>
          <w:marTop w:val="0"/>
          <w:marBottom w:val="0"/>
          <w:divBdr>
            <w:top w:val="none" w:sz="0" w:space="0" w:color="auto"/>
            <w:left w:val="none" w:sz="0" w:space="0" w:color="auto"/>
            <w:bottom w:val="none" w:sz="0" w:space="0" w:color="auto"/>
            <w:right w:val="none" w:sz="0" w:space="0" w:color="auto"/>
          </w:divBdr>
        </w:div>
        <w:div w:id="395203498">
          <w:marLeft w:val="640"/>
          <w:marRight w:val="0"/>
          <w:marTop w:val="0"/>
          <w:marBottom w:val="0"/>
          <w:divBdr>
            <w:top w:val="none" w:sz="0" w:space="0" w:color="auto"/>
            <w:left w:val="none" w:sz="0" w:space="0" w:color="auto"/>
            <w:bottom w:val="none" w:sz="0" w:space="0" w:color="auto"/>
            <w:right w:val="none" w:sz="0" w:space="0" w:color="auto"/>
          </w:divBdr>
        </w:div>
        <w:div w:id="493303795">
          <w:marLeft w:val="640"/>
          <w:marRight w:val="0"/>
          <w:marTop w:val="0"/>
          <w:marBottom w:val="0"/>
          <w:divBdr>
            <w:top w:val="none" w:sz="0" w:space="0" w:color="auto"/>
            <w:left w:val="none" w:sz="0" w:space="0" w:color="auto"/>
            <w:bottom w:val="none" w:sz="0" w:space="0" w:color="auto"/>
            <w:right w:val="none" w:sz="0" w:space="0" w:color="auto"/>
          </w:divBdr>
        </w:div>
        <w:div w:id="601693936">
          <w:marLeft w:val="640"/>
          <w:marRight w:val="0"/>
          <w:marTop w:val="0"/>
          <w:marBottom w:val="0"/>
          <w:divBdr>
            <w:top w:val="none" w:sz="0" w:space="0" w:color="auto"/>
            <w:left w:val="none" w:sz="0" w:space="0" w:color="auto"/>
            <w:bottom w:val="none" w:sz="0" w:space="0" w:color="auto"/>
            <w:right w:val="none" w:sz="0" w:space="0" w:color="auto"/>
          </w:divBdr>
        </w:div>
        <w:div w:id="543833566">
          <w:marLeft w:val="640"/>
          <w:marRight w:val="0"/>
          <w:marTop w:val="0"/>
          <w:marBottom w:val="0"/>
          <w:divBdr>
            <w:top w:val="none" w:sz="0" w:space="0" w:color="auto"/>
            <w:left w:val="none" w:sz="0" w:space="0" w:color="auto"/>
            <w:bottom w:val="none" w:sz="0" w:space="0" w:color="auto"/>
            <w:right w:val="none" w:sz="0" w:space="0" w:color="auto"/>
          </w:divBdr>
        </w:div>
        <w:div w:id="827399325">
          <w:marLeft w:val="640"/>
          <w:marRight w:val="0"/>
          <w:marTop w:val="0"/>
          <w:marBottom w:val="0"/>
          <w:divBdr>
            <w:top w:val="none" w:sz="0" w:space="0" w:color="auto"/>
            <w:left w:val="none" w:sz="0" w:space="0" w:color="auto"/>
            <w:bottom w:val="none" w:sz="0" w:space="0" w:color="auto"/>
            <w:right w:val="none" w:sz="0" w:space="0" w:color="auto"/>
          </w:divBdr>
        </w:div>
        <w:div w:id="1931431103">
          <w:marLeft w:val="640"/>
          <w:marRight w:val="0"/>
          <w:marTop w:val="0"/>
          <w:marBottom w:val="0"/>
          <w:divBdr>
            <w:top w:val="none" w:sz="0" w:space="0" w:color="auto"/>
            <w:left w:val="none" w:sz="0" w:space="0" w:color="auto"/>
            <w:bottom w:val="none" w:sz="0" w:space="0" w:color="auto"/>
            <w:right w:val="none" w:sz="0" w:space="0" w:color="auto"/>
          </w:divBdr>
        </w:div>
        <w:div w:id="922106537">
          <w:marLeft w:val="640"/>
          <w:marRight w:val="0"/>
          <w:marTop w:val="0"/>
          <w:marBottom w:val="0"/>
          <w:divBdr>
            <w:top w:val="none" w:sz="0" w:space="0" w:color="auto"/>
            <w:left w:val="none" w:sz="0" w:space="0" w:color="auto"/>
            <w:bottom w:val="none" w:sz="0" w:space="0" w:color="auto"/>
            <w:right w:val="none" w:sz="0" w:space="0" w:color="auto"/>
          </w:divBdr>
        </w:div>
        <w:div w:id="920020821">
          <w:marLeft w:val="640"/>
          <w:marRight w:val="0"/>
          <w:marTop w:val="0"/>
          <w:marBottom w:val="0"/>
          <w:divBdr>
            <w:top w:val="none" w:sz="0" w:space="0" w:color="auto"/>
            <w:left w:val="none" w:sz="0" w:space="0" w:color="auto"/>
            <w:bottom w:val="none" w:sz="0" w:space="0" w:color="auto"/>
            <w:right w:val="none" w:sz="0" w:space="0" w:color="auto"/>
          </w:divBdr>
        </w:div>
        <w:div w:id="223681929">
          <w:marLeft w:val="640"/>
          <w:marRight w:val="0"/>
          <w:marTop w:val="0"/>
          <w:marBottom w:val="0"/>
          <w:divBdr>
            <w:top w:val="none" w:sz="0" w:space="0" w:color="auto"/>
            <w:left w:val="none" w:sz="0" w:space="0" w:color="auto"/>
            <w:bottom w:val="none" w:sz="0" w:space="0" w:color="auto"/>
            <w:right w:val="none" w:sz="0" w:space="0" w:color="auto"/>
          </w:divBdr>
        </w:div>
        <w:div w:id="470366523">
          <w:marLeft w:val="640"/>
          <w:marRight w:val="0"/>
          <w:marTop w:val="0"/>
          <w:marBottom w:val="0"/>
          <w:divBdr>
            <w:top w:val="none" w:sz="0" w:space="0" w:color="auto"/>
            <w:left w:val="none" w:sz="0" w:space="0" w:color="auto"/>
            <w:bottom w:val="none" w:sz="0" w:space="0" w:color="auto"/>
            <w:right w:val="none" w:sz="0" w:space="0" w:color="auto"/>
          </w:divBdr>
        </w:div>
        <w:div w:id="1465613367">
          <w:marLeft w:val="640"/>
          <w:marRight w:val="0"/>
          <w:marTop w:val="0"/>
          <w:marBottom w:val="0"/>
          <w:divBdr>
            <w:top w:val="none" w:sz="0" w:space="0" w:color="auto"/>
            <w:left w:val="none" w:sz="0" w:space="0" w:color="auto"/>
            <w:bottom w:val="none" w:sz="0" w:space="0" w:color="auto"/>
            <w:right w:val="none" w:sz="0" w:space="0" w:color="auto"/>
          </w:divBdr>
        </w:div>
        <w:div w:id="12735387">
          <w:marLeft w:val="640"/>
          <w:marRight w:val="0"/>
          <w:marTop w:val="0"/>
          <w:marBottom w:val="0"/>
          <w:divBdr>
            <w:top w:val="none" w:sz="0" w:space="0" w:color="auto"/>
            <w:left w:val="none" w:sz="0" w:space="0" w:color="auto"/>
            <w:bottom w:val="none" w:sz="0" w:space="0" w:color="auto"/>
            <w:right w:val="none" w:sz="0" w:space="0" w:color="auto"/>
          </w:divBdr>
        </w:div>
        <w:div w:id="1278567778">
          <w:marLeft w:val="640"/>
          <w:marRight w:val="0"/>
          <w:marTop w:val="0"/>
          <w:marBottom w:val="0"/>
          <w:divBdr>
            <w:top w:val="none" w:sz="0" w:space="0" w:color="auto"/>
            <w:left w:val="none" w:sz="0" w:space="0" w:color="auto"/>
            <w:bottom w:val="none" w:sz="0" w:space="0" w:color="auto"/>
            <w:right w:val="none" w:sz="0" w:space="0" w:color="auto"/>
          </w:divBdr>
        </w:div>
        <w:div w:id="169376939">
          <w:marLeft w:val="640"/>
          <w:marRight w:val="0"/>
          <w:marTop w:val="0"/>
          <w:marBottom w:val="0"/>
          <w:divBdr>
            <w:top w:val="none" w:sz="0" w:space="0" w:color="auto"/>
            <w:left w:val="none" w:sz="0" w:space="0" w:color="auto"/>
            <w:bottom w:val="none" w:sz="0" w:space="0" w:color="auto"/>
            <w:right w:val="none" w:sz="0" w:space="0" w:color="auto"/>
          </w:divBdr>
        </w:div>
        <w:div w:id="1408310733">
          <w:marLeft w:val="640"/>
          <w:marRight w:val="0"/>
          <w:marTop w:val="0"/>
          <w:marBottom w:val="0"/>
          <w:divBdr>
            <w:top w:val="none" w:sz="0" w:space="0" w:color="auto"/>
            <w:left w:val="none" w:sz="0" w:space="0" w:color="auto"/>
            <w:bottom w:val="none" w:sz="0" w:space="0" w:color="auto"/>
            <w:right w:val="none" w:sz="0" w:space="0" w:color="auto"/>
          </w:divBdr>
        </w:div>
        <w:div w:id="1825391112">
          <w:marLeft w:val="640"/>
          <w:marRight w:val="0"/>
          <w:marTop w:val="0"/>
          <w:marBottom w:val="0"/>
          <w:divBdr>
            <w:top w:val="none" w:sz="0" w:space="0" w:color="auto"/>
            <w:left w:val="none" w:sz="0" w:space="0" w:color="auto"/>
            <w:bottom w:val="none" w:sz="0" w:space="0" w:color="auto"/>
            <w:right w:val="none" w:sz="0" w:space="0" w:color="auto"/>
          </w:divBdr>
        </w:div>
        <w:div w:id="496655233">
          <w:marLeft w:val="640"/>
          <w:marRight w:val="0"/>
          <w:marTop w:val="0"/>
          <w:marBottom w:val="0"/>
          <w:divBdr>
            <w:top w:val="none" w:sz="0" w:space="0" w:color="auto"/>
            <w:left w:val="none" w:sz="0" w:space="0" w:color="auto"/>
            <w:bottom w:val="none" w:sz="0" w:space="0" w:color="auto"/>
            <w:right w:val="none" w:sz="0" w:space="0" w:color="auto"/>
          </w:divBdr>
        </w:div>
        <w:div w:id="141314279">
          <w:marLeft w:val="640"/>
          <w:marRight w:val="0"/>
          <w:marTop w:val="0"/>
          <w:marBottom w:val="0"/>
          <w:divBdr>
            <w:top w:val="none" w:sz="0" w:space="0" w:color="auto"/>
            <w:left w:val="none" w:sz="0" w:space="0" w:color="auto"/>
            <w:bottom w:val="none" w:sz="0" w:space="0" w:color="auto"/>
            <w:right w:val="none" w:sz="0" w:space="0" w:color="auto"/>
          </w:divBdr>
        </w:div>
        <w:div w:id="1083911210">
          <w:marLeft w:val="640"/>
          <w:marRight w:val="0"/>
          <w:marTop w:val="0"/>
          <w:marBottom w:val="0"/>
          <w:divBdr>
            <w:top w:val="none" w:sz="0" w:space="0" w:color="auto"/>
            <w:left w:val="none" w:sz="0" w:space="0" w:color="auto"/>
            <w:bottom w:val="none" w:sz="0" w:space="0" w:color="auto"/>
            <w:right w:val="none" w:sz="0" w:space="0" w:color="auto"/>
          </w:divBdr>
        </w:div>
        <w:div w:id="312292464">
          <w:marLeft w:val="640"/>
          <w:marRight w:val="0"/>
          <w:marTop w:val="0"/>
          <w:marBottom w:val="0"/>
          <w:divBdr>
            <w:top w:val="none" w:sz="0" w:space="0" w:color="auto"/>
            <w:left w:val="none" w:sz="0" w:space="0" w:color="auto"/>
            <w:bottom w:val="none" w:sz="0" w:space="0" w:color="auto"/>
            <w:right w:val="none" w:sz="0" w:space="0" w:color="auto"/>
          </w:divBdr>
        </w:div>
        <w:div w:id="360668432">
          <w:marLeft w:val="640"/>
          <w:marRight w:val="0"/>
          <w:marTop w:val="0"/>
          <w:marBottom w:val="0"/>
          <w:divBdr>
            <w:top w:val="none" w:sz="0" w:space="0" w:color="auto"/>
            <w:left w:val="none" w:sz="0" w:space="0" w:color="auto"/>
            <w:bottom w:val="none" w:sz="0" w:space="0" w:color="auto"/>
            <w:right w:val="none" w:sz="0" w:space="0" w:color="auto"/>
          </w:divBdr>
        </w:div>
        <w:div w:id="1610309010">
          <w:marLeft w:val="640"/>
          <w:marRight w:val="0"/>
          <w:marTop w:val="0"/>
          <w:marBottom w:val="0"/>
          <w:divBdr>
            <w:top w:val="none" w:sz="0" w:space="0" w:color="auto"/>
            <w:left w:val="none" w:sz="0" w:space="0" w:color="auto"/>
            <w:bottom w:val="none" w:sz="0" w:space="0" w:color="auto"/>
            <w:right w:val="none" w:sz="0" w:space="0" w:color="auto"/>
          </w:divBdr>
        </w:div>
        <w:div w:id="116604187">
          <w:marLeft w:val="640"/>
          <w:marRight w:val="0"/>
          <w:marTop w:val="0"/>
          <w:marBottom w:val="0"/>
          <w:divBdr>
            <w:top w:val="none" w:sz="0" w:space="0" w:color="auto"/>
            <w:left w:val="none" w:sz="0" w:space="0" w:color="auto"/>
            <w:bottom w:val="none" w:sz="0" w:space="0" w:color="auto"/>
            <w:right w:val="none" w:sz="0" w:space="0" w:color="auto"/>
          </w:divBdr>
        </w:div>
        <w:div w:id="514924055">
          <w:marLeft w:val="640"/>
          <w:marRight w:val="0"/>
          <w:marTop w:val="0"/>
          <w:marBottom w:val="0"/>
          <w:divBdr>
            <w:top w:val="none" w:sz="0" w:space="0" w:color="auto"/>
            <w:left w:val="none" w:sz="0" w:space="0" w:color="auto"/>
            <w:bottom w:val="none" w:sz="0" w:space="0" w:color="auto"/>
            <w:right w:val="none" w:sz="0" w:space="0" w:color="auto"/>
          </w:divBdr>
        </w:div>
        <w:div w:id="105001354">
          <w:marLeft w:val="640"/>
          <w:marRight w:val="0"/>
          <w:marTop w:val="0"/>
          <w:marBottom w:val="0"/>
          <w:divBdr>
            <w:top w:val="none" w:sz="0" w:space="0" w:color="auto"/>
            <w:left w:val="none" w:sz="0" w:space="0" w:color="auto"/>
            <w:bottom w:val="none" w:sz="0" w:space="0" w:color="auto"/>
            <w:right w:val="none" w:sz="0" w:space="0" w:color="auto"/>
          </w:divBdr>
        </w:div>
        <w:div w:id="1278685683">
          <w:marLeft w:val="640"/>
          <w:marRight w:val="0"/>
          <w:marTop w:val="0"/>
          <w:marBottom w:val="0"/>
          <w:divBdr>
            <w:top w:val="none" w:sz="0" w:space="0" w:color="auto"/>
            <w:left w:val="none" w:sz="0" w:space="0" w:color="auto"/>
            <w:bottom w:val="none" w:sz="0" w:space="0" w:color="auto"/>
            <w:right w:val="none" w:sz="0" w:space="0" w:color="auto"/>
          </w:divBdr>
        </w:div>
        <w:div w:id="1197234624">
          <w:marLeft w:val="640"/>
          <w:marRight w:val="0"/>
          <w:marTop w:val="0"/>
          <w:marBottom w:val="0"/>
          <w:divBdr>
            <w:top w:val="none" w:sz="0" w:space="0" w:color="auto"/>
            <w:left w:val="none" w:sz="0" w:space="0" w:color="auto"/>
            <w:bottom w:val="none" w:sz="0" w:space="0" w:color="auto"/>
            <w:right w:val="none" w:sz="0" w:space="0" w:color="auto"/>
          </w:divBdr>
        </w:div>
        <w:div w:id="1411539709">
          <w:marLeft w:val="640"/>
          <w:marRight w:val="0"/>
          <w:marTop w:val="0"/>
          <w:marBottom w:val="0"/>
          <w:divBdr>
            <w:top w:val="none" w:sz="0" w:space="0" w:color="auto"/>
            <w:left w:val="none" w:sz="0" w:space="0" w:color="auto"/>
            <w:bottom w:val="none" w:sz="0" w:space="0" w:color="auto"/>
            <w:right w:val="none" w:sz="0" w:space="0" w:color="auto"/>
          </w:divBdr>
        </w:div>
      </w:divsChild>
    </w:div>
    <w:div w:id="874079763">
      <w:bodyDiv w:val="1"/>
      <w:marLeft w:val="0"/>
      <w:marRight w:val="0"/>
      <w:marTop w:val="0"/>
      <w:marBottom w:val="0"/>
      <w:divBdr>
        <w:top w:val="none" w:sz="0" w:space="0" w:color="auto"/>
        <w:left w:val="none" w:sz="0" w:space="0" w:color="auto"/>
        <w:bottom w:val="none" w:sz="0" w:space="0" w:color="auto"/>
        <w:right w:val="none" w:sz="0" w:space="0" w:color="auto"/>
      </w:divBdr>
      <w:divsChild>
        <w:div w:id="1446929082">
          <w:marLeft w:val="640"/>
          <w:marRight w:val="0"/>
          <w:marTop w:val="0"/>
          <w:marBottom w:val="0"/>
          <w:divBdr>
            <w:top w:val="none" w:sz="0" w:space="0" w:color="auto"/>
            <w:left w:val="none" w:sz="0" w:space="0" w:color="auto"/>
            <w:bottom w:val="none" w:sz="0" w:space="0" w:color="auto"/>
            <w:right w:val="none" w:sz="0" w:space="0" w:color="auto"/>
          </w:divBdr>
        </w:div>
        <w:div w:id="43065511">
          <w:marLeft w:val="640"/>
          <w:marRight w:val="0"/>
          <w:marTop w:val="0"/>
          <w:marBottom w:val="0"/>
          <w:divBdr>
            <w:top w:val="none" w:sz="0" w:space="0" w:color="auto"/>
            <w:left w:val="none" w:sz="0" w:space="0" w:color="auto"/>
            <w:bottom w:val="none" w:sz="0" w:space="0" w:color="auto"/>
            <w:right w:val="none" w:sz="0" w:space="0" w:color="auto"/>
          </w:divBdr>
        </w:div>
        <w:div w:id="483156555">
          <w:marLeft w:val="640"/>
          <w:marRight w:val="0"/>
          <w:marTop w:val="0"/>
          <w:marBottom w:val="0"/>
          <w:divBdr>
            <w:top w:val="none" w:sz="0" w:space="0" w:color="auto"/>
            <w:left w:val="none" w:sz="0" w:space="0" w:color="auto"/>
            <w:bottom w:val="none" w:sz="0" w:space="0" w:color="auto"/>
            <w:right w:val="none" w:sz="0" w:space="0" w:color="auto"/>
          </w:divBdr>
        </w:div>
        <w:div w:id="1073283860">
          <w:marLeft w:val="640"/>
          <w:marRight w:val="0"/>
          <w:marTop w:val="0"/>
          <w:marBottom w:val="0"/>
          <w:divBdr>
            <w:top w:val="none" w:sz="0" w:space="0" w:color="auto"/>
            <w:left w:val="none" w:sz="0" w:space="0" w:color="auto"/>
            <w:bottom w:val="none" w:sz="0" w:space="0" w:color="auto"/>
            <w:right w:val="none" w:sz="0" w:space="0" w:color="auto"/>
          </w:divBdr>
        </w:div>
        <w:div w:id="1847865557">
          <w:marLeft w:val="640"/>
          <w:marRight w:val="0"/>
          <w:marTop w:val="0"/>
          <w:marBottom w:val="0"/>
          <w:divBdr>
            <w:top w:val="none" w:sz="0" w:space="0" w:color="auto"/>
            <w:left w:val="none" w:sz="0" w:space="0" w:color="auto"/>
            <w:bottom w:val="none" w:sz="0" w:space="0" w:color="auto"/>
            <w:right w:val="none" w:sz="0" w:space="0" w:color="auto"/>
          </w:divBdr>
        </w:div>
        <w:div w:id="1362170862">
          <w:marLeft w:val="640"/>
          <w:marRight w:val="0"/>
          <w:marTop w:val="0"/>
          <w:marBottom w:val="0"/>
          <w:divBdr>
            <w:top w:val="none" w:sz="0" w:space="0" w:color="auto"/>
            <w:left w:val="none" w:sz="0" w:space="0" w:color="auto"/>
            <w:bottom w:val="none" w:sz="0" w:space="0" w:color="auto"/>
            <w:right w:val="none" w:sz="0" w:space="0" w:color="auto"/>
          </w:divBdr>
        </w:div>
        <w:div w:id="748504598">
          <w:marLeft w:val="640"/>
          <w:marRight w:val="0"/>
          <w:marTop w:val="0"/>
          <w:marBottom w:val="0"/>
          <w:divBdr>
            <w:top w:val="none" w:sz="0" w:space="0" w:color="auto"/>
            <w:left w:val="none" w:sz="0" w:space="0" w:color="auto"/>
            <w:bottom w:val="none" w:sz="0" w:space="0" w:color="auto"/>
            <w:right w:val="none" w:sz="0" w:space="0" w:color="auto"/>
          </w:divBdr>
        </w:div>
        <w:div w:id="367099897">
          <w:marLeft w:val="640"/>
          <w:marRight w:val="0"/>
          <w:marTop w:val="0"/>
          <w:marBottom w:val="0"/>
          <w:divBdr>
            <w:top w:val="none" w:sz="0" w:space="0" w:color="auto"/>
            <w:left w:val="none" w:sz="0" w:space="0" w:color="auto"/>
            <w:bottom w:val="none" w:sz="0" w:space="0" w:color="auto"/>
            <w:right w:val="none" w:sz="0" w:space="0" w:color="auto"/>
          </w:divBdr>
        </w:div>
        <w:div w:id="1917591982">
          <w:marLeft w:val="640"/>
          <w:marRight w:val="0"/>
          <w:marTop w:val="0"/>
          <w:marBottom w:val="0"/>
          <w:divBdr>
            <w:top w:val="none" w:sz="0" w:space="0" w:color="auto"/>
            <w:left w:val="none" w:sz="0" w:space="0" w:color="auto"/>
            <w:bottom w:val="none" w:sz="0" w:space="0" w:color="auto"/>
            <w:right w:val="none" w:sz="0" w:space="0" w:color="auto"/>
          </w:divBdr>
        </w:div>
        <w:div w:id="310602606">
          <w:marLeft w:val="640"/>
          <w:marRight w:val="0"/>
          <w:marTop w:val="0"/>
          <w:marBottom w:val="0"/>
          <w:divBdr>
            <w:top w:val="none" w:sz="0" w:space="0" w:color="auto"/>
            <w:left w:val="none" w:sz="0" w:space="0" w:color="auto"/>
            <w:bottom w:val="none" w:sz="0" w:space="0" w:color="auto"/>
            <w:right w:val="none" w:sz="0" w:space="0" w:color="auto"/>
          </w:divBdr>
        </w:div>
        <w:div w:id="1813794663">
          <w:marLeft w:val="640"/>
          <w:marRight w:val="0"/>
          <w:marTop w:val="0"/>
          <w:marBottom w:val="0"/>
          <w:divBdr>
            <w:top w:val="none" w:sz="0" w:space="0" w:color="auto"/>
            <w:left w:val="none" w:sz="0" w:space="0" w:color="auto"/>
            <w:bottom w:val="none" w:sz="0" w:space="0" w:color="auto"/>
            <w:right w:val="none" w:sz="0" w:space="0" w:color="auto"/>
          </w:divBdr>
        </w:div>
        <w:div w:id="973945419">
          <w:marLeft w:val="640"/>
          <w:marRight w:val="0"/>
          <w:marTop w:val="0"/>
          <w:marBottom w:val="0"/>
          <w:divBdr>
            <w:top w:val="none" w:sz="0" w:space="0" w:color="auto"/>
            <w:left w:val="none" w:sz="0" w:space="0" w:color="auto"/>
            <w:bottom w:val="none" w:sz="0" w:space="0" w:color="auto"/>
            <w:right w:val="none" w:sz="0" w:space="0" w:color="auto"/>
          </w:divBdr>
        </w:div>
        <w:div w:id="1753311382">
          <w:marLeft w:val="640"/>
          <w:marRight w:val="0"/>
          <w:marTop w:val="0"/>
          <w:marBottom w:val="0"/>
          <w:divBdr>
            <w:top w:val="none" w:sz="0" w:space="0" w:color="auto"/>
            <w:left w:val="none" w:sz="0" w:space="0" w:color="auto"/>
            <w:bottom w:val="none" w:sz="0" w:space="0" w:color="auto"/>
            <w:right w:val="none" w:sz="0" w:space="0" w:color="auto"/>
          </w:divBdr>
        </w:div>
        <w:div w:id="2018536973">
          <w:marLeft w:val="640"/>
          <w:marRight w:val="0"/>
          <w:marTop w:val="0"/>
          <w:marBottom w:val="0"/>
          <w:divBdr>
            <w:top w:val="none" w:sz="0" w:space="0" w:color="auto"/>
            <w:left w:val="none" w:sz="0" w:space="0" w:color="auto"/>
            <w:bottom w:val="none" w:sz="0" w:space="0" w:color="auto"/>
            <w:right w:val="none" w:sz="0" w:space="0" w:color="auto"/>
          </w:divBdr>
        </w:div>
        <w:div w:id="1602059658">
          <w:marLeft w:val="640"/>
          <w:marRight w:val="0"/>
          <w:marTop w:val="0"/>
          <w:marBottom w:val="0"/>
          <w:divBdr>
            <w:top w:val="none" w:sz="0" w:space="0" w:color="auto"/>
            <w:left w:val="none" w:sz="0" w:space="0" w:color="auto"/>
            <w:bottom w:val="none" w:sz="0" w:space="0" w:color="auto"/>
            <w:right w:val="none" w:sz="0" w:space="0" w:color="auto"/>
          </w:divBdr>
        </w:div>
        <w:div w:id="1030187774">
          <w:marLeft w:val="640"/>
          <w:marRight w:val="0"/>
          <w:marTop w:val="0"/>
          <w:marBottom w:val="0"/>
          <w:divBdr>
            <w:top w:val="none" w:sz="0" w:space="0" w:color="auto"/>
            <w:left w:val="none" w:sz="0" w:space="0" w:color="auto"/>
            <w:bottom w:val="none" w:sz="0" w:space="0" w:color="auto"/>
            <w:right w:val="none" w:sz="0" w:space="0" w:color="auto"/>
          </w:divBdr>
        </w:div>
        <w:div w:id="861210560">
          <w:marLeft w:val="640"/>
          <w:marRight w:val="0"/>
          <w:marTop w:val="0"/>
          <w:marBottom w:val="0"/>
          <w:divBdr>
            <w:top w:val="none" w:sz="0" w:space="0" w:color="auto"/>
            <w:left w:val="none" w:sz="0" w:space="0" w:color="auto"/>
            <w:bottom w:val="none" w:sz="0" w:space="0" w:color="auto"/>
            <w:right w:val="none" w:sz="0" w:space="0" w:color="auto"/>
          </w:divBdr>
        </w:div>
        <w:div w:id="1118522199">
          <w:marLeft w:val="640"/>
          <w:marRight w:val="0"/>
          <w:marTop w:val="0"/>
          <w:marBottom w:val="0"/>
          <w:divBdr>
            <w:top w:val="none" w:sz="0" w:space="0" w:color="auto"/>
            <w:left w:val="none" w:sz="0" w:space="0" w:color="auto"/>
            <w:bottom w:val="none" w:sz="0" w:space="0" w:color="auto"/>
            <w:right w:val="none" w:sz="0" w:space="0" w:color="auto"/>
          </w:divBdr>
        </w:div>
        <w:div w:id="1500391636">
          <w:marLeft w:val="640"/>
          <w:marRight w:val="0"/>
          <w:marTop w:val="0"/>
          <w:marBottom w:val="0"/>
          <w:divBdr>
            <w:top w:val="none" w:sz="0" w:space="0" w:color="auto"/>
            <w:left w:val="none" w:sz="0" w:space="0" w:color="auto"/>
            <w:bottom w:val="none" w:sz="0" w:space="0" w:color="auto"/>
            <w:right w:val="none" w:sz="0" w:space="0" w:color="auto"/>
          </w:divBdr>
        </w:div>
        <w:div w:id="1628589417">
          <w:marLeft w:val="640"/>
          <w:marRight w:val="0"/>
          <w:marTop w:val="0"/>
          <w:marBottom w:val="0"/>
          <w:divBdr>
            <w:top w:val="none" w:sz="0" w:space="0" w:color="auto"/>
            <w:left w:val="none" w:sz="0" w:space="0" w:color="auto"/>
            <w:bottom w:val="none" w:sz="0" w:space="0" w:color="auto"/>
            <w:right w:val="none" w:sz="0" w:space="0" w:color="auto"/>
          </w:divBdr>
        </w:div>
        <w:div w:id="1677809678">
          <w:marLeft w:val="640"/>
          <w:marRight w:val="0"/>
          <w:marTop w:val="0"/>
          <w:marBottom w:val="0"/>
          <w:divBdr>
            <w:top w:val="none" w:sz="0" w:space="0" w:color="auto"/>
            <w:left w:val="none" w:sz="0" w:space="0" w:color="auto"/>
            <w:bottom w:val="none" w:sz="0" w:space="0" w:color="auto"/>
            <w:right w:val="none" w:sz="0" w:space="0" w:color="auto"/>
          </w:divBdr>
        </w:div>
        <w:div w:id="613562876">
          <w:marLeft w:val="640"/>
          <w:marRight w:val="0"/>
          <w:marTop w:val="0"/>
          <w:marBottom w:val="0"/>
          <w:divBdr>
            <w:top w:val="none" w:sz="0" w:space="0" w:color="auto"/>
            <w:left w:val="none" w:sz="0" w:space="0" w:color="auto"/>
            <w:bottom w:val="none" w:sz="0" w:space="0" w:color="auto"/>
            <w:right w:val="none" w:sz="0" w:space="0" w:color="auto"/>
          </w:divBdr>
        </w:div>
        <w:div w:id="1451314523">
          <w:marLeft w:val="640"/>
          <w:marRight w:val="0"/>
          <w:marTop w:val="0"/>
          <w:marBottom w:val="0"/>
          <w:divBdr>
            <w:top w:val="none" w:sz="0" w:space="0" w:color="auto"/>
            <w:left w:val="none" w:sz="0" w:space="0" w:color="auto"/>
            <w:bottom w:val="none" w:sz="0" w:space="0" w:color="auto"/>
            <w:right w:val="none" w:sz="0" w:space="0" w:color="auto"/>
          </w:divBdr>
        </w:div>
        <w:div w:id="725227416">
          <w:marLeft w:val="640"/>
          <w:marRight w:val="0"/>
          <w:marTop w:val="0"/>
          <w:marBottom w:val="0"/>
          <w:divBdr>
            <w:top w:val="none" w:sz="0" w:space="0" w:color="auto"/>
            <w:left w:val="none" w:sz="0" w:space="0" w:color="auto"/>
            <w:bottom w:val="none" w:sz="0" w:space="0" w:color="auto"/>
            <w:right w:val="none" w:sz="0" w:space="0" w:color="auto"/>
          </w:divBdr>
        </w:div>
        <w:div w:id="1594706075">
          <w:marLeft w:val="640"/>
          <w:marRight w:val="0"/>
          <w:marTop w:val="0"/>
          <w:marBottom w:val="0"/>
          <w:divBdr>
            <w:top w:val="none" w:sz="0" w:space="0" w:color="auto"/>
            <w:left w:val="none" w:sz="0" w:space="0" w:color="auto"/>
            <w:bottom w:val="none" w:sz="0" w:space="0" w:color="auto"/>
            <w:right w:val="none" w:sz="0" w:space="0" w:color="auto"/>
          </w:divBdr>
        </w:div>
        <w:div w:id="1495606080">
          <w:marLeft w:val="640"/>
          <w:marRight w:val="0"/>
          <w:marTop w:val="0"/>
          <w:marBottom w:val="0"/>
          <w:divBdr>
            <w:top w:val="none" w:sz="0" w:space="0" w:color="auto"/>
            <w:left w:val="none" w:sz="0" w:space="0" w:color="auto"/>
            <w:bottom w:val="none" w:sz="0" w:space="0" w:color="auto"/>
            <w:right w:val="none" w:sz="0" w:space="0" w:color="auto"/>
          </w:divBdr>
        </w:div>
        <w:div w:id="1577280923">
          <w:marLeft w:val="640"/>
          <w:marRight w:val="0"/>
          <w:marTop w:val="0"/>
          <w:marBottom w:val="0"/>
          <w:divBdr>
            <w:top w:val="none" w:sz="0" w:space="0" w:color="auto"/>
            <w:left w:val="none" w:sz="0" w:space="0" w:color="auto"/>
            <w:bottom w:val="none" w:sz="0" w:space="0" w:color="auto"/>
            <w:right w:val="none" w:sz="0" w:space="0" w:color="auto"/>
          </w:divBdr>
        </w:div>
        <w:div w:id="1012343688">
          <w:marLeft w:val="640"/>
          <w:marRight w:val="0"/>
          <w:marTop w:val="0"/>
          <w:marBottom w:val="0"/>
          <w:divBdr>
            <w:top w:val="none" w:sz="0" w:space="0" w:color="auto"/>
            <w:left w:val="none" w:sz="0" w:space="0" w:color="auto"/>
            <w:bottom w:val="none" w:sz="0" w:space="0" w:color="auto"/>
            <w:right w:val="none" w:sz="0" w:space="0" w:color="auto"/>
          </w:divBdr>
        </w:div>
        <w:div w:id="440564631">
          <w:marLeft w:val="640"/>
          <w:marRight w:val="0"/>
          <w:marTop w:val="0"/>
          <w:marBottom w:val="0"/>
          <w:divBdr>
            <w:top w:val="none" w:sz="0" w:space="0" w:color="auto"/>
            <w:left w:val="none" w:sz="0" w:space="0" w:color="auto"/>
            <w:bottom w:val="none" w:sz="0" w:space="0" w:color="auto"/>
            <w:right w:val="none" w:sz="0" w:space="0" w:color="auto"/>
          </w:divBdr>
        </w:div>
        <w:div w:id="1773554064">
          <w:marLeft w:val="640"/>
          <w:marRight w:val="0"/>
          <w:marTop w:val="0"/>
          <w:marBottom w:val="0"/>
          <w:divBdr>
            <w:top w:val="none" w:sz="0" w:space="0" w:color="auto"/>
            <w:left w:val="none" w:sz="0" w:space="0" w:color="auto"/>
            <w:bottom w:val="none" w:sz="0" w:space="0" w:color="auto"/>
            <w:right w:val="none" w:sz="0" w:space="0" w:color="auto"/>
          </w:divBdr>
        </w:div>
        <w:div w:id="1341662048">
          <w:marLeft w:val="640"/>
          <w:marRight w:val="0"/>
          <w:marTop w:val="0"/>
          <w:marBottom w:val="0"/>
          <w:divBdr>
            <w:top w:val="none" w:sz="0" w:space="0" w:color="auto"/>
            <w:left w:val="none" w:sz="0" w:space="0" w:color="auto"/>
            <w:bottom w:val="none" w:sz="0" w:space="0" w:color="auto"/>
            <w:right w:val="none" w:sz="0" w:space="0" w:color="auto"/>
          </w:divBdr>
        </w:div>
        <w:div w:id="592472592">
          <w:marLeft w:val="640"/>
          <w:marRight w:val="0"/>
          <w:marTop w:val="0"/>
          <w:marBottom w:val="0"/>
          <w:divBdr>
            <w:top w:val="none" w:sz="0" w:space="0" w:color="auto"/>
            <w:left w:val="none" w:sz="0" w:space="0" w:color="auto"/>
            <w:bottom w:val="none" w:sz="0" w:space="0" w:color="auto"/>
            <w:right w:val="none" w:sz="0" w:space="0" w:color="auto"/>
          </w:divBdr>
        </w:div>
        <w:div w:id="1770736366">
          <w:marLeft w:val="640"/>
          <w:marRight w:val="0"/>
          <w:marTop w:val="0"/>
          <w:marBottom w:val="0"/>
          <w:divBdr>
            <w:top w:val="none" w:sz="0" w:space="0" w:color="auto"/>
            <w:left w:val="none" w:sz="0" w:space="0" w:color="auto"/>
            <w:bottom w:val="none" w:sz="0" w:space="0" w:color="auto"/>
            <w:right w:val="none" w:sz="0" w:space="0" w:color="auto"/>
          </w:divBdr>
        </w:div>
        <w:div w:id="954823465">
          <w:marLeft w:val="640"/>
          <w:marRight w:val="0"/>
          <w:marTop w:val="0"/>
          <w:marBottom w:val="0"/>
          <w:divBdr>
            <w:top w:val="none" w:sz="0" w:space="0" w:color="auto"/>
            <w:left w:val="none" w:sz="0" w:space="0" w:color="auto"/>
            <w:bottom w:val="none" w:sz="0" w:space="0" w:color="auto"/>
            <w:right w:val="none" w:sz="0" w:space="0" w:color="auto"/>
          </w:divBdr>
        </w:div>
        <w:div w:id="2064716026">
          <w:marLeft w:val="640"/>
          <w:marRight w:val="0"/>
          <w:marTop w:val="0"/>
          <w:marBottom w:val="0"/>
          <w:divBdr>
            <w:top w:val="none" w:sz="0" w:space="0" w:color="auto"/>
            <w:left w:val="none" w:sz="0" w:space="0" w:color="auto"/>
            <w:bottom w:val="none" w:sz="0" w:space="0" w:color="auto"/>
            <w:right w:val="none" w:sz="0" w:space="0" w:color="auto"/>
          </w:divBdr>
        </w:div>
        <w:div w:id="1530413405">
          <w:marLeft w:val="640"/>
          <w:marRight w:val="0"/>
          <w:marTop w:val="0"/>
          <w:marBottom w:val="0"/>
          <w:divBdr>
            <w:top w:val="none" w:sz="0" w:space="0" w:color="auto"/>
            <w:left w:val="none" w:sz="0" w:space="0" w:color="auto"/>
            <w:bottom w:val="none" w:sz="0" w:space="0" w:color="auto"/>
            <w:right w:val="none" w:sz="0" w:space="0" w:color="auto"/>
          </w:divBdr>
        </w:div>
      </w:divsChild>
    </w:div>
    <w:div w:id="891887941">
      <w:bodyDiv w:val="1"/>
      <w:marLeft w:val="0"/>
      <w:marRight w:val="0"/>
      <w:marTop w:val="0"/>
      <w:marBottom w:val="0"/>
      <w:divBdr>
        <w:top w:val="none" w:sz="0" w:space="0" w:color="auto"/>
        <w:left w:val="none" w:sz="0" w:space="0" w:color="auto"/>
        <w:bottom w:val="none" w:sz="0" w:space="0" w:color="auto"/>
        <w:right w:val="none" w:sz="0" w:space="0" w:color="auto"/>
      </w:divBdr>
      <w:divsChild>
        <w:div w:id="1753965893">
          <w:marLeft w:val="640"/>
          <w:marRight w:val="0"/>
          <w:marTop w:val="0"/>
          <w:marBottom w:val="0"/>
          <w:divBdr>
            <w:top w:val="none" w:sz="0" w:space="0" w:color="auto"/>
            <w:left w:val="none" w:sz="0" w:space="0" w:color="auto"/>
            <w:bottom w:val="none" w:sz="0" w:space="0" w:color="auto"/>
            <w:right w:val="none" w:sz="0" w:space="0" w:color="auto"/>
          </w:divBdr>
        </w:div>
        <w:div w:id="1453938535">
          <w:marLeft w:val="640"/>
          <w:marRight w:val="0"/>
          <w:marTop w:val="0"/>
          <w:marBottom w:val="0"/>
          <w:divBdr>
            <w:top w:val="none" w:sz="0" w:space="0" w:color="auto"/>
            <w:left w:val="none" w:sz="0" w:space="0" w:color="auto"/>
            <w:bottom w:val="none" w:sz="0" w:space="0" w:color="auto"/>
            <w:right w:val="none" w:sz="0" w:space="0" w:color="auto"/>
          </w:divBdr>
        </w:div>
        <w:div w:id="1936478915">
          <w:marLeft w:val="640"/>
          <w:marRight w:val="0"/>
          <w:marTop w:val="0"/>
          <w:marBottom w:val="0"/>
          <w:divBdr>
            <w:top w:val="none" w:sz="0" w:space="0" w:color="auto"/>
            <w:left w:val="none" w:sz="0" w:space="0" w:color="auto"/>
            <w:bottom w:val="none" w:sz="0" w:space="0" w:color="auto"/>
            <w:right w:val="none" w:sz="0" w:space="0" w:color="auto"/>
          </w:divBdr>
        </w:div>
        <w:div w:id="269552615">
          <w:marLeft w:val="640"/>
          <w:marRight w:val="0"/>
          <w:marTop w:val="0"/>
          <w:marBottom w:val="0"/>
          <w:divBdr>
            <w:top w:val="none" w:sz="0" w:space="0" w:color="auto"/>
            <w:left w:val="none" w:sz="0" w:space="0" w:color="auto"/>
            <w:bottom w:val="none" w:sz="0" w:space="0" w:color="auto"/>
            <w:right w:val="none" w:sz="0" w:space="0" w:color="auto"/>
          </w:divBdr>
        </w:div>
        <w:div w:id="1901091432">
          <w:marLeft w:val="640"/>
          <w:marRight w:val="0"/>
          <w:marTop w:val="0"/>
          <w:marBottom w:val="0"/>
          <w:divBdr>
            <w:top w:val="none" w:sz="0" w:space="0" w:color="auto"/>
            <w:left w:val="none" w:sz="0" w:space="0" w:color="auto"/>
            <w:bottom w:val="none" w:sz="0" w:space="0" w:color="auto"/>
            <w:right w:val="none" w:sz="0" w:space="0" w:color="auto"/>
          </w:divBdr>
        </w:div>
        <w:div w:id="155074035">
          <w:marLeft w:val="640"/>
          <w:marRight w:val="0"/>
          <w:marTop w:val="0"/>
          <w:marBottom w:val="0"/>
          <w:divBdr>
            <w:top w:val="none" w:sz="0" w:space="0" w:color="auto"/>
            <w:left w:val="none" w:sz="0" w:space="0" w:color="auto"/>
            <w:bottom w:val="none" w:sz="0" w:space="0" w:color="auto"/>
            <w:right w:val="none" w:sz="0" w:space="0" w:color="auto"/>
          </w:divBdr>
        </w:div>
        <w:div w:id="1466661785">
          <w:marLeft w:val="640"/>
          <w:marRight w:val="0"/>
          <w:marTop w:val="0"/>
          <w:marBottom w:val="0"/>
          <w:divBdr>
            <w:top w:val="none" w:sz="0" w:space="0" w:color="auto"/>
            <w:left w:val="none" w:sz="0" w:space="0" w:color="auto"/>
            <w:bottom w:val="none" w:sz="0" w:space="0" w:color="auto"/>
            <w:right w:val="none" w:sz="0" w:space="0" w:color="auto"/>
          </w:divBdr>
        </w:div>
        <w:div w:id="174998621">
          <w:marLeft w:val="640"/>
          <w:marRight w:val="0"/>
          <w:marTop w:val="0"/>
          <w:marBottom w:val="0"/>
          <w:divBdr>
            <w:top w:val="none" w:sz="0" w:space="0" w:color="auto"/>
            <w:left w:val="none" w:sz="0" w:space="0" w:color="auto"/>
            <w:bottom w:val="none" w:sz="0" w:space="0" w:color="auto"/>
            <w:right w:val="none" w:sz="0" w:space="0" w:color="auto"/>
          </w:divBdr>
        </w:div>
        <w:div w:id="1645966304">
          <w:marLeft w:val="640"/>
          <w:marRight w:val="0"/>
          <w:marTop w:val="0"/>
          <w:marBottom w:val="0"/>
          <w:divBdr>
            <w:top w:val="none" w:sz="0" w:space="0" w:color="auto"/>
            <w:left w:val="none" w:sz="0" w:space="0" w:color="auto"/>
            <w:bottom w:val="none" w:sz="0" w:space="0" w:color="auto"/>
            <w:right w:val="none" w:sz="0" w:space="0" w:color="auto"/>
          </w:divBdr>
        </w:div>
        <w:div w:id="561061769">
          <w:marLeft w:val="640"/>
          <w:marRight w:val="0"/>
          <w:marTop w:val="0"/>
          <w:marBottom w:val="0"/>
          <w:divBdr>
            <w:top w:val="none" w:sz="0" w:space="0" w:color="auto"/>
            <w:left w:val="none" w:sz="0" w:space="0" w:color="auto"/>
            <w:bottom w:val="none" w:sz="0" w:space="0" w:color="auto"/>
            <w:right w:val="none" w:sz="0" w:space="0" w:color="auto"/>
          </w:divBdr>
        </w:div>
        <w:div w:id="1515027574">
          <w:marLeft w:val="640"/>
          <w:marRight w:val="0"/>
          <w:marTop w:val="0"/>
          <w:marBottom w:val="0"/>
          <w:divBdr>
            <w:top w:val="none" w:sz="0" w:space="0" w:color="auto"/>
            <w:left w:val="none" w:sz="0" w:space="0" w:color="auto"/>
            <w:bottom w:val="none" w:sz="0" w:space="0" w:color="auto"/>
            <w:right w:val="none" w:sz="0" w:space="0" w:color="auto"/>
          </w:divBdr>
        </w:div>
        <w:div w:id="16543219">
          <w:marLeft w:val="640"/>
          <w:marRight w:val="0"/>
          <w:marTop w:val="0"/>
          <w:marBottom w:val="0"/>
          <w:divBdr>
            <w:top w:val="none" w:sz="0" w:space="0" w:color="auto"/>
            <w:left w:val="none" w:sz="0" w:space="0" w:color="auto"/>
            <w:bottom w:val="none" w:sz="0" w:space="0" w:color="auto"/>
            <w:right w:val="none" w:sz="0" w:space="0" w:color="auto"/>
          </w:divBdr>
        </w:div>
        <w:div w:id="1856992129">
          <w:marLeft w:val="640"/>
          <w:marRight w:val="0"/>
          <w:marTop w:val="0"/>
          <w:marBottom w:val="0"/>
          <w:divBdr>
            <w:top w:val="none" w:sz="0" w:space="0" w:color="auto"/>
            <w:left w:val="none" w:sz="0" w:space="0" w:color="auto"/>
            <w:bottom w:val="none" w:sz="0" w:space="0" w:color="auto"/>
            <w:right w:val="none" w:sz="0" w:space="0" w:color="auto"/>
          </w:divBdr>
        </w:div>
        <w:div w:id="1730807492">
          <w:marLeft w:val="640"/>
          <w:marRight w:val="0"/>
          <w:marTop w:val="0"/>
          <w:marBottom w:val="0"/>
          <w:divBdr>
            <w:top w:val="none" w:sz="0" w:space="0" w:color="auto"/>
            <w:left w:val="none" w:sz="0" w:space="0" w:color="auto"/>
            <w:bottom w:val="none" w:sz="0" w:space="0" w:color="auto"/>
            <w:right w:val="none" w:sz="0" w:space="0" w:color="auto"/>
          </w:divBdr>
        </w:div>
        <w:div w:id="1218935814">
          <w:marLeft w:val="640"/>
          <w:marRight w:val="0"/>
          <w:marTop w:val="0"/>
          <w:marBottom w:val="0"/>
          <w:divBdr>
            <w:top w:val="none" w:sz="0" w:space="0" w:color="auto"/>
            <w:left w:val="none" w:sz="0" w:space="0" w:color="auto"/>
            <w:bottom w:val="none" w:sz="0" w:space="0" w:color="auto"/>
            <w:right w:val="none" w:sz="0" w:space="0" w:color="auto"/>
          </w:divBdr>
        </w:div>
        <w:div w:id="187330577">
          <w:marLeft w:val="640"/>
          <w:marRight w:val="0"/>
          <w:marTop w:val="0"/>
          <w:marBottom w:val="0"/>
          <w:divBdr>
            <w:top w:val="none" w:sz="0" w:space="0" w:color="auto"/>
            <w:left w:val="none" w:sz="0" w:space="0" w:color="auto"/>
            <w:bottom w:val="none" w:sz="0" w:space="0" w:color="auto"/>
            <w:right w:val="none" w:sz="0" w:space="0" w:color="auto"/>
          </w:divBdr>
        </w:div>
        <w:div w:id="457527374">
          <w:marLeft w:val="640"/>
          <w:marRight w:val="0"/>
          <w:marTop w:val="0"/>
          <w:marBottom w:val="0"/>
          <w:divBdr>
            <w:top w:val="none" w:sz="0" w:space="0" w:color="auto"/>
            <w:left w:val="none" w:sz="0" w:space="0" w:color="auto"/>
            <w:bottom w:val="none" w:sz="0" w:space="0" w:color="auto"/>
            <w:right w:val="none" w:sz="0" w:space="0" w:color="auto"/>
          </w:divBdr>
        </w:div>
        <w:div w:id="965967471">
          <w:marLeft w:val="640"/>
          <w:marRight w:val="0"/>
          <w:marTop w:val="0"/>
          <w:marBottom w:val="0"/>
          <w:divBdr>
            <w:top w:val="none" w:sz="0" w:space="0" w:color="auto"/>
            <w:left w:val="none" w:sz="0" w:space="0" w:color="auto"/>
            <w:bottom w:val="none" w:sz="0" w:space="0" w:color="auto"/>
            <w:right w:val="none" w:sz="0" w:space="0" w:color="auto"/>
          </w:divBdr>
        </w:div>
        <w:div w:id="529730756">
          <w:marLeft w:val="640"/>
          <w:marRight w:val="0"/>
          <w:marTop w:val="0"/>
          <w:marBottom w:val="0"/>
          <w:divBdr>
            <w:top w:val="none" w:sz="0" w:space="0" w:color="auto"/>
            <w:left w:val="none" w:sz="0" w:space="0" w:color="auto"/>
            <w:bottom w:val="none" w:sz="0" w:space="0" w:color="auto"/>
            <w:right w:val="none" w:sz="0" w:space="0" w:color="auto"/>
          </w:divBdr>
        </w:div>
        <w:div w:id="147946469">
          <w:marLeft w:val="640"/>
          <w:marRight w:val="0"/>
          <w:marTop w:val="0"/>
          <w:marBottom w:val="0"/>
          <w:divBdr>
            <w:top w:val="none" w:sz="0" w:space="0" w:color="auto"/>
            <w:left w:val="none" w:sz="0" w:space="0" w:color="auto"/>
            <w:bottom w:val="none" w:sz="0" w:space="0" w:color="auto"/>
            <w:right w:val="none" w:sz="0" w:space="0" w:color="auto"/>
          </w:divBdr>
        </w:div>
        <w:div w:id="214656738">
          <w:marLeft w:val="640"/>
          <w:marRight w:val="0"/>
          <w:marTop w:val="0"/>
          <w:marBottom w:val="0"/>
          <w:divBdr>
            <w:top w:val="none" w:sz="0" w:space="0" w:color="auto"/>
            <w:left w:val="none" w:sz="0" w:space="0" w:color="auto"/>
            <w:bottom w:val="none" w:sz="0" w:space="0" w:color="auto"/>
            <w:right w:val="none" w:sz="0" w:space="0" w:color="auto"/>
          </w:divBdr>
        </w:div>
        <w:div w:id="405227130">
          <w:marLeft w:val="640"/>
          <w:marRight w:val="0"/>
          <w:marTop w:val="0"/>
          <w:marBottom w:val="0"/>
          <w:divBdr>
            <w:top w:val="none" w:sz="0" w:space="0" w:color="auto"/>
            <w:left w:val="none" w:sz="0" w:space="0" w:color="auto"/>
            <w:bottom w:val="none" w:sz="0" w:space="0" w:color="auto"/>
            <w:right w:val="none" w:sz="0" w:space="0" w:color="auto"/>
          </w:divBdr>
        </w:div>
        <w:div w:id="1614095815">
          <w:marLeft w:val="640"/>
          <w:marRight w:val="0"/>
          <w:marTop w:val="0"/>
          <w:marBottom w:val="0"/>
          <w:divBdr>
            <w:top w:val="none" w:sz="0" w:space="0" w:color="auto"/>
            <w:left w:val="none" w:sz="0" w:space="0" w:color="auto"/>
            <w:bottom w:val="none" w:sz="0" w:space="0" w:color="auto"/>
            <w:right w:val="none" w:sz="0" w:space="0" w:color="auto"/>
          </w:divBdr>
        </w:div>
        <w:div w:id="868879484">
          <w:marLeft w:val="640"/>
          <w:marRight w:val="0"/>
          <w:marTop w:val="0"/>
          <w:marBottom w:val="0"/>
          <w:divBdr>
            <w:top w:val="none" w:sz="0" w:space="0" w:color="auto"/>
            <w:left w:val="none" w:sz="0" w:space="0" w:color="auto"/>
            <w:bottom w:val="none" w:sz="0" w:space="0" w:color="auto"/>
            <w:right w:val="none" w:sz="0" w:space="0" w:color="auto"/>
          </w:divBdr>
        </w:div>
        <w:div w:id="1331984857">
          <w:marLeft w:val="640"/>
          <w:marRight w:val="0"/>
          <w:marTop w:val="0"/>
          <w:marBottom w:val="0"/>
          <w:divBdr>
            <w:top w:val="none" w:sz="0" w:space="0" w:color="auto"/>
            <w:left w:val="none" w:sz="0" w:space="0" w:color="auto"/>
            <w:bottom w:val="none" w:sz="0" w:space="0" w:color="auto"/>
            <w:right w:val="none" w:sz="0" w:space="0" w:color="auto"/>
          </w:divBdr>
        </w:div>
        <w:div w:id="1664040989">
          <w:marLeft w:val="640"/>
          <w:marRight w:val="0"/>
          <w:marTop w:val="0"/>
          <w:marBottom w:val="0"/>
          <w:divBdr>
            <w:top w:val="none" w:sz="0" w:space="0" w:color="auto"/>
            <w:left w:val="none" w:sz="0" w:space="0" w:color="auto"/>
            <w:bottom w:val="none" w:sz="0" w:space="0" w:color="auto"/>
            <w:right w:val="none" w:sz="0" w:space="0" w:color="auto"/>
          </w:divBdr>
        </w:div>
        <w:div w:id="1091582991">
          <w:marLeft w:val="640"/>
          <w:marRight w:val="0"/>
          <w:marTop w:val="0"/>
          <w:marBottom w:val="0"/>
          <w:divBdr>
            <w:top w:val="none" w:sz="0" w:space="0" w:color="auto"/>
            <w:left w:val="none" w:sz="0" w:space="0" w:color="auto"/>
            <w:bottom w:val="none" w:sz="0" w:space="0" w:color="auto"/>
            <w:right w:val="none" w:sz="0" w:space="0" w:color="auto"/>
          </w:divBdr>
        </w:div>
        <w:div w:id="711811968">
          <w:marLeft w:val="640"/>
          <w:marRight w:val="0"/>
          <w:marTop w:val="0"/>
          <w:marBottom w:val="0"/>
          <w:divBdr>
            <w:top w:val="none" w:sz="0" w:space="0" w:color="auto"/>
            <w:left w:val="none" w:sz="0" w:space="0" w:color="auto"/>
            <w:bottom w:val="none" w:sz="0" w:space="0" w:color="auto"/>
            <w:right w:val="none" w:sz="0" w:space="0" w:color="auto"/>
          </w:divBdr>
        </w:div>
        <w:div w:id="387803049">
          <w:marLeft w:val="640"/>
          <w:marRight w:val="0"/>
          <w:marTop w:val="0"/>
          <w:marBottom w:val="0"/>
          <w:divBdr>
            <w:top w:val="none" w:sz="0" w:space="0" w:color="auto"/>
            <w:left w:val="none" w:sz="0" w:space="0" w:color="auto"/>
            <w:bottom w:val="none" w:sz="0" w:space="0" w:color="auto"/>
            <w:right w:val="none" w:sz="0" w:space="0" w:color="auto"/>
          </w:divBdr>
        </w:div>
        <w:div w:id="1232620386">
          <w:marLeft w:val="640"/>
          <w:marRight w:val="0"/>
          <w:marTop w:val="0"/>
          <w:marBottom w:val="0"/>
          <w:divBdr>
            <w:top w:val="none" w:sz="0" w:space="0" w:color="auto"/>
            <w:left w:val="none" w:sz="0" w:space="0" w:color="auto"/>
            <w:bottom w:val="none" w:sz="0" w:space="0" w:color="auto"/>
            <w:right w:val="none" w:sz="0" w:space="0" w:color="auto"/>
          </w:divBdr>
        </w:div>
        <w:div w:id="361633466">
          <w:marLeft w:val="640"/>
          <w:marRight w:val="0"/>
          <w:marTop w:val="0"/>
          <w:marBottom w:val="0"/>
          <w:divBdr>
            <w:top w:val="none" w:sz="0" w:space="0" w:color="auto"/>
            <w:left w:val="none" w:sz="0" w:space="0" w:color="auto"/>
            <w:bottom w:val="none" w:sz="0" w:space="0" w:color="auto"/>
            <w:right w:val="none" w:sz="0" w:space="0" w:color="auto"/>
          </w:divBdr>
        </w:div>
        <w:div w:id="404769138">
          <w:marLeft w:val="640"/>
          <w:marRight w:val="0"/>
          <w:marTop w:val="0"/>
          <w:marBottom w:val="0"/>
          <w:divBdr>
            <w:top w:val="none" w:sz="0" w:space="0" w:color="auto"/>
            <w:left w:val="none" w:sz="0" w:space="0" w:color="auto"/>
            <w:bottom w:val="none" w:sz="0" w:space="0" w:color="auto"/>
            <w:right w:val="none" w:sz="0" w:space="0" w:color="auto"/>
          </w:divBdr>
        </w:div>
        <w:div w:id="516964751">
          <w:marLeft w:val="640"/>
          <w:marRight w:val="0"/>
          <w:marTop w:val="0"/>
          <w:marBottom w:val="0"/>
          <w:divBdr>
            <w:top w:val="none" w:sz="0" w:space="0" w:color="auto"/>
            <w:left w:val="none" w:sz="0" w:space="0" w:color="auto"/>
            <w:bottom w:val="none" w:sz="0" w:space="0" w:color="auto"/>
            <w:right w:val="none" w:sz="0" w:space="0" w:color="auto"/>
          </w:divBdr>
        </w:div>
        <w:div w:id="1995180172">
          <w:marLeft w:val="640"/>
          <w:marRight w:val="0"/>
          <w:marTop w:val="0"/>
          <w:marBottom w:val="0"/>
          <w:divBdr>
            <w:top w:val="none" w:sz="0" w:space="0" w:color="auto"/>
            <w:left w:val="none" w:sz="0" w:space="0" w:color="auto"/>
            <w:bottom w:val="none" w:sz="0" w:space="0" w:color="auto"/>
            <w:right w:val="none" w:sz="0" w:space="0" w:color="auto"/>
          </w:divBdr>
        </w:div>
        <w:div w:id="97339426">
          <w:marLeft w:val="640"/>
          <w:marRight w:val="0"/>
          <w:marTop w:val="0"/>
          <w:marBottom w:val="0"/>
          <w:divBdr>
            <w:top w:val="none" w:sz="0" w:space="0" w:color="auto"/>
            <w:left w:val="none" w:sz="0" w:space="0" w:color="auto"/>
            <w:bottom w:val="none" w:sz="0" w:space="0" w:color="auto"/>
            <w:right w:val="none" w:sz="0" w:space="0" w:color="auto"/>
          </w:divBdr>
        </w:div>
        <w:div w:id="98180285">
          <w:marLeft w:val="640"/>
          <w:marRight w:val="0"/>
          <w:marTop w:val="0"/>
          <w:marBottom w:val="0"/>
          <w:divBdr>
            <w:top w:val="none" w:sz="0" w:space="0" w:color="auto"/>
            <w:left w:val="none" w:sz="0" w:space="0" w:color="auto"/>
            <w:bottom w:val="none" w:sz="0" w:space="0" w:color="auto"/>
            <w:right w:val="none" w:sz="0" w:space="0" w:color="auto"/>
          </w:divBdr>
        </w:div>
        <w:div w:id="1925333427">
          <w:marLeft w:val="640"/>
          <w:marRight w:val="0"/>
          <w:marTop w:val="0"/>
          <w:marBottom w:val="0"/>
          <w:divBdr>
            <w:top w:val="none" w:sz="0" w:space="0" w:color="auto"/>
            <w:left w:val="none" w:sz="0" w:space="0" w:color="auto"/>
            <w:bottom w:val="none" w:sz="0" w:space="0" w:color="auto"/>
            <w:right w:val="none" w:sz="0" w:space="0" w:color="auto"/>
          </w:divBdr>
        </w:div>
        <w:div w:id="1009134722">
          <w:marLeft w:val="640"/>
          <w:marRight w:val="0"/>
          <w:marTop w:val="0"/>
          <w:marBottom w:val="0"/>
          <w:divBdr>
            <w:top w:val="none" w:sz="0" w:space="0" w:color="auto"/>
            <w:left w:val="none" w:sz="0" w:space="0" w:color="auto"/>
            <w:bottom w:val="none" w:sz="0" w:space="0" w:color="auto"/>
            <w:right w:val="none" w:sz="0" w:space="0" w:color="auto"/>
          </w:divBdr>
        </w:div>
        <w:div w:id="910432330">
          <w:marLeft w:val="640"/>
          <w:marRight w:val="0"/>
          <w:marTop w:val="0"/>
          <w:marBottom w:val="0"/>
          <w:divBdr>
            <w:top w:val="none" w:sz="0" w:space="0" w:color="auto"/>
            <w:left w:val="none" w:sz="0" w:space="0" w:color="auto"/>
            <w:bottom w:val="none" w:sz="0" w:space="0" w:color="auto"/>
            <w:right w:val="none" w:sz="0" w:space="0" w:color="auto"/>
          </w:divBdr>
        </w:div>
      </w:divsChild>
    </w:div>
    <w:div w:id="892472242">
      <w:bodyDiv w:val="1"/>
      <w:marLeft w:val="0"/>
      <w:marRight w:val="0"/>
      <w:marTop w:val="0"/>
      <w:marBottom w:val="0"/>
      <w:divBdr>
        <w:top w:val="none" w:sz="0" w:space="0" w:color="auto"/>
        <w:left w:val="none" w:sz="0" w:space="0" w:color="auto"/>
        <w:bottom w:val="none" w:sz="0" w:space="0" w:color="auto"/>
        <w:right w:val="none" w:sz="0" w:space="0" w:color="auto"/>
      </w:divBdr>
      <w:divsChild>
        <w:div w:id="3941377">
          <w:marLeft w:val="640"/>
          <w:marRight w:val="0"/>
          <w:marTop w:val="0"/>
          <w:marBottom w:val="0"/>
          <w:divBdr>
            <w:top w:val="none" w:sz="0" w:space="0" w:color="auto"/>
            <w:left w:val="none" w:sz="0" w:space="0" w:color="auto"/>
            <w:bottom w:val="none" w:sz="0" w:space="0" w:color="auto"/>
            <w:right w:val="none" w:sz="0" w:space="0" w:color="auto"/>
          </w:divBdr>
        </w:div>
        <w:div w:id="595552867">
          <w:marLeft w:val="640"/>
          <w:marRight w:val="0"/>
          <w:marTop w:val="0"/>
          <w:marBottom w:val="0"/>
          <w:divBdr>
            <w:top w:val="none" w:sz="0" w:space="0" w:color="auto"/>
            <w:left w:val="none" w:sz="0" w:space="0" w:color="auto"/>
            <w:bottom w:val="none" w:sz="0" w:space="0" w:color="auto"/>
            <w:right w:val="none" w:sz="0" w:space="0" w:color="auto"/>
          </w:divBdr>
        </w:div>
        <w:div w:id="1748530846">
          <w:marLeft w:val="640"/>
          <w:marRight w:val="0"/>
          <w:marTop w:val="0"/>
          <w:marBottom w:val="0"/>
          <w:divBdr>
            <w:top w:val="none" w:sz="0" w:space="0" w:color="auto"/>
            <w:left w:val="none" w:sz="0" w:space="0" w:color="auto"/>
            <w:bottom w:val="none" w:sz="0" w:space="0" w:color="auto"/>
            <w:right w:val="none" w:sz="0" w:space="0" w:color="auto"/>
          </w:divBdr>
        </w:div>
        <w:div w:id="1524171203">
          <w:marLeft w:val="640"/>
          <w:marRight w:val="0"/>
          <w:marTop w:val="0"/>
          <w:marBottom w:val="0"/>
          <w:divBdr>
            <w:top w:val="none" w:sz="0" w:space="0" w:color="auto"/>
            <w:left w:val="none" w:sz="0" w:space="0" w:color="auto"/>
            <w:bottom w:val="none" w:sz="0" w:space="0" w:color="auto"/>
            <w:right w:val="none" w:sz="0" w:space="0" w:color="auto"/>
          </w:divBdr>
        </w:div>
        <w:div w:id="1288052019">
          <w:marLeft w:val="640"/>
          <w:marRight w:val="0"/>
          <w:marTop w:val="0"/>
          <w:marBottom w:val="0"/>
          <w:divBdr>
            <w:top w:val="none" w:sz="0" w:space="0" w:color="auto"/>
            <w:left w:val="none" w:sz="0" w:space="0" w:color="auto"/>
            <w:bottom w:val="none" w:sz="0" w:space="0" w:color="auto"/>
            <w:right w:val="none" w:sz="0" w:space="0" w:color="auto"/>
          </w:divBdr>
        </w:div>
        <w:div w:id="462234927">
          <w:marLeft w:val="640"/>
          <w:marRight w:val="0"/>
          <w:marTop w:val="0"/>
          <w:marBottom w:val="0"/>
          <w:divBdr>
            <w:top w:val="none" w:sz="0" w:space="0" w:color="auto"/>
            <w:left w:val="none" w:sz="0" w:space="0" w:color="auto"/>
            <w:bottom w:val="none" w:sz="0" w:space="0" w:color="auto"/>
            <w:right w:val="none" w:sz="0" w:space="0" w:color="auto"/>
          </w:divBdr>
        </w:div>
        <w:div w:id="1422218824">
          <w:marLeft w:val="640"/>
          <w:marRight w:val="0"/>
          <w:marTop w:val="0"/>
          <w:marBottom w:val="0"/>
          <w:divBdr>
            <w:top w:val="none" w:sz="0" w:space="0" w:color="auto"/>
            <w:left w:val="none" w:sz="0" w:space="0" w:color="auto"/>
            <w:bottom w:val="none" w:sz="0" w:space="0" w:color="auto"/>
            <w:right w:val="none" w:sz="0" w:space="0" w:color="auto"/>
          </w:divBdr>
        </w:div>
        <w:div w:id="1871797217">
          <w:marLeft w:val="640"/>
          <w:marRight w:val="0"/>
          <w:marTop w:val="0"/>
          <w:marBottom w:val="0"/>
          <w:divBdr>
            <w:top w:val="none" w:sz="0" w:space="0" w:color="auto"/>
            <w:left w:val="none" w:sz="0" w:space="0" w:color="auto"/>
            <w:bottom w:val="none" w:sz="0" w:space="0" w:color="auto"/>
            <w:right w:val="none" w:sz="0" w:space="0" w:color="auto"/>
          </w:divBdr>
        </w:div>
        <w:div w:id="1418361492">
          <w:marLeft w:val="640"/>
          <w:marRight w:val="0"/>
          <w:marTop w:val="0"/>
          <w:marBottom w:val="0"/>
          <w:divBdr>
            <w:top w:val="none" w:sz="0" w:space="0" w:color="auto"/>
            <w:left w:val="none" w:sz="0" w:space="0" w:color="auto"/>
            <w:bottom w:val="none" w:sz="0" w:space="0" w:color="auto"/>
            <w:right w:val="none" w:sz="0" w:space="0" w:color="auto"/>
          </w:divBdr>
        </w:div>
        <w:div w:id="1197961917">
          <w:marLeft w:val="640"/>
          <w:marRight w:val="0"/>
          <w:marTop w:val="0"/>
          <w:marBottom w:val="0"/>
          <w:divBdr>
            <w:top w:val="none" w:sz="0" w:space="0" w:color="auto"/>
            <w:left w:val="none" w:sz="0" w:space="0" w:color="auto"/>
            <w:bottom w:val="none" w:sz="0" w:space="0" w:color="auto"/>
            <w:right w:val="none" w:sz="0" w:space="0" w:color="auto"/>
          </w:divBdr>
        </w:div>
        <w:div w:id="1193955106">
          <w:marLeft w:val="640"/>
          <w:marRight w:val="0"/>
          <w:marTop w:val="0"/>
          <w:marBottom w:val="0"/>
          <w:divBdr>
            <w:top w:val="none" w:sz="0" w:space="0" w:color="auto"/>
            <w:left w:val="none" w:sz="0" w:space="0" w:color="auto"/>
            <w:bottom w:val="none" w:sz="0" w:space="0" w:color="auto"/>
            <w:right w:val="none" w:sz="0" w:space="0" w:color="auto"/>
          </w:divBdr>
        </w:div>
        <w:div w:id="54744706">
          <w:marLeft w:val="640"/>
          <w:marRight w:val="0"/>
          <w:marTop w:val="0"/>
          <w:marBottom w:val="0"/>
          <w:divBdr>
            <w:top w:val="none" w:sz="0" w:space="0" w:color="auto"/>
            <w:left w:val="none" w:sz="0" w:space="0" w:color="auto"/>
            <w:bottom w:val="none" w:sz="0" w:space="0" w:color="auto"/>
            <w:right w:val="none" w:sz="0" w:space="0" w:color="auto"/>
          </w:divBdr>
        </w:div>
        <w:div w:id="435831662">
          <w:marLeft w:val="640"/>
          <w:marRight w:val="0"/>
          <w:marTop w:val="0"/>
          <w:marBottom w:val="0"/>
          <w:divBdr>
            <w:top w:val="none" w:sz="0" w:space="0" w:color="auto"/>
            <w:left w:val="none" w:sz="0" w:space="0" w:color="auto"/>
            <w:bottom w:val="none" w:sz="0" w:space="0" w:color="auto"/>
            <w:right w:val="none" w:sz="0" w:space="0" w:color="auto"/>
          </w:divBdr>
        </w:div>
        <w:div w:id="1155999332">
          <w:marLeft w:val="640"/>
          <w:marRight w:val="0"/>
          <w:marTop w:val="0"/>
          <w:marBottom w:val="0"/>
          <w:divBdr>
            <w:top w:val="none" w:sz="0" w:space="0" w:color="auto"/>
            <w:left w:val="none" w:sz="0" w:space="0" w:color="auto"/>
            <w:bottom w:val="none" w:sz="0" w:space="0" w:color="auto"/>
            <w:right w:val="none" w:sz="0" w:space="0" w:color="auto"/>
          </w:divBdr>
        </w:div>
        <w:div w:id="1465348833">
          <w:marLeft w:val="640"/>
          <w:marRight w:val="0"/>
          <w:marTop w:val="0"/>
          <w:marBottom w:val="0"/>
          <w:divBdr>
            <w:top w:val="none" w:sz="0" w:space="0" w:color="auto"/>
            <w:left w:val="none" w:sz="0" w:space="0" w:color="auto"/>
            <w:bottom w:val="none" w:sz="0" w:space="0" w:color="auto"/>
            <w:right w:val="none" w:sz="0" w:space="0" w:color="auto"/>
          </w:divBdr>
        </w:div>
        <w:div w:id="1971859813">
          <w:marLeft w:val="640"/>
          <w:marRight w:val="0"/>
          <w:marTop w:val="0"/>
          <w:marBottom w:val="0"/>
          <w:divBdr>
            <w:top w:val="none" w:sz="0" w:space="0" w:color="auto"/>
            <w:left w:val="none" w:sz="0" w:space="0" w:color="auto"/>
            <w:bottom w:val="none" w:sz="0" w:space="0" w:color="auto"/>
            <w:right w:val="none" w:sz="0" w:space="0" w:color="auto"/>
          </w:divBdr>
        </w:div>
        <w:div w:id="1839809313">
          <w:marLeft w:val="640"/>
          <w:marRight w:val="0"/>
          <w:marTop w:val="0"/>
          <w:marBottom w:val="0"/>
          <w:divBdr>
            <w:top w:val="none" w:sz="0" w:space="0" w:color="auto"/>
            <w:left w:val="none" w:sz="0" w:space="0" w:color="auto"/>
            <w:bottom w:val="none" w:sz="0" w:space="0" w:color="auto"/>
            <w:right w:val="none" w:sz="0" w:space="0" w:color="auto"/>
          </w:divBdr>
        </w:div>
        <w:div w:id="871303105">
          <w:marLeft w:val="640"/>
          <w:marRight w:val="0"/>
          <w:marTop w:val="0"/>
          <w:marBottom w:val="0"/>
          <w:divBdr>
            <w:top w:val="none" w:sz="0" w:space="0" w:color="auto"/>
            <w:left w:val="none" w:sz="0" w:space="0" w:color="auto"/>
            <w:bottom w:val="none" w:sz="0" w:space="0" w:color="auto"/>
            <w:right w:val="none" w:sz="0" w:space="0" w:color="auto"/>
          </w:divBdr>
        </w:div>
        <w:div w:id="1084913365">
          <w:marLeft w:val="640"/>
          <w:marRight w:val="0"/>
          <w:marTop w:val="0"/>
          <w:marBottom w:val="0"/>
          <w:divBdr>
            <w:top w:val="none" w:sz="0" w:space="0" w:color="auto"/>
            <w:left w:val="none" w:sz="0" w:space="0" w:color="auto"/>
            <w:bottom w:val="none" w:sz="0" w:space="0" w:color="auto"/>
            <w:right w:val="none" w:sz="0" w:space="0" w:color="auto"/>
          </w:divBdr>
        </w:div>
        <w:div w:id="2023624494">
          <w:marLeft w:val="640"/>
          <w:marRight w:val="0"/>
          <w:marTop w:val="0"/>
          <w:marBottom w:val="0"/>
          <w:divBdr>
            <w:top w:val="none" w:sz="0" w:space="0" w:color="auto"/>
            <w:left w:val="none" w:sz="0" w:space="0" w:color="auto"/>
            <w:bottom w:val="none" w:sz="0" w:space="0" w:color="auto"/>
            <w:right w:val="none" w:sz="0" w:space="0" w:color="auto"/>
          </w:divBdr>
        </w:div>
        <w:div w:id="2034962514">
          <w:marLeft w:val="640"/>
          <w:marRight w:val="0"/>
          <w:marTop w:val="0"/>
          <w:marBottom w:val="0"/>
          <w:divBdr>
            <w:top w:val="none" w:sz="0" w:space="0" w:color="auto"/>
            <w:left w:val="none" w:sz="0" w:space="0" w:color="auto"/>
            <w:bottom w:val="none" w:sz="0" w:space="0" w:color="auto"/>
            <w:right w:val="none" w:sz="0" w:space="0" w:color="auto"/>
          </w:divBdr>
        </w:div>
        <w:div w:id="881595596">
          <w:marLeft w:val="640"/>
          <w:marRight w:val="0"/>
          <w:marTop w:val="0"/>
          <w:marBottom w:val="0"/>
          <w:divBdr>
            <w:top w:val="none" w:sz="0" w:space="0" w:color="auto"/>
            <w:left w:val="none" w:sz="0" w:space="0" w:color="auto"/>
            <w:bottom w:val="none" w:sz="0" w:space="0" w:color="auto"/>
            <w:right w:val="none" w:sz="0" w:space="0" w:color="auto"/>
          </w:divBdr>
        </w:div>
        <w:div w:id="875893348">
          <w:marLeft w:val="640"/>
          <w:marRight w:val="0"/>
          <w:marTop w:val="0"/>
          <w:marBottom w:val="0"/>
          <w:divBdr>
            <w:top w:val="none" w:sz="0" w:space="0" w:color="auto"/>
            <w:left w:val="none" w:sz="0" w:space="0" w:color="auto"/>
            <w:bottom w:val="none" w:sz="0" w:space="0" w:color="auto"/>
            <w:right w:val="none" w:sz="0" w:space="0" w:color="auto"/>
          </w:divBdr>
        </w:div>
        <w:div w:id="434373558">
          <w:marLeft w:val="640"/>
          <w:marRight w:val="0"/>
          <w:marTop w:val="0"/>
          <w:marBottom w:val="0"/>
          <w:divBdr>
            <w:top w:val="none" w:sz="0" w:space="0" w:color="auto"/>
            <w:left w:val="none" w:sz="0" w:space="0" w:color="auto"/>
            <w:bottom w:val="none" w:sz="0" w:space="0" w:color="auto"/>
            <w:right w:val="none" w:sz="0" w:space="0" w:color="auto"/>
          </w:divBdr>
        </w:div>
        <w:div w:id="98108395">
          <w:marLeft w:val="640"/>
          <w:marRight w:val="0"/>
          <w:marTop w:val="0"/>
          <w:marBottom w:val="0"/>
          <w:divBdr>
            <w:top w:val="none" w:sz="0" w:space="0" w:color="auto"/>
            <w:left w:val="none" w:sz="0" w:space="0" w:color="auto"/>
            <w:bottom w:val="none" w:sz="0" w:space="0" w:color="auto"/>
            <w:right w:val="none" w:sz="0" w:space="0" w:color="auto"/>
          </w:divBdr>
        </w:div>
        <w:div w:id="510141609">
          <w:marLeft w:val="640"/>
          <w:marRight w:val="0"/>
          <w:marTop w:val="0"/>
          <w:marBottom w:val="0"/>
          <w:divBdr>
            <w:top w:val="none" w:sz="0" w:space="0" w:color="auto"/>
            <w:left w:val="none" w:sz="0" w:space="0" w:color="auto"/>
            <w:bottom w:val="none" w:sz="0" w:space="0" w:color="auto"/>
            <w:right w:val="none" w:sz="0" w:space="0" w:color="auto"/>
          </w:divBdr>
        </w:div>
        <w:div w:id="1253902850">
          <w:marLeft w:val="640"/>
          <w:marRight w:val="0"/>
          <w:marTop w:val="0"/>
          <w:marBottom w:val="0"/>
          <w:divBdr>
            <w:top w:val="none" w:sz="0" w:space="0" w:color="auto"/>
            <w:left w:val="none" w:sz="0" w:space="0" w:color="auto"/>
            <w:bottom w:val="none" w:sz="0" w:space="0" w:color="auto"/>
            <w:right w:val="none" w:sz="0" w:space="0" w:color="auto"/>
          </w:divBdr>
        </w:div>
        <w:div w:id="699431134">
          <w:marLeft w:val="640"/>
          <w:marRight w:val="0"/>
          <w:marTop w:val="0"/>
          <w:marBottom w:val="0"/>
          <w:divBdr>
            <w:top w:val="none" w:sz="0" w:space="0" w:color="auto"/>
            <w:left w:val="none" w:sz="0" w:space="0" w:color="auto"/>
            <w:bottom w:val="none" w:sz="0" w:space="0" w:color="auto"/>
            <w:right w:val="none" w:sz="0" w:space="0" w:color="auto"/>
          </w:divBdr>
        </w:div>
        <w:div w:id="228000446">
          <w:marLeft w:val="640"/>
          <w:marRight w:val="0"/>
          <w:marTop w:val="0"/>
          <w:marBottom w:val="0"/>
          <w:divBdr>
            <w:top w:val="none" w:sz="0" w:space="0" w:color="auto"/>
            <w:left w:val="none" w:sz="0" w:space="0" w:color="auto"/>
            <w:bottom w:val="none" w:sz="0" w:space="0" w:color="auto"/>
            <w:right w:val="none" w:sz="0" w:space="0" w:color="auto"/>
          </w:divBdr>
        </w:div>
        <w:div w:id="1121916449">
          <w:marLeft w:val="640"/>
          <w:marRight w:val="0"/>
          <w:marTop w:val="0"/>
          <w:marBottom w:val="0"/>
          <w:divBdr>
            <w:top w:val="none" w:sz="0" w:space="0" w:color="auto"/>
            <w:left w:val="none" w:sz="0" w:space="0" w:color="auto"/>
            <w:bottom w:val="none" w:sz="0" w:space="0" w:color="auto"/>
            <w:right w:val="none" w:sz="0" w:space="0" w:color="auto"/>
          </w:divBdr>
        </w:div>
        <w:div w:id="1231965877">
          <w:marLeft w:val="640"/>
          <w:marRight w:val="0"/>
          <w:marTop w:val="0"/>
          <w:marBottom w:val="0"/>
          <w:divBdr>
            <w:top w:val="none" w:sz="0" w:space="0" w:color="auto"/>
            <w:left w:val="none" w:sz="0" w:space="0" w:color="auto"/>
            <w:bottom w:val="none" w:sz="0" w:space="0" w:color="auto"/>
            <w:right w:val="none" w:sz="0" w:space="0" w:color="auto"/>
          </w:divBdr>
        </w:div>
        <w:div w:id="231046649">
          <w:marLeft w:val="640"/>
          <w:marRight w:val="0"/>
          <w:marTop w:val="0"/>
          <w:marBottom w:val="0"/>
          <w:divBdr>
            <w:top w:val="none" w:sz="0" w:space="0" w:color="auto"/>
            <w:left w:val="none" w:sz="0" w:space="0" w:color="auto"/>
            <w:bottom w:val="none" w:sz="0" w:space="0" w:color="auto"/>
            <w:right w:val="none" w:sz="0" w:space="0" w:color="auto"/>
          </w:divBdr>
        </w:div>
        <w:div w:id="1826555273">
          <w:marLeft w:val="640"/>
          <w:marRight w:val="0"/>
          <w:marTop w:val="0"/>
          <w:marBottom w:val="0"/>
          <w:divBdr>
            <w:top w:val="none" w:sz="0" w:space="0" w:color="auto"/>
            <w:left w:val="none" w:sz="0" w:space="0" w:color="auto"/>
            <w:bottom w:val="none" w:sz="0" w:space="0" w:color="auto"/>
            <w:right w:val="none" w:sz="0" w:space="0" w:color="auto"/>
          </w:divBdr>
        </w:div>
        <w:div w:id="1485701202">
          <w:marLeft w:val="640"/>
          <w:marRight w:val="0"/>
          <w:marTop w:val="0"/>
          <w:marBottom w:val="0"/>
          <w:divBdr>
            <w:top w:val="none" w:sz="0" w:space="0" w:color="auto"/>
            <w:left w:val="none" w:sz="0" w:space="0" w:color="auto"/>
            <w:bottom w:val="none" w:sz="0" w:space="0" w:color="auto"/>
            <w:right w:val="none" w:sz="0" w:space="0" w:color="auto"/>
          </w:divBdr>
        </w:div>
        <w:div w:id="1503083756">
          <w:marLeft w:val="640"/>
          <w:marRight w:val="0"/>
          <w:marTop w:val="0"/>
          <w:marBottom w:val="0"/>
          <w:divBdr>
            <w:top w:val="none" w:sz="0" w:space="0" w:color="auto"/>
            <w:left w:val="none" w:sz="0" w:space="0" w:color="auto"/>
            <w:bottom w:val="none" w:sz="0" w:space="0" w:color="auto"/>
            <w:right w:val="none" w:sz="0" w:space="0" w:color="auto"/>
          </w:divBdr>
        </w:div>
        <w:div w:id="1802380862">
          <w:marLeft w:val="640"/>
          <w:marRight w:val="0"/>
          <w:marTop w:val="0"/>
          <w:marBottom w:val="0"/>
          <w:divBdr>
            <w:top w:val="none" w:sz="0" w:space="0" w:color="auto"/>
            <w:left w:val="none" w:sz="0" w:space="0" w:color="auto"/>
            <w:bottom w:val="none" w:sz="0" w:space="0" w:color="auto"/>
            <w:right w:val="none" w:sz="0" w:space="0" w:color="auto"/>
          </w:divBdr>
        </w:div>
      </w:divsChild>
    </w:div>
    <w:div w:id="906377901">
      <w:bodyDiv w:val="1"/>
      <w:marLeft w:val="0"/>
      <w:marRight w:val="0"/>
      <w:marTop w:val="0"/>
      <w:marBottom w:val="0"/>
      <w:divBdr>
        <w:top w:val="none" w:sz="0" w:space="0" w:color="auto"/>
        <w:left w:val="none" w:sz="0" w:space="0" w:color="auto"/>
        <w:bottom w:val="none" w:sz="0" w:space="0" w:color="auto"/>
        <w:right w:val="none" w:sz="0" w:space="0" w:color="auto"/>
      </w:divBdr>
      <w:divsChild>
        <w:div w:id="2028827616">
          <w:marLeft w:val="640"/>
          <w:marRight w:val="0"/>
          <w:marTop w:val="0"/>
          <w:marBottom w:val="0"/>
          <w:divBdr>
            <w:top w:val="none" w:sz="0" w:space="0" w:color="auto"/>
            <w:left w:val="none" w:sz="0" w:space="0" w:color="auto"/>
            <w:bottom w:val="none" w:sz="0" w:space="0" w:color="auto"/>
            <w:right w:val="none" w:sz="0" w:space="0" w:color="auto"/>
          </w:divBdr>
        </w:div>
        <w:div w:id="1954363671">
          <w:marLeft w:val="640"/>
          <w:marRight w:val="0"/>
          <w:marTop w:val="0"/>
          <w:marBottom w:val="0"/>
          <w:divBdr>
            <w:top w:val="none" w:sz="0" w:space="0" w:color="auto"/>
            <w:left w:val="none" w:sz="0" w:space="0" w:color="auto"/>
            <w:bottom w:val="none" w:sz="0" w:space="0" w:color="auto"/>
            <w:right w:val="none" w:sz="0" w:space="0" w:color="auto"/>
          </w:divBdr>
        </w:div>
        <w:div w:id="975643317">
          <w:marLeft w:val="640"/>
          <w:marRight w:val="0"/>
          <w:marTop w:val="0"/>
          <w:marBottom w:val="0"/>
          <w:divBdr>
            <w:top w:val="none" w:sz="0" w:space="0" w:color="auto"/>
            <w:left w:val="none" w:sz="0" w:space="0" w:color="auto"/>
            <w:bottom w:val="none" w:sz="0" w:space="0" w:color="auto"/>
            <w:right w:val="none" w:sz="0" w:space="0" w:color="auto"/>
          </w:divBdr>
        </w:div>
        <w:div w:id="1087969272">
          <w:marLeft w:val="640"/>
          <w:marRight w:val="0"/>
          <w:marTop w:val="0"/>
          <w:marBottom w:val="0"/>
          <w:divBdr>
            <w:top w:val="none" w:sz="0" w:space="0" w:color="auto"/>
            <w:left w:val="none" w:sz="0" w:space="0" w:color="auto"/>
            <w:bottom w:val="none" w:sz="0" w:space="0" w:color="auto"/>
            <w:right w:val="none" w:sz="0" w:space="0" w:color="auto"/>
          </w:divBdr>
        </w:div>
        <w:div w:id="319774810">
          <w:marLeft w:val="640"/>
          <w:marRight w:val="0"/>
          <w:marTop w:val="0"/>
          <w:marBottom w:val="0"/>
          <w:divBdr>
            <w:top w:val="none" w:sz="0" w:space="0" w:color="auto"/>
            <w:left w:val="none" w:sz="0" w:space="0" w:color="auto"/>
            <w:bottom w:val="none" w:sz="0" w:space="0" w:color="auto"/>
            <w:right w:val="none" w:sz="0" w:space="0" w:color="auto"/>
          </w:divBdr>
        </w:div>
        <w:div w:id="717972966">
          <w:marLeft w:val="640"/>
          <w:marRight w:val="0"/>
          <w:marTop w:val="0"/>
          <w:marBottom w:val="0"/>
          <w:divBdr>
            <w:top w:val="none" w:sz="0" w:space="0" w:color="auto"/>
            <w:left w:val="none" w:sz="0" w:space="0" w:color="auto"/>
            <w:bottom w:val="none" w:sz="0" w:space="0" w:color="auto"/>
            <w:right w:val="none" w:sz="0" w:space="0" w:color="auto"/>
          </w:divBdr>
        </w:div>
        <w:div w:id="465003456">
          <w:marLeft w:val="640"/>
          <w:marRight w:val="0"/>
          <w:marTop w:val="0"/>
          <w:marBottom w:val="0"/>
          <w:divBdr>
            <w:top w:val="none" w:sz="0" w:space="0" w:color="auto"/>
            <w:left w:val="none" w:sz="0" w:space="0" w:color="auto"/>
            <w:bottom w:val="none" w:sz="0" w:space="0" w:color="auto"/>
            <w:right w:val="none" w:sz="0" w:space="0" w:color="auto"/>
          </w:divBdr>
        </w:div>
        <w:div w:id="898983085">
          <w:marLeft w:val="640"/>
          <w:marRight w:val="0"/>
          <w:marTop w:val="0"/>
          <w:marBottom w:val="0"/>
          <w:divBdr>
            <w:top w:val="none" w:sz="0" w:space="0" w:color="auto"/>
            <w:left w:val="none" w:sz="0" w:space="0" w:color="auto"/>
            <w:bottom w:val="none" w:sz="0" w:space="0" w:color="auto"/>
            <w:right w:val="none" w:sz="0" w:space="0" w:color="auto"/>
          </w:divBdr>
        </w:div>
        <w:div w:id="617372913">
          <w:marLeft w:val="640"/>
          <w:marRight w:val="0"/>
          <w:marTop w:val="0"/>
          <w:marBottom w:val="0"/>
          <w:divBdr>
            <w:top w:val="none" w:sz="0" w:space="0" w:color="auto"/>
            <w:left w:val="none" w:sz="0" w:space="0" w:color="auto"/>
            <w:bottom w:val="none" w:sz="0" w:space="0" w:color="auto"/>
            <w:right w:val="none" w:sz="0" w:space="0" w:color="auto"/>
          </w:divBdr>
        </w:div>
        <w:div w:id="1776827882">
          <w:marLeft w:val="640"/>
          <w:marRight w:val="0"/>
          <w:marTop w:val="0"/>
          <w:marBottom w:val="0"/>
          <w:divBdr>
            <w:top w:val="none" w:sz="0" w:space="0" w:color="auto"/>
            <w:left w:val="none" w:sz="0" w:space="0" w:color="auto"/>
            <w:bottom w:val="none" w:sz="0" w:space="0" w:color="auto"/>
            <w:right w:val="none" w:sz="0" w:space="0" w:color="auto"/>
          </w:divBdr>
        </w:div>
        <w:div w:id="1704283303">
          <w:marLeft w:val="640"/>
          <w:marRight w:val="0"/>
          <w:marTop w:val="0"/>
          <w:marBottom w:val="0"/>
          <w:divBdr>
            <w:top w:val="none" w:sz="0" w:space="0" w:color="auto"/>
            <w:left w:val="none" w:sz="0" w:space="0" w:color="auto"/>
            <w:bottom w:val="none" w:sz="0" w:space="0" w:color="auto"/>
            <w:right w:val="none" w:sz="0" w:space="0" w:color="auto"/>
          </w:divBdr>
        </w:div>
        <w:div w:id="747970033">
          <w:marLeft w:val="640"/>
          <w:marRight w:val="0"/>
          <w:marTop w:val="0"/>
          <w:marBottom w:val="0"/>
          <w:divBdr>
            <w:top w:val="none" w:sz="0" w:space="0" w:color="auto"/>
            <w:left w:val="none" w:sz="0" w:space="0" w:color="auto"/>
            <w:bottom w:val="none" w:sz="0" w:space="0" w:color="auto"/>
            <w:right w:val="none" w:sz="0" w:space="0" w:color="auto"/>
          </w:divBdr>
        </w:div>
        <w:div w:id="1997415656">
          <w:marLeft w:val="640"/>
          <w:marRight w:val="0"/>
          <w:marTop w:val="0"/>
          <w:marBottom w:val="0"/>
          <w:divBdr>
            <w:top w:val="none" w:sz="0" w:space="0" w:color="auto"/>
            <w:left w:val="none" w:sz="0" w:space="0" w:color="auto"/>
            <w:bottom w:val="none" w:sz="0" w:space="0" w:color="auto"/>
            <w:right w:val="none" w:sz="0" w:space="0" w:color="auto"/>
          </w:divBdr>
        </w:div>
        <w:div w:id="1821114811">
          <w:marLeft w:val="640"/>
          <w:marRight w:val="0"/>
          <w:marTop w:val="0"/>
          <w:marBottom w:val="0"/>
          <w:divBdr>
            <w:top w:val="none" w:sz="0" w:space="0" w:color="auto"/>
            <w:left w:val="none" w:sz="0" w:space="0" w:color="auto"/>
            <w:bottom w:val="none" w:sz="0" w:space="0" w:color="auto"/>
            <w:right w:val="none" w:sz="0" w:space="0" w:color="auto"/>
          </w:divBdr>
        </w:div>
        <w:div w:id="930745229">
          <w:marLeft w:val="640"/>
          <w:marRight w:val="0"/>
          <w:marTop w:val="0"/>
          <w:marBottom w:val="0"/>
          <w:divBdr>
            <w:top w:val="none" w:sz="0" w:space="0" w:color="auto"/>
            <w:left w:val="none" w:sz="0" w:space="0" w:color="auto"/>
            <w:bottom w:val="none" w:sz="0" w:space="0" w:color="auto"/>
            <w:right w:val="none" w:sz="0" w:space="0" w:color="auto"/>
          </w:divBdr>
        </w:div>
        <w:div w:id="189955050">
          <w:marLeft w:val="640"/>
          <w:marRight w:val="0"/>
          <w:marTop w:val="0"/>
          <w:marBottom w:val="0"/>
          <w:divBdr>
            <w:top w:val="none" w:sz="0" w:space="0" w:color="auto"/>
            <w:left w:val="none" w:sz="0" w:space="0" w:color="auto"/>
            <w:bottom w:val="none" w:sz="0" w:space="0" w:color="auto"/>
            <w:right w:val="none" w:sz="0" w:space="0" w:color="auto"/>
          </w:divBdr>
        </w:div>
        <w:div w:id="500510635">
          <w:marLeft w:val="640"/>
          <w:marRight w:val="0"/>
          <w:marTop w:val="0"/>
          <w:marBottom w:val="0"/>
          <w:divBdr>
            <w:top w:val="none" w:sz="0" w:space="0" w:color="auto"/>
            <w:left w:val="none" w:sz="0" w:space="0" w:color="auto"/>
            <w:bottom w:val="none" w:sz="0" w:space="0" w:color="auto"/>
            <w:right w:val="none" w:sz="0" w:space="0" w:color="auto"/>
          </w:divBdr>
        </w:div>
        <w:div w:id="1055351292">
          <w:marLeft w:val="640"/>
          <w:marRight w:val="0"/>
          <w:marTop w:val="0"/>
          <w:marBottom w:val="0"/>
          <w:divBdr>
            <w:top w:val="none" w:sz="0" w:space="0" w:color="auto"/>
            <w:left w:val="none" w:sz="0" w:space="0" w:color="auto"/>
            <w:bottom w:val="none" w:sz="0" w:space="0" w:color="auto"/>
            <w:right w:val="none" w:sz="0" w:space="0" w:color="auto"/>
          </w:divBdr>
        </w:div>
        <w:div w:id="905532695">
          <w:marLeft w:val="640"/>
          <w:marRight w:val="0"/>
          <w:marTop w:val="0"/>
          <w:marBottom w:val="0"/>
          <w:divBdr>
            <w:top w:val="none" w:sz="0" w:space="0" w:color="auto"/>
            <w:left w:val="none" w:sz="0" w:space="0" w:color="auto"/>
            <w:bottom w:val="none" w:sz="0" w:space="0" w:color="auto"/>
            <w:right w:val="none" w:sz="0" w:space="0" w:color="auto"/>
          </w:divBdr>
        </w:div>
        <w:div w:id="1290866951">
          <w:marLeft w:val="640"/>
          <w:marRight w:val="0"/>
          <w:marTop w:val="0"/>
          <w:marBottom w:val="0"/>
          <w:divBdr>
            <w:top w:val="none" w:sz="0" w:space="0" w:color="auto"/>
            <w:left w:val="none" w:sz="0" w:space="0" w:color="auto"/>
            <w:bottom w:val="none" w:sz="0" w:space="0" w:color="auto"/>
            <w:right w:val="none" w:sz="0" w:space="0" w:color="auto"/>
          </w:divBdr>
        </w:div>
        <w:div w:id="172495245">
          <w:marLeft w:val="640"/>
          <w:marRight w:val="0"/>
          <w:marTop w:val="0"/>
          <w:marBottom w:val="0"/>
          <w:divBdr>
            <w:top w:val="none" w:sz="0" w:space="0" w:color="auto"/>
            <w:left w:val="none" w:sz="0" w:space="0" w:color="auto"/>
            <w:bottom w:val="none" w:sz="0" w:space="0" w:color="auto"/>
            <w:right w:val="none" w:sz="0" w:space="0" w:color="auto"/>
          </w:divBdr>
        </w:div>
        <w:div w:id="1747874526">
          <w:marLeft w:val="640"/>
          <w:marRight w:val="0"/>
          <w:marTop w:val="0"/>
          <w:marBottom w:val="0"/>
          <w:divBdr>
            <w:top w:val="none" w:sz="0" w:space="0" w:color="auto"/>
            <w:left w:val="none" w:sz="0" w:space="0" w:color="auto"/>
            <w:bottom w:val="none" w:sz="0" w:space="0" w:color="auto"/>
            <w:right w:val="none" w:sz="0" w:space="0" w:color="auto"/>
          </w:divBdr>
        </w:div>
        <w:div w:id="582493298">
          <w:marLeft w:val="640"/>
          <w:marRight w:val="0"/>
          <w:marTop w:val="0"/>
          <w:marBottom w:val="0"/>
          <w:divBdr>
            <w:top w:val="none" w:sz="0" w:space="0" w:color="auto"/>
            <w:left w:val="none" w:sz="0" w:space="0" w:color="auto"/>
            <w:bottom w:val="none" w:sz="0" w:space="0" w:color="auto"/>
            <w:right w:val="none" w:sz="0" w:space="0" w:color="auto"/>
          </w:divBdr>
        </w:div>
        <w:div w:id="1137185999">
          <w:marLeft w:val="640"/>
          <w:marRight w:val="0"/>
          <w:marTop w:val="0"/>
          <w:marBottom w:val="0"/>
          <w:divBdr>
            <w:top w:val="none" w:sz="0" w:space="0" w:color="auto"/>
            <w:left w:val="none" w:sz="0" w:space="0" w:color="auto"/>
            <w:bottom w:val="none" w:sz="0" w:space="0" w:color="auto"/>
            <w:right w:val="none" w:sz="0" w:space="0" w:color="auto"/>
          </w:divBdr>
        </w:div>
        <w:div w:id="1607225818">
          <w:marLeft w:val="640"/>
          <w:marRight w:val="0"/>
          <w:marTop w:val="0"/>
          <w:marBottom w:val="0"/>
          <w:divBdr>
            <w:top w:val="none" w:sz="0" w:space="0" w:color="auto"/>
            <w:left w:val="none" w:sz="0" w:space="0" w:color="auto"/>
            <w:bottom w:val="none" w:sz="0" w:space="0" w:color="auto"/>
            <w:right w:val="none" w:sz="0" w:space="0" w:color="auto"/>
          </w:divBdr>
        </w:div>
        <w:div w:id="542865662">
          <w:marLeft w:val="640"/>
          <w:marRight w:val="0"/>
          <w:marTop w:val="0"/>
          <w:marBottom w:val="0"/>
          <w:divBdr>
            <w:top w:val="none" w:sz="0" w:space="0" w:color="auto"/>
            <w:left w:val="none" w:sz="0" w:space="0" w:color="auto"/>
            <w:bottom w:val="none" w:sz="0" w:space="0" w:color="auto"/>
            <w:right w:val="none" w:sz="0" w:space="0" w:color="auto"/>
          </w:divBdr>
        </w:div>
        <w:div w:id="1873032192">
          <w:marLeft w:val="640"/>
          <w:marRight w:val="0"/>
          <w:marTop w:val="0"/>
          <w:marBottom w:val="0"/>
          <w:divBdr>
            <w:top w:val="none" w:sz="0" w:space="0" w:color="auto"/>
            <w:left w:val="none" w:sz="0" w:space="0" w:color="auto"/>
            <w:bottom w:val="none" w:sz="0" w:space="0" w:color="auto"/>
            <w:right w:val="none" w:sz="0" w:space="0" w:color="auto"/>
          </w:divBdr>
        </w:div>
        <w:div w:id="287323889">
          <w:marLeft w:val="640"/>
          <w:marRight w:val="0"/>
          <w:marTop w:val="0"/>
          <w:marBottom w:val="0"/>
          <w:divBdr>
            <w:top w:val="none" w:sz="0" w:space="0" w:color="auto"/>
            <w:left w:val="none" w:sz="0" w:space="0" w:color="auto"/>
            <w:bottom w:val="none" w:sz="0" w:space="0" w:color="auto"/>
            <w:right w:val="none" w:sz="0" w:space="0" w:color="auto"/>
          </w:divBdr>
        </w:div>
        <w:div w:id="859779679">
          <w:marLeft w:val="640"/>
          <w:marRight w:val="0"/>
          <w:marTop w:val="0"/>
          <w:marBottom w:val="0"/>
          <w:divBdr>
            <w:top w:val="none" w:sz="0" w:space="0" w:color="auto"/>
            <w:left w:val="none" w:sz="0" w:space="0" w:color="auto"/>
            <w:bottom w:val="none" w:sz="0" w:space="0" w:color="auto"/>
            <w:right w:val="none" w:sz="0" w:space="0" w:color="auto"/>
          </w:divBdr>
        </w:div>
        <w:div w:id="374739821">
          <w:marLeft w:val="640"/>
          <w:marRight w:val="0"/>
          <w:marTop w:val="0"/>
          <w:marBottom w:val="0"/>
          <w:divBdr>
            <w:top w:val="none" w:sz="0" w:space="0" w:color="auto"/>
            <w:left w:val="none" w:sz="0" w:space="0" w:color="auto"/>
            <w:bottom w:val="none" w:sz="0" w:space="0" w:color="auto"/>
            <w:right w:val="none" w:sz="0" w:space="0" w:color="auto"/>
          </w:divBdr>
        </w:div>
        <w:div w:id="2023194521">
          <w:marLeft w:val="640"/>
          <w:marRight w:val="0"/>
          <w:marTop w:val="0"/>
          <w:marBottom w:val="0"/>
          <w:divBdr>
            <w:top w:val="none" w:sz="0" w:space="0" w:color="auto"/>
            <w:left w:val="none" w:sz="0" w:space="0" w:color="auto"/>
            <w:bottom w:val="none" w:sz="0" w:space="0" w:color="auto"/>
            <w:right w:val="none" w:sz="0" w:space="0" w:color="auto"/>
          </w:divBdr>
        </w:div>
        <w:div w:id="709383422">
          <w:marLeft w:val="640"/>
          <w:marRight w:val="0"/>
          <w:marTop w:val="0"/>
          <w:marBottom w:val="0"/>
          <w:divBdr>
            <w:top w:val="none" w:sz="0" w:space="0" w:color="auto"/>
            <w:left w:val="none" w:sz="0" w:space="0" w:color="auto"/>
            <w:bottom w:val="none" w:sz="0" w:space="0" w:color="auto"/>
            <w:right w:val="none" w:sz="0" w:space="0" w:color="auto"/>
          </w:divBdr>
        </w:div>
        <w:div w:id="369182351">
          <w:marLeft w:val="640"/>
          <w:marRight w:val="0"/>
          <w:marTop w:val="0"/>
          <w:marBottom w:val="0"/>
          <w:divBdr>
            <w:top w:val="none" w:sz="0" w:space="0" w:color="auto"/>
            <w:left w:val="none" w:sz="0" w:space="0" w:color="auto"/>
            <w:bottom w:val="none" w:sz="0" w:space="0" w:color="auto"/>
            <w:right w:val="none" w:sz="0" w:space="0" w:color="auto"/>
          </w:divBdr>
        </w:div>
        <w:div w:id="1516561">
          <w:marLeft w:val="640"/>
          <w:marRight w:val="0"/>
          <w:marTop w:val="0"/>
          <w:marBottom w:val="0"/>
          <w:divBdr>
            <w:top w:val="none" w:sz="0" w:space="0" w:color="auto"/>
            <w:left w:val="none" w:sz="0" w:space="0" w:color="auto"/>
            <w:bottom w:val="none" w:sz="0" w:space="0" w:color="auto"/>
            <w:right w:val="none" w:sz="0" w:space="0" w:color="auto"/>
          </w:divBdr>
        </w:div>
        <w:div w:id="1986740818">
          <w:marLeft w:val="640"/>
          <w:marRight w:val="0"/>
          <w:marTop w:val="0"/>
          <w:marBottom w:val="0"/>
          <w:divBdr>
            <w:top w:val="none" w:sz="0" w:space="0" w:color="auto"/>
            <w:left w:val="none" w:sz="0" w:space="0" w:color="auto"/>
            <w:bottom w:val="none" w:sz="0" w:space="0" w:color="auto"/>
            <w:right w:val="none" w:sz="0" w:space="0" w:color="auto"/>
          </w:divBdr>
        </w:div>
        <w:div w:id="1225676346">
          <w:marLeft w:val="640"/>
          <w:marRight w:val="0"/>
          <w:marTop w:val="0"/>
          <w:marBottom w:val="0"/>
          <w:divBdr>
            <w:top w:val="none" w:sz="0" w:space="0" w:color="auto"/>
            <w:left w:val="none" w:sz="0" w:space="0" w:color="auto"/>
            <w:bottom w:val="none" w:sz="0" w:space="0" w:color="auto"/>
            <w:right w:val="none" w:sz="0" w:space="0" w:color="auto"/>
          </w:divBdr>
        </w:div>
      </w:divsChild>
    </w:div>
    <w:div w:id="912936998">
      <w:bodyDiv w:val="1"/>
      <w:marLeft w:val="0"/>
      <w:marRight w:val="0"/>
      <w:marTop w:val="0"/>
      <w:marBottom w:val="0"/>
      <w:divBdr>
        <w:top w:val="none" w:sz="0" w:space="0" w:color="auto"/>
        <w:left w:val="none" w:sz="0" w:space="0" w:color="auto"/>
        <w:bottom w:val="none" w:sz="0" w:space="0" w:color="auto"/>
        <w:right w:val="none" w:sz="0" w:space="0" w:color="auto"/>
      </w:divBdr>
      <w:divsChild>
        <w:div w:id="2139646009">
          <w:marLeft w:val="640"/>
          <w:marRight w:val="0"/>
          <w:marTop w:val="0"/>
          <w:marBottom w:val="0"/>
          <w:divBdr>
            <w:top w:val="none" w:sz="0" w:space="0" w:color="auto"/>
            <w:left w:val="none" w:sz="0" w:space="0" w:color="auto"/>
            <w:bottom w:val="none" w:sz="0" w:space="0" w:color="auto"/>
            <w:right w:val="none" w:sz="0" w:space="0" w:color="auto"/>
          </w:divBdr>
        </w:div>
        <w:div w:id="134957820">
          <w:marLeft w:val="640"/>
          <w:marRight w:val="0"/>
          <w:marTop w:val="0"/>
          <w:marBottom w:val="0"/>
          <w:divBdr>
            <w:top w:val="none" w:sz="0" w:space="0" w:color="auto"/>
            <w:left w:val="none" w:sz="0" w:space="0" w:color="auto"/>
            <w:bottom w:val="none" w:sz="0" w:space="0" w:color="auto"/>
            <w:right w:val="none" w:sz="0" w:space="0" w:color="auto"/>
          </w:divBdr>
        </w:div>
        <w:div w:id="1329865011">
          <w:marLeft w:val="640"/>
          <w:marRight w:val="0"/>
          <w:marTop w:val="0"/>
          <w:marBottom w:val="0"/>
          <w:divBdr>
            <w:top w:val="none" w:sz="0" w:space="0" w:color="auto"/>
            <w:left w:val="none" w:sz="0" w:space="0" w:color="auto"/>
            <w:bottom w:val="none" w:sz="0" w:space="0" w:color="auto"/>
            <w:right w:val="none" w:sz="0" w:space="0" w:color="auto"/>
          </w:divBdr>
        </w:div>
        <w:div w:id="422528557">
          <w:marLeft w:val="640"/>
          <w:marRight w:val="0"/>
          <w:marTop w:val="0"/>
          <w:marBottom w:val="0"/>
          <w:divBdr>
            <w:top w:val="none" w:sz="0" w:space="0" w:color="auto"/>
            <w:left w:val="none" w:sz="0" w:space="0" w:color="auto"/>
            <w:bottom w:val="none" w:sz="0" w:space="0" w:color="auto"/>
            <w:right w:val="none" w:sz="0" w:space="0" w:color="auto"/>
          </w:divBdr>
        </w:div>
        <w:div w:id="411239806">
          <w:marLeft w:val="640"/>
          <w:marRight w:val="0"/>
          <w:marTop w:val="0"/>
          <w:marBottom w:val="0"/>
          <w:divBdr>
            <w:top w:val="none" w:sz="0" w:space="0" w:color="auto"/>
            <w:left w:val="none" w:sz="0" w:space="0" w:color="auto"/>
            <w:bottom w:val="none" w:sz="0" w:space="0" w:color="auto"/>
            <w:right w:val="none" w:sz="0" w:space="0" w:color="auto"/>
          </w:divBdr>
        </w:div>
        <w:div w:id="1868444351">
          <w:marLeft w:val="640"/>
          <w:marRight w:val="0"/>
          <w:marTop w:val="0"/>
          <w:marBottom w:val="0"/>
          <w:divBdr>
            <w:top w:val="none" w:sz="0" w:space="0" w:color="auto"/>
            <w:left w:val="none" w:sz="0" w:space="0" w:color="auto"/>
            <w:bottom w:val="none" w:sz="0" w:space="0" w:color="auto"/>
            <w:right w:val="none" w:sz="0" w:space="0" w:color="auto"/>
          </w:divBdr>
        </w:div>
        <w:div w:id="651912208">
          <w:marLeft w:val="640"/>
          <w:marRight w:val="0"/>
          <w:marTop w:val="0"/>
          <w:marBottom w:val="0"/>
          <w:divBdr>
            <w:top w:val="none" w:sz="0" w:space="0" w:color="auto"/>
            <w:left w:val="none" w:sz="0" w:space="0" w:color="auto"/>
            <w:bottom w:val="none" w:sz="0" w:space="0" w:color="auto"/>
            <w:right w:val="none" w:sz="0" w:space="0" w:color="auto"/>
          </w:divBdr>
        </w:div>
        <w:div w:id="19403689">
          <w:marLeft w:val="640"/>
          <w:marRight w:val="0"/>
          <w:marTop w:val="0"/>
          <w:marBottom w:val="0"/>
          <w:divBdr>
            <w:top w:val="none" w:sz="0" w:space="0" w:color="auto"/>
            <w:left w:val="none" w:sz="0" w:space="0" w:color="auto"/>
            <w:bottom w:val="none" w:sz="0" w:space="0" w:color="auto"/>
            <w:right w:val="none" w:sz="0" w:space="0" w:color="auto"/>
          </w:divBdr>
        </w:div>
        <w:div w:id="1327905254">
          <w:marLeft w:val="640"/>
          <w:marRight w:val="0"/>
          <w:marTop w:val="0"/>
          <w:marBottom w:val="0"/>
          <w:divBdr>
            <w:top w:val="none" w:sz="0" w:space="0" w:color="auto"/>
            <w:left w:val="none" w:sz="0" w:space="0" w:color="auto"/>
            <w:bottom w:val="none" w:sz="0" w:space="0" w:color="auto"/>
            <w:right w:val="none" w:sz="0" w:space="0" w:color="auto"/>
          </w:divBdr>
        </w:div>
        <w:div w:id="306863275">
          <w:marLeft w:val="640"/>
          <w:marRight w:val="0"/>
          <w:marTop w:val="0"/>
          <w:marBottom w:val="0"/>
          <w:divBdr>
            <w:top w:val="none" w:sz="0" w:space="0" w:color="auto"/>
            <w:left w:val="none" w:sz="0" w:space="0" w:color="auto"/>
            <w:bottom w:val="none" w:sz="0" w:space="0" w:color="auto"/>
            <w:right w:val="none" w:sz="0" w:space="0" w:color="auto"/>
          </w:divBdr>
        </w:div>
        <w:div w:id="893926302">
          <w:marLeft w:val="640"/>
          <w:marRight w:val="0"/>
          <w:marTop w:val="0"/>
          <w:marBottom w:val="0"/>
          <w:divBdr>
            <w:top w:val="none" w:sz="0" w:space="0" w:color="auto"/>
            <w:left w:val="none" w:sz="0" w:space="0" w:color="auto"/>
            <w:bottom w:val="none" w:sz="0" w:space="0" w:color="auto"/>
            <w:right w:val="none" w:sz="0" w:space="0" w:color="auto"/>
          </w:divBdr>
        </w:div>
        <w:div w:id="2011522744">
          <w:marLeft w:val="640"/>
          <w:marRight w:val="0"/>
          <w:marTop w:val="0"/>
          <w:marBottom w:val="0"/>
          <w:divBdr>
            <w:top w:val="none" w:sz="0" w:space="0" w:color="auto"/>
            <w:left w:val="none" w:sz="0" w:space="0" w:color="auto"/>
            <w:bottom w:val="none" w:sz="0" w:space="0" w:color="auto"/>
            <w:right w:val="none" w:sz="0" w:space="0" w:color="auto"/>
          </w:divBdr>
        </w:div>
        <w:div w:id="2131632041">
          <w:marLeft w:val="640"/>
          <w:marRight w:val="0"/>
          <w:marTop w:val="0"/>
          <w:marBottom w:val="0"/>
          <w:divBdr>
            <w:top w:val="none" w:sz="0" w:space="0" w:color="auto"/>
            <w:left w:val="none" w:sz="0" w:space="0" w:color="auto"/>
            <w:bottom w:val="none" w:sz="0" w:space="0" w:color="auto"/>
            <w:right w:val="none" w:sz="0" w:space="0" w:color="auto"/>
          </w:divBdr>
        </w:div>
        <w:div w:id="1479608603">
          <w:marLeft w:val="640"/>
          <w:marRight w:val="0"/>
          <w:marTop w:val="0"/>
          <w:marBottom w:val="0"/>
          <w:divBdr>
            <w:top w:val="none" w:sz="0" w:space="0" w:color="auto"/>
            <w:left w:val="none" w:sz="0" w:space="0" w:color="auto"/>
            <w:bottom w:val="none" w:sz="0" w:space="0" w:color="auto"/>
            <w:right w:val="none" w:sz="0" w:space="0" w:color="auto"/>
          </w:divBdr>
        </w:div>
        <w:div w:id="1093621727">
          <w:marLeft w:val="640"/>
          <w:marRight w:val="0"/>
          <w:marTop w:val="0"/>
          <w:marBottom w:val="0"/>
          <w:divBdr>
            <w:top w:val="none" w:sz="0" w:space="0" w:color="auto"/>
            <w:left w:val="none" w:sz="0" w:space="0" w:color="auto"/>
            <w:bottom w:val="none" w:sz="0" w:space="0" w:color="auto"/>
            <w:right w:val="none" w:sz="0" w:space="0" w:color="auto"/>
          </w:divBdr>
        </w:div>
        <w:div w:id="1269387214">
          <w:marLeft w:val="640"/>
          <w:marRight w:val="0"/>
          <w:marTop w:val="0"/>
          <w:marBottom w:val="0"/>
          <w:divBdr>
            <w:top w:val="none" w:sz="0" w:space="0" w:color="auto"/>
            <w:left w:val="none" w:sz="0" w:space="0" w:color="auto"/>
            <w:bottom w:val="none" w:sz="0" w:space="0" w:color="auto"/>
            <w:right w:val="none" w:sz="0" w:space="0" w:color="auto"/>
          </w:divBdr>
        </w:div>
        <w:div w:id="619150870">
          <w:marLeft w:val="640"/>
          <w:marRight w:val="0"/>
          <w:marTop w:val="0"/>
          <w:marBottom w:val="0"/>
          <w:divBdr>
            <w:top w:val="none" w:sz="0" w:space="0" w:color="auto"/>
            <w:left w:val="none" w:sz="0" w:space="0" w:color="auto"/>
            <w:bottom w:val="none" w:sz="0" w:space="0" w:color="auto"/>
            <w:right w:val="none" w:sz="0" w:space="0" w:color="auto"/>
          </w:divBdr>
        </w:div>
        <w:div w:id="77413844">
          <w:marLeft w:val="640"/>
          <w:marRight w:val="0"/>
          <w:marTop w:val="0"/>
          <w:marBottom w:val="0"/>
          <w:divBdr>
            <w:top w:val="none" w:sz="0" w:space="0" w:color="auto"/>
            <w:left w:val="none" w:sz="0" w:space="0" w:color="auto"/>
            <w:bottom w:val="none" w:sz="0" w:space="0" w:color="auto"/>
            <w:right w:val="none" w:sz="0" w:space="0" w:color="auto"/>
          </w:divBdr>
        </w:div>
        <w:div w:id="817571471">
          <w:marLeft w:val="640"/>
          <w:marRight w:val="0"/>
          <w:marTop w:val="0"/>
          <w:marBottom w:val="0"/>
          <w:divBdr>
            <w:top w:val="none" w:sz="0" w:space="0" w:color="auto"/>
            <w:left w:val="none" w:sz="0" w:space="0" w:color="auto"/>
            <w:bottom w:val="none" w:sz="0" w:space="0" w:color="auto"/>
            <w:right w:val="none" w:sz="0" w:space="0" w:color="auto"/>
          </w:divBdr>
        </w:div>
        <w:div w:id="1189953069">
          <w:marLeft w:val="640"/>
          <w:marRight w:val="0"/>
          <w:marTop w:val="0"/>
          <w:marBottom w:val="0"/>
          <w:divBdr>
            <w:top w:val="none" w:sz="0" w:space="0" w:color="auto"/>
            <w:left w:val="none" w:sz="0" w:space="0" w:color="auto"/>
            <w:bottom w:val="none" w:sz="0" w:space="0" w:color="auto"/>
            <w:right w:val="none" w:sz="0" w:space="0" w:color="auto"/>
          </w:divBdr>
        </w:div>
        <w:div w:id="530532553">
          <w:marLeft w:val="640"/>
          <w:marRight w:val="0"/>
          <w:marTop w:val="0"/>
          <w:marBottom w:val="0"/>
          <w:divBdr>
            <w:top w:val="none" w:sz="0" w:space="0" w:color="auto"/>
            <w:left w:val="none" w:sz="0" w:space="0" w:color="auto"/>
            <w:bottom w:val="none" w:sz="0" w:space="0" w:color="auto"/>
            <w:right w:val="none" w:sz="0" w:space="0" w:color="auto"/>
          </w:divBdr>
        </w:div>
        <w:div w:id="1827044394">
          <w:marLeft w:val="640"/>
          <w:marRight w:val="0"/>
          <w:marTop w:val="0"/>
          <w:marBottom w:val="0"/>
          <w:divBdr>
            <w:top w:val="none" w:sz="0" w:space="0" w:color="auto"/>
            <w:left w:val="none" w:sz="0" w:space="0" w:color="auto"/>
            <w:bottom w:val="none" w:sz="0" w:space="0" w:color="auto"/>
            <w:right w:val="none" w:sz="0" w:space="0" w:color="auto"/>
          </w:divBdr>
        </w:div>
        <w:div w:id="1695033829">
          <w:marLeft w:val="640"/>
          <w:marRight w:val="0"/>
          <w:marTop w:val="0"/>
          <w:marBottom w:val="0"/>
          <w:divBdr>
            <w:top w:val="none" w:sz="0" w:space="0" w:color="auto"/>
            <w:left w:val="none" w:sz="0" w:space="0" w:color="auto"/>
            <w:bottom w:val="none" w:sz="0" w:space="0" w:color="auto"/>
            <w:right w:val="none" w:sz="0" w:space="0" w:color="auto"/>
          </w:divBdr>
        </w:div>
        <w:div w:id="72162814">
          <w:marLeft w:val="640"/>
          <w:marRight w:val="0"/>
          <w:marTop w:val="0"/>
          <w:marBottom w:val="0"/>
          <w:divBdr>
            <w:top w:val="none" w:sz="0" w:space="0" w:color="auto"/>
            <w:left w:val="none" w:sz="0" w:space="0" w:color="auto"/>
            <w:bottom w:val="none" w:sz="0" w:space="0" w:color="auto"/>
            <w:right w:val="none" w:sz="0" w:space="0" w:color="auto"/>
          </w:divBdr>
        </w:div>
        <w:div w:id="933904569">
          <w:marLeft w:val="640"/>
          <w:marRight w:val="0"/>
          <w:marTop w:val="0"/>
          <w:marBottom w:val="0"/>
          <w:divBdr>
            <w:top w:val="none" w:sz="0" w:space="0" w:color="auto"/>
            <w:left w:val="none" w:sz="0" w:space="0" w:color="auto"/>
            <w:bottom w:val="none" w:sz="0" w:space="0" w:color="auto"/>
            <w:right w:val="none" w:sz="0" w:space="0" w:color="auto"/>
          </w:divBdr>
        </w:div>
        <w:div w:id="1791049184">
          <w:marLeft w:val="640"/>
          <w:marRight w:val="0"/>
          <w:marTop w:val="0"/>
          <w:marBottom w:val="0"/>
          <w:divBdr>
            <w:top w:val="none" w:sz="0" w:space="0" w:color="auto"/>
            <w:left w:val="none" w:sz="0" w:space="0" w:color="auto"/>
            <w:bottom w:val="none" w:sz="0" w:space="0" w:color="auto"/>
            <w:right w:val="none" w:sz="0" w:space="0" w:color="auto"/>
          </w:divBdr>
        </w:div>
        <w:div w:id="1623228261">
          <w:marLeft w:val="640"/>
          <w:marRight w:val="0"/>
          <w:marTop w:val="0"/>
          <w:marBottom w:val="0"/>
          <w:divBdr>
            <w:top w:val="none" w:sz="0" w:space="0" w:color="auto"/>
            <w:left w:val="none" w:sz="0" w:space="0" w:color="auto"/>
            <w:bottom w:val="none" w:sz="0" w:space="0" w:color="auto"/>
            <w:right w:val="none" w:sz="0" w:space="0" w:color="auto"/>
          </w:divBdr>
        </w:div>
        <w:div w:id="55907803">
          <w:marLeft w:val="640"/>
          <w:marRight w:val="0"/>
          <w:marTop w:val="0"/>
          <w:marBottom w:val="0"/>
          <w:divBdr>
            <w:top w:val="none" w:sz="0" w:space="0" w:color="auto"/>
            <w:left w:val="none" w:sz="0" w:space="0" w:color="auto"/>
            <w:bottom w:val="none" w:sz="0" w:space="0" w:color="auto"/>
            <w:right w:val="none" w:sz="0" w:space="0" w:color="auto"/>
          </w:divBdr>
        </w:div>
        <w:div w:id="715662901">
          <w:marLeft w:val="640"/>
          <w:marRight w:val="0"/>
          <w:marTop w:val="0"/>
          <w:marBottom w:val="0"/>
          <w:divBdr>
            <w:top w:val="none" w:sz="0" w:space="0" w:color="auto"/>
            <w:left w:val="none" w:sz="0" w:space="0" w:color="auto"/>
            <w:bottom w:val="none" w:sz="0" w:space="0" w:color="auto"/>
            <w:right w:val="none" w:sz="0" w:space="0" w:color="auto"/>
          </w:divBdr>
        </w:div>
        <w:div w:id="1514370972">
          <w:marLeft w:val="640"/>
          <w:marRight w:val="0"/>
          <w:marTop w:val="0"/>
          <w:marBottom w:val="0"/>
          <w:divBdr>
            <w:top w:val="none" w:sz="0" w:space="0" w:color="auto"/>
            <w:left w:val="none" w:sz="0" w:space="0" w:color="auto"/>
            <w:bottom w:val="none" w:sz="0" w:space="0" w:color="auto"/>
            <w:right w:val="none" w:sz="0" w:space="0" w:color="auto"/>
          </w:divBdr>
        </w:div>
        <w:div w:id="1914966677">
          <w:marLeft w:val="640"/>
          <w:marRight w:val="0"/>
          <w:marTop w:val="0"/>
          <w:marBottom w:val="0"/>
          <w:divBdr>
            <w:top w:val="none" w:sz="0" w:space="0" w:color="auto"/>
            <w:left w:val="none" w:sz="0" w:space="0" w:color="auto"/>
            <w:bottom w:val="none" w:sz="0" w:space="0" w:color="auto"/>
            <w:right w:val="none" w:sz="0" w:space="0" w:color="auto"/>
          </w:divBdr>
        </w:div>
        <w:div w:id="103693877">
          <w:marLeft w:val="640"/>
          <w:marRight w:val="0"/>
          <w:marTop w:val="0"/>
          <w:marBottom w:val="0"/>
          <w:divBdr>
            <w:top w:val="none" w:sz="0" w:space="0" w:color="auto"/>
            <w:left w:val="none" w:sz="0" w:space="0" w:color="auto"/>
            <w:bottom w:val="none" w:sz="0" w:space="0" w:color="auto"/>
            <w:right w:val="none" w:sz="0" w:space="0" w:color="auto"/>
          </w:divBdr>
        </w:div>
        <w:div w:id="978998908">
          <w:marLeft w:val="640"/>
          <w:marRight w:val="0"/>
          <w:marTop w:val="0"/>
          <w:marBottom w:val="0"/>
          <w:divBdr>
            <w:top w:val="none" w:sz="0" w:space="0" w:color="auto"/>
            <w:left w:val="none" w:sz="0" w:space="0" w:color="auto"/>
            <w:bottom w:val="none" w:sz="0" w:space="0" w:color="auto"/>
            <w:right w:val="none" w:sz="0" w:space="0" w:color="auto"/>
          </w:divBdr>
        </w:div>
        <w:div w:id="1728650727">
          <w:marLeft w:val="640"/>
          <w:marRight w:val="0"/>
          <w:marTop w:val="0"/>
          <w:marBottom w:val="0"/>
          <w:divBdr>
            <w:top w:val="none" w:sz="0" w:space="0" w:color="auto"/>
            <w:left w:val="none" w:sz="0" w:space="0" w:color="auto"/>
            <w:bottom w:val="none" w:sz="0" w:space="0" w:color="auto"/>
            <w:right w:val="none" w:sz="0" w:space="0" w:color="auto"/>
          </w:divBdr>
        </w:div>
      </w:divsChild>
    </w:div>
    <w:div w:id="927882936">
      <w:bodyDiv w:val="1"/>
      <w:marLeft w:val="0"/>
      <w:marRight w:val="0"/>
      <w:marTop w:val="0"/>
      <w:marBottom w:val="0"/>
      <w:divBdr>
        <w:top w:val="none" w:sz="0" w:space="0" w:color="auto"/>
        <w:left w:val="none" w:sz="0" w:space="0" w:color="auto"/>
        <w:bottom w:val="none" w:sz="0" w:space="0" w:color="auto"/>
        <w:right w:val="none" w:sz="0" w:space="0" w:color="auto"/>
      </w:divBdr>
      <w:divsChild>
        <w:div w:id="1516111946">
          <w:marLeft w:val="640"/>
          <w:marRight w:val="0"/>
          <w:marTop w:val="0"/>
          <w:marBottom w:val="0"/>
          <w:divBdr>
            <w:top w:val="none" w:sz="0" w:space="0" w:color="auto"/>
            <w:left w:val="none" w:sz="0" w:space="0" w:color="auto"/>
            <w:bottom w:val="none" w:sz="0" w:space="0" w:color="auto"/>
            <w:right w:val="none" w:sz="0" w:space="0" w:color="auto"/>
          </w:divBdr>
        </w:div>
        <w:div w:id="83889266">
          <w:marLeft w:val="640"/>
          <w:marRight w:val="0"/>
          <w:marTop w:val="0"/>
          <w:marBottom w:val="0"/>
          <w:divBdr>
            <w:top w:val="none" w:sz="0" w:space="0" w:color="auto"/>
            <w:left w:val="none" w:sz="0" w:space="0" w:color="auto"/>
            <w:bottom w:val="none" w:sz="0" w:space="0" w:color="auto"/>
            <w:right w:val="none" w:sz="0" w:space="0" w:color="auto"/>
          </w:divBdr>
        </w:div>
        <w:div w:id="1817452278">
          <w:marLeft w:val="640"/>
          <w:marRight w:val="0"/>
          <w:marTop w:val="0"/>
          <w:marBottom w:val="0"/>
          <w:divBdr>
            <w:top w:val="none" w:sz="0" w:space="0" w:color="auto"/>
            <w:left w:val="none" w:sz="0" w:space="0" w:color="auto"/>
            <w:bottom w:val="none" w:sz="0" w:space="0" w:color="auto"/>
            <w:right w:val="none" w:sz="0" w:space="0" w:color="auto"/>
          </w:divBdr>
        </w:div>
        <w:div w:id="123470454">
          <w:marLeft w:val="640"/>
          <w:marRight w:val="0"/>
          <w:marTop w:val="0"/>
          <w:marBottom w:val="0"/>
          <w:divBdr>
            <w:top w:val="none" w:sz="0" w:space="0" w:color="auto"/>
            <w:left w:val="none" w:sz="0" w:space="0" w:color="auto"/>
            <w:bottom w:val="none" w:sz="0" w:space="0" w:color="auto"/>
            <w:right w:val="none" w:sz="0" w:space="0" w:color="auto"/>
          </w:divBdr>
        </w:div>
        <w:div w:id="1258713678">
          <w:marLeft w:val="640"/>
          <w:marRight w:val="0"/>
          <w:marTop w:val="0"/>
          <w:marBottom w:val="0"/>
          <w:divBdr>
            <w:top w:val="none" w:sz="0" w:space="0" w:color="auto"/>
            <w:left w:val="none" w:sz="0" w:space="0" w:color="auto"/>
            <w:bottom w:val="none" w:sz="0" w:space="0" w:color="auto"/>
            <w:right w:val="none" w:sz="0" w:space="0" w:color="auto"/>
          </w:divBdr>
        </w:div>
        <w:div w:id="1134493735">
          <w:marLeft w:val="640"/>
          <w:marRight w:val="0"/>
          <w:marTop w:val="0"/>
          <w:marBottom w:val="0"/>
          <w:divBdr>
            <w:top w:val="none" w:sz="0" w:space="0" w:color="auto"/>
            <w:left w:val="none" w:sz="0" w:space="0" w:color="auto"/>
            <w:bottom w:val="none" w:sz="0" w:space="0" w:color="auto"/>
            <w:right w:val="none" w:sz="0" w:space="0" w:color="auto"/>
          </w:divBdr>
        </w:div>
        <w:div w:id="1321731448">
          <w:marLeft w:val="640"/>
          <w:marRight w:val="0"/>
          <w:marTop w:val="0"/>
          <w:marBottom w:val="0"/>
          <w:divBdr>
            <w:top w:val="none" w:sz="0" w:space="0" w:color="auto"/>
            <w:left w:val="none" w:sz="0" w:space="0" w:color="auto"/>
            <w:bottom w:val="none" w:sz="0" w:space="0" w:color="auto"/>
            <w:right w:val="none" w:sz="0" w:space="0" w:color="auto"/>
          </w:divBdr>
        </w:div>
        <w:div w:id="1181357405">
          <w:marLeft w:val="640"/>
          <w:marRight w:val="0"/>
          <w:marTop w:val="0"/>
          <w:marBottom w:val="0"/>
          <w:divBdr>
            <w:top w:val="none" w:sz="0" w:space="0" w:color="auto"/>
            <w:left w:val="none" w:sz="0" w:space="0" w:color="auto"/>
            <w:bottom w:val="none" w:sz="0" w:space="0" w:color="auto"/>
            <w:right w:val="none" w:sz="0" w:space="0" w:color="auto"/>
          </w:divBdr>
        </w:div>
        <w:div w:id="439883489">
          <w:marLeft w:val="640"/>
          <w:marRight w:val="0"/>
          <w:marTop w:val="0"/>
          <w:marBottom w:val="0"/>
          <w:divBdr>
            <w:top w:val="none" w:sz="0" w:space="0" w:color="auto"/>
            <w:left w:val="none" w:sz="0" w:space="0" w:color="auto"/>
            <w:bottom w:val="none" w:sz="0" w:space="0" w:color="auto"/>
            <w:right w:val="none" w:sz="0" w:space="0" w:color="auto"/>
          </w:divBdr>
        </w:div>
        <w:div w:id="1153257308">
          <w:marLeft w:val="640"/>
          <w:marRight w:val="0"/>
          <w:marTop w:val="0"/>
          <w:marBottom w:val="0"/>
          <w:divBdr>
            <w:top w:val="none" w:sz="0" w:space="0" w:color="auto"/>
            <w:left w:val="none" w:sz="0" w:space="0" w:color="auto"/>
            <w:bottom w:val="none" w:sz="0" w:space="0" w:color="auto"/>
            <w:right w:val="none" w:sz="0" w:space="0" w:color="auto"/>
          </w:divBdr>
        </w:div>
        <w:div w:id="619725024">
          <w:marLeft w:val="640"/>
          <w:marRight w:val="0"/>
          <w:marTop w:val="0"/>
          <w:marBottom w:val="0"/>
          <w:divBdr>
            <w:top w:val="none" w:sz="0" w:space="0" w:color="auto"/>
            <w:left w:val="none" w:sz="0" w:space="0" w:color="auto"/>
            <w:bottom w:val="none" w:sz="0" w:space="0" w:color="auto"/>
            <w:right w:val="none" w:sz="0" w:space="0" w:color="auto"/>
          </w:divBdr>
        </w:div>
        <w:div w:id="1102915413">
          <w:marLeft w:val="640"/>
          <w:marRight w:val="0"/>
          <w:marTop w:val="0"/>
          <w:marBottom w:val="0"/>
          <w:divBdr>
            <w:top w:val="none" w:sz="0" w:space="0" w:color="auto"/>
            <w:left w:val="none" w:sz="0" w:space="0" w:color="auto"/>
            <w:bottom w:val="none" w:sz="0" w:space="0" w:color="auto"/>
            <w:right w:val="none" w:sz="0" w:space="0" w:color="auto"/>
          </w:divBdr>
        </w:div>
        <w:div w:id="876091566">
          <w:marLeft w:val="640"/>
          <w:marRight w:val="0"/>
          <w:marTop w:val="0"/>
          <w:marBottom w:val="0"/>
          <w:divBdr>
            <w:top w:val="none" w:sz="0" w:space="0" w:color="auto"/>
            <w:left w:val="none" w:sz="0" w:space="0" w:color="auto"/>
            <w:bottom w:val="none" w:sz="0" w:space="0" w:color="auto"/>
            <w:right w:val="none" w:sz="0" w:space="0" w:color="auto"/>
          </w:divBdr>
        </w:div>
        <w:div w:id="1005935025">
          <w:marLeft w:val="640"/>
          <w:marRight w:val="0"/>
          <w:marTop w:val="0"/>
          <w:marBottom w:val="0"/>
          <w:divBdr>
            <w:top w:val="none" w:sz="0" w:space="0" w:color="auto"/>
            <w:left w:val="none" w:sz="0" w:space="0" w:color="auto"/>
            <w:bottom w:val="none" w:sz="0" w:space="0" w:color="auto"/>
            <w:right w:val="none" w:sz="0" w:space="0" w:color="auto"/>
          </w:divBdr>
        </w:div>
        <w:div w:id="887686967">
          <w:marLeft w:val="640"/>
          <w:marRight w:val="0"/>
          <w:marTop w:val="0"/>
          <w:marBottom w:val="0"/>
          <w:divBdr>
            <w:top w:val="none" w:sz="0" w:space="0" w:color="auto"/>
            <w:left w:val="none" w:sz="0" w:space="0" w:color="auto"/>
            <w:bottom w:val="none" w:sz="0" w:space="0" w:color="auto"/>
            <w:right w:val="none" w:sz="0" w:space="0" w:color="auto"/>
          </w:divBdr>
        </w:div>
        <w:div w:id="386686497">
          <w:marLeft w:val="640"/>
          <w:marRight w:val="0"/>
          <w:marTop w:val="0"/>
          <w:marBottom w:val="0"/>
          <w:divBdr>
            <w:top w:val="none" w:sz="0" w:space="0" w:color="auto"/>
            <w:left w:val="none" w:sz="0" w:space="0" w:color="auto"/>
            <w:bottom w:val="none" w:sz="0" w:space="0" w:color="auto"/>
            <w:right w:val="none" w:sz="0" w:space="0" w:color="auto"/>
          </w:divBdr>
        </w:div>
        <w:div w:id="1361280444">
          <w:marLeft w:val="640"/>
          <w:marRight w:val="0"/>
          <w:marTop w:val="0"/>
          <w:marBottom w:val="0"/>
          <w:divBdr>
            <w:top w:val="none" w:sz="0" w:space="0" w:color="auto"/>
            <w:left w:val="none" w:sz="0" w:space="0" w:color="auto"/>
            <w:bottom w:val="none" w:sz="0" w:space="0" w:color="auto"/>
            <w:right w:val="none" w:sz="0" w:space="0" w:color="auto"/>
          </w:divBdr>
        </w:div>
        <w:div w:id="1157259218">
          <w:marLeft w:val="640"/>
          <w:marRight w:val="0"/>
          <w:marTop w:val="0"/>
          <w:marBottom w:val="0"/>
          <w:divBdr>
            <w:top w:val="none" w:sz="0" w:space="0" w:color="auto"/>
            <w:left w:val="none" w:sz="0" w:space="0" w:color="auto"/>
            <w:bottom w:val="none" w:sz="0" w:space="0" w:color="auto"/>
            <w:right w:val="none" w:sz="0" w:space="0" w:color="auto"/>
          </w:divBdr>
        </w:div>
        <w:div w:id="456728327">
          <w:marLeft w:val="640"/>
          <w:marRight w:val="0"/>
          <w:marTop w:val="0"/>
          <w:marBottom w:val="0"/>
          <w:divBdr>
            <w:top w:val="none" w:sz="0" w:space="0" w:color="auto"/>
            <w:left w:val="none" w:sz="0" w:space="0" w:color="auto"/>
            <w:bottom w:val="none" w:sz="0" w:space="0" w:color="auto"/>
            <w:right w:val="none" w:sz="0" w:space="0" w:color="auto"/>
          </w:divBdr>
        </w:div>
        <w:div w:id="828130285">
          <w:marLeft w:val="640"/>
          <w:marRight w:val="0"/>
          <w:marTop w:val="0"/>
          <w:marBottom w:val="0"/>
          <w:divBdr>
            <w:top w:val="none" w:sz="0" w:space="0" w:color="auto"/>
            <w:left w:val="none" w:sz="0" w:space="0" w:color="auto"/>
            <w:bottom w:val="none" w:sz="0" w:space="0" w:color="auto"/>
            <w:right w:val="none" w:sz="0" w:space="0" w:color="auto"/>
          </w:divBdr>
        </w:div>
        <w:div w:id="1505974980">
          <w:marLeft w:val="640"/>
          <w:marRight w:val="0"/>
          <w:marTop w:val="0"/>
          <w:marBottom w:val="0"/>
          <w:divBdr>
            <w:top w:val="none" w:sz="0" w:space="0" w:color="auto"/>
            <w:left w:val="none" w:sz="0" w:space="0" w:color="auto"/>
            <w:bottom w:val="none" w:sz="0" w:space="0" w:color="auto"/>
            <w:right w:val="none" w:sz="0" w:space="0" w:color="auto"/>
          </w:divBdr>
        </w:div>
        <w:div w:id="1044063764">
          <w:marLeft w:val="640"/>
          <w:marRight w:val="0"/>
          <w:marTop w:val="0"/>
          <w:marBottom w:val="0"/>
          <w:divBdr>
            <w:top w:val="none" w:sz="0" w:space="0" w:color="auto"/>
            <w:left w:val="none" w:sz="0" w:space="0" w:color="auto"/>
            <w:bottom w:val="none" w:sz="0" w:space="0" w:color="auto"/>
            <w:right w:val="none" w:sz="0" w:space="0" w:color="auto"/>
          </w:divBdr>
        </w:div>
        <w:div w:id="1573392933">
          <w:marLeft w:val="640"/>
          <w:marRight w:val="0"/>
          <w:marTop w:val="0"/>
          <w:marBottom w:val="0"/>
          <w:divBdr>
            <w:top w:val="none" w:sz="0" w:space="0" w:color="auto"/>
            <w:left w:val="none" w:sz="0" w:space="0" w:color="auto"/>
            <w:bottom w:val="none" w:sz="0" w:space="0" w:color="auto"/>
            <w:right w:val="none" w:sz="0" w:space="0" w:color="auto"/>
          </w:divBdr>
        </w:div>
        <w:div w:id="122238026">
          <w:marLeft w:val="640"/>
          <w:marRight w:val="0"/>
          <w:marTop w:val="0"/>
          <w:marBottom w:val="0"/>
          <w:divBdr>
            <w:top w:val="none" w:sz="0" w:space="0" w:color="auto"/>
            <w:left w:val="none" w:sz="0" w:space="0" w:color="auto"/>
            <w:bottom w:val="none" w:sz="0" w:space="0" w:color="auto"/>
            <w:right w:val="none" w:sz="0" w:space="0" w:color="auto"/>
          </w:divBdr>
        </w:div>
        <w:div w:id="898827545">
          <w:marLeft w:val="640"/>
          <w:marRight w:val="0"/>
          <w:marTop w:val="0"/>
          <w:marBottom w:val="0"/>
          <w:divBdr>
            <w:top w:val="none" w:sz="0" w:space="0" w:color="auto"/>
            <w:left w:val="none" w:sz="0" w:space="0" w:color="auto"/>
            <w:bottom w:val="none" w:sz="0" w:space="0" w:color="auto"/>
            <w:right w:val="none" w:sz="0" w:space="0" w:color="auto"/>
          </w:divBdr>
        </w:div>
        <w:div w:id="1082407558">
          <w:marLeft w:val="640"/>
          <w:marRight w:val="0"/>
          <w:marTop w:val="0"/>
          <w:marBottom w:val="0"/>
          <w:divBdr>
            <w:top w:val="none" w:sz="0" w:space="0" w:color="auto"/>
            <w:left w:val="none" w:sz="0" w:space="0" w:color="auto"/>
            <w:bottom w:val="none" w:sz="0" w:space="0" w:color="auto"/>
            <w:right w:val="none" w:sz="0" w:space="0" w:color="auto"/>
          </w:divBdr>
        </w:div>
        <w:div w:id="1293707025">
          <w:marLeft w:val="640"/>
          <w:marRight w:val="0"/>
          <w:marTop w:val="0"/>
          <w:marBottom w:val="0"/>
          <w:divBdr>
            <w:top w:val="none" w:sz="0" w:space="0" w:color="auto"/>
            <w:left w:val="none" w:sz="0" w:space="0" w:color="auto"/>
            <w:bottom w:val="none" w:sz="0" w:space="0" w:color="auto"/>
            <w:right w:val="none" w:sz="0" w:space="0" w:color="auto"/>
          </w:divBdr>
        </w:div>
        <w:div w:id="1103837526">
          <w:marLeft w:val="640"/>
          <w:marRight w:val="0"/>
          <w:marTop w:val="0"/>
          <w:marBottom w:val="0"/>
          <w:divBdr>
            <w:top w:val="none" w:sz="0" w:space="0" w:color="auto"/>
            <w:left w:val="none" w:sz="0" w:space="0" w:color="auto"/>
            <w:bottom w:val="none" w:sz="0" w:space="0" w:color="auto"/>
            <w:right w:val="none" w:sz="0" w:space="0" w:color="auto"/>
          </w:divBdr>
        </w:div>
        <w:div w:id="606695504">
          <w:marLeft w:val="640"/>
          <w:marRight w:val="0"/>
          <w:marTop w:val="0"/>
          <w:marBottom w:val="0"/>
          <w:divBdr>
            <w:top w:val="none" w:sz="0" w:space="0" w:color="auto"/>
            <w:left w:val="none" w:sz="0" w:space="0" w:color="auto"/>
            <w:bottom w:val="none" w:sz="0" w:space="0" w:color="auto"/>
            <w:right w:val="none" w:sz="0" w:space="0" w:color="auto"/>
          </w:divBdr>
        </w:div>
        <w:div w:id="713118331">
          <w:marLeft w:val="640"/>
          <w:marRight w:val="0"/>
          <w:marTop w:val="0"/>
          <w:marBottom w:val="0"/>
          <w:divBdr>
            <w:top w:val="none" w:sz="0" w:space="0" w:color="auto"/>
            <w:left w:val="none" w:sz="0" w:space="0" w:color="auto"/>
            <w:bottom w:val="none" w:sz="0" w:space="0" w:color="auto"/>
            <w:right w:val="none" w:sz="0" w:space="0" w:color="auto"/>
          </w:divBdr>
        </w:div>
        <w:div w:id="1659964557">
          <w:marLeft w:val="640"/>
          <w:marRight w:val="0"/>
          <w:marTop w:val="0"/>
          <w:marBottom w:val="0"/>
          <w:divBdr>
            <w:top w:val="none" w:sz="0" w:space="0" w:color="auto"/>
            <w:left w:val="none" w:sz="0" w:space="0" w:color="auto"/>
            <w:bottom w:val="none" w:sz="0" w:space="0" w:color="auto"/>
            <w:right w:val="none" w:sz="0" w:space="0" w:color="auto"/>
          </w:divBdr>
        </w:div>
        <w:div w:id="831407857">
          <w:marLeft w:val="640"/>
          <w:marRight w:val="0"/>
          <w:marTop w:val="0"/>
          <w:marBottom w:val="0"/>
          <w:divBdr>
            <w:top w:val="none" w:sz="0" w:space="0" w:color="auto"/>
            <w:left w:val="none" w:sz="0" w:space="0" w:color="auto"/>
            <w:bottom w:val="none" w:sz="0" w:space="0" w:color="auto"/>
            <w:right w:val="none" w:sz="0" w:space="0" w:color="auto"/>
          </w:divBdr>
        </w:div>
        <w:div w:id="1505782239">
          <w:marLeft w:val="640"/>
          <w:marRight w:val="0"/>
          <w:marTop w:val="0"/>
          <w:marBottom w:val="0"/>
          <w:divBdr>
            <w:top w:val="none" w:sz="0" w:space="0" w:color="auto"/>
            <w:left w:val="none" w:sz="0" w:space="0" w:color="auto"/>
            <w:bottom w:val="none" w:sz="0" w:space="0" w:color="auto"/>
            <w:right w:val="none" w:sz="0" w:space="0" w:color="auto"/>
          </w:divBdr>
        </w:div>
        <w:div w:id="739212554">
          <w:marLeft w:val="640"/>
          <w:marRight w:val="0"/>
          <w:marTop w:val="0"/>
          <w:marBottom w:val="0"/>
          <w:divBdr>
            <w:top w:val="none" w:sz="0" w:space="0" w:color="auto"/>
            <w:left w:val="none" w:sz="0" w:space="0" w:color="auto"/>
            <w:bottom w:val="none" w:sz="0" w:space="0" w:color="auto"/>
            <w:right w:val="none" w:sz="0" w:space="0" w:color="auto"/>
          </w:divBdr>
        </w:div>
        <w:div w:id="530532349">
          <w:marLeft w:val="640"/>
          <w:marRight w:val="0"/>
          <w:marTop w:val="0"/>
          <w:marBottom w:val="0"/>
          <w:divBdr>
            <w:top w:val="none" w:sz="0" w:space="0" w:color="auto"/>
            <w:left w:val="none" w:sz="0" w:space="0" w:color="auto"/>
            <w:bottom w:val="none" w:sz="0" w:space="0" w:color="auto"/>
            <w:right w:val="none" w:sz="0" w:space="0" w:color="auto"/>
          </w:divBdr>
        </w:div>
        <w:div w:id="384720590">
          <w:marLeft w:val="640"/>
          <w:marRight w:val="0"/>
          <w:marTop w:val="0"/>
          <w:marBottom w:val="0"/>
          <w:divBdr>
            <w:top w:val="none" w:sz="0" w:space="0" w:color="auto"/>
            <w:left w:val="none" w:sz="0" w:space="0" w:color="auto"/>
            <w:bottom w:val="none" w:sz="0" w:space="0" w:color="auto"/>
            <w:right w:val="none" w:sz="0" w:space="0" w:color="auto"/>
          </w:divBdr>
        </w:div>
        <w:div w:id="1310863040">
          <w:marLeft w:val="640"/>
          <w:marRight w:val="0"/>
          <w:marTop w:val="0"/>
          <w:marBottom w:val="0"/>
          <w:divBdr>
            <w:top w:val="none" w:sz="0" w:space="0" w:color="auto"/>
            <w:left w:val="none" w:sz="0" w:space="0" w:color="auto"/>
            <w:bottom w:val="none" w:sz="0" w:space="0" w:color="auto"/>
            <w:right w:val="none" w:sz="0" w:space="0" w:color="auto"/>
          </w:divBdr>
        </w:div>
      </w:divsChild>
    </w:div>
    <w:div w:id="931277287">
      <w:bodyDiv w:val="1"/>
      <w:marLeft w:val="0"/>
      <w:marRight w:val="0"/>
      <w:marTop w:val="0"/>
      <w:marBottom w:val="0"/>
      <w:divBdr>
        <w:top w:val="none" w:sz="0" w:space="0" w:color="auto"/>
        <w:left w:val="none" w:sz="0" w:space="0" w:color="auto"/>
        <w:bottom w:val="none" w:sz="0" w:space="0" w:color="auto"/>
        <w:right w:val="none" w:sz="0" w:space="0" w:color="auto"/>
      </w:divBdr>
      <w:divsChild>
        <w:div w:id="2002656311">
          <w:marLeft w:val="640"/>
          <w:marRight w:val="0"/>
          <w:marTop w:val="0"/>
          <w:marBottom w:val="0"/>
          <w:divBdr>
            <w:top w:val="none" w:sz="0" w:space="0" w:color="auto"/>
            <w:left w:val="none" w:sz="0" w:space="0" w:color="auto"/>
            <w:bottom w:val="none" w:sz="0" w:space="0" w:color="auto"/>
            <w:right w:val="none" w:sz="0" w:space="0" w:color="auto"/>
          </w:divBdr>
        </w:div>
        <w:div w:id="27729199">
          <w:marLeft w:val="640"/>
          <w:marRight w:val="0"/>
          <w:marTop w:val="0"/>
          <w:marBottom w:val="0"/>
          <w:divBdr>
            <w:top w:val="none" w:sz="0" w:space="0" w:color="auto"/>
            <w:left w:val="none" w:sz="0" w:space="0" w:color="auto"/>
            <w:bottom w:val="none" w:sz="0" w:space="0" w:color="auto"/>
            <w:right w:val="none" w:sz="0" w:space="0" w:color="auto"/>
          </w:divBdr>
        </w:div>
        <w:div w:id="1229455826">
          <w:marLeft w:val="640"/>
          <w:marRight w:val="0"/>
          <w:marTop w:val="0"/>
          <w:marBottom w:val="0"/>
          <w:divBdr>
            <w:top w:val="none" w:sz="0" w:space="0" w:color="auto"/>
            <w:left w:val="none" w:sz="0" w:space="0" w:color="auto"/>
            <w:bottom w:val="none" w:sz="0" w:space="0" w:color="auto"/>
            <w:right w:val="none" w:sz="0" w:space="0" w:color="auto"/>
          </w:divBdr>
        </w:div>
        <w:div w:id="1555385247">
          <w:marLeft w:val="640"/>
          <w:marRight w:val="0"/>
          <w:marTop w:val="0"/>
          <w:marBottom w:val="0"/>
          <w:divBdr>
            <w:top w:val="none" w:sz="0" w:space="0" w:color="auto"/>
            <w:left w:val="none" w:sz="0" w:space="0" w:color="auto"/>
            <w:bottom w:val="none" w:sz="0" w:space="0" w:color="auto"/>
            <w:right w:val="none" w:sz="0" w:space="0" w:color="auto"/>
          </w:divBdr>
        </w:div>
        <w:div w:id="1838839313">
          <w:marLeft w:val="640"/>
          <w:marRight w:val="0"/>
          <w:marTop w:val="0"/>
          <w:marBottom w:val="0"/>
          <w:divBdr>
            <w:top w:val="none" w:sz="0" w:space="0" w:color="auto"/>
            <w:left w:val="none" w:sz="0" w:space="0" w:color="auto"/>
            <w:bottom w:val="none" w:sz="0" w:space="0" w:color="auto"/>
            <w:right w:val="none" w:sz="0" w:space="0" w:color="auto"/>
          </w:divBdr>
        </w:div>
        <w:div w:id="109592127">
          <w:marLeft w:val="640"/>
          <w:marRight w:val="0"/>
          <w:marTop w:val="0"/>
          <w:marBottom w:val="0"/>
          <w:divBdr>
            <w:top w:val="none" w:sz="0" w:space="0" w:color="auto"/>
            <w:left w:val="none" w:sz="0" w:space="0" w:color="auto"/>
            <w:bottom w:val="none" w:sz="0" w:space="0" w:color="auto"/>
            <w:right w:val="none" w:sz="0" w:space="0" w:color="auto"/>
          </w:divBdr>
        </w:div>
        <w:div w:id="376008384">
          <w:marLeft w:val="640"/>
          <w:marRight w:val="0"/>
          <w:marTop w:val="0"/>
          <w:marBottom w:val="0"/>
          <w:divBdr>
            <w:top w:val="none" w:sz="0" w:space="0" w:color="auto"/>
            <w:left w:val="none" w:sz="0" w:space="0" w:color="auto"/>
            <w:bottom w:val="none" w:sz="0" w:space="0" w:color="auto"/>
            <w:right w:val="none" w:sz="0" w:space="0" w:color="auto"/>
          </w:divBdr>
        </w:div>
        <w:div w:id="1327903658">
          <w:marLeft w:val="640"/>
          <w:marRight w:val="0"/>
          <w:marTop w:val="0"/>
          <w:marBottom w:val="0"/>
          <w:divBdr>
            <w:top w:val="none" w:sz="0" w:space="0" w:color="auto"/>
            <w:left w:val="none" w:sz="0" w:space="0" w:color="auto"/>
            <w:bottom w:val="none" w:sz="0" w:space="0" w:color="auto"/>
            <w:right w:val="none" w:sz="0" w:space="0" w:color="auto"/>
          </w:divBdr>
        </w:div>
        <w:div w:id="870067048">
          <w:marLeft w:val="640"/>
          <w:marRight w:val="0"/>
          <w:marTop w:val="0"/>
          <w:marBottom w:val="0"/>
          <w:divBdr>
            <w:top w:val="none" w:sz="0" w:space="0" w:color="auto"/>
            <w:left w:val="none" w:sz="0" w:space="0" w:color="auto"/>
            <w:bottom w:val="none" w:sz="0" w:space="0" w:color="auto"/>
            <w:right w:val="none" w:sz="0" w:space="0" w:color="auto"/>
          </w:divBdr>
        </w:div>
        <w:div w:id="1944259608">
          <w:marLeft w:val="640"/>
          <w:marRight w:val="0"/>
          <w:marTop w:val="0"/>
          <w:marBottom w:val="0"/>
          <w:divBdr>
            <w:top w:val="none" w:sz="0" w:space="0" w:color="auto"/>
            <w:left w:val="none" w:sz="0" w:space="0" w:color="auto"/>
            <w:bottom w:val="none" w:sz="0" w:space="0" w:color="auto"/>
            <w:right w:val="none" w:sz="0" w:space="0" w:color="auto"/>
          </w:divBdr>
        </w:div>
        <w:div w:id="354429276">
          <w:marLeft w:val="640"/>
          <w:marRight w:val="0"/>
          <w:marTop w:val="0"/>
          <w:marBottom w:val="0"/>
          <w:divBdr>
            <w:top w:val="none" w:sz="0" w:space="0" w:color="auto"/>
            <w:left w:val="none" w:sz="0" w:space="0" w:color="auto"/>
            <w:bottom w:val="none" w:sz="0" w:space="0" w:color="auto"/>
            <w:right w:val="none" w:sz="0" w:space="0" w:color="auto"/>
          </w:divBdr>
        </w:div>
        <w:div w:id="1925602857">
          <w:marLeft w:val="640"/>
          <w:marRight w:val="0"/>
          <w:marTop w:val="0"/>
          <w:marBottom w:val="0"/>
          <w:divBdr>
            <w:top w:val="none" w:sz="0" w:space="0" w:color="auto"/>
            <w:left w:val="none" w:sz="0" w:space="0" w:color="auto"/>
            <w:bottom w:val="none" w:sz="0" w:space="0" w:color="auto"/>
            <w:right w:val="none" w:sz="0" w:space="0" w:color="auto"/>
          </w:divBdr>
        </w:div>
        <w:div w:id="64764680">
          <w:marLeft w:val="640"/>
          <w:marRight w:val="0"/>
          <w:marTop w:val="0"/>
          <w:marBottom w:val="0"/>
          <w:divBdr>
            <w:top w:val="none" w:sz="0" w:space="0" w:color="auto"/>
            <w:left w:val="none" w:sz="0" w:space="0" w:color="auto"/>
            <w:bottom w:val="none" w:sz="0" w:space="0" w:color="auto"/>
            <w:right w:val="none" w:sz="0" w:space="0" w:color="auto"/>
          </w:divBdr>
        </w:div>
        <w:div w:id="966425101">
          <w:marLeft w:val="640"/>
          <w:marRight w:val="0"/>
          <w:marTop w:val="0"/>
          <w:marBottom w:val="0"/>
          <w:divBdr>
            <w:top w:val="none" w:sz="0" w:space="0" w:color="auto"/>
            <w:left w:val="none" w:sz="0" w:space="0" w:color="auto"/>
            <w:bottom w:val="none" w:sz="0" w:space="0" w:color="auto"/>
            <w:right w:val="none" w:sz="0" w:space="0" w:color="auto"/>
          </w:divBdr>
        </w:div>
        <w:div w:id="1752660773">
          <w:marLeft w:val="640"/>
          <w:marRight w:val="0"/>
          <w:marTop w:val="0"/>
          <w:marBottom w:val="0"/>
          <w:divBdr>
            <w:top w:val="none" w:sz="0" w:space="0" w:color="auto"/>
            <w:left w:val="none" w:sz="0" w:space="0" w:color="auto"/>
            <w:bottom w:val="none" w:sz="0" w:space="0" w:color="auto"/>
            <w:right w:val="none" w:sz="0" w:space="0" w:color="auto"/>
          </w:divBdr>
        </w:div>
        <w:div w:id="1656453221">
          <w:marLeft w:val="640"/>
          <w:marRight w:val="0"/>
          <w:marTop w:val="0"/>
          <w:marBottom w:val="0"/>
          <w:divBdr>
            <w:top w:val="none" w:sz="0" w:space="0" w:color="auto"/>
            <w:left w:val="none" w:sz="0" w:space="0" w:color="auto"/>
            <w:bottom w:val="none" w:sz="0" w:space="0" w:color="auto"/>
            <w:right w:val="none" w:sz="0" w:space="0" w:color="auto"/>
          </w:divBdr>
        </w:div>
        <w:div w:id="502671158">
          <w:marLeft w:val="640"/>
          <w:marRight w:val="0"/>
          <w:marTop w:val="0"/>
          <w:marBottom w:val="0"/>
          <w:divBdr>
            <w:top w:val="none" w:sz="0" w:space="0" w:color="auto"/>
            <w:left w:val="none" w:sz="0" w:space="0" w:color="auto"/>
            <w:bottom w:val="none" w:sz="0" w:space="0" w:color="auto"/>
            <w:right w:val="none" w:sz="0" w:space="0" w:color="auto"/>
          </w:divBdr>
        </w:div>
        <w:div w:id="1624573990">
          <w:marLeft w:val="640"/>
          <w:marRight w:val="0"/>
          <w:marTop w:val="0"/>
          <w:marBottom w:val="0"/>
          <w:divBdr>
            <w:top w:val="none" w:sz="0" w:space="0" w:color="auto"/>
            <w:left w:val="none" w:sz="0" w:space="0" w:color="auto"/>
            <w:bottom w:val="none" w:sz="0" w:space="0" w:color="auto"/>
            <w:right w:val="none" w:sz="0" w:space="0" w:color="auto"/>
          </w:divBdr>
        </w:div>
        <w:div w:id="192306067">
          <w:marLeft w:val="640"/>
          <w:marRight w:val="0"/>
          <w:marTop w:val="0"/>
          <w:marBottom w:val="0"/>
          <w:divBdr>
            <w:top w:val="none" w:sz="0" w:space="0" w:color="auto"/>
            <w:left w:val="none" w:sz="0" w:space="0" w:color="auto"/>
            <w:bottom w:val="none" w:sz="0" w:space="0" w:color="auto"/>
            <w:right w:val="none" w:sz="0" w:space="0" w:color="auto"/>
          </w:divBdr>
        </w:div>
        <w:div w:id="866985305">
          <w:marLeft w:val="640"/>
          <w:marRight w:val="0"/>
          <w:marTop w:val="0"/>
          <w:marBottom w:val="0"/>
          <w:divBdr>
            <w:top w:val="none" w:sz="0" w:space="0" w:color="auto"/>
            <w:left w:val="none" w:sz="0" w:space="0" w:color="auto"/>
            <w:bottom w:val="none" w:sz="0" w:space="0" w:color="auto"/>
            <w:right w:val="none" w:sz="0" w:space="0" w:color="auto"/>
          </w:divBdr>
        </w:div>
        <w:div w:id="1259411099">
          <w:marLeft w:val="640"/>
          <w:marRight w:val="0"/>
          <w:marTop w:val="0"/>
          <w:marBottom w:val="0"/>
          <w:divBdr>
            <w:top w:val="none" w:sz="0" w:space="0" w:color="auto"/>
            <w:left w:val="none" w:sz="0" w:space="0" w:color="auto"/>
            <w:bottom w:val="none" w:sz="0" w:space="0" w:color="auto"/>
            <w:right w:val="none" w:sz="0" w:space="0" w:color="auto"/>
          </w:divBdr>
        </w:div>
        <w:div w:id="2014604618">
          <w:marLeft w:val="640"/>
          <w:marRight w:val="0"/>
          <w:marTop w:val="0"/>
          <w:marBottom w:val="0"/>
          <w:divBdr>
            <w:top w:val="none" w:sz="0" w:space="0" w:color="auto"/>
            <w:left w:val="none" w:sz="0" w:space="0" w:color="auto"/>
            <w:bottom w:val="none" w:sz="0" w:space="0" w:color="auto"/>
            <w:right w:val="none" w:sz="0" w:space="0" w:color="auto"/>
          </w:divBdr>
        </w:div>
        <w:div w:id="1939362859">
          <w:marLeft w:val="640"/>
          <w:marRight w:val="0"/>
          <w:marTop w:val="0"/>
          <w:marBottom w:val="0"/>
          <w:divBdr>
            <w:top w:val="none" w:sz="0" w:space="0" w:color="auto"/>
            <w:left w:val="none" w:sz="0" w:space="0" w:color="auto"/>
            <w:bottom w:val="none" w:sz="0" w:space="0" w:color="auto"/>
            <w:right w:val="none" w:sz="0" w:space="0" w:color="auto"/>
          </w:divBdr>
        </w:div>
        <w:div w:id="902788537">
          <w:marLeft w:val="640"/>
          <w:marRight w:val="0"/>
          <w:marTop w:val="0"/>
          <w:marBottom w:val="0"/>
          <w:divBdr>
            <w:top w:val="none" w:sz="0" w:space="0" w:color="auto"/>
            <w:left w:val="none" w:sz="0" w:space="0" w:color="auto"/>
            <w:bottom w:val="none" w:sz="0" w:space="0" w:color="auto"/>
            <w:right w:val="none" w:sz="0" w:space="0" w:color="auto"/>
          </w:divBdr>
        </w:div>
        <w:div w:id="97332315">
          <w:marLeft w:val="640"/>
          <w:marRight w:val="0"/>
          <w:marTop w:val="0"/>
          <w:marBottom w:val="0"/>
          <w:divBdr>
            <w:top w:val="none" w:sz="0" w:space="0" w:color="auto"/>
            <w:left w:val="none" w:sz="0" w:space="0" w:color="auto"/>
            <w:bottom w:val="none" w:sz="0" w:space="0" w:color="auto"/>
            <w:right w:val="none" w:sz="0" w:space="0" w:color="auto"/>
          </w:divBdr>
        </w:div>
        <w:div w:id="439841918">
          <w:marLeft w:val="640"/>
          <w:marRight w:val="0"/>
          <w:marTop w:val="0"/>
          <w:marBottom w:val="0"/>
          <w:divBdr>
            <w:top w:val="none" w:sz="0" w:space="0" w:color="auto"/>
            <w:left w:val="none" w:sz="0" w:space="0" w:color="auto"/>
            <w:bottom w:val="none" w:sz="0" w:space="0" w:color="auto"/>
            <w:right w:val="none" w:sz="0" w:space="0" w:color="auto"/>
          </w:divBdr>
        </w:div>
        <w:div w:id="1277373123">
          <w:marLeft w:val="640"/>
          <w:marRight w:val="0"/>
          <w:marTop w:val="0"/>
          <w:marBottom w:val="0"/>
          <w:divBdr>
            <w:top w:val="none" w:sz="0" w:space="0" w:color="auto"/>
            <w:left w:val="none" w:sz="0" w:space="0" w:color="auto"/>
            <w:bottom w:val="none" w:sz="0" w:space="0" w:color="auto"/>
            <w:right w:val="none" w:sz="0" w:space="0" w:color="auto"/>
          </w:divBdr>
        </w:div>
        <w:div w:id="2117282730">
          <w:marLeft w:val="640"/>
          <w:marRight w:val="0"/>
          <w:marTop w:val="0"/>
          <w:marBottom w:val="0"/>
          <w:divBdr>
            <w:top w:val="none" w:sz="0" w:space="0" w:color="auto"/>
            <w:left w:val="none" w:sz="0" w:space="0" w:color="auto"/>
            <w:bottom w:val="none" w:sz="0" w:space="0" w:color="auto"/>
            <w:right w:val="none" w:sz="0" w:space="0" w:color="auto"/>
          </w:divBdr>
        </w:div>
        <w:div w:id="1471628992">
          <w:marLeft w:val="640"/>
          <w:marRight w:val="0"/>
          <w:marTop w:val="0"/>
          <w:marBottom w:val="0"/>
          <w:divBdr>
            <w:top w:val="none" w:sz="0" w:space="0" w:color="auto"/>
            <w:left w:val="none" w:sz="0" w:space="0" w:color="auto"/>
            <w:bottom w:val="none" w:sz="0" w:space="0" w:color="auto"/>
            <w:right w:val="none" w:sz="0" w:space="0" w:color="auto"/>
          </w:divBdr>
        </w:div>
        <w:div w:id="1904832803">
          <w:marLeft w:val="640"/>
          <w:marRight w:val="0"/>
          <w:marTop w:val="0"/>
          <w:marBottom w:val="0"/>
          <w:divBdr>
            <w:top w:val="none" w:sz="0" w:space="0" w:color="auto"/>
            <w:left w:val="none" w:sz="0" w:space="0" w:color="auto"/>
            <w:bottom w:val="none" w:sz="0" w:space="0" w:color="auto"/>
            <w:right w:val="none" w:sz="0" w:space="0" w:color="auto"/>
          </w:divBdr>
        </w:div>
        <w:div w:id="1861895159">
          <w:marLeft w:val="640"/>
          <w:marRight w:val="0"/>
          <w:marTop w:val="0"/>
          <w:marBottom w:val="0"/>
          <w:divBdr>
            <w:top w:val="none" w:sz="0" w:space="0" w:color="auto"/>
            <w:left w:val="none" w:sz="0" w:space="0" w:color="auto"/>
            <w:bottom w:val="none" w:sz="0" w:space="0" w:color="auto"/>
            <w:right w:val="none" w:sz="0" w:space="0" w:color="auto"/>
          </w:divBdr>
        </w:div>
        <w:div w:id="504825843">
          <w:marLeft w:val="640"/>
          <w:marRight w:val="0"/>
          <w:marTop w:val="0"/>
          <w:marBottom w:val="0"/>
          <w:divBdr>
            <w:top w:val="none" w:sz="0" w:space="0" w:color="auto"/>
            <w:left w:val="none" w:sz="0" w:space="0" w:color="auto"/>
            <w:bottom w:val="none" w:sz="0" w:space="0" w:color="auto"/>
            <w:right w:val="none" w:sz="0" w:space="0" w:color="auto"/>
          </w:divBdr>
        </w:div>
        <w:div w:id="803430755">
          <w:marLeft w:val="640"/>
          <w:marRight w:val="0"/>
          <w:marTop w:val="0"/>
          <w:marBottom w:val="0"/>
          <w:divBdr>
            <w:top w:val="none" w:sz="0" w:space="0" w:color="auto"/>
            <w:left w:val="none" w:sz="0" w:space="0" w:color="auto"/>
            <w:bottom w:val="none" w:sz="0" w:space="0" w:color="auto"/>
            <w:right w:val="none" w:sz="0" w:space="0" w:color="auto"/>
          </w:divBdr>
        </w:div>
        <w:div w:id="2119566281">
          <w:marLeft w:val="640"/>
          <w:marRight w:val="0"/>
          <w:marTop w:val="0"/>
          <w:marBottom w:val="0"/>
          <w:divBdr>
            <w:top w:val="none" w:sz="0" w:space="0" w:color="auto"/>
            <w:left w:val="none" w:sz="0" w:space="0" w:color="auto"/>
            <w:bottom w:val="none" w:sz="0" w:space="0" w:color="auto"/>
            <w:right w:val="none" w:sz="0" w:space="0" w:color="auto"/>
          </w:divBdr>
        </w:div>
        <w:div w:id="1202748723">
          <w:marLeft w:val="640"/>
          <w:marRight w:val="0"/>
          <w:marTop w:val="0"/>
          <w:marBottom w:val="0"/>
          <w:divBdr>
            <w:top w:val="none" w:sz="0" w:space="0" w:color="auto"/>
            <w:left w:val="none" w:sz="0" w:space="0" w:color="auto"/>
            <w:bottom w:val="none" w:sz="0" w:space="0" w:color="auto"/>
            <w:right w:val="none" w:sz="0" w:space="0" w:color="auto"/>
          </w:divBdr>
        </w:div>
        <w:div w:id="739906220">
          <w:marLeft w:val="640"/>
          <w:marRight w:val="0"/>
          <w:marTop w:val="0"/>
          <w:marBottom w:val="0"/>
          <w:divBdr>
            <w:top w:val="none" w:sz="0" w:space="0" w:color="auto"/>
            <w:left w:val="none" w:sz="0" w:space="0" w:color="auto"/>
            <w:bottom w:val="none" w:sz="0" w:space="0" w:color="auto"/>
            <w:right w:val="none" w:sz="0" w:space="0" w:color="auto"/>
          </w:divBdr>
        </w:div>
      </w:divsChild>
    </w:div>
    <w:div w:id="933171454">
      <w:bodyDiv w:val="1"/>
      <w:marLeft w:val="0"/>
      <w:marRight w:val="0"/>
      <w:marTop w:val="0"/>
      <w:marBottom w:val="0"/>
      <w:divBdr>
        <w:top w:val="none" w:sz="0" w:space="0" w:color="auto"/>
        <w:left w:val="none" w:sz="0" w:space="0" w:color="auto"/>
        <w:bottom w:val="none" w:sz="0" w:space="0" w:color="auto"/>
        <w:right w:val="none" w:sz="0" w:space="0" w:color="auto"/>
      </w:divBdr>
      <w:divsChild>
        <w:div w:id="48110272">
          <w:marLeft w:val="640"/>
          <w:marRight w:val="0"/>
          <w:marTop w:val="0"/>
          <w:marBottom w:val="0"/>
          <w:divBdr>
            <w:top w:val="none" w:sz="0" w:space="0" w:color="auto"/>
            <w:left w:val="none" w:sz="0" w:space="0" w:color="auto"/>
            <w:bottom w:val="none" w:sz="0" w:space="0" w:color="auto"/>
            <w:right w:val="none" w:sz="0" w:space="0" w:color="auto"/>
          </w:divBdr>
        </w:div>
        <w:div w:id="1194927327">
          <w:marLeft w:val="640"/>
          <w:marRight w:val="0"/>
          <w:marTop w:val="0"/>
          <w:marBottom w:val="0"/>
          <w:divBdr>
            <w:top w:val="none" w:sz="0" w:space="0" w:color="auto"/>
            <w:left w:val="none" w:sz="0" w:space="0" w:color="auto"/>
            <w:bottom w:val="none" w:sz="0" w:space="0" w:color="auto"/>
            <w:right w:val="none" w:sz="0" w:space="0" w:color="auto"/>
          </w:divBdr>
        </w:div>
        <w:div w:id="1450708199">
          <w:marLeft w:val="640"/>
          <w:marRight w:val="0"/>
          <w:marTop w:val="0"/>
          <w:marBottom w:val="0"/>
          <w:divBdr>
            <w:top w:val="none" w:sz="0" w:space="0" w:color="auto"/>
            <w:left w:val="none" w:sz="0" w:space="0" w:color="auto"/>
            <w:bottom w:val="none" w:sz="0" w:space="0" w:color="auto"/>
            <w:right w:val="none" w:sz="0" w:space="0" w:color="auto"/>
          </w:divBdr>
        </w:div>
        <w:div w:id="392704765">
          <w:marLeft w:val="640"/>
          <w:marRight w:val="0"/>
          <w:marTop w:val="0"/>
          <w:marBottom w:val="0"/>
          <w:divBdr>
            <w:top w:val="none" w:sz="0" w:space="0" w:color="auto"/>
            <w:left w:val="none" w:sz="0" w:space="0" w:color="auto"/>
            <w:bottom w:val="none" w:sz="0" w:space="0" w:color="auto"/>
            <w:right w:val="none" w:sz="0" w:space="0" w:color="auto"/>
          </w:divBdr>
        </w:div>
        <w:div w:id="1831167790">
          <w:marLeft w:val="640"/>
          <w:marRight w:val="0"/>
          <w:marTop w:val="0"/>
          <w:marBottom w:val="0"/>
          <w:divBdr>
            <w:top w:val="none" w:sz="0" w:space="0" w:color="auto"/>
            <w:left w:val="none" w:sz="0" w:space="0" w:color="auto"/>
            <w:bottom w:val="none" w:sz="0" w:space="0" w:color="auto"/>
            <w:right w:val="none" w:sz="0" w:space="0" w:color="auto"/>
          </w:divBdr>
        </w:div>
        <w:div w:id="870998804">
          <w:marLeft w:val="640"/>
          <w:marRight w:val="0"/>
          <w:marTop w:val="0"/>
          <w:marBottom w:val="0"/>
          <w:divBdr>
            <w:top w:val="none" w:sz="0" w:space="0" w:color="auto"/>
            <w:left w:val="none" w:sz="0" w:space="0" w:color="auto"/>
            <w:bottom w:val="none" w:sz="0" w:space="0" w:color="auto"/>
            <w:right w:val="none" w:sz="0" w:space="0" w:color="auto"/>
          </w:divBdr>
        </w:div>
        <w:div w:id="213077695">
          <w:marLeft w:val="640"/>
          <w:marRight w:val="0"/>
          <w:marTop w:val="0"/>
          <w:marBottom w:val="0"/>
          <w:divBdr>
            <w:top w:val="none" w:sz="0" w:space="0" w:color="auto"/>
            <w:left w:val="none" w:sz="0" w:space="0" w:color="auto"/>
            <w:bottom w:val="none" w:sz="0" w:space="0" w:color="auto"/>
            <w:right w:val="none" w:sz="0" w:space="0" w:color="auto"/>
          </w:divBdr>
        </w:div>
        <w:div w:id="820855815">
          <w:marLeft w:val="640"/>
          <w:marRight w:val="0"/>
          <w:marTop w:val="0"/>
          <w:marBottom w:val="0"/>
          <w:divBdr>
            <w:top w:val="none" w:sz="0" w:space="0" w:color="auto"/>
            <w:left w:val="none" w:sz="0" w:space="0" w:color="auto"/>
            <w:bottom w:val="none" w:sz="0" w:space="0" w:color="auto"/>
            <w:right w:val="none" w:sz="0" w:space="0" w:color="auto"/>
          </w:divBdr>
        </w:div>
        <w:div w:id="1565264315">
          <w:marLeft w:val="640"/>
          <w:marRight w:val="0"/>
          <w:marTop w:val="0"/>
          <w:marBottom w:val="0"/>
          <w:divBdr>
            <w:top w:val="none" w:sz="0" w:space="0" w:color="auto"/>
            <w:left w:val="none" w:sz="0" w:space="0" w:color="auto"/>
            <w:bottom w:val="none" w:sz="0" w:space="0" w:color="auto"/>
            <w:right w:val="none" w:sz="0" w:space="0" w:color="auto"/>
          </w:divBdr>
        </w:div>
        <w:div w:id="1145045238">
          <w:marLeft w:val="640"/>
          <w:marRight w:val="0"/>
          <w:marTop w:val="0"/>
          <w:marBottom w:val="0"/>
          <w:divBdr>
            <w:top w:val="none" w:sz="0" w:space="0" w:color="auto"/>
            <w:left w:val="none" w:sz="0" w:space="0" w:color="auto"/>
            <w:bottom w:val="none" w:sz="0" w:space="0" w:color="auto"/>
            <w:right w:val="none" w:sz="0" w:space="0" w:color="auto"/>
          </w:divBdr>
        </w:div>
        <w:div w:id="289359661">
          <w:marLeft w:val="640"/>
          <w:marRight w:val="0"/>
          <w:marTop w:val="0"/>
          <w:marBottom w:val="0"/>
          <w:divBdr>
            <w:top w:val="none" w:sz="0" w:space="0" w:color="auto"/>
            <w:left w:val="none" w:sz="0" w:space="0" w:color="auto"/>
            <w:bottom w:val="none" w:sz="0" w:space="0" w:color="auto"/>
            <w:right w:val="none" w:sz="0" w:space="0" w:color="auto"/>
          </w:divBdr>
        </w:div>
        <w:div w:id="2036273809">
          <w:marLeft w:val="640"/>
          <w:marRight w:val="0"/>
          <w:marTop w:val="0"/>
          <w:marBottom w:val="0"/>
          <w:divBdr>
            <w:top w:val="none" w:sz="0" w:space="0" w:color="auto"/>
            <w:left w:val="none" w:sz="0" w:space="0" w:color="auto"/>
            <w:bottom w:val="none" w:sz="0" w:space="0" w:color="auto"/>
            <w:right w:val="none" w:sz="0" w:space="0" w:color="auto"/>
          </w:divBdr>
        </w:div>
        <w:div w:id="1047724440">
          <w:marLeft w:val="640"/>
          <w:marRight w:val="0"/>
          <w:marTop w:val="0"/>
          <w:marBottom w:val="0"/>
          <w:divBdr>
            <w:top w:val="none" w:sz="0" w:space="0" w:color="auto"/>
            <w:left w:val="none" w:sz="0" w:space="0" w:color="auto"/>
            <w:bottom w:val="none" w:sz="0" w:space="0" w:color="auto"/>
            <w:right w:val="none" w:sz="0" w:space="0" w:color="auto"/>
          </w:divBdr>
        </w:div>
        <w:div w:id="681470967">
          <w:marLeft w:val="640"/>
          <w:marRight w:val="0"/>
          <w:marTop w:val="0"/>
          <w:marBottom w:val="0"/>
          <w:divBdr>
            <w:top w:val="none" w:sz="0" w:space="0" w:color="auto"/>
            <w:left w:val="none" w:sz="0" w:space="0" w:color="auto"/>
            <w:bottom w:val="none" w:sz="0" w:space="0" w:color="auto"/>
            <w:right w:val="none" w:sz="0" w:space="0" w:color="auto"/>
          </w:divBdr>
        </w:div>
        <w:div w:id="224529217">
          <w:marLeft w:val="640"/>
          <w:marRight w:val="0"/>
          <w:marTop w:val="0"/>
          <w:marBottom w:val="0"/>
          <w:divBdr>
            <w:top w:val="none" w:sz="0" w:space="0" w:color="auto"/>
            <w:left w:val="none" w:sz="0" w:space="0" w:color="auto"/>
            <w:bottom w:val="none" w:sz="0" w:space="0" w:color="auto"/>
            <w:right w:val="none" w:sz="0" w:space="0" w:color="auto"/>
          </w:divBdr>
        </w:div>
        <w:div w:id="1992829884">
          <w:marLeft w:val="640"/>
          <w:marRight w:val="0"/>
          <w:marTop w:val="0"/>
          <w:marBottom w:val="0"/>
          <w:divBdr>
            <w:top w:val="none" w:sz="0" w:space="0" w:color="auto"/>
            <w:left w:val="none" w:sz="0" w:space="0" w:color="auto"/>
            <w:bottom w:val="none" w:sz="0" w:space="0" w:color="auto"/>
            <w:right w:val="none" w:sz="0" w:space="0" w:color="auto"/>
          </w:divBdr>
        </w:div>
        <w:div w:id="974290390">
          <w:marLeft w:val="640"/>
          <w:marRight w:val="0"/>
          <w:marTop w:val="0"/>
          <w:marBottom w:val="0"/>
          <w:divBdr>
            <w:top w:val="none" w:sz="0" w:space="0" w:color="auto"/>
            <w:left w:val="none" w:sz="0" w:space="0" w:color="auto"/>
            <w:bottom w:val="none" w:sz="0" w:space="0" w:color="auto"/>
            <w:right w:val="none" w:sz="0" w:space="0" w:color="auto"/>
          </w:divBdr>
        </w:div>
        <w:div w:id="677582112">
          <w:marLeft w:val="640"/>
          <w:marRight w:val="0"/>
          <w:marTop w:val="0"/>
          <w:marBottom w:val="0"/>
          <w:divBdr>
            <w:top w:val="none" w:sz="0" w:space="0" w:color="auto"/>
            <w:left w:val="none" w:sz="0" w:space="0" w:color="auto"/>
            <w:bottom w:val="none" w:sz="0" w:space="0" w:color="auto"/>
            <w:right w:val="none" w:sz="0" w:space="0" w:color="auto"/>
          </w:divBdr>
        </w:div>
        <w:div w:id="601181031">
          <w:marLeft w:val="640"/>
          <w:marRight w:val="0"/>
          <w:marTop w:val="0"/>
          <w:marBottom w:val="0"/>
          <w:divBdr>
            <w:top w:val="none" w:sz="0" w:space="0" w:color="auto"/>
            <w:left w:val="none" w:sz="0" w:space="0" w:color="auto"/>
            <w:bottom w:val="none" w:sz="0" w:space="0" w:color="auto"/>
            <w:right w:val="none" w:sz="0" w:space="0" w:color="auto"/>
          </w:divBdr>
        </w:div>
        <w:div w:id="1625114216">
          <w:marLeft w:val="640"/>
          <w:marRight w:val="0"/>
          <w:marTop w:val="0"/>
          <w:marBottom w:val="0"/>
          <w:divBdr>
            <w:top w:val="none" w:sz="0" w:space="0" w:color="auto"/>
            <w:left w:val="none" w:sz="0" w:space="0" w:color="auto"/>
            <w:bottom w:val="none" w:sz="0" w:space="0" w:color="auto"/>
            <w:right w:val="none" w:sz="0" w:space="0" w:color="auto"/>
          </w:divBdr>
        </w:div>
        <w:div w:id="939798141">
          <w:marLeft w:val="640"/>
          <w:marRight w:val="0"/>
          <w:marTop w:val="0"/>
          <w:marBottom w:val="0"/>
          <w:divBdr>
            <w:top w:val="none" w:sz="0" w:space="0" w:color="auto"/>
            <w:left w:val="none" w:sz="0" w:space="0" w:color="auto"/>
            <w:bottom w:val="none" w:sz="0" w:space="0" w:color="auto"/>
            <w:right w:val="none" w:sz="0" w:space="0" w:color="auto"/>
          </w:divBdr>
        </w:div>
        <w:div w:id="1004938849">
          <w:marLeft w:val="640"/>
          <w:marRight w:val="0"/>
          <w:marTop w:val="0"/>
          <w:marBottom w:val="0"/>
          <w:divBdr>
            <w:top w:val="none" w:sz="0" w:space="0" w:color="auto"/>
            <w:left w:val="none" w:sz="0" w:space="0" w:color="auto"/>
            <w:bottom w:val="none" w:sz="0" w:space="0" w:color="auto"/>
            <w:right w:val="none" w:sz="0" w:space="0" w:color="auto"/>
          </w:divBdr>
        </w:div>
        <w:div w:id="1283802365">
          <w:marLeft w:val="640"/>
          <w:marRight w:val="0"/>
          <w:marTop w:val="0"/>
          <w:marBottom w:val="0"/>
          <w:divBdr>
            <w:top w:val="none" w:sz="0" w:space="0" w:color="auto"/>
            <w:left w:val="none" w:sz="0" w:space="0" w:color="auto"/>
            <w:bottom w:val="none" w:sz="0" w:space="0" w:color="auto"/>
            <w:right w:val="none" w:sz="0" w:space="0" w:color="auto"/>
          </w:divBdr>
        </w:div>
        <w:div w:id="1039816950">
          <w:marLeft w:val="640"/>
          <w:marRight w:val="0"/>
          <w:marTop w:val="0"/>
          <w:marBottom w:val="0"/>
          <w:divBdr>
            <w:top w:val="none" w:sz="0" w:space="0" w:color="auto"/>
            <w:left w:val="none" w:sz="0" w:space="0" w:color="auto"/>
            <w:bottom w:val="none" w:sz="0" w:space="0" w:color="auto"/>
            <w:right w:val="none" w:sz="0" w:space="0" w:color="auto"/>
          </w:divBdr>
        </w:div>
        <w:div w:id="1767846420">
          <w:marLeft w:val="640"/>
          <w:marRight w:val="0"/>
          <w:marTop w:val="0"/>
          <w:marBottom w:val="0"/>
          <w:divBdr>
            <w:top w:val="none" w:sz="0" w:space="0" w:color="auto"/>
            <w:left w:val="none" w:sz="0" w:space="0" w:color="auto"/>
            <w:bottom w:val="none" w:sz="0" w:space="0" w:color="auto"/>
            <w:right w:val="none" w:sz="0" w:space="0" w:color="auto"/>
          </w:divBdr>
        </w:div>
        <w:div w:id="1659263148">
          <w:marLeft w:val="640"/>
          <w:marRight w:val="0"/>
          <w:marTop w:val="0"/>
          <w:marBottom w:val="0"/>
          <w:divBdr>
            <w:top w:val="none" w:sz="0" w:space="0" w:color="auto"/>
            <w:left w:val="none" w:sz="0" w:space="0" w:color="auto"/>
            <w:bottom w:val="none" w:sz="0" w:space="0" w:color="auto"/>
            <w:right w:val="none" w:sz="0" w:space="0" w:color="auto"/>
          </w:divBdr>
        </w:div>
        <w:div w:id="2033876411">
          <w:marLeft w:val="640"/>
          <w:marRight w:val="0"/>
          <w:marTop w:val="0"/>
          <w:marBottom w:val="0"/>
          <w:divBdr>
            <w:top w:val="none" w:sz="0" w:space="0" w:color="auto"/>
            <w:left w:val="none" w:sz="0" w:space="0" w:color="auto"/>
            <w:bottom w:val="none" w:sz="0" w:space="0" w:color="auto"/>
            <w:right w:val="none" w:sz="0" w:space="0" w:color="auto"/>
          </w:divBdr>
        </w:div>
        <w:div w:id="712266730">
          <w:marLeft w:val="640"/>
          <w:marRight w:val="0"/>
          <w:marTop w:val="0"/>
          <w:marBottom w:val="0"/>
          <w:divBdr>
            <w:top w:val="none" w:sz="0" w:space="0" w:color="auto"/>
            <w:left w:val="none" w:sz="0" w:space="0" w:color="auto"/>
            <w:bottom w:val="none" w:sz="0" w:space="0" w:color="auto"/>
            <w:right w:val="none" w:sz="0" w:space="0" w:color="auto"/>
          </w:divBdr>
        </w:div>
        <w:div w:id="1134911791">
          <w:marLeft w:val="640"/>
          <w:marRight w:val="0"/>
          <w:marTop w:val="0"/>
          <w:marBottom w:val="0"/>
          <w:divBdr>
            <w:top w:val="none" w:sz="0" w:space="0" w:color="auto"/>
            <w:left w:val="none" w:sz="0" w:space="0" w:color="auto"/>
            <w:bottom w:val="none" w:sz="0" w:space="0" w:color="auto"/>
            <w:right w:val="none" w:sz="0" w:space="0" w:color="auto"/>
          </w:divBdr>
        </w:div>
        <w:div w:id="964851020">
          <w:marLeft w:val="640"/>
          <w:marRight w:val="0"/>
          <w:marTop w:val="0"/>
          <w:marBottom w:val="0"/>
          <w:divBdr>
            <w:top w:val="none" w:sz="0" w:space="0" w:color="auto"/>
            <w:left w:val="none" w:sz="0" w:space="0" w:color="auto"/>
            <w:bottom w:val="none" w:sz="0" w:space="0" w:color="auto"/>
            <w:right w:val="none" w:sz="0" w:space="0" w:color="auto"/>
          </w:divBdr>
        </w:div>
        <w:div w:id="1152867967">
          <w:marLeft w:val="640"/>
          <w:marRight w:val="0"/>
          <w:marTop w:val="0"/>
          <w:marBottom w:val="0"/>
          <w:divBdr>
            <w:top w:val="none" w:sz="0" w:space="0" w:color="auto"/>
            <w:left w:val="none" w:sz="0" w:space="0" w:color="auto"/>
            <w:bottom w:val="none" w:sz="0" w:space="0" w:color="auto"/>
            <w:right w:val="none" w:sz="0" w:space="0" w:color="auto"/>
          </w:divBdr>
        </w:div>
        <w:div w:id="1993365043">
          <w:marLeft w:val="640"/>
          <w:marRight w:val="0"/>
          <w:marTop w:val="0"/>
          <w:marBottom w:val="0"/>
          <w:divBdr>
            <w:top w:val="none" w:sz="0" w:space="0" w:color="auto"/>
            <w:left w:val="none" w:sz="0" w:space="0" w:color="auto"/>
            <w:bottom w:val="none" w:sz="0" w:space="0" w:color="auto"/>
            <w:right w:val="none" w:sz="0" w:space="0" w:color="auto"/>
          </w:divBdr>
        </w:div>
        <w:div w:id="2054496889">
          <w:marLeft w:val="640"/>
          <w:marRight w:val="0"/>
          <w:marTop w:val="0"/>
          <w:marBottom w:val="0"/>
          <w:divBdr>
            <w:top w:val="none" w:sz="0" w:space="0" w:color="auto"/>
            <w:left w:val="none" w:sz="0" w:space="0" w:color="auto"/>
            <w:bottom w:val="none" w:sz="0" w:space="0" w:color="auto"/>
            <w:right w:val="none" w:sz="0" w:space="0" w:color="auto"/>
          </w:divBdr>
        </w:div>
        <w:div w:id="341932873">
          <w:marLeft w:val="640"/>
          <w:marRight w:val="0"/>
          <w:marTop w:val="0"/>
          <w:marBottom w:val="0"/>
          <w:divBdr>
            <w:top w:val="none" w:sz="0" w:space="0" w:color="auto"/>
            <w:left w:val="none" w:sz="0" w:space="0" w:color="auto"/>
            <w:bottom w:val="none" w:sz="0" w:space="0" w:color="auto"/>
            <w:right w:val="none" w:sz="0" w:space="0" w:color="auto"/>
          </w:divBdr>
        </w:div>
        <w:div w:id="1872067646">
          <w:marLeft w:val="640"/>
          <w:marRight w:val="0"/>
          <w:marTop w:val="0"/>
          <w:marBottom w:val="0"/>
          <w:divBdr>
            <w:top w:val="none" w:sz="0" w:space="0" w:color="auto"/>
            <w:left w:val="none" w:sz="0" w:space="0" w:color="auto"/>
            <w:bottom w:val="none" w:sz="0" w:space="0" w:color="auto"/>
            <w:right w:val="none" w:sz="0" w:space="0" w:color="auto"/>
          </w:divBdr>
        </w:div>
        <w:div w:id="1875851788">
          <w:marLeft w:val="640"/>
          <w:marRight w:val="0"/>
          <w:marTop w:val="0"/>
          <w:marBottom w:val="0"/>
          <w:divBdr>
            <w:top w:val="none" w:sz="0" w:space="0" w:color="auto"/>
            <w:left w:val="none" w:sz="0" w:space="0" w:color="auto"/>
            <w:bottom w:val="none" w:sz="0" w:space="0" w:color="auto"/>
            <w:right w:val="none" w:sz="0" w:space="0" w:color="auto"/>
          </w:divBdr>
        </w:div>
        <w:div w:id="1146900859">
          <w:marLeft w:val="640"/>
          <w:marRight w:val="0"/>
          <w:marTop w:val="0"/>
          <w:marBottom w:val="0"/>
          <w:divBdr>
            <w:top w:val="none" w:sz="0" w:space="0" w:color="auto"/>
            <w:left w:val="none" w:sz="0" w:space="0" w:color="auto"/>
            <w:bottom w:val="none" w:sz="0" w:space="0" w:color="auto"/>
            <w:right w:val="none" w:sz="0" w:space="0" w:color="auto"/>
          </w:divBdr>
        </w:div>
      </w:divsChild>
    </w:div>
    <w:div w:id="938177269">
      <w:bodyDiv w:val="1"/>
      <w:marLeft w:val="0"/>
      <w:marRight w:val="0"/>
      <w:marTop w:val="0"/>
      <w:marBottom w:val="0"/>
      <w:divBdr>
        <w:top w:val="none" w:sz="0" w:space="0" w:color="auto"/>
        <w:left w:val="none" w:sz="0" w:space="0" w:color="auto"/>
        <w:bottom w:val="none" w:sz="0" w:space="0" w:color="auto"/>
        <w:right w:val="none" w:sz="0" w:space="0" w:color="auto"/>
      </w:divBdr>
      <w:divsChild>
        <w:div w:id="57170779">
          <w:marLeft w:val="640"/>
          <w:marRight w:val="0"/>
          <w:marTop w:val="0"/>
          <w:marBottom w:val="0"/>
          <w:divBdr>
            <w:top w:val="none" w:sz="0" w:space="0" w:color="auto"/>
            <w:left w:val="none" w:sz="0" w:space="0" w:color="auto"/>
            <w:bottom w:val="none" w:sz="0" w:space="0" w:color="auto"/>
            <w:right w:val="none" w:sz="0" w:space="0" w:color="auto"/>
          </w:divBdr>
        </w:div>
        <w:div w:id="69617974">
          <w:marLeft w:val="640"/>
          <w:marRight w:val="0"/>
          <w:marTop w:val="0"/>
          <w:marBottom w:val="0"/>
          <w:divBdr>
            <w:top w:val="none" w:sz="0" w:space="0" w:color="auto"/>
            <w:left w:val="none" w:sz="0" w:space="0" w:color="auto"/>
            <w:bottom w:val="none" w:sz="0" w:space="0" w:color="auto"/>
            <w:right w:val="none" w:sz="0" w:space="0" w:color="auto"/>
          </w:divBdr>
        </w:div>
        <w:div w:id="556206250">
          <w:marLeft w:val="640"/>
          <w:marRight w:val="0"/>
          <w:marTop w:val="0"/>
          <w:marBottom w:val="0"/>
          <w:divBdr>
            <w:top w:val="none" w:sz="0" w:space="0" w:color="auto"/>
            <w:left w:val="none" w:sz="0" w:space="0" w:color="auto"/>
            <w:bottom w:val="none" w:sz="0" w:space="0" w:color="auto"/>
            <w:right w:val="none" w:sz="0" w:space="0" w:color="auto"/>
          </w:divBdr>
        </w:div>
        <w:div w:id="595796812">
          <w:marLeft w:val="640"/>
          <w:marRight w:val="0"/>
          <w:marTop w:val="0"/>
          <w:marBottom w:val="0"/>
          <w:divBdr>
            <w:top w:val="none" w:sz="0" w:space="0" w:color="auto"/>
            <w:left w:val="none" w:sz="0" w:space="0" w:color="auto"/>
            <w:bottom w:val="none" w:sz="0" w:space="0" w:color="auto"/>
            <w:right w:val="none" w:sz="0" w:space="0" w:color="auto"/>
          </w:divBdr>
        </w:div>
        <w:div w:id="672879282">
          <w:marLeft w:val="640"/>
          <w:marRight w:val="0"/>
          <w:marTop w:val="0"/>
          <w:marBottom w:val="0"/>
          <w:divBdr>
            <w:top w:val="none" w:sz="0" w:space="0" w:color="auto"/>
            <w:left w:val="none" w:sz="0" w:space="0" w:color="auto"/>
            <w:bottom w:val="none" w:sz="0" w:space="0" w:color="auto"/>
            <w:right w:val="none" w:sz="0" w:space="0" w:color="auto"/>
          </w:divBdr>
        </w:div>
        <w:div w:id="845900967">
          <w:marLeft w:val="640"/>
          <w:marRight w:val="0"/>
          <w:marTop w:val="0"/>
          <w:marBottom w:val="0"/>
          <w:divBdr>
            <w:top w:val="none" w:sz="0" w:space="0" w:color="auto"/>
            <w:left w:val="none" w:sz="0" w:space="0" w:color="auto"/>
            <w:bottom w:val="none" w:sz="0" w:space="0" w:color="auto"/>
            <w:right w:val="none" w:sz="0" w:space="0" w:color="auto"/>
          </w:divBdr>
        </w:div>
        <w:div w:id="861479317">
          <w:marLeft w:val="640"/>
          <w:marRight w:val="0"/>
          <w:marTop w:val="0"/>
          <w:marBottom w:val="0"/>
          <w:divBdr>
            <w:top w:val="none" w:sz="0" w:space="0" w:color="auto"/>
            <w:left w:val="none" w:sz="0" w:space="0" w:color="auto"/>
            <w:bottom w:val="none" w:sz="0" w:space="0" w:color="auto"/>
            <w:right w:val="none" w:sz="0" w:space="0" w:color="auto"/>
          </w:divBdr>
        </w:div>
        <w:div w:id="1015959299">
          <w:marLeft w:val="640"/>
          <w:marRight w:val="0"/>
          <w:marTop w:val="0"/>
          <w:marBottom w:val="0"/>
          <w:divBdr>
            <w:top w:val="none" w:sz="0" w:space="0" w:color="auto"/>
            <w:left w:val="none" w:sz="0" w:space="0" w:color="auto"/>
            <w:bottom w:val="none" w:sz="0" w:space="0" w:color="auto"/>
            <w:right w:val="none" w:sz="0" w:space="0" w:color="auto"/>
          </w:divBdr>
        </w:div>
        <w:div w:id="1243299269">
          <w:marLeft w:val="640"/>
          <w:marRight w:val="0"/>
          <w:marTop w:val="0"/>
          <w:marBottom w:val="0"/>
          <w:divBdr>
            <w:top w:val="none" w:sz="0" w:space="0" w:color="auto"/>
            <w:left w:val="none" w:sz="0" w:space="0" w:color="auto"/>
            <w:bottom w:val="none" w:sz="0" w:space="0" w:color="auto"/>
            <w:right w:val="none" w:sz="0" w:space="0" w:color="auto"/>
          </w:divBdr>
        </w:div>
        <w:div w:id="1340157172">
          <w:marLeft w:val="640"/>
          <w:marRight w:val="0"/>
          <w:marTop w:val="0"/>
          <w:marBottom w:val="0"/>
          <w:divBdr>
            <w:top w:val="none" w:sz="0" w:space="0" w:color="auto"/>
            <w:left w:val="none" w:sz="0" w:space="0" w:color="auto"/>
            <w:bottom w:val="none" w:sz="0" w:space="0" w:color="auto"/>
            <w:right w:val="none" w:sz="0" w:space="0" w:color="auto"/>
          </w:divBdr>
        </w:div>
        <w:div w:id="1451127076">
          <w:marLeft w:val="640"/>
          <w:marRight w:val="0"/>
          <w:marTop w:val="0"/>
          <w:marBottom w:val="0"/>
          <w:divBdr>
            <w:top w:val="none" w:sz="0" w:space="0" w:color="auto"/>
            <w:left w:val="none" w:sz="0" w:space="0" w:color="auto"/>
            <w:bottom w:val="none" w:sz="0" w:space="0" w:color="auto"/>
            <w:right w:val="none" w:sz="0" w:space="0" w:color="auto"/>
          </w:divBdr>
        </w:div>
        <w:div w:id="1604802726">
          <w:marLeft w:val="640"/>
          <w:marRight w:val="0"/>
          <w:marTop w:val="0"/>
          <w:marBottom w:val="0"/>
          <w:divBdr>
            <w:top w:val="none" w:sz="0" w:space="0" w:color="auto"/>
            <w:left w:val="none" w:sz="0" w:space="0" w:color="auto"/>
            <w:bottom w:val="none" w:sz="0" w:space="0" w:color="auto"/>
            <w:right w:val="none" w:sz="0" w:space="0" w:color="auto"/>
          </w:divBdr>
        </w:div>
        <w:div w:id="1613322277">
          <w:marLeft w:val="640"/>
          <w:marRight w:val="0"/>
          <w:marTop w:val="0"/>
          <w:marBottom w:val="0"/>
          <w:divBdr>
            <w:top w:val="none" w:sz="0" w:space="0" w:color="auto"/>
            <w:left w:val="none" w:sz="0" w:space="0" w:color="auto"/>
            <w:bottom w:val="none" w:sz="0" w:space="0" w:color="auto"/>
            <w:right w:val="none" w:sz="0" w:space="0" w:color="auto"/>
          </w:divBdr>
        </w:div>
        <w:div w:id="2069180953">
          <w:marLeft w:val="640"/>
          <w:marRight w:val="0"/>
          <w:marTop w:val="0"/>
          <w:marBottom w:val="0"/>
          <w:divBdr>
            <w:top w:val="none" w:sz="0" w:space="0" w:color="auto"/>
            <w:left w:val="none" w:sz="0" w:space="0" w:color="auto"/>
            <w:bottom w:val="none" w:sz="0" w:space="0" w:color="auto"/>
            <w:right w:val="none" w:sz="0" w:space="0" w:color="auto"/>
          </w:divBdr>
        </w:div>
        <w:div w:id="2072145067">
          <w:marLeft w:val="640"/>
          <w:marRight w:val="0"/>
          <w:marTop w:val="0"/>
          <w:marBottom w:val="0"/>
          <w:divBdr>
            <w:top w:val="none" w:sz="0" w:space="0" w:color="auto"/>
            <w:left w:val="none" w:sz="0" w:space="0" w:color="auto"/>
            <w:bottom w:val="none" w:sz="0" w:space="0" w:color="auto"/>
            <w:right w:val="none" w:sz="0" w:space="0" w:color="auto"/>
          </w:divBdr>
        </w:div>
        <w:div w:id="2096852358">
          <w:marLeft w:val="640"/>
          <w:marRight w:val="0"/>
          <w:marTop w:val="0"/>
          <w:marBottom w:val="0"/>
          <w:divBdr>
            <w:top w:val="none" w:sz="0" w:space="0" w:color="auto"/>
            <w:left w:val="none" w:sz="0" w:space="0" w:color="auto"/>
            <w:bottom w:val="none" w:sz="0" w:space="0" w:color="auto"/>
            <w:right w:val="none" w:sz="0" w:space="0" w:color="auto"/>
          </w:divBdr>
        </w:div>
      </w:divsChild>
    </w:div>
    <w:div w:id="949817854">
      <w:bodyDiv w:val="1"/>
      <w:marLeft w:val="0"/>
      <w:marRight w:val="0"/>
      <w:marTop w:val="0"/>
      <w:marBottom w:val="0"/>
      <w:divBdr>
        <w:top w:val="none" w:sz="0" w:space="0" w:color="auto"/>
        <w:left w:val="none" w:sz="0" w:space="0" w:color="auto"/>
        <w:bottom w:val="none" w:sz="0" w:space="0" w:color="auto"/>
        <w:right w:val="none" w:sz="0" w:space="0" w:color="auto"/>
      </w:divBdr>
      <w:divsChild>
        <w:div w:id="1960140553">
          <w:marLeft w:val="640"/>
          <w:marRight w:val="0"/>
          <w:marTop w:val="0"/>
          <w:marBottom w:val="0"/>
          <w:divBdr>
            <w:top w:val="none" w:sz="0" w:space="0" w:color="auto"/>
            <w:left w:val="none" w:sz="0" w:space="0" w:color="auto"/>
            <w:bottom w:val="none" w:sz="0" w:space="0" w:color="auto"/>
            <w:right w:val="none" w:sz="0" w:space="0" w:color="auto"/>
          </w:divBdr>
        </w:div>
        <w:div w:id="932740911">
          <w:marLeft w:val="640"/>
          <w:marRight w:val="0"/>
          <w:marTop w:val="0"/>
          <w:marBottom w:val="0"/>
          <w:divBdr>
            <w:top w:val="none" w:sz="0" w:space="0" w:color="auto"/>
            <w:left w:val="none" w:sz="0" w:space="0" w:color="auto"/>
            <w:bottom w:val="none" w:sz="0" w:space="0" w:color="auto"/>
            <w:right w:val="none" w:sz="0" w:space="0" w:color="auto"/>
          </w:divBdr>
        </w:div>
        <w:div w:id="1085608847">
          <w:marLeft w:val="640"/>
          <w:marRight w:val="0"/>
          <w:marTop w:val="0"/>
          <w:marBottom w:val="0"/>
          <w:divBdr>
            <w:top w:val="none" w:sz="0" w:space="0" w:color="auto"/>
            <w:left w:val="none" w:sz="0" w:space="0" w:color="auto"/>
            <w:bottom w:val="none" w:sz="0" w:space="0" w:color="auto"/>
            <w:right w:val="none" w:sz="0" w:space="0" w:color="auto"/>
          </w:divBdr>
        </w:div>
        <w:div w:id="503516528">
          <w:marLeft w:val="640"/>
          <w:marRight w:val="0"/>
          <w:marTop w:val="0"/>
          <w:marBottom w:val="0"/>
          <w:divBdr>
            <w:top w:val="none" w:sz="0" w:space="0" w:color="auto"/>
            <w:left w:val="none" w:sz="0" w:space="0" w:color="auto"/>
            <w:bottom w:val="none" w:sz="0" w:space="0" w:color="auto"/>
            <w:right w:val="none" w:sz="0" w:space="0" w:color="auto"/>
          </w:divBdr>
        </w:div>
        <w:div w:id="1008748547">
          <w:marLeft w:val="640"/>
          <w:marRight w:val="0"/>
          <w:marTop w:val="0"/>
          <w:marBottom w:val="0"/>
          <w:divBdr>
            <w:top w:val="none" w:sz="0" w:space="0" w:color="auto"/>
            <w:left w:val="none" w:sz="0" w:space="0" w:color="auto"/>
            <w:bottom w:val="none" w:sz="0" w:space="0" w:color="auto"/>
            <w:right w:val="none" w:sz="0" w:space="0" w:color="auto"/>
          </w:divBdr>
        </w:div>
        <w:div w:id="25256171">
          <w:marLeft w:val="640"/>
          <w:marRight w:val="0"/>
          <w:marTop w:val="0"/>
          <w:marBottom w:val="0"/>
          <w:divBdr>
            <w:top w:val="none" w:sz="0" w:space="0" w:color="auto"/>
            <w:left w:val="none" w:sz="0" w:space="0" w:color="auto"/>
            <w:bottom w:val="none" w:sz="0" w:space="0" w:color="auto"/>
            <w:right w:val="none" w:sz="0" w:space="0" w:color="auto"/>
          </w:divBdr>
        </w:div>
        <w:div w:id="510680403">
          <w:marLeft w:val="640"/>
          <w:marRight w:val="0"/>
          <w:marTop w:val="0"/>
          <w:marBottom w:val="0"/>
          <w:divBdr>
            <w:top w:val="none" w:sz="0" w:space="0" w:color="auto"/>
            <w:left w:val="none" w:sz="0" w:space="0" w:color="auto"/>
            <w:bottom w:val="none" w:sz="0" w:space="0" w:color="auto"/>
            <w:right w:val="none" w:sz="0" w:space="0" w:color="auto"/>
          </w:divBdr>
        </w:div>
        <w:div w:id="990064077">
          <w:marLeft w:val="640"/>
          <w:marRight w:val="0"/>
          <w:marTop w:val="0"/>
          <w:marBottom w:val="0"/>
          <w:divBdr>
            <w:top w:val="none" w:sz="0" w:space="0" w:color="auto"/>
            <w:left w:val="none" w:sz="0" w:space="0" w:color="auto"/>
            <w:bottom w:val="none" w:sz="0" w:space="0" w:color="auto"/>
            <w:right w:val="none" w:sz="0" w:space="0" w:color="auto"/>
          </w:divBdr>
        </w:div>
        <w:div w:id="1684822889">
          <w:marLeft w:val="640"/>
          <w:marRight w:val="0"/>
          <w:marTop w:val="0"/>
          <w:marBottom w:val="0"/>
          <w:divBdr>
            <w:top w:val="none" w:sz="0" w:space="0" w:color="auto"/>
            <w:left w:val="none" w:sz="0" w:space="0" w:color="auto"/>
            <w:bottom w:val="none" w:sz="0" w:space="0" w:color="auto"/>
            <w:right w:val="none" w:sz="0" w:space="0" w:color="auto"/>
          </w:divBdr>
        </w:div>
        <w:div w:id="1024483531">
          <w:marLeft w:val="640"/>
          <w:marRight w:val="0"/>
          <w:marTop w:val="0"/>
          <w:marBottom w:val="0"/>
          <w:divBdr>
            <w:top w:val="none" w:sz="0" w:space="0" w:color="auto"/>
            <w:left w:val="none" w:sz="0" w:space="0" w:color="auto"/>
            <w:bottom w:val="none" w:sz="0" w:space="0" w:color="auto"/>
            <w:right w:val="none" w:sz="0" w:space="0" w:color="auto"/>
          </w:divBdr>
        </w:div>
        <w:div w:id="2085253702">
          <w:marLeft w:val="640"/>
          <w:marRight w:val="0"/>
          <w:marTop w:val="0"/>
          <w:marBottom w:val="0"/>
          <w:divBdr>
            <w:top w:val="none" w:sz="0" w:space="0" w:color="auto"/>
            <w:left w:val="none" w:sz="0" w:space="0" w:color="auto"/>
            <w:bottom w:val="none" w:sz="0" w:space="0" w:color="auto"/>
            <w:right w:val="none" w:sz="0" w:space="0" w:color="auto"/>
          </w:divBdr>
        </w:div>
        <w:div w:id="996306997">
          <w:marLeft w:val="640"/>
          <w:marRight w:val="0"/>
          <w:marTop w:val="0"/>
          <w:marBottom w:val="0"/>
          <w:divBdr>
            <w:top w:val="none" w:sz="0" w:space="0" w:color="auto"/>
            <w:left w:val="none" w:sz="0" w:space="0" w:color="auto"/>
            <w:bottom w:val="none" w:sz="0" w:space="0" w:color="auto"/>
            <w:right w:val="none" w:sz="0" w:space="0" w:color="auto"/>
          </w:divBdr>
        </w:div>
        <w:div w:id="545526321">
          <w:marLeft w:val="640"/>
          <w:marRight w:val="0"/>
          <w:marTop w:val="0"/>
          <w:marBottom w:val="0"/>
          <w:divBdr>
            <w:top w:val="none" w:sz="0" w:space="0" w:color="auto"/>
            <w:left w:val="none" w:sz="0" w:space="0" w:color="auto"/>
            <w:bottom w:val="none" w:sz="0" w:space="0" w:color="auto"/>
            <w:right w:val="none" w:sz="0" w:space="0" w:color="auto"/>
          </w:divBdr>
        </w:div>
        <w:div w:id="913665037">
          <w:marLeft w:val="640"/>
          <w:marRight w:val="0"/>
          <w:marTop w:val="0"/>
          <w:marBottom w:val="0"/>
          <w:divBdr>
            <w:top w:val="none" w:sz="0" w:space="0" w:color="auto"/>
            <w:left w:val="none" w:sz="0" w:space="0" w:color="auto"/>
            <w:bottom w:val="none" w:sz="0" w:space="0" w:color="auto"/>
            <w:right w:val="none" w:sz="0" w:space="0" w:color="auto"/>
          </w:divBdr>
        </w:div>
        <w:div w:id="159778485">
          <w:marLeft w:val="640"/>
          <w:marRight w:val="0"/>
          <w:marTop w:val="0"/>
          <w:marBottom w:val="0"/>
          <w:divBdr>
            <w:top w:val="none" w:sz="0" w:space="0" w:color="auto"/>
            <w:left w:val="none" w:sz="0" w:space="0" w:color="auto"/>
            <w:bottom w:val="none" w:sz="0" w:space="0" w:color="auto"/>
            <w:right w:val="none" w:sz="0" w:space="0" w:color="auto"/>
          </w:divBdr>
        </w:div>
        <w:div w:id="125319833">
          <w:marLeft w:val="640"/>
          <w:marRight w:val="0"/>
          <w:marTop w:val="0"/>
          <w:marBottom w:val="0"/>
          <w:divBdr>
            <w:top w:val="none" w:sz="0" w:space="0" w:color="auto"/>
            <w:left w:val="none" w:sz="0" w:space="0" w:color="auto"/>
            <w:bottom w:val="none" w:sz="0" w:space="0" w:color="auto"/>
            <w:right w:val="none" w:sz="0" w:space="0" w:color="auto"/>
          </w:divBdr>
        </w:div>
        <w:div w:id="1494561521">
          <w:marLeft w:val="640"/>
          <w:marRight w:val="0"/>
          <w:marTop w:val="0"/>
          <w:marBottom w:val="0"/>
          <w:divBdr>
            <w:top w:val="none" w:sz="0" w:space="0" w:color="auto"/>
            <w:left w:val="none" w:sz="0" w:space="0" w:color="auto"/>
            <w:bottom w:val="none" w:sz="0" w:space="0" w:color="auto"/>
            <w:right w:val="none" w:sz="0" w:space="0" w:color="auto"/>
          </w:divBdr>
        </w:div>
        <w:div w:id="910504464">
          <w:marLeft w:val="640"/>
          <w:marRight w:val="0"/>
          <w:marTop w:val="0"/>
          <w:marBottom w:val="0"/>
          <w:divBdr>
            <w:top w:val="none" w:sz="0" w:space="0" w:color="auto"/>
            <w:left w:val="none" w:sz="0" w:space="0" w:color="auto"/>
            <w:bottom w:val="none" w:sz="0" w:space="0" w:color="auto"/>
            <w:right w:val="none" w:sz="0" w:space="0" w:color="auto"/>
          </w:divBdr>
        </w:div>
        <w:div w:id="758210602">
          <w:marLeft w:val="640"/>
          <w:marRight w:val="0"/>
          <w:marTop w:val="0"/>
          <w:marBottom w:val="0"/>
          <w:divBdr>
            <w:top w:val="none" w:sz="0" w:space="0" w:color="auto"/>
            <w:left w:val="none" w:sz="0" w:space="0" w:color="auto"/>
            <w:bottom w:val="none" w:sz="0" w:space="0" w:color="auto"/>
            <w:right w:val="none" w:sz="0" w:space="0" w:color="auto"/>
          </w:divBdr>
        </w:div>
        <w:div w:id="776560293">
          <w:marLeft w:val="640"/>
          <w:marRight w:val="0"/>
          <w:marTop w:val="0"/>
          <w:marBottom w:val="0"/>
          <w:divBdr>
            <w:top w:val="none" w:sz="0" w:space="0" w:color="auto"/>
            <w:left w:val="none" w:sz="0" w:space="0" w:color="auto"/>
            <w:bottom w:val="none" w:sz="0" w:space="0" w:color="auto"/>
            <w:right w:val="none" w:sz="0" w:space="0" w:color="auto"/>
          </w:divBdr>
        </w:div>
        <w:div w:id="1428042857">
          <w:marLeft w:val="640"/>
          <w:marRight w:val="0"/>
          <w:marTop w:val="0"/>
          <w:marBottom w:val="0"/>
          <w:divBdr>
            <w:top w:val="none" w:sz="0" w:space="0" w:color="auto"/>
            <w:left w:val="none" w:sz="0" w:space="0" w:color="auto"/>
            <w:bottom w:val="none" w:sz="0" w:space="0" w:color="auto"/>
            <w:right w:val="none" w:sz="0" w:space="0" w:color="auto"/>
          </w:divBdr>
        </w:div>
        <w:div w:id="1050150622">
          <w:marLeft w:val="640"/>
          <w:marRight w:val="0"/>
          <w:marTop w:val="0"/>
          <w:marBottom w:val="0"/>
          <w:divBdr>
            <w:top w:val="none" w:sz="0" w:space="0" w:color="auto"/>
            <w:left w:val="none" w:sz="0" w:space="0" w:color="auto"/>
            <w:bottom w:val="none" w:sz="0" w:space="0" w:color="auto"/>
            <w:right w:val="none" w:sz="0" w:space="0" w:color="auto"/>
          </w:divBdr>
        </w:div>
        <w:div w:id="914514599">
          <w:marLeft w:val="640"/>
          <w:marRight w:val="0"/>
          <w:marTop w:val="0"/>
          <w:marBottom w:val="0"/>
          <w:divBdr>
            <w:top w:val="none" w:sz="0" w:space="0" w:color="auto"/>
            <w:left w:val="none" w:sz="0" w:space="0" w:color="auto"/>
            <w:bottom w:val="none" w:sz="0" w:space="0" w:color="auto"/>
            <w:right w:val="none" w:sz="0" w:space="0" w:color="auto"/>
          </w:divBdr>
        </w:div>
        <w:div w:id="139470783">
          <w:marLeft w:val="640"/>
          <w:marRight w:val="0"/>
          <w:marTop w:val="0"/>
          <w:marBottom w:val="0"/>
          <w:divBdr>
            <w:top w:val="none" w:sz="0" w:space="0" w:color="auto"/>
            <w:left w:val="none" w:sz="0" w:space="0" w:color="auto"/>
            <w:bottom w:val="none" w:sz="0" w:space="0" w:color="auto"/>
            <w:right w:val="none" w:sz="0" w:space="0" w:color="auto"/>
          </w:divBdr>
        </w:div>
        <w:div w:id="977344079">
          <w:marLeft w:val="640"/>
          <w:marRight w:val="0"/>
          <w:marTop w:val="0"/>
          <w:marBottom w:val="0"/>
          <w:divBdr>
            <w:top w:val="none" w:sz="0" w:space="0" w:color="auto"/>
            <w:left w:val="none" w:sz="0" w:space="0" w:color="auto"/>
            <w:bottom w:val="none" w:sz="0" w:space="0" w:color="auto"/>
            <w:right w:val="none" w:sz="0" w:space="0" w:color="auto"/>
          </w:divBdr>
        </w:div>
        <w:div w:id="2069263437">
          <w:marLeft w:val="640"/>
          <w:marRight w:val="0"/>
          <w:marTop w:val="0"/>
          <w:marBottom w:val="0"/>
          <w:divBdr>
            <w:top w:val="none" w:sz="0" w:space="0" w:color="auto"/>
            <w:left w:val="none" w:sz="0" w:space="0" w:color="auto"/>
            <w:bottom w:val="none" w:sz="0" w:space="0" w:color="auto"/>
            <w:right w:val="none" w:sz="0" w:space="0" w:color="auto"/>
          </w:divBdr>
        </w:div>
        <w:div w:id="1720126357">
          <w:marLeft w:val="640"/>
          <w:marRight w:val="0"/>
          <w:marTop w:val="0"/>
          <w:marBottom w:val="0"/>
          <w:divBdr>
            <w:top w:val="none" w:sz="0" w:space="0" w:color="auto"/>
            <w:left w:val="none" w:sz="0" w:space="0" w:color="auto"/>
            <w:bottom w:val="none" w:sz="0" w:space="0" w:color="auto"/>
            <w:right w:val="none" w:sz="0" w:space="0" w:color="auto"/>
          </w:divBdr>
        </w:div>
        <w:div w:id="387798994">
          <w:marLeft w:val="640"/>
          <w:marRight w:val="0"/>
          <w:marTop w:val="0"/>
          <w:marBottom w:val="0"/>
          <w:divBdr>
            <w:top w:val="none" w:sz="0" w:space="0" w:color="auto"/>
            <w:left w:val="none" w:sz="0" w:space="0" w:color="auto"/>
            <w:bottom w:val="none" w:sz="0" w:space="0" w:color="auto"/>
            <w:right w:val="none" w:sz="0" w:space="0" w:color="auto"/>
          </w:divBdr>
        </w:div>
        <w:div w:id="254167450">
          <w:marLeft w:val="640"/>
          <w:marRight w:val="0"/>
          <w:marTop w:val="0"/>
          <w:marBottom w:val="0"/>
          <w:divBdr>
            <w:top w:val="none" w:sz="0" w:space="0" w:color="auto"/>
            <w:left w:val="none" w:sz="0" w:space="0" w:color="auto"/>
            <w:bottom w:val="none" w:sz="0" w:space="0" w:color="auto"/>
            <w:right w:val="none" w:sz="0" w:space="0" w:color="auto"/>
          </w:divBdr>
        </w:div>
        <w:div w:id="1237132640">
          <w:marLeft w:val="640"/>
          <w:marRight w:val="0"/>
          <w:marTop w:val="0"/>
          <w:marBottom w:val="0"/>
          <w:divBdr>
            <w:top w:val="none" w:sz="0" w:space="0" w:color="auto"/>
            <w:left w:val="none" w:sz="0" w:space="0" w:color="auto"/>
            <w:bottom w:val="none" w:sz="0" w:space="0" w:color="auto"/>
            <w:right w:val="none" w:sz="0" w:space="0" w:color="auto"/>
          </w:divBdr>
        </w:div>
        <w:div w:id="2085099148">
          <w:marLeft w:val="640"/>
          <w:marRight w:val="0"/>
          <w:marTop w:val="0"/>
          <w:marBottom w:val="0"/>
          <w:divBdr>
            <w:top w:val="none" w:sz="0" w:space="0" w:color="auto"/>
            <w:left w:val="none" w:sz="0" w:space="0" w:color="auto"/>
            <w:bottom w:val="none" w:sz="0" w:space="0" w:color="auto"/>
            <w:right w:val="none" w:sz="0" w:space="0" w:color="auto"/>
          </w:divBdr>
        </w:div>
        <w:div w:id="1807312291">
          <w:marLeft w:val="640"/>
          <w:marRight w:val="0"/>
          <w:marTop w:val="0"/>
          <w:marBottom w:val="0"/>
          <w:divBdr>
            <w:top w:val="none" w:sz="0" w:space="0" w:color="auto"/>
            <w:left w:val="none" w:sz="0" w:space="0" w:color="auto"/>
            <w:bottom w:val="none" w:sz="0" w:space="0" w:color="auto"/>
            <w:right w:val="none" w:sz="0" w:space="0" w:color="auto"/>
          </w:divBdr>
        </w:div>
        <w:div w:id="504322553">
          <w:marLeft w:val="640"/>
          <w:marRight w:val="0"/>
          <w:marTop w:val="0"/>
          <w:marBottom w:val="0"/>
          <w:divBdr>
            <w:top w:val="none" w:sz="0" w:space="0" w:color="auto"/>
            <w:left w:val="none" w:sz="0" w:space="0" w:color="auto"/>
            <w:bottom w:val="none" w:sz="0" w:space="0" w:color="auto"/>
            <w:right w:val="none" w:sz="0" w:space="0" w:color="auto"/>
          </w:divBdr>
        </w:div>
        <w:div w:id="1985351524">
          <w:marLeft w:val="640"/>
          <w:marRight w:val="0"/>
          <w:marTop w:val="0"/>
          <w:marBottom w:val="0"/>
          <w:divBdr>
            <w:top w:val="none" w:sz="0" w:space="0" w:color="auto"/>
            <w:left w:val="none" w:sz="0" w:space="0" w:color="auto"/>
            <w:bottom w:val="none" w:sz="0" w:space="0" w:color="auto"/>
            <w:right w:val="none" w:sz="0" w:space="0" w:color="auto"/>
          </w:divBdr>
        </w:div>
        <w:div w:id="1407923795">
          <w:marLeft w:val="640"/>
          <w:marRight w:val="0"/>
          <w:marTop w:val="0"/>
          <w:marBottom w:val="0"/>
          <w:divBdr>
            <w:top w:val="none" w:sz="0" w:space="0" w:color="auto"/>
            <w:left w:val="none" w:sz="0" w:space="0" w:color="auto"/>
            <w:bottom w:val="none" w:sz="0" w:space="0" w:color="auto"/>
            <w:right w:val="none" w:sz="0" w:space="0" w:color="auto"/>
          </w:divBdr>
        </w:div>
      </w:divsChild>
    </w:div>
    <w:div w:id="962421233">
      <w:bodyDiv w:val="1"/>
      <w:marLeft w:val="0"/>
      <w:marRight w:val="0"/>
      <w:marTop w:val="0"/>
      <w:marBottom w:val="0"/>
      <w:divBdr>
        <w:top w:val="none" w:sz="0" w:space="0" w:color="auto"/>
        <w:left w:val="none" w:sz="0" w:space="0" w:color="auto"/>
        <w:bottom w:val="none" w:sz="0" w:space="0" w:color="auto"/>
        <w:right w:val="none" w:sz="0" w:space="0" w:color="auto"/>
      </w:divBdr>
      <w:divsChild>
        <w:div w:id="1658221046">
          <w:marLeft w:val="640"/>
          <w:marRight w:val="0"/>
          <w:marTop w:val="0"/>
          <w:marBottom w:val="0"/>
          <w:divBdr>
            <w:top w:val="none" w:sz="0" w:space="0" w:color="auto"/>
            <w:left w:val="none" w:sz="0" w:space="0" w:color="auto"/>
            <w:bottom w:val="none" w:sz="0" w:space="0" w:color="auto"/>
            <w:right w:val="none" w:sz="0" w:space="0" w:color="auto"/>
          </w:divBdr>
        </w:div>
        <w:div w:id="762453845">
          <w:marLeft w:val="640"/>
          <w:marRight w:val="0"/>
          <w:marTop w:val="0"/>
          <w:marBottom w:val="0"/>
          <w:divBdr>
            <w:top w:val="none" w:sz="0" w:space="0" w:color="auto"/>
            <w:left w:val="none" w:sz="0" w:space="0" w:color="auto"/>
            <w:bottom w:val="none" w:sz="0" w:space="0" w:color="auto"/>
            <w:right w:val="none" w:sz="0" w:space="0" w:color="auto"/>
          </w:divBdr>
        </w:div>
        <w:div w:id="842203661">
          <w:marLeft w:val="640"/>
          <w:marRight w:val="0"/>
          <w:marTop w:val="0"/>
          <w:marBottom w:val="0"/>
          <w:divBdr>
            <w:top w:val="none" w:sz="0" w:space="0" w:color="auto"/>
            <w:left w:val="none" w:sz="0" w:space="0" w:color="auto"/>
            <w:bottom w:val="none" w:sz="0" w:space="0" w:color="auto"/>
            <w:right w:val="none" w:sz="0" w:space="0" w:color="auto"/>
          </w:divBdr>
        </w:div>
        <w:div w:id="693775805">
          <w:marLeft w:val="640"/>
          <w:marRight w:val="0"/>
          <w:marTop w:val="0"/>
          <w:marBottom w:val="0"/>
          <w:divBdr>
            <w:top w:val="none" w:sz="0" w:space="0" w:color="auto"/>
            <w:left w:val="none" w:sz="0" w:space="0" w:color="auto"/>
            <w:bottom w:val="none" w:sz="0" w:space="0" w:color="auto"/>
            <w:right w:val="none" w:sz="0" w:space="0" w:color="auto"/>
          </w:divBdr>
        </w:div>
        <w:div w:id="1635720826">
          <w:marLeft w:val="640"/>
          <w:marRight w:val="0"/>
          <w:marTop w:val="0"/>
          <w:marBottom w:val="0"/>
          <w:divBdr>
            <w:top w:val="none" w:sz="0" w:space="0" w:color="auto"/>
            <w:left w:val="none" w:sz="0" w:space="0" w:color="auto"/>
            <w:bottom w:val="none" w:sz="0" w:space="0" w:color="auto"/>
            <w:right w:val="none" w:sz="0" w:space="0" w:color="auto"/>
          </w:divBdr>
        </w:div>
        <w:div w:id="290286810">
          <w:marLeft w:val="640"/>
          <w:marRight w:val="0"/>
          <w:marTop w:val="0"/>
          <w:marBottom w:val="0"/>
          <w:divBdr>
            <w:top w:val="none" w:sz="0" w:space="0" w:color="auto"/>
            <w:left w:val="none" w:sz="0" w:space="0" w:color="auto"/>
            <w:bottom w:val="none" w:sz="0" w:space="0" w:color="auto"/>
            <w:right w:val="none" w:sz="0" w:space="0" w:color="auto"/>
          </w:divBdr>
        </w:div>
        <w:div w:id="1985963038">
          <w:marLeft w:val="640"/>
          <w:marRight w:val="0"/>
          <w:marTop w:val="0"/>
          <w:marBottom w:val="0"/>
          <w:divBdr>
            <w:top w:val="none" w:sz="0" w:space="0" w:color="auto"/>
            <w:left w:val="none" w:sz="0" w:space="0" w:color="auto"/>
            <w:bottom w:val="none" w:sz="0" w:space="0" w:color="auto"/>
            <w:right w:val="none" w:sz="0" w:space="0" w:color="auto"/>
          </w:divBdr>
        </w:div>
        <w:div w:id="1803158766">
          <w:marLeft w:val="640"/>
          <w:marRight w:val="0"/>
          <w:marTop w:val="0"/>
          <w:marBottom w:val="0"/>
          <w:divBdr>
            <w:top w:val="none" w:sz="0" w:space="0" w:color="auto"/>
            <w:left w:val="none" w:sz="0" w:space="0" w:color="auto"/>
            <w:bottom w:val="none" w:sz="0" w:space="0" w:color="auto"/>
            <w:right w:val="none" w:sz="0" w:space="0" w:color="auto"/>
          </w:divBdr>
        </w:div>
        <w:div w:id="885412144">
          <w:marLeft w:val="640"/>
          <w:marRight w:val="0"/>
          <w:marTop w:val="0"/>
          <w:marBottom w:val="0"/>
          <w:divBdr>
            <w:top w:val="none" w:sz="0" w:space="0" w:color="auto"/>
            <w:left w:val="none" w:sz="0" w:space="0" w:color="auto"/>
            <w:bottom w:val="none" w:sz="0" w:space="0" w:color="auto"/>
            <w:right w:val="none" w:sz="0" w:space="0" w:color="auto"/>
          </w:divBdr>
        </w:div>
        <w:div w:id="1132284765">
          <w:marLeft w:val="640"/>
          <w:marRight w:val="0"/>
          <w:marTop w:val="0"/>
          <w:marBottom w:val="0"/>
          <w:divBdr>
            <w:top w:val="none" w:sz="0" w:space="0" w:color="auto"/>
            <w:left w:val="none" w:sz="0" w:space="0" w:color="auto"/>
            <w:bottom w:val="none" w:sz="0" w:space="0" w:color="auto"/>
            <w:right w:val="none" w:sz="0" w:space="0" w:color="auto"/>
          </w:divBdr>
        </w:div>
        <w:div w:id="176651387">
          <w:marLeft w:val="640"/>
          <w:marRight w:val="0"/>
          <w:marTop w:val="0"/>
          <w:marBottom w:val="0"/>
          <w:divBdr>
            <w:top w:val="none" w:sz="0" w:space="0" w:color="auto"/>
            <w:left w:val="none" w:sz="0" w:space="0" w:color="auto"/>
            <w:bottom w:val="none" w:sz="0" w:space="0" w:color="auto"/>
            <w:right w:val="none" w:sz="0" w:space="0" w:color="auto"/>
          </w:divBdr>
        </w:div>
        <w:div w:id="442462301">
          <w:marLeft w:val="640"/>
          <w:marRight w:val="0"/>
          <w:marTop w:val="0"/>
          <w:marBottom w:val="0"/>
          <w:divBdr>
            <w:top w:val="none" w:sz="0" w:space="0" w:color="auto"/>
            <w:left w:val="none" w:sz="0" w:space="0" w:color="auto"/>
            <w:bottom w:val="none" w:sz="0" w:space="0" w:color="auto"/>
            <w:right w:val="none" w:sz="0" w:space="0" w:color="auto"/>
          </w:divBdr>
        </w:div>
        <w:div w:id="1322081397">
          <w:marLeft w:val="640"/>
          <w:marRight w:val="0"/>
          <w:marTop w:val="0"/>
          <w:marBottom w:val="0"/>
          <w:divBdr>
            <w:top w:val="none" w:sz="0" w:space="0" w:color="auto"/>
            <w:left w:val="none" w:sz="0" w:space="0" w:color="auto"/>
            <w:bottom w:val="none" w:sz="0" w:space="0" w:color="auto"/>
            <w:right w:val="none" w:sz="0" w:space="0" w:color="auto"/>
          </w:divBdr>
        </w:div>
        <w:div w:id="1509560839">
          <w:marLeft w:val="640"/>
          <w:marRight w:val="0"/>
          <w:marTop w:val="0"/>
          <w:marBottom w:val="0"/>
          <w:divBdr>
            <w:top w:val="none" w:sz="0" w:space="0" w:color="auto"/>
            <w:left w:val="none" w:sz="0" w:space="0" w:color="auto"/>
            <w:bottom w:val="none" w:sz="0" w:space="0" w:color="auto"/>
            <w:right w:val="none" w:sz="0" w:space="0" w:color="auto"/>
          </w:divBdr>
        </w:div>
        <w:div w:id="2039040527">
          <w:marLeft w:val="640"/>
          <w:marRight w:val="0"/>
          <w:marTop w:val="0"/>
          <w:marBottom w:val="0"/>
          <w:divBdr>
            <w:top w:val="none" w:sz="0" w:space="0" w:color="auto"/>
            <w:left w:val="none" w:sz="0" w:space="0" w:color="auto"/>
            <w:bottom w:val="none" w:sz="0" w:space="0" w:color="auto"/>
            <w:right w:val="none" w:sz="0" w:space="0" w:color="auto"/>
          </w:divBdr>
        </w:div>
        <w:div w:id="1773696219">
          <w:marLeft w:val="640"/>
          <w:marRight w:val="0"/>
          <w:marTop w:val="0"/>
          <w:marBottom w:val="0"/>
          <w:divBdr>
            <w:top w:val="none" w:sz="0" w:space="0" w:color="auto"/>
            <w:left w:val="none" w:sz="0" w:space="0" w:color="auto"/>
            <w:bottom w:val="none" w:sz="0" w:space="0" w:color="auto"/>
            <w:right w:val="none" w:sz="0" w:space="0" w:color="auto"/>
          </w:divBdr>
        </w:div>
        <w:div w:id="145560770">
          <w:marLeft w:val="640"/>
          <w:marRight w:val="0"/>
          <w:marTop w:val="0"/>
          <w:marBottom w:val="0"/>
          <w:divBdr>
            <w:top w:val="none" w:sz="0" w:space="0" w:color="auto"/>
            <w:left w:val="none" w:sz="0" w:space="0" w:color="auto"/>
            <w:bottom w:val="none" w:sz="0" w:space="0" w:color="auto"/>
            <w:right w:val="none" w:sz="0" w:space="0" w:color="auto"/>
          </w:divBdr>
        </w:div>
        <w:div w:id="2066173860">
          <w:marLeft w:val="640"/>
          <w:marRight w:val="0"/>
          <w:marTop w:val="0"/>
          <w:marBottom w:val="0"/>
          <w:divBdr>
            <w:top w:val="none" w:sz="0" w:space="0" w:color="auto"/>
            <w:left w:val="none" w:sz="0" w:space="0" w:color="auto"/>
            <w:bottom w:val="none" w:sz="0" w:space="0" w:color="auto"/>
            <w:right w:val="none" w:sz="0" w:space="0" w:color="auto"/>
          </w:divBdr>
        </w:div>
        <w:div w:id="1681732905">
          <w:marLeft w:val="640"/>
          <w:marRight w:val="0"/>
          <w:marTop w:val="0"/>
          <w:marBottom w:val="0"/>
          <w:divBdr>
            <w:top w:val="none" w:sz="0" w:space="0" w:color="auto"/>
            <w:left w:val="none" w:sz="0" w:space="0" w:color="auto"/>
            <w:bottom w:val="none" w:sz="0" w:space="0" w:color="auto"/>
            <w:right w:val="none" w:sz="0" w:space="0" w:color="auto"/>
          </w:divBdr>
        </w:div>
        <w:div w:id="1466268388">
          <w:marLeft w:val="640"/>
          <w:marRight w:val="0"/>
          <w:marTop w:val="0"/>
          <w:marBottom w:val="0"/>
          <w:divBdr>
            <w:top w:val="none" w:sz="0" w:space="0" w:color="auto"/>
            <w:left w:val="none" w:sz="0" w:space="0" w:color="auto"/>
            <w:bottom w:val="none" w:sz="0" w:space="0" w:color="auto"/>
            <w:right w:val="none" w:sz="0" w:space="0" w:color="auto"/>
          </w:divBdr>
        </w:div>
        <w:div w:id="423308080">
          <w:marLeft w:val="640"/>
          <w:marRight w:val="0"/>
          <w:marTop w:val="0"/>
          <w:marBottom w:val="0"/>
          <w:divBdr>
            <w:top w:val="none" w:sz="0" w:space="0" w:color="auto"/>
            <w:left w:val="none" w:sz="0" w:space="0" w:color="auto"/>
            <w:bottom w:val="none" w:sz="0" w:space="0" w:color="auto"/>
            <w:right w:val="none" w:sz="0" w:space="0" w:color="auto"/>
          </w:divBdr>
        </w:div>
        <w:div w:id="443698440">
          <w:marLeft w:val="640"/>
          <w:marRight w:val="0"/>
          <w:marTop w:val="0"/>
          <w:marBottom w:val="0"/>
          <w:divBdr>
            <w:top w:val="none" w:sz="0" w:space="0" w:color="auto"/>
            <w:left w:val="none" w:sz="0" w:space="0" w:color="auto"/>
            <w:bottom w:val="none" w:sz="0" w:space="0" w:color="auto"/>
            <w:right w:val="none" w:sz="0" w:space="0" w:color="auto"/>
          </w:divBdr>
        </w:div>
        <w:div w:id="1843272588">
          <w:marLeft w:val="640"/>
          <w:marRight w:val="0"/>
          <w:marTop w:val="0"/>
          <w:marBottom w:val="0"/>
          <w:divBdr>
            <w:top w:val="none" w:sz="0" w:space="0" w:color="auto"/>
            <w:left w:val="none" w:sz="0" w:space="0" w:color="auto"/>
            <w:bottom w:val="none" w:sz="0" w:space="0" w:color="auto"/>
            <w:right w:val="none" w:sz="0" w:space="0" w:color="auto"/>
          </w:divBdr>
        </w:div>
        <w:div w:id="1084254936">
          <w:marLeft w:val="640"/>
          <w:marRight w:val="0"/>
          <w:marTop w:val="0"/>
          <w:marBottom w:val="0"/>
          <w:divBdr>
            <w:top w:val="none" w:sz="0" w:space="0" w:color="auto"/>
            <w:left w:val="none" w:sz="0" w:space="0" w:color="auto"/>
            <w:bottom w:val="none" w:sz="0" w:space="0" w:color="auto"/>
            <w:right w:val="none" w:sz="0" w:space="0" w:color="auto"/>
          </w:divBdr>
        </w:div>
        <w:div w:id="1958757165">
          <w:marLeft w:val="640"/>
          <w:marRight w:val="0"/>
          <w:marTop w:val="0"/>
          <w:marBottom w:val="0"/>
          <w:divBdr>
            <w:top w:val="none" w:sz="0" w:space="0" w:color="auto"/>
            <w:left w:val="none" w:sz="0" w:space="0" w:color="auto"/>
            <w:bottom w:val="none" w:sz="0" w:space="0" w:color="auto"/>
            <w:right w:val="none" w:sz="0" w:space="0" w:color="auto"/>
          </w:divBdr>
        </w:div>
        <w:div w:id="813715217">
          <w:marLeft w:val="640"/>
          <w:marRight w:val="0"/>
          <w:marTop w:val="0"/>
          <w:marBottom w:val="0"/>
          <w:divBdr>
            <w:top w:val="none" w:sz="0" w:space="0" w:color="auto"/>
            <w:left w:val="none" w:sz="0" w:space="0" w:color="auto"/>
            <w:bottom w:val="none" w:sz="0" w:space="0" w:color="auto"/>
            <w:right w:val="none" w:sz="0" w:space="0" w:color="auto"/>
          </w:divBdr>
        </w:div>
        <w:div w:id="1286547971">
          <w:marLeft w:val="640"/>
          <w:marRight w:val="0"/>
          <w:marTop w:val="0"/>
          <w:marBottom w:val="0"/>
          <w:divBdr>
            <w:top w:val="none" w:sz="0" w:space="0" w:color="auto"/>
            <w:left w:val="none" w:sz="0" w:space="0" w:color="auto"/>
            <w:bottom w:val="none" w:sz="0" w:space="0" w:color="auto"/>
            <w:right w:val="none" w:sz="0" w:space="0" w:color="auto"/>
          </w:divBdr>
        </w:div>
        <w:div w:id="590356750">
          <w:marLeft w:val="640"/>
          <w:marRight w:val="0"/>
          <w:marTop w:val="0"/>
          <w:marBottom w:val="0"/>
          <w:divBdr>
            <w:top w:val="none" w:sz="0" w:space="0" w:color="auto"/>
            <w:left w:val="none" w:sz="0" w:space="0" w:color="auto"/>
            <w:bottom w:val="none" w:sz="0" w:space="0" w:color="auto"/>
            <w:right w:val="none" w:sz="0" w:space="0" w:color="auto"/>
          </w:divBdr>
        </w:div>
        <w:div w:id="1671371089">
          <w:marLeft w:val="640"/>
          <w:marRight w:val="0"/>
          <w:marTop w:val="0"/>
          <w:marBottom w:val="0"/>
          <w:divBdr>
            <w:top w:val="none" w:sz="0" w:space="0" w:color="auto"/>
            <w:left w:val="none" w:sz="0" w:space="0" w:color="auto"/>
            <w:bottom w:val="none" w:sz="0" w:space="0" w:color="auto"/>
            <w:right w:val="none" w:sz="0" w:space="0" w:color="auto"/>
          </w:divBdr>
        </w:div>
        <w:div w:id="1100491709">
          <w:marLeft w:val="640"/>
          <w:marRight w:val="0"/>
          <w:marTop w:val="0"/>
          <w:marBottom w:val="0"/>
          <w:divBdr>
            <w:top w:val="none" w:sz="0" w:space="0" w:color="auto"/>
            <w:left w:val="none" w:sz="0" w:space="0" w:color="auto"/>
            <w:bottom w:val="none" w:sz="0" w:space="0" w:color="auto"/>
            <w:right w:val="none" w:sz="0" w:space="0" w:color="auto"/>
          </w:divBdr>
        </w:div>
        <w:div w:id="1969234782">
          <w:marLeft w:val="640"/>
          <w:marRight w:val="0"/>
          <w:marTop w:val="0"/>
          <w:marBottom w:val="0"/>
          <w:divBdr>
            <w:top w:val="none" w:sz="0" w:space="0" w:color="auto"/>
            <w:left w:val="none" w:sz="0" w:space="0" w:color="auto"/>
            <w:bottom w:val="none" w:sz="0" w:space="0" w:color="auto"/>
            <w:right w:val="none" w:sz="0" w:space="0" w:color="auto"/>
          </w:divBdr>
        </w:div>
        <w:div w:id="961575432">
          <w:marLeft w:val="640"/>
          <w:marRight w:val="0"/>
          <w:marTop w:val="0"/>
          <w:marBottom w:val="0"/>
          <w:divBdr>
            <w:top w:val="none" w:sz="0" w:space="0" w:color="auto"/>
            <w:left w:val="none" w:sz="0" w:space="0" w:color="auto"/>
            <w:bottom w:val="none" w:sz="0" w:space="0" w:color="auto"/>
            <w:right w:val="none" w:sz="0" w:space="0" w:color="auto"/>
          </w:divBdr>
        </w:div>
        <w:div w:id="1079667846">
          <w:marLeft w:val="640"/>
          <w:marRight w:val="0"/>
          <w:marTop w:val="0"/>
          <w:marBottom w:val="0"/>
          <w:divBdr>
            <w:top w:val="none" w:sz="0" w:space="0" w:color="auto"/>
            <w:left w:val="none" w:sz="0" w:space="0" w:color="auto"/>
            <w:bottom w:val="none" w:sz="0" w:space="0" w:color="auto"/>
            <w:right w:val="none" w:sz="0" w:space="0" w:color="auto"/>
          </w:divBdr>
        </w:div>
        <w:div w:id="2024165473">
          <w:marLeft w:val="640"/>
          <w:marRight w:val="0"/>
          <w:marTop w:val="0"/>
          <w:marBottom w:val="0"/>
          <w:divBdr>
            <w:top w:val="none" w:sz="0" w:space="0" w:color="auto"/>
            <w:left w:val="none" w:sz="0" w:space="0" w:color="auto"/>
            <w:bottom w:val="none" w:sz="0" w:space="0" w:color="auto"/>
            <w:right w:val="none" w:sz="0" w:space="0" w:color="auto"/>
          </w:divBdr>
        </w:div>
      </w:divsChild>
    </w:div>
    <w:div w:id="980228522">
      <w:bodyDiv w:val="1"/>
      <w:marLeft w:val="0"/>
      <w:marRight w:val="0"/>
      <w:marTop w:val="0"/>
      <w:marBottom w:val="0"/>
      <w:divBdr>
        <w:top w:val="none" w:sz="0" w:space="0" w:color="auto"/>
        <w:left w:val="none" w:sz="0" w:space="0" w:color="auto"/>
        <w:bottom w:val="none" w:sz="0" w:space="0" w:color="auto"/>
        <w:right w:val="none" w:sz="0" w:space="0" w:color="auto"/>
      </w:divBdr>
      <w:divsChild>
        <w:div w:id="2137063828">
          <w:marLeft w:val="640"/>
          <w:marRight w:val="0"/>
          <w:marTop w:val="0"/>
          <w:marBottom w:val="0"/>
          <w:divBdr>
            <w:top w:val="none" w:sz="0" w:space="0" w:color="auto"/>
            <w:left w:val="none" w:sz="0" w:space="0" w:color="auto"/>
            <w:bottom w:val="none" w:sz="0" w:space="0" w:color="auto"/>
            <w:right w:val="none" w:sz="0" w:space="0" w:color="auto"/>
          </w:divBdr>
        </w:div>
        <w:div w:id="252202808">
          <w:marLeft w:val="640"/>
          <w:marRight w:val="0"/>
          <w:marTop w:val="0"/>
          <w:marBottom w:val="0"/>
          <w:divBdr>
            <w:top w:val="none" w:sz="0" w:space="0" w:color="auto"/>
            <w:left w:val="none" w:sz="0" w:space="0" w:color="auto"/>
            <w:bottom w:val="none" w:sz="0" w:space="0" w:color="auto"/>
            <w:right w:val="none" w:sz="0" w:space="0" w:color="auto"/>
          </w:divBdr>
        </w:div>
        <w:div w:id="153617839">
          <w:marLeft w:val="640"/>
          <w:marRight w:val="0"/>
          <w:marTop w:val="0"/>
          <w:marBottom w:val="0"/>
          <w:divBdr>
            <w:top w:val="none" w:sz="0" w:space="0" w:color="auto"/>
            <w:left w:val="none" w:sz="0" w:space="0" w:color="auto"/>
            <w:bottom w:val="none" w:sz="0" w:space="0" w:color="auto"/>
            <w:right w:val="none" w:sz="0" w:space="0" w:color="auto"/>
          </w:divBdr>
        </w:div>
        <w:div w:id="1581282640">
          <w:marLeft w:val="640"/>
          <w:marRight w:val="0"/>
          <w:marTop w:val="0"/>
          <w:marBottom w:val="0"/>
          <w:divBdr>
            <w:top w:val="none" w:sz="0" w:space="0" w:color="auto"/>
            <w:left w:val="none" w:sz="0" w:space="0" w:color="auto"/>
            <w:bottom w:val="none" w:sz="0" w:space="0" w:color="auto"/>
            <w:right w:val="none" w:sz="0" w:space="0" w:color="auto"/>
          </w:divBdr>
        </w:div>
        <w:div w:id="1100837450">
          <w:marLeft w:val="640"/>
          <w:marRight w:val="0"/>
          <w:marTop w:val="0"/>
          <w:marBottom w:val="0"/>
          <w:divBdr>
            <w:top w:val="none" w:sz="0" w:space="0" w:color="auto"/>
            <w:left w:val="none" w:sz="0" w:space="0" w:color="auto"/>
            <w:bottom w:val="none" w:sz="0" w:space="0" w:color="auto"/>
            <w:right w:val="none" w:sz="0" w:space="0" w:color="auto"/>
          </w:divBdr>
        </w:div>
        <w:div w:id="1850409232">
          <w:marLeft w:val="640"/>
          <w:marRight w:val="0"/>
          <w:marTop w:val="0"/>
          <w:marBottom w:val="0"/>
          <w:divBdr>
            <w:top w:val="none" w:sz="0" w:space="0" w:color="auto"/>
            <w:left w:val="none" w:sz="0" w:space="0" w:color="auto"/>
            <w:bottom w:val="none" w:sz="0" w:space="0" w:color="auto"/>
            <w:right w:val="none" w:sz="0" w:space="0" w:color="auto"/>
          </w:divBdr>
        </w:div>
        <w:div w:id="1241523401">
          <w:marLeft w:val="640"/>
          <w:marRight w:val="0"/>
          <w:marTop w:val="0"/>
          <w:marBottom w:val="0"/>
          <w:divBdr>
            <w:top w:val="none" w:sz="0" w:space="0" w:color="auto"/>
            <w:left w:val="none" w:sz="0" w:space="0" w:color="auto"/>
            <w:bottom w:val="none" w:sz="0" w:space="0" w:color="auto"/>
            <w:right w:val="none" w:sz="0" w:space="0" w:color="auto"/>
          </w:divBdr>
        </w:div>
        <w:div w:id="129521230">
          <w:marLeft w:val="640"/>
          <w:marRight w:val="0"/>
          <w:marTop w:val="0"/>
          <w:marBottom w:val="0"/>
          <w:divBdr>
            <w:top w:val="none" w:sz="0" w:space="0" w:color="auto"/>
            <w:left w:val="none" w:sz="0" w:space="0" w:color="auto"/>
            <w:bottom w:val="none" w:sz="0" w:space="0" w:color="auto"/>
            <w:right w:val="none" w:sz="0" w:space="0" w:color="auto"/>
          </w:divBdr>
        </w:div>
        <w:div w:id="745491409">
          <w:marLeft w:val="640"/>
          <w:marRight w:val="0"/>
          <w:marTop w:val="0"/>
          <w:marBottom w:val="0"/>
          <w:divBdr>
            <w:top w:val="none" w:sz="0" w:space="0" w:color="auto"/>
            <w:left w:val="none" w:sz="0" w:space="0" w:color="auto"/>
            <w:bottom w:val="none" w:sz="0" w:space="0" w:color="auto"/>
            <w:right w:val="none" w:sz="0" w:space="0" w:color="auto"/>
          </w:divBdr>
        </w:div>
        <w:div w:id="1988897920">
          <w:marLeft w:val="640"/>
          <w:marRight w:val="0"/>
          <w:marTop w:val="0"/>
          <w:marBottom w:val="0"/>
          <w:divBdr>
            <w:top w:val="none" w:sz="0" w:space="0" w:color="auto"/>
            <w:left w:val="none" w:sz="0" w:space="0" w:color="auto"/>
            <w:bottom w:val="none" w:sz="0" w:space="0" w:color="auto"/>
            <w:right w:val="none" w:sz="0" w:space="0" w:color="auto"/>
          </w:divBdr>
        </w:div>
        <w:div w:id="1204438720">
          <w:marLeft w:val="640"/>
          <w:marRight w:val="0"/>
          <w:marTop w:val="0"/>
          <w:marBottom w:val="0"/>
          <w:divBdr>
            <w:top w:val="none" w:sz="0" w:space="0" w:color="auto"/>
            <w:left w:val="none" w:sz="0" w:space="0" w:color="auto"/>
            <w:bottom w:val="none" w:sz="0" w:space="0" w:color="auto"/>
            <w:right w:val="none" w:sz="0" w:space="0" w:color="auto"/>
          </w:divBdr>
        </w:div>
        <w:div w:id="1150170458">
          <w:marLeft w:val="640"/>
          <w:marRight w:val="0"/>
          <w:marTop w:val="0"/>
          <w:marBottom w:val="0"/>
          <w:divBdr>
            <w:top w:val="none" w:sz="0" w:space="0" w:color="auto"/>
            <w:left w:val="none" w:sz="0" w:space="0" w:color="auto"/>
            <w:bottom w:val="none" w:sz="0" w:space="0" w:color="auto"/>
            <w:right w:val="none" w:sz="0" w:space="0" w:color="auto"/>
          </w:divBdr>
        </w:div>
        <w:div w:id="1706099208">
          <w:marLeft w:val="640"/>
          <w:marRight w:val="0"/>
          <w:marTop w:val="0"/>
          <w:marBottom w:val="0"/>
          <w:divBdr>
            <w:top w:val="none" w:sz="0" w:space="0" w:color="auto"/>
            <w:left w:val="none" w:sz="0" w:space="0" w:color="auto"/>
            <w:bottom w:val="none" w:sz="0" w:space="0" w:color="auto"/>
            <w:right w:val="none" w:sz="0" w:space="0" w:color="auto"/>
          </w:divBdr>
        </w:div>
        <w:div w:id="884024259">
          <w:marLeft w:val="640"/>
          <w:marRight w:val="0"/>
          <w:marTop w:val="0"/>
          <w:marBottom w:val="0"/>
          <w:divBdr>
            <w:top w:val="none" w:sz="0" w:space="0" w:color="auto"/>
            <w:left w:val="none" w:sz="0" w:space="0" w:color="auto"/>
            <w:bottom w:val="none" w:sz="0" w:space="0" w:color="auto"/>
            <w:right w:val="none" w:sz="0" w:space="0" w:color="auto"/>
          </w:divBdr>
        </w:div>
        <w:div w:id="1255361401">
          <w:marLeft w:val="640"/>
          <w:marRight w:val="0"/>
          <w:marTop w:val="0"/>
          <w:marBottom w:val="0"/>
          <w:divBdr>
            <w:top w:val="none" w:sz="0" w:space="0" w:color="auto"/>
            <w:left w:val="none" w:sz="0" w:space="0" w:color="auto"/>
            <w:bottom w:val="none" w:sz="0" w:space="0" w:color="auto"/>
            <w:right w:val="none" w:sz="0" w:space="0" w:color="auto"/>
          </w:divBdr>
        </w:div>
        <w:div w:id="1075784540">
          <w:marLeft w:val="640"/>
          <w:marRight w:val="0"/>
          <w:marTop w:val="0"/>
          <w:marBottom w:val="0"/>
          <w:divBdr>
            <w:top w:val="none" w:sz="0" w:space="0" w:color="auto"/>
            <w:left w:val="none" w:sz="0" w:space="0" w:color="auto"/>
            <w:bottom w:val="none" w:sz="0" w:space="0" w:color="auto"/>
            <w:right w:val="none" w:sz="0" w:space="0" w:color="auto"/>
          </w:divBdr>
        </w:div>
        <w:div w:id="393772911">
          <w:marLeft w:val="640"/>
          <w:marRight w:val="0"/>
          <w:marTop w:val="0"/>
          <w:marBottom w:val="0"/>
          <w:divBdr>
            <w:top w:val="none" w:sz="0" w:space="0" w:color="auto"/>
            <w:left w:val="none" w:sz="0" w:space="0" w:color="auto"/>
            <w:bottom w:val="none" w:sz="0" w:space="0" w:color="auto"/>
            <w:right w:val="none" w:sz="0" w:space="0" w:color="auto"/>
          </w:divBdr>
        </w:div>
        <w:div w:id="13507583">
          <w:marLeft w:val="640"/>
          <w:marRight w:val="0"/>
          <w:marTop w:val="0"/>
          <w:marBottom w:val="0"/>
          <w:divBdr>
            <w:top w:val="none" w:sz="0" w:space="0" w:color="auto"/>
            <w:left w:val="none" w:sz="0" w:space="0" w:color="auto"/>
            <w:bottom w:val="none" w:sz="0" w:space="0" w:color="auto"/>
            <w:right w:val="none" w:sz="0" w:space="0" w:color="auto"/>
          </w:divBdr>
        </w:div>
        <w:div w:id="679503547">
          <w:marLeft w:val="640"/>
          <w:marRight w:val="0"/>
          <w:marTop w:val="0"/>
          <w:marBottom w:val="0"/>
          <w:divBdr>
            <w:top w:val="none" w:sz="0" w:space="0" w:color="auto"/>
            <w:left w:val="none" w:sz="0" w:space="0" w:color="auto"/>
            <w:bottom w:val="none" w:sz="0" w:space="0" w:color="auto"/>
            <w:right w:val="none" w:sz="0" w:space="0" w:color="auto"/>
          </w:divBdr>
        </w:div>
        <w:div w:id="1377241756">
          <w:marLeft w:val="640"/>
          <w:marRight w:val="0"/>
          <w:marTop w:val="0"/>
          <w:marBottom w:val="0"/>
          <w:divBdr>
            <w:top w:val="none" w:sz="0" w:space="0" w:color="auto"/>
            <w:left w:val="none" w:sz="0" w:space="0" w:color="auto"/>
            <w:bottom w:val="none" w:sz="0" w:space="0" w:color="auto"/>
            <w:right w:val="none" w:sz="0" w:space="0" w:color="auto"/>
          </w:divBdr>
        </w:div>
        <w:div w:id="1813139422">
          <w:marLeft w:val="640"/>
          <w:marRight w:val="0"/>
          <w:marTop w:val="0"/>
          <w:marBottom w:val="0"/>
          <w:divBdr>
            <w:top w:val="none" w:sz="0" w:space="0" w:color="auto"/>
            <w:left w:val="none" w:sz="0" w:space="0" w:color="auto"/>
            <w:bottom w:val="none" w:sz="0" w:space="0" w:color="auto"/>
            <w:right w:val="none" w:sz="0" w:space="0" w:color="auto"/>
          </w:divBdr>
        </w:div>
        <w:div w:id="405880799">
          <w:marLeft w:val="640"/>
          <w:marRight w:val="0"/>
          <w:marTop w:val="0"/>
          <w:marBottom w:val="0"/>
          <w:divBdr>
            <w:top w:val="none" w:sz="0" w:space="0" w:color="auto"/>
            <w:left w:val="none" w:sz="0" w:space="0" w:color="auto"/>
            <w:bottom w:val="none" w:sz="0" w:space="0" w:color="auto"/>
            <w:right w:val="none" w:sz="0" w:space="0" w:color="auto"/>
          </w:divBdr>
        </w:div>
        <w:div w:id="1359505532">
          <w:marLeft w:val="640"/>
          <w:marRight w:val="0"/>
          <w:marTop w:val="0"/>
          <w:marBottom w:val="0"/>
          <w:divBdr>
            <w:top w:val="none" w:sz="0" w:space="0" w:color="auto"/>
            <w:left w:val="none" w:sz="0" w:space="0" w:color="auto"/>
            <w:bottom w:val="none" w:sz="0" w:space="0" w:color="auto"/>
            <w:right w:val="none" w:sz="0" w:space="0" w:color="auto"/>
          </w:divBdr>
        </w:div>
        <w:div w:id="332536843">
          <w:marLeft w:val="640"/>
          <w:marRight w:val="0"/>
          <w:marTop w:val="0"/>
          <w:marBottom w:val="0"/>
          <w:divBdr>
            <w:top w:val="none" w:sz="0" w:space="0" w:color="auto"/>
            <w:left w:val="none" w:sz="0" w:space="0" w:color="auto"/>
            <w:bottom w:val="none" w:sz="0" w:space="0" w:color="auto"/>
            <w:right w:val="none" w:sz="0" w:space="0" w:color="auto"/>
          </w:divBdr>
        </w:div>
        <w:div w:id="241180209">
          <w:marLeft w:val="640"/>
          <w:marRight w:val="0"/>
          <w:marTop w:val="0"/>
          <w:marBottom w:val="0"/>
          <w:divBdr>
            <w:top w:val="none" w:sz="0" w:space="0" w:color="auto"/>
            <w:left w:val="none" w:sz="0" w:space="0" w:color="auto"/>
            <w:bottom w:val="none" w:sz="0" w:space="0" w:color="auto"/>
            <w:right w:val="none" w:sz="0" w:space="0" w:color="auto"/>
          </w:divBdr>
        </w:div>
        <w:div w:id="85270246">
          <w:marLeft w:val="640"/>
          <w:marRight w:val="0"/>
          <w:marTop w:val="0"/>
          <w:marBottom w:val="0"/>
          <w:divBdr>
            <w:top w:val="none" w:sz="0" w:space="0" w:color="auto"/>
            <w:left w:val="none" w:sz="0" w:space="0" w:color="auto"/>
            <w:bottom w:val="none" w:sz="0" w:space="0" w:color="auto"/>
            <w:right w:val="none" w:sz="0" w:space="0" w:color="auto"/>
          </w:divBdr>
        </w:div>
        <w:div w:id="529338444">
          <w:marLeft w:val="640"/>
          <w:marRight w:val="0"/>
          <w:marTop w:val="0"/>
          <w:marBottom w:val="0"/>
          <w:divBdr>
            <w:top w:val="none" w:sz="0" w:space="0" w:color="auto"/>
            <w:left w:val="none" w:sz="0" w:space="0" w:color="auto"/>
            <w:bottom w:val="none" w:sz="0" w:space="0" w:color="auto"/>
            <w:right w:val="none" w:sz="0" w:space="0" w:color="auto"/>
          </w:divBdr>
        </w:div>
        <w:div w:id="2044556121">
          <w:marLeft w:val="640"/>
          <w:marRight w:val="0"/>
          <w:marTop w:val="0"/>
          <w:marBottom w:val="0"/>
          <w:divBdr>
            <w:top w:val="none" w:sz="0" w:space="0" w:color="auto"/>
            <w:left w:val="none" w:sz="0" w:space="0" w:color="auto"/>
            <w:bottom w:val="none" w:sz="0" w:space="0" w:color="auto"/>
            <w:right w:val="none" w:sz="0" w:space="0" w:color="auto"/>
          </w:divBdr>
        </w:div>
        <w:div w:id="2103992134">
          <w:marLeft w:val="640"/>
          <w:marRight w:val="0"/>
          <w:marTop w:val="0"/>
          <w:marBottom w:val="0"/>
          <w:divBdr>
            <w:top w:val="none" w:sz="0" w:space="0" w:color="auto"/>
            <w:left w:val="none" w:sz="0" w:space="0" w:color="auto"/>
            <w:bottom w:val="none" w:sz="0" w:space="0" w:color="auto"/>
            <w:right w:val="none" w:sz="0" w:space="0" w:color="auto"/>
          </w:divBdr>
        </w:div>
        <w:div w:id="1433430929">
          <w:marLeft w:val="640"/>
          <w:marRight w:val="0"/>
          <w:marTop w:val="0"/>
          <w:marBottom w:val="0"/>
          <w:divBdr>
            <w:top w:val="none" w:sz="0" w:space="0" w:color="auto"/>
            <w:left w:val="none" w:sz="0" w:space="0" w:color="auto"/>
            <w:bottom w:val="none" w:sz="0" w:space="0" w:color="auto"/>
            <w:right w:val="none" w:sz="0" w:space="0" w:color="auto"/>
          </w:divBdr>
        </w:div>
        <w:div w:id="602029715">
          <w:marLeft w:val="640"/>
          <w:marRight w:val="0"/>
          <w:marTop w:val="0"/>
          <w:marBottom w:val="0"/>
          <w:divBdr>
            <w:top w:val="none" w:sz="0" w:space="0" w:color="auto"/>
            <w:left w:val="none" w:sz="0" w:space="0" w:color="auto"/>
            <w:bottom w:val="none" w:sz="0" w:space="0" w:color="auto"/>
            <w:right w:val="none" w:sz="0" w:space="0" w:color="auto"/>
          </w:divBdr>
        </w:div>
        <w:div w:id="183058541">
          <w:marLeft w:val="640"/>
          <w:marRight w:val="0"/>
          <w:marTop w:val="0"/>
          <w:marBottom w:val="0"/>
          <w:divBdr>
            <w:top w:val="none" w:sz="0" w:space="0" w:color="auto"/>
            <w:left w:val="none" w:sz="0" w:space="0" w:color="auto"/>
            <w:bottom w:val="none" w:sz="0" w:space="0" w:color="auto"/>
            <w:right w:val="none" w:sz="0" w:space="0" w:color="auto"/>
          </w:divBdr>
        </w:div>
        <w:div w:id="1963028471">
          <w:marLeft w:val="640"/>
          <w:marRight w:val="0"/>
          <w:marTop w:val="0"/>
          <w:marBottom w:val="0"/>
          <w:divBdr>
            <w:top w:val="none" w:sz="0" w:space="0" w:color="auto"/>
            <w:left w:val="none" w:sz="0" w:space="0" w:color="auto"/>
            <w:bottom w:val="none" w:sz="0" w:space="0" w:color="auto"/>
            <w:right w:val="none" w:sz="0" w:space="0" w:color="auto"/>
          </w:divBdr>
        </w:div>
        <w:div w:id="201555836">
          <w:marLeft w:val="640"/>
          <w:marRight w:val="0"/>
          <w:marTop w:val="0"/>
          <w:marBottom w:val="0"/>
          <w:divBdr>
            <w:top w:val="none" w:sz="0" w:space="0" w:color="auto"/>
            <w:left w:val="none" w:sz="0" w:space="0" w:color="auto"/>
            <w:bottom w:val="none" w:sz="0" w:space="0" w:color="auto"/>
            <w:right w:val="none" w:sz="0" w:space="0" w:color="auto"/>
          </w:divBdr>
        </w:div>
        <w:div w:id="183901704">
          <w:marLeft w:val="640"/>
          <w:marRight w:val="0"/>
          <w:marTop w:val="0"/>
          <w:marBottom w:val="0"/>
          <w:divBdr>
            <w:top w:val="none" w:sz="0" w:space="0" w:color="auto"/>
            <w:left w:val="none" w:sz="0" w:space="0" w:color="auto"/>
            <w:bottom w:val="none" w:sz="0" w:space="0" w:color="auto"/>
            <w:right w:val="none" w:sz="0" w:space="0" w:color="auto"/>
          </w:divBdr>
        </w:div>
        <w:div w:id="278266412">
          <w:marLeft w:val="640"/>
          <w:marRight w:val="0"/>
          <w:marTop w:val="0"/>
          <w:marBottom w:val="0"/>
          <w:divBdr>
            <w:top w:val="none" w:sz="0" w:space="0" w:color="auto"/>
            <w:left w:val="none" w:sz="0" w:space="0" w:color="auto"/>
            <w:bottom w:val="none" w:sz="0" w:space="0" w:color="auto"/>
            <w:right w:val="none" w:sz="0" w:space="0" w:color="auto"/>
          </w:divBdr>
        </w:div>
        <w:div w:id="754472594">
          <w:marLeft w:val="640"/>
          <w:marRight w:val="0"/>
          <w:marTop w:val="0"/>
          <w:marBottom w:val="0"/>
          <w:divBdr>
            <w:top w:val="none" w:sz="0" w:space="0" w:color="auto"/>
            <w:left w:val="none" w:sz="0" w:space="0" w:color="auto"/>
            <w:bottom w:val="none" w:sz="0" w:space="0" w:color="auto"/>
            <w:right w:val="none" w:sz="0" w:space="0" w:color="auto"/>
          </w:divBdr>
        </w:div>
      </w:divsChild>
    </w:div>
    <w:div w:id="984552262">
      <w:bodyDiv w:val="1"/>
      <w:marLeft w:val="0"/>
      <w:marRight w:val="0"/>
      <w:marTop w:val="0"/>
      <w:marBottom w:val="0"/>
      <w:divBdr>
        <w:top w:val="none" w:sz="0" w:space="0" w:color="auto"/>
        <w:left w:val="none" w:sz="0" w:space="0" w:color="auto"/>
        <w:bottom w:val="none" w:sz="0" w:space="0" w:color="auto"/>
        <w:right w:val="none" w:sz="0" w:space="0" w:color="auto"/>
      </w:divBdr>
      <w:divsChild>
        <w:div w:id="1227253792">
          <w:marLeft w:val="640"/>
          <w:marRight w:val="0"/>
          <w:marTop w:val="0"/>
          <w:marBottom w:val="0"/>
          <w:divBdr>
            <w:top w:val="none" w:sz="0" w:space="0" w:color="auto"/>
            <w:left w:val="none" w:sz="0" w:space="0" w:color="auto"/>
            <w:bottom w:val="none" w:sz="0" w:space="0" w:color="auto"/>
            <w:right w:val="none" w:sz="0" w:space="0" w:color="auto"/>
          </w:divBdr>
        </w:div>
        <w:div w:id="2145927040">
          <w:marLeft w:val="640"/>
          <w:marRight w:val="0"/>
          <w:marTop w:val="0"/>
          <w:marBottom w:val="0"/>
          <w:divBdr>
            <w:top w:val="none" w:sz="0" w:space="0" w:color="auto"/>
            <w:left w:val="none" w:sz="0" w:space="0" w:color="auto"/>
            <w:bottom w:val="none" w:sz="0" w:space="0" w:color="auto"/>
            <w:right w:val="none" w:sz="0" w:space="0" w:color="auto"/>
          </w:divBdr>
        </w:div>
        <w:div w:id="1905677524">
          <w:marLeft w:val="640"/>
          <w:marRight w:val="0"/>
          <w:marTop w:val="0"/>
          <w:marBottom w:val="0"/>
          <w:divBdr>
            <w:top w:val="none" w:sz="0" w:space="0" w:color="auto"/>
            <w:left w:val="none" w:sz="0" w:space="0" w:color="auto"/>
            <w:bottom w:val="none" w:sz="0" w:space="0" w:color="auto"/>
            <w:right w:val="none" w:sz="0" w:space="0" w:color="auto"/>
          </w:divBdr>
        </w:div>
        <w:div w:id="2127432483">
          <w:marLeft w:val="640"/>
          <w:marRight w:val="0"/>
          <w:marTop w:val="0"/>
          <w:marBottom w:val="0"/>
          <w:divBdr>
            <w:top w:val="none" w:sz="0" w:space="0" w:color="auto"/>
            <w:left w:val="none" w:sz="0" w:space="0" w:color="auto"/>
            <w:bottom w:val="none" w:sz="0" w:space="0" w:color="auto"/>
            <w:right w:val="none" w:sz="0" w:space="0" w:color="auto"/>
          </w:divBdr>
        </w:div>
        <w:div w:id="1449425001">
          <w:marLeft w:val="640"/>
          <w:marRight w:val="0"/>
          <w:marTop w:val="0"/>
          <w:marBottom w:val="0"/>
          <w:divBdr>
            <w:top w:val="none" w:sz="0" w:space="0" w:color="auto"/>
            <w:left w:val="none" w:sz="0" w:space="0" w:color="auto"/>
            <w:bottom w:val="none" w:sz="0" w:space="0" w:color="auto"/>
            <w:right w:val="none" w:sz="0" w:space="0" w:color="auto"/>
          </w:divBdr>
        </w:div>
        <w:div w:id="1233395068">
          <w:marLeft w:val="640"/>
          <w:marRight w:val="0"/>
          <w:marTop w:val="0"/>
          <w:marBottom w:val="0"/>
          <w:divBdr>
            <w:top w:val="none" w:sz="0" w:space="0" w:color="auto"/>
            <w:left w:val="none" w:sz="0" w:space="0" w:color="auto"/>
            <w:bottom w:val="none" w:sz="0" w:space="0" w:color="auto"/>
            <w:right w:val="none" w:sz="0" w:space="0" w:color="auto"/>
          </w:divBdr>
        </w:div>
        <w:div w:id="1176774080">
          <w:marLeft w:val="640"/>
          <w:marRight w:val="0"/>
          <w:marTop w:val="0"/>
          <w:marBottom w:val="0"/>
          <w:divBdr>
            <w:top w:val="none" w:sz="0" w:space="0" w:color="auto"/>
            <w:left w:val="none" w:sz="0" w:space="0" w:color="auto"/>
            <w:bottom w:val="none" w:sz="0" w:space="0" w:color="auto"/>
            <w:right w:val="none" w:sz="0" w:space="0" w:color="auto"/>
          </w:divBdr>
        </w:div>
        <w:div w:id="778180412">
          <w:marLeft w:val="640"/>
          <w:marRight w:val="0"/>
          <w:marTop w:val="0"/>
          <w:marBottom w:val="0"/>
          <w:divBdr>
            <w:top w:val="none" w:sz="0" w:space="0" w:color="auto"/>
            <w:left w:val="none" w:sz="0" w:space="0" w:color="auto"/>
            <w:bottom w:val="none" w:sz="0" w:space="0" w:color="auto"/>
            <w:right w:val="none" w:sz="0" w:space="0" w:color="auto"/>
          </w:divBdr>
        </w:div>
        <w:div w:id="354186387">
          <w:marLeft w:val="640"/>
          <w:marRight w:val="0"/>
          <w:marTop w:val="0"/>
          <w:marBottom w:val="0"/>
          <w:divBdr>
            <w:top w:val="none" w:sz="0" w:space="0" w:color="auto"/>
            <w:left w:val="none" w:sz="0" w:space="0" w:color="auto"/>
            <w:bottom w:val="none" w:sz="0" w:space="0" w:color="auto"/>
            <w:right w:val="none" w:sz="0" w:space="0" w:color="auto"/>
          </w:divBdr>
        </w:div>
        <w:div w:id="2121366852">
          <w:marLeft w:val="640"/>
          <w:marRight w:val="0"/>
          <w:marTop w:val="0"/>
          <w:marBottom w:val="0"/>
          <w:divBdr>
            <w:top w:val="none" w:sz="0" w:space="0" w:color="auto"/>
            <w:left w:val="none" w:sz="0" w:space="0" w:color="auto"/>
            <w:bottom w:val="none" w:sz="0" w:space="0" w:color="auto"/>
            <w:right w:val="none" w:sz="0" w:space="0" w:color="auto"/>
          </w:divBdr>
        </w:div>
        <w:div w:id="1199662352">
          <w:marLeft w:val="640"/>
          <w:marRight w:val="0"/>
          <w:marTop w:val="0"/>
          <w:marBottom w:val="0"/>
          <w:divBdr>
            <w:top w:val="none" w:sz="0" w:space="0" w:color="auto"/>
            <w:left w:val="none" w:sz="0" w:space="0" w:color="auto"/>
            <w:bottom w:val="none" w:sz="0" w:space="0" w:color="auto"/>
            <w:right w:val="none" w:sz="0" w:space="0" w:color="auto"/>
          </w:divBdr>
        </w:div>
        <w:div w:id="444924905">
          <w:marLeft w:val="640"/>
          <w:marRight w:val="0"/>
          <w:marTop w:val="0"/>
          <w:marBottom w:val="0"/>
          <w:divBdr>
            <w:top w:val="none" w:sz="0" w:space="0" w:color="auto"/>
            <w:left w:val="none" w:sz="0" w:space="0" w:color="auto"/>
            <w:bottom w:val="none" w:sz="0" w:space="0" w:color="auto"/>
            <w:right w:val="none" w:sz="0" w:space="0" w:color="auto"/>
          </w:divBdr>
        </w:div>
        <w:div w:id="1447382054">
          <w:marLeft w:val="640"/>
          <w:marRight w:val="0"/>
          <w:marTop w:val="0"/>
          <w:marBottom w:val="0"/>
          <w:divBdr>
            <w:top w:val="none" w:sz="0" w:space="0" w:color="auto"/>
            <w:left w:val="none" w:sz="0" w:space="0" w:color="auto"/>
            <w:bottom w:val="none" w:sz="0" w:space="0" w:color="auto"/>
            <w:right w:val="none" w:sz="0" w:space="0" w:color="auto"/>
          </w:divBdr>
        </w:div>
        <w:div w:id="697045481">
          <w:marLeft w:val="640"/>
          <w:marRight w:val="0"/>
          <w:marTop w:val="0"/>
          <w:marBottom w:val="0"/>
          <w:divBdr>
            <w:top w:val="none" w:sz="0" w:space="0" w:color="auto"/>
            <w:left w:val="none" w:sz="0" w:space="0" w:color="auto"/>
            <w:bottom w:val="none" w:sz="0" w:space="0" w:color="auto"/>
            <w:right w:val="none" w:sz="0" w:space="0" w:color="auto"/>
          </w:divBdr>
        </w:div>
        <w:div w:id="1404379126">
          <w:marLeft w:val="640"/>
          <w:marRight w:val="0"/>
          <w:marTop w:val="0"/>
          <w:marBottom w:val="0"/>
          <w:divBdr>
            <w:top w:val="none" w:sz="0" w:space="0" w:color="auto"/>
            <w:left w:val="none" w:sz="0" w:space="0" w:color="auto"/>
            <w:bottom w:val="none" w:sz="0" w:space="0" w:color="auto"/>
            <w:right w:val="none" w:sz="0" w:space="0" w:color="auto"/>
          </w:divBdr>
        </w:div>
        <w:div w:id="772433122">
          <w:marLeft w:val="640"/>
          <w:marRight w:val="0"/>
          <w:marTop w:val="0"/>
          <w:marBottom w:val="0"/>
          <w:divBdr>
            <w:top w:val="none" w:sz="0" w:space="0" w:color="auto"/>
            <w:left w:val="none" w:sz="0" w:space="0" w:color="auto"/>
            <w:bottom w:val="none" w:sz="0" w:space="0" w:color="auto"/>
            <w:right w:val="none" w:sz="0" w:space="0" w:color="auto"/>
          </w:divBdr>
        </w:div>
        <w:div w:id="392391436">
          <w:marLeft w:val="640"/>
          <w:marRight w:val="0"/>
          <w:marTop w:val="0"/>
          <w:marBottom w:val="0"/>
          <w:divBdr>
            <w:top w:val="none" w:sz="0" w:space="0" w:color="auto"/>
            <w:left w:val="none" w:sz="0" w:space="0" w:color="auto"/>
            <w:bottom w:val="none" w:sz="0" w:space="0" w:color="auto"/>
            <w:right w:val="none" w:sz="0" w:space="0" w:color="auto"/>
          </w:divBdr>
        </w:div>
        <w:div w:id="1188790173">
          <w:marLeft w:val="640"/>
          <w:marRight w:val="0"/>
          <w:marTop w:val="0"/>
          <w:marBottom w:val="0"/>
          <w:divBdr>
            <w:top w:val="none" w:sz="0" w:space="0" w:color="auto"/>
            <w:left w:val="none" w:sz="0" w:space="0" w:color="auto"/>
            <w:bottom w:val="none" w:sz="0" w:space="0" w:color="auto"/>
            <w:right w:val="none" w:sz="0" w:space="0" w:color="auto"/>
          </w:divBdr>
        </w:div>
        <w:div w:id="1221211651">
          <w:marLeft w:val="640"/>
          <w:marRight w:val="0"/>
          <w:marTop w:val="0"/>
          <w:marBottom w:val="0"/>
          <w:divBdr>
            <w:top w:val="none" w:sz="0" w:space="0" w:color="auto"/>
            <w:left w:val="none" w:sz="0" w:space="0" w:color="auto"/>
            <w:bottom w:val="none" w:sz="0" w:space="0" w:color="auto"/>
            <w:right w:val="none" w:sz="0" w:space="0" w:color="auto"/>
          </w:divBdr>
        </w:div>
        <w:div w:id="1934512271">
          <w:marLeft w:val="640"/>
          <w:marRight w:val="0"/>
          <w:marTop w:val="0"/>
          <w:marBottom w:val="0"/>
          <w:divBdr>
            <w:top w:val="none" w:sz="0" w:space="0" w:color="auto"/>
            <w:left w:val="none" w:sz="0" w:space="0" w:color="auto"/>
            <w:bottom w:val="none" w:sz="0" w:space="0" w:color="auto"/>
            <w:right w:val="none" w:sz="0" w:space="0" w:color="auto"/>
          </w:divBdr>
        </w:div>
        <w:div w:id="1185486813">
          <w:marLeft w:val="640"/>
          <w:marRight w:val="0"/>
          <w:marTop w:val="0"/>
          <w:marBottom w:val="0"/>
          <w:divBdr>
            <w:top w:val="none" w:sz="0" w:space="0" w:color="auto"/>
            <w:left w:val="none" w:sz="0" w:space="0" w:color="auto"/>
            <w:bottom w:val="none" w:sz="0" w:space="0" w:color="auto"/>
            <w:right w:val="none" w:sz="0" w:space="0" w:color="auto"/>
          </w:divBdr>
        </w:div>
        <w:div w:id="230774323">
          <w:marLeft w:val="640"/>
          <w:marRight w:val="0"/>
          <w:marTop w:val="0"/>
          <w:marBottom w:val="0"/>
          <w:divBdr>
            <w:top w:val="none" w:sz="0" w:space="0" w:color="auto"/>
            <w:left w:val="none" w:sz="0" w:space="0" w:color="auto"/>
            <w:bottom w:val="none" w:sz="0" w:space="0" w:color="auto"/>
            <w:right w:val="none" w:sz="0" w:space="0" w:color="auto"/>
          </w:divBdr>
        </w:div>
        <w:div w:id="144056479">
          <w:marLeft w:val="640"/>
          <w:marRight w:val="0"/>
          <w:marTop w:val="0"/>
          <w:marBottom w:val="0"/>
          <w:divBdr>
            <w:top w:val="none" w:sz="0" w:space="0" w:color="auto"/>
            <w:left w:val="none" w:sz="0" w:space="0" w:color="auto"/>
            <w:bottom w:val="none" w:sz="0" w:space="0" w:color="auto"/>
            <w:right w:val="none" w:sz="0" w:space="0" w:color="auto"/>
          </w:divBdr>
        </w:div>
        <w:div w:id="839270749">
          <w:marLeft w:val="640"/>
          <w:marRight w:val="0"/>
          <w:marTop w:val="0"/>
          <w:marBottom w:val="0"/>
          <w:divBdr>
            <w:top w:val="none" w:sz="0" w:space="0" w:color="auto"/>
            <w:left w:val="none" w:sz="0" w:space="0" w:color="auto"/>
            <w:bottom w:val="none" w:sz="0" w:space="0" w:color="auto"/>
            <w:right w:val="none" w:sz="0" w:space="0" w:color="auto"/>
          </w:divBdr>
        </w:div>
        <w:div w:id="538012423">
          <w:marLeft w:val="640"/>
          <w:marRight w:val="0"/>
          <w:marTop w:val="0"/>
          <w:marBottom w:val="0"/>
          <w:divBdr>
            <w:top w:val="none" w:sz="0" w:space="0" w:color="auto"/>
            <w:left w:val="none" w:sz="0" w:space="0" w:color="auto"/>
            <w:bottom w:val="none" w:sz="0" w:space="0" w:color="auto"/>
            <w:right w:val="none" w:sz="0" w:space="0" w:color="auto"/>
          </w:divBdr>
        </w:div>
        <w:div w:id="223293243">
          <w:marLeft w:val="640"/>
          <w:marRight w:val="0"/>
          <w:marTop w:val="0"/>
          <w:marBottom w:val="0"/>
          <w:divBdr>
            <w:top w:val="none" w:sz="0" w:space="0" w:color="auto"/>
            <w:left w:val="none" w:sz="0" w:space="0" w:color="auto"/>
            <w:bottom w:val="none" w:sz="0" w:space="0" w:color="auto"/>
            <w:right w:val="none" w:sz="0" w:space="0" w:color="auto"/>
          </w:divBdr>
        </w:div>
        <w:div w:id="1034034762">
          <w:marLeft w:val="640"/>
          <w:marRight w:val="0"/>
          <w:marTop w:val="0"/>
          <w:marBottom w:val="0"/>
          <w:divBdr>
            <w:top w:val="none" w:sz="0" w:space="0" w:color="auto"/>
            <w:left w:val="none" w:sz="0" w:space="0" w:color="auto"/>
            <w:bottom w:val="none" w:sz="0" w:space="0" w:color="auto"/>
            <w:right w:val="none" w:sz="0" w:space="0" w:color="auto"/>
          </w:divBdr>
        </w:div>
        <w:div w:id="1812138632">
          <w:marLeft w:val="640"/>
          <w:marRight w:val="0"/>
          <w:marTop w:val="0"/>
          <w:marBottom w:val="0"/>
          <w:divBdr>
            <w:top w:val="none" w:sz="0" w:space="0" w:color="auto"/>
            <w:left w:val="none" w:sz="0" w:space="0" w:color="auto"/>
            <w:bottom w:val="none" w:sz="0" w:space="0" w:color="auto"/>
            <w:right w:val="none" w:sz="0" w:space="0" w:color="auto"/>
          </w:divBdr>
        </w:div>
        <w:div w:id="156268443">
          <w:marLeft w:val="640"/>
          <w:marRight w:val="0"/>
          <w:marTop w:val="0"/>
          <w:marBottom w:val="0"/>
          <w:divBdr>
            <w:top w:val="none" w:sz="0" w:space="0" w:color="auto"/>
            <w:left w:val="none" w:sz="0" w:space="0" w:color="auto"/>
            <w:bottom w:val="none" w:sz="0" w:space="0" w:color="auto"/>
            <w:right w:val="none" w:sz="0" w:space="0" w:color="auto"/>
          </w:divBdr>
        </w:div>
        <w:div w:id="542400254">
          <w:marLeft w:val="640"/>
          <w:marRight w:val="0"/>
          <w:marTop w:val="0"/>
          <w:marBottom w:val="0"/>
          <w:divBdr>
            <w:top w:val="none" w:sz="0" w:space="0" w:color="auto"/>
            <w:left w:val="none" w:sz="0" w:space="0" w:color="auto"/>
            <w:bottom w:val="none" w:sz="0" w:space="0" w:color="auto"/>
            <w:right w:val="none" w:sz="0" w:space="0" w:color="auto"/>
          </w:divBdr>
        </w:div>
        <w:div w:id="1246916455">
          <w:marLeft w:val="640"/>
          <w:marRight w:val="0"/>
          <w:marTop w:val="0"/>
          <w:marBottom w:val="0"/>
          <w:divBdr>
            <w:top w:val="none" w:sz="0" w:space="0" w:color="auto"/>
            <w:left w:val="none" w:sz="0" w:space="0" w:color="auto"/>
            <w:bottom w:val="none" w:sz="0" w:space="0" w:color="auto"/>
            <w:right w:val="none" w:sz="0" w:space="0" w:color="auto"/>
          </w:divBdr>
        </w:div>
        <w:div w:id="1358047121">
          <w:marLeft w:val="640"/>
          <w:marRight w:val="0"/>
          <w:marTop w:val="0"/>
          <w:marBottom w:val="0"/>
          <w:divBdr>
            <w:top w:val="none" w:sz="0" w:space="0" w:color="auto"/>
            <w:left w:val="none" w:sz="0" w:space="0" w:color="auto"/>
            <w:bottom w:val="none" w:sz="0" w:space="0" w:color="auto"/>
            <w:right w:val="none" w:sz="0" w:space="0" w:color="auto"/>
          </w:divBdr>
        </w:div>
        <w:div w:id="1504587144">
          <w:marLeft w:val="640"/>
          <w:marRight w:val="0"/>
          <w:marTop w:val="0"/>
          <w:marBottom w:val="0"/>
          <w:divBdr>
            <w:top w:val="none" w:sz="0" w:space="0" w:color="auto"/>
            <w:left w:val="none" w:sz="0" w:space="0" w:color="auto"/>
            <w:bottom w:val="none" w:sz="0" w:space="0" w:color="auto"/>
            <w:right w:val="none" w:sz="0" w:space="0" w:color="auto"/>
          </w:divBdr>
        </w:div>
        <w:div w:id="1446002236">
          <w:marLeft w:val="640"/>
          <w:marRight w:val="0"/>
          <w:marTop w:val="0"/>
          <w:marBottom w:val="0"/>
          <w:divBdr>
            <w:top w:val="none" w:sz="0" w:space="0" w:color="auto"/>
            <w:left w:val="none" w:sz="0" w:space="0" w:color="auto"/>
            <w:bottom w:val="none" w:sz="0" w:space="0" w:color="auto"/>
            <w:right w:val="none" w:sz="0" w:space="0" w:color="auto"/>
          </w:divBdr>
        </w:div>
        <w:div w:id="415564483">
          <w:marLeft w:val="640"/>
          <w:marRight w:val="0"/>
          <w:marTop w:val="0"/>
          <w:marBottom w:val="0"/>
          <w:divBdr>
            <w:top w:val="none" w:sz="0" w:space="0" w:color="auto"/>
            <w:left w:val="none" w:sz="0" w:space="0" w:color="auto"/>
            <w:bottom w:val="none" w:sz="0" w:space="0" w:color="auto"/>
            <w:right w:val="none" w:sz="0" w:space="0" w:color="auto"/>
          </w:divBdr>
        </w:div>
        <w:div w:id="658971435">
          <w:marLeft w:val="640"/>
          <w:marRight w:val="0"/>
          <w:marTop w:val="0"/>
          <w:marBottom w:val="0"/>
          <w:divBdr>
            <w:top w:val="none" w:sz="0" w:space="0" w:color="auto"/>
            <w:left w:val="none" w:sz="0" w:space="0" w:color="auto"/>
            <w:bottom w:val="none" w:sz="0" w:space="0" w:color="auto"/>
            <w:right w:val="none" w:sz="0" w:space="0" w:color="auto"/>
          </w:divBdr>
        </w:div>
      </w:divsChild>
    </w:div>
    <w:div w:id="990644237">
      <w:bodyDiv w:val="1"/>
      <w:marLeft w:val="0"/>
      <w:marRight w:val="0"/>
      <w:marTop w:val="0"/>
      <w:marBottom w:val="0"/>
      <w:divBdr>
        <w:top w:val="none" w:sz="0" w:space="0" w:color="auto"/>
        <w:left w:val="none" w:sz="0" w:space="0" w:color="auto"/>
        <w:bottom w:val="none" w:sz="0" w:space="0" w:color="auto"/>
        <w:right w:val="none" w:sz="0" w:space="0" w:color="auto"/>
      </w:divBdr>
      <w:divsChild>
        <w:div w:id="190262474">
          <w:marLeft w:val="640"/>
          <w:marRight w:val="0"/>
          <w:marTop w:val="0"/>
          <w:marBottom w:val="0"/>
          <w:divBdr>
            <w:top w:val="none" w:sz="0" w:space="0" w:color="auto"/>
            <w:left w:val="none" w:sz="0" w:space="0" w:color="auto"/>
            <w:bottom w:val="none" w:sz="0" w:space="0" w:color="auto"/>
            <w:right w:val="none" w:sz="0" w:space="0" w:color="auto"/>
          </w:divBdr>
        </w:div>
        <w:div w:id="1435248915">
          <w:marLeft w:val="640"/>
          <w:marRight w:val="0"/>
          <w:marTop w:val="0"/>
          <w:marBottom w:val="0"/>
          <w:divBdr>
            <w:top w:val="none" w:sz="0" w:space="0" w:color="auto"/>
            <w:left w:val="none" w:sz="0" w:space="0" w:color="auto"/>
            <w:bottom w:val="none" w:sz="0" w:space="0" w:color="auto"/>
            <w:right w:val="none" w:sz="0" w:space="0" w:color="auto"/>
          </w:divBdr>
        </w:div>
        <w:div w:id="1692874337">
          <w:marLeft w:val="640"/>
          <w:marRight w:val="0"/>
          <w:marTop w:val="0"/>
          <w:marBottom w:val="0"/>
          <w:divBdr>
            <w:top w:val="none" w:sz="0" w:space="0" w:color="auto"/>
            <w:left w:val="none" w:sz="0" w:space="0" w:color="auto"/>
            <w:bottom w:val="none" w:sz="0" w:space="0" w:color="auto"/>
            <w:right w:val="none" w:sz="0" w:space="0" w:color="auto"/>
          </w:divBdr>
        </w:div>
        <w:div w:id="128789857">
          <w:marLeft w:val="640"/>
          <w:marRight w:val="0"/>
          <w:marTop w:val="0"/>
          <w:marBottom w:val="0"/>
          <w:divBdr>
            <w:top w:val="none" w:sz="0" w:space="0" w:color="auto"/>
            <w:left w:val="none" w:sz="0" w:space="0" w:color="auto"/>
            <w:bottom w:val="none" w:sz="0" w:space="0" w:color="auto"/>
            <w:right w:val="none" w:sz="0" w:space="0" w:color="auto"/>
          </w:divBdr>
        </w:div>
        <w:div w:id="1381975378">
          <w:marLeft w:val="640"/>
          <w:marRight w:val="0"/>
          <w:marTop w:val="0"/>
          <w:marBottom w:val="0"/>
          <w:divBdr>
            <w:top w:val="none" w:sz="0" w:space="0" w:color="auto"/>
            <w:left w:val="none" w:sz="0" w:space="0" w:color="auto"/>
            <w:bottom w:val="none" w:sz="0" w:space="0" w:color="auto"/>
            <w:right w:val="none" w:sz="0" w:space="0" w:color="auto"/>
          </w:divBdr>
        </w:div>
        <w:div w:id="397283610">
          <w:marLeft w:val="640"/>
          <w:marRight w:val="0"/>
          <w:marTop w:val="0"/>
          <w:marBottom w:val="0"/>
          <w:divBdr>
            <w:top w:val="none" w:sz="0" w:space="0" w:color="auto"/>
            <w:left w:val="none" w:sz="0" w:space="0" w:color="auto"/>
            <w:bottom w:val="none" w:sz="0" w:space="0" w:color="auto"/>
            <w:right w:val="none" w:sz="0" w:space="0" w:color="auto"/>
          </w:divBdr>
        </w:div>
        <w:div w:id="487206996">
          <w:marLeft w:val="640"/>
          <w:marRight w:val="0"/>
          <w:marTop w:val="0"/>
          <w:marBottom w:val="0"/>
          <w:divBdr>
            <w:top w:val="none" w:sz="0" w:space="0" w:color="auto"/>
            <w:left w:val="none" w:sz="0" w:space="0" w:color="auto"/>
            <w:bottom w:val="none" w:sz="0" w:space="0" w:color="auto"/>
            <w:right w:val="none" w:sz="0" w:space="0" w:color="auto"/>
          </w:divBdr>
        </w:div>
        <w:div w:id="669218532">
          <w:marLeft w:val="640"/>
          <w:marRight w:val="0"/>
          <w:marTop w:val="0"/>
          <w:marBottom w:val="0"/>
          <w:divBdr>
            <w:top w:val="none" w:sz="0" w:space="0" w:color="auto"/>
            <w:left w:val="none" w:sz="0" w:space="0" w:color="auto"/>
            <w:bottom w:val="none" w:sz="0" w:space="0" w:color="auto"/>
            <w:right w:val="none" w:sz="0" w:space="0" w:color="auto"/>
          </w:divBdr>
        </w:div>
        <w:div w:id="1960646202">
          <w:marLeft w:val="640"/>
          <w:marRight w:val="0"/>
          <w:marTop w:val="0"/>
          <w:marBottom w:val="0"/>
          <w:divBdr>
            <w:top w:val="none" w:sz="0" w:space="0" w:color="auto"/>
            <w:left w:val="none" w:sz="0" w:space="0" w:color="auto"/>
            <w:bottom w:val="none" w:sz="0" w:space="0" w:color="auto"/>
            <w:right w:val="none" w:sz="0" w:space="0" w:color="auto"/>
          </w:divBdr>
        </w:div>
        <w:div w:id="327485930">
          <w:marLeft w:val="640"/>
          <w:marRight w:val="0"/>
          <w:marTop w:val="0"/>
          <w:marBottom w:val="0"/>
          <w:divBdr>
            <w:top w:val="none" w:sz="0" w:space="0" w:color="auto"/>
            <w:left w:val="none" w:sz="0" w:space="0" w:color="auto"/>
            <w:bottom w:val="none" w:sz="0" w:space="0" w:color="auto"/>
            <w:right w:val="none" w:sz="0" w:space="0" w:color="auto"/>
          </w:divBdr>
        </w:div>
        <w:div w:id="946694193">
          <w:marLeft w:val="640"/>
          <w:marRight w:val="0"/>
          <w:marTop w:val="0"/>
          <w:marBottom w:val="0"/>
          <w:divBdr>
            <w:top w:val="none" w:sz="0" w:space="0" w:color="auto"/>
            <w:left w:val="none" w:sz="0" w:space="0" w:color="auto"/>
            <w:bottom w:val="none" w:sz="0" w:space="0" w:color="auto"/>
            <w:right w:val="none" w:sz="0" w:space="0" w:color="auto"/>
          </w:divBdr>
        </w:div>
        <w:div w:id="239757512">
          <w:marLeft w:val="640"/>
          <w:marRight w:val="0"/>
          <w:marTop w:val="0"/>
          <w:marBottom w:val="0"/>
          <w:divBdr>
            <w:top w:val="none" w:sz="0" w:space="0" w:color="auto"/>
            <w:left w:val="none" w:sz="0" w:space="0" w:color="auto"/>
            <w:bottom w:val="none" w:sz="0" w:space="0" w:color="auto"/>
            <w:right w:val="none" w:sz="0" w:space="0" w:color="auto"/>
          </w:divBdr>
        </w:div>
        <w:div w:id="885726347">
          <w:marLeft w:val="640"/>
          <w:marRight w:val="0"/>
          <w:marTop w:val="0"/>
          <w:marBottom w:val="0"/>
          <w:divBdr>
            <w:top w:val="none" w:sz="0" w:space="0" w:color="auto"/>
            <w:left w:val="none" w:sz="0" w:space="0" w:color="auto"/>
            <w:bottom w:val="none" w:sz="0" w:space="0" w:color="auto"/>
            <w:right w:val="none" w:sz="0" w:space="0" w:color="auto"/>
          </w:divBdr>
        </w:div>
        <w:div w:id="1513493247">
          <w:marLeft w:val="640"/>
          <w:marRight w:val="0"/>
          <w:marTop w:val="0"/>
          <w:marBottom w:val="0"/>
          <w:divBdr>
            <w:top w:val="none" w:sz="0" w:space="0" w:color="auto"/>
            <w:left w:val="none" w:sz="0" w:space="0" w:color="auto"/>
            <w:bottom w:val="none" w:sz="0" w:space="0" w:color="auto"/>
            <w:right w:val="none" w:sz="0" w:space="0" w:color="auto"/>
          </w:divBdr>
        </w:div>
        <w:div w:id="178349086">
          <w:marLeft w:val="640"/>
          <w:marRight w:val="0"/>
          <w:marTop w:val="0"/>
          <w:marBottom w:val="0"/>
          <w:divBdr>
            <w:top w:val="none" w:sz="0" w:space="0" w:color="auto"/>
            <w:left w:val="none" w:sz="0" w:space="0" w:color="auto"/>
            <w:bottom w:val="none" w:sz="0" w:space="0" w:color="auto"/>
            <w:right w:val="none" w:sz="0" w:space="0" w:color="auto"/>
          </w:divBdr>
        </w:div>
        <w:div w:id="1036273253">
          <w:marLeft w:val="640"/>
          <w:marRight w:val="0"/>
          <w:marTop w:val="0"/>
          <w:marBottom w:val="0"/>
          <w:divBdr>
            <w:top w:val="none" w:sz="0" w:space="0" w:color="auto"/>
            <w:left w:val="none" w:sz="0" w:space="0" w:color="auto"/>
            <w:bottom w:val="none" w:sz="0" w:space="0" w:color="auto"/>
            <w:right w:val="none" w:sz="0" w:space="0" w:color="auto"/>
          </w:divBdr>
        </w:div>
        <w:div w:id="1992129348">
          <w:marLeft w:val="640"/>
          <w:marRight w:val="0"/>
          <w:marTop w:val="0"/>
          <w:marBottom w:val="0"/>
          <w:divBdr>
            <w:top w:val="none" w:sz="0" w:space="0" w:color="auto"/>
            <w:left w:val="none" w:sz="0" w:space="0" w:color="auto"/>
            <w:bottom w:val="none" w:sz="0" w:space="0" w:color="auto"/>
            <w:right w:val="none" w:sz="0" w:space="0" w:color="auto"/>
          </w:divBdr>
        </w:div>
        <w:div w:id="1498693230">
          <w:marLeft w:val="640"/>
          <w:marRight w:val="0"/>
          <w:marTop w:val="0"/>
          <w:marBottom w:val="0"/>
          <w:divBdr>
            <w:top w:val="none" w:sz="0" w:space="0" w:color="auto"/>
            <w:left w:val="none" w:sz="0" w:space="0" w:color="auto"/>
            <w:bottom w:val="none" w:sz="0" w:space="0" w:color="auto"/>
            <w:right w:val="none" w:sz="0" w:space="0" w:color="auto"/>
          </w:divBdr>
        </w:div>
        <w:div w:id="975255491">
          <w:marLeft w:val="640"/>
          <w:marRight w:val="0"/>
          <w:marTop w:val="0"/>
          <w:marBottom w:val="0"/>
          <w:divBdr>
            <w:top w:val="none" w:sz="0" w:space="0" w:color="auto"/>
            <w:left w:val="none" w:sz="0" w:space="0" w:color="auto"/>
            <w:bottom w:val="none" w:sz="0" w:space="0" w:color="auto"/>
            <w:right w:val="none" w:sz="0" w:space="0" w:color="auto"/>
          </w:divBdr>
        </w:div>
        <w:div w:id="352341762">
          <w:marLeft w:val="640"/>
          <w:marRight w:val="0"/>
          <w:marTop w:val="0"/>
          <w:marBottom w:val="0"/>
          <w:divBdr>
            <w:top w:val="none" w:sz="0" w:space="0" w:color="auto"/>
            <w:left w:val="none" w:sz="0" w:space="0" w:color="auto"/>
            <w:bottom w:val="none" w:sz="0" w:space="0" w:color="auto"/>
            <w:right w:val="none" w:sz="0" w:space="0" w:color="auto"/>
          </w:divBdr>
        </w:div>
        <w:div w:id="1746221567">
          <w:marLeft w:val="640"/>
          <w:marRight w:val="0"/>
          <w:marTop w:val="0"/>
          <w:marBottom w:val="0"/>
          <w:divBdr>
            <w:top w:val="none" w:sz="0" w:space="0" w:color="auto"/>
            <w:left w:val="none" w:sz="0" w:space="0" w:color="auto"/>
            <w:bottom w:val="none" w:sz="0" w:space="0" w:color="auto"/>
            <w:right w:val="none" w:sz="0" w:space="0" w:color="auto"/>
          </w:divBdr>
        </w:div>
        <w:div w:id="1878468614">
          <w:marLeft w:val="640"/>
          <w:marRight w:val="0"/>
          <w:marTop w:val="0"/>
          <w:marBottom w:val="0"/>
          <w:divBdr>
            <w:top w:val="none" w:sz="0" w:space="0" w:color="auto"/>
            <w:left w:val="none" w:sz="0" w:space="0" w:color="auto"/>
            <w:bottom w:val="none" w:sz="0" w:space="0" w:color="auto"/>
            <w:right w:val="none" w:sz="0" w:space="0" w:color="auto"/>
          </w:divBdr>
        </w:div>
        <w:div w:id="1706979537">
          <w:marLeft w:val="640"/>
          <w:marRight w:val="0"/>
          <w:marTop w:val="0"/>
          <w:marBottom w:val="0"/>
          <w:divBdr>
            <w:top w:val="none" w:sz="0" w:space="0" w:color="auto"/>
            <w:left w:val="none" w:sz="0" w:space="0" w:color="auto"/>
            <w:bottom w:val="none" w:sz="0" w:space="0" w:color="auto"/>
            <w:right w:val="none" w:sz="0" w:space="0" w:color="auto"/>
          </w:divBdr>
        </w:div>
        <w:div w:id="534268979">
          <w:marLeft w:val="640"/>
          <w:marRight w:val="0"/>
          <w:marTop w:val="0"/>
          <w:marBottom w:val="0"/>
          <w:divBdr>
            <w:top w:val="none" w:sz="0" w:space="0" w:color="auto"/>
            <w:left w:val="none" w:sz="0" w:space="0" w:color="auto"/>
            <w:bottom w:val="none" w:sz="0" w:space="0" w:color="auto"/>
            <w:right w:val="none" w:sz="0" w:space="0" w:color="auto"/>
          </w:divBdr>
        </w:div>
        <w:div w:id="982659967">
          <w:marLeft w:val="640"/>
          <w:marRight w:val="0"/>
          <w:marTop w:val="0"/>
          <w:marBottom w:val="0"/>
          <w:divBdr>
            <w:top w:val="none" w:sz="0" w:space="0" w:color="auto"/>
            <w:left w:val="none" w:sz="0" w:space="0" w:color="auto"/>
            <w:bottom w:val="none" w:sz="0" w:space="0" w:color="auto"/>
            <w:right w:val="none" w:sz="0" w:space="0" w:color="auto"/>
          </w:divBdr>
        </w:div>
        <w:div w:id="1311056464">
          <w:marLeft w:val="640"/>
          <w:marRight w:val="0"/>
          <w:marTop w:val="0"/>
          <w:marBottom w:val="0"/>
          <w:divBdr>
            <w:top w:val="none" w:sz="0" w:space="0" w:color="auto"/>
            <w:left w:val="none" w:sz="0" w:space="0" w:color="auto"/>
            <w:bottom w:val="none" w:sz="0" w:space="0" w:color="auto"/>
            <w:right w:val="none" w:sz="0" w:space="0" w:color="auto"/>
          </w:divBdr>
        </w:div>
        <w:div w:id="1377201612">
          <w:marLeft w:val="640"/>
          <w:marRight w:val="0"/>
          <w:marTop w:val="0"/>
          <w:marBottom w:val="0"/>
          <w:divBdr>
            <w:top w:val="none" w:sz="0" w:space="0" w:color="auto"/>
            <w:left w:val="none" w:sz="0" w:space="0" w:color="auto"/>
            <w:bottom w:val="none" w:sz="0" w:space="0" w:color="auto"/>
            <w:right w:val="none" w:sz="0" w:space="0" w:color="auto"/>
          </w:divBdr>
        </w:div>
        <w:div w:id="1356417338">
          <w:marLeft w:val="640"/>
          <w:marRight w:val="0"/>
          <w:marTop w:val="0"/>
          <w:marBottom w:val="0"/>
          <w:divBdr>
            <w:top w:val="none" w:sz="0" w:space="0" w:color="auto"/>
            <w:left w:val="none" w:sz="0" w:space="0" w:color="auto"/>
            <w:bottom w:val="none" w:sz="0" w:space="0" w:color="auto"/>
            <w:right w:val="none" w:sz="0" w:space="0" w:color="auto"/>
          </w:divBdr>
        </w:div>
        <w:div w:id="1932929332">
          <w:marLeft w:val="640"/>
          <w:marRight w:val="0"/>
          <w:marTop w:val="0"/>
          <w:marBottom w:val="0"/>
          <w:divBdr>
            <w:top w:val="none" w:sz="0" w:space="0" w:color="auto"/>
            <w:left w:val="none" w:sz="0" w:space="0" w:color="auto"/>
            <w:bottom w:val="none" w:sz="0" w:space="0" w:color="auto"/>
            <w:right w:val="none" w:sz="0" w:space="0" w:color="auto"/>
          </w:divBdr>
        </w:div>
        <w:div w:id="301472709">
          <w:marLeft w:val="640"/>
          <w:marRight w:val="0"/>
          <w:marTop w:val="0"/>
          <w:marBottom w:val="0"/>
          <w:divBdr>
            <w:top w:val="none" w:sz="0" w:space="0" w:color="auto"/>
            <w:left w:val="none" w:sz="0" w:space="0" w:color="auto"/>
            <w:bottom w:val="none" w:sz="0" w:space="0" w:color="auto"/>
            <w:right w:val="none" w:sz="0" w:space="0" w:color="auto"/>
          </w:divBdr>
        </w:div>
        <w:div w:id="1447457100">
          <w:marLeft w:val="640"/>
          <w:marRight w:val="0"/>
          <w:marTop w:val="0"/>
          <w:marBottom w:val="0"/>
          <w:divBdr>
            <w:top w:val="none" w:sz="0" w:space="0" w:color="auto"/>
            <w:left w:val="none" w:sz="0" w:space="0" w:color="auto"/>
            <w:bottom w:val="none" w:sz="0" w:space="0" w:color="auto"/>
            <w:right w:val="none" w:sz="0" w:space="0" w:color="auto"/>
          </w:divBdr>
        </w:div>
        <w:div w:id="442456141">
          <w:marLeft w:val="640"/>
          <w:marRight w:val="0"/>
          <w:marTop w:val="0"/>
          <w:marBottom w:val="0"/>
          <w:divBdr>
            <w:top w:val="none" w:sz="0" w:space="0" w:color="auto"/>
            <w:left w:val="none" w:sz="0" w:space="0" w:color="auto"/>
            <w:bottom w:val="none" w:sz="0" w:space="0" w:color="auto"/>
            <w:right w:val="none" w:sz="0" w:space="0" w:color="auto"/>
          </w:divBdr>
        </w:div>
        <w:div w:id="2070574910">
          <w:marLeft w:val="640"/>
          <w:marRight w:val="0"/>
          <w:marTop w:val="0"/>
          <w:marBottom w:val="0"/>
          <w:divBdr>
            <w:top w:val="none" w:sz="0" w:space="0" w:color="auto"/>
            <w:left w:val="none" w:sz="0" w:space="0" w:color="auto"/>
            <w:bottom w:val="none" w:sz="0" w:space="0" w:color="auto"/>
            <w:right w:val="none" w:sz="0" w:space="0" w:color="auto"/>
          </w:divBdr>
        </w:div>
        <w:div w:id="714239633">
          <w:marLeft w:val="640"/>
          <w:marRight w:val="0"/>
          <w:marTop w:val="0"/>
          <w:marBottom w:val="0"/>
          <w:divBdr>
            <w:top w:val="none" w:sz="0" w:space="0" w:color="auto"/>
            <w:left w:val="none" w:sz="0" w:space="0" w:color="auto"/>
            <w:bottom w:val="none" w:sz="0" w:space="0" w:color="auto"/>
            <w:right w:val="none" w:sz="0" w:space="0" w:color="auto"/>
          </w:divBdr>
        </w:div>
        <w:div w:id="509494891">
          <w:marLeft w:val="640"/>
          <w:marRight w:val="0"/>
          <w:marTop w:val="0"/>
          <w:marBottom w:val="0"/>
          <w:divBdr>
            <w:top w:val="none" w:sz="0" w:space="0" w:color="auto"/>
            <w:left w:val="none" w:sz="0" w:space="0" w:color="auto"/>
            <w:bottom w:val="none" w:sz="0" w:space="0" w:color="auto"/>
            <w:right w:val="none" w:sz="0" w:space="0" w:color="auto"/>
          </w:divBdr>
        </w:div>
        <w:div w:id="1048844910">
          <w:marLeft w:val="640"/>
          <w:marRight w:val="0"/>
          <w:marTop w:val="0"/>
          <w:marBottom w:val="0"/>
          <w:divBdr>
            <w:top w:val="none" w:sz="0" w:space="0" w:color="auto"/>
            <w:left w:val="none" w:sz="0" w:space="0" w:color="auto"/>
            <w:bottom w:val="none" w:sz="0" w:space="0" w:color="auto"/>
            <w:right w:val="none" w:sz="0" w:space="0" w:color="auto"/>
          </w:divBdr>
        </w:div>
        <w:div w:id="1301032051">
          <w:marLeft w:val="640"/>
          <w:marRight w:val="0"/>
          <w:marTop w:val="0"/>
          <w:marBottom w:val="0"/>
          <w:divBdr>
            <w:top w:val="none" w:sz="0" w:space="0" w:color="auto"/>
            <w:left w:val="none" w:sz="0" w:space="0" w:color="auto"/>
            <w:bottom w:val="none" w:sz="0" w:space="0" w:color="auto"/>
            <w:right w:val="none" w:sz="0" w:space="0" w:color="auto"/>
          </w:divBdr>
        </w:div>
        <w:div w:id="1594126003">
          <w:marLeft w:val="640"/>
          <w:marRight w:val="0"/>
          <w:marTop w:val="0"/>
          <w:marBottom w:val="0"/>
          <w:divBdr>
            <w:top w:val="none" w:sz="0" w:space="0" w:color="auto"/>
            <w:left w:val="none" w:sz="0" w:space="0" w:color="auto"/>
            <w:bottom w:val="none" w:sz="0" w:space="0" w:color="auto"/>
            <w:right w:val="none" w:sz="0" w:space="0" w:color="auto"/>
          </w:divBdr>
        </w:div>
      </w:divsChild>
    </w:div>
    <w:div w:id="1002464752">
      <w:bodyDiv w:val="1"/>
      <w:marLeft w:val="0"/>
      <w:marRight w:val="0"/>
      <w:marTop w:val="0"/>
      <w:marBottom w:val="0"/>
      <w:divBdr>
        <w:top w:val="none" w:sz="0" w:space="0" w:color="auto"/>
        <w:left w:val="none" w:sz="0" w:space="0" w:color="auto"/>
        <w:bottom w:val="none" w:sz="0" w:space="0" w:color="auto"/>
        <w:right w:val="none" w:sz="0" w:space="0" w:color="auto"/>
      </w:divBdr>
      <w:divsChild>
        <w:div w:id="1926721581">
          <w:marLeft w:val="640"/>
          <w:marRight w:val="0"/>
          <w:marTop w:val="0"/>
          <w:marBottom w:val="0"/>
          <w:divBdr>
            <w:top w:val="none" w:sz="0" w:space="0" w:color="auto"/>
            <w:left w:val="none" w:sz="0" w:space="0" w:color="auto"/>
            <w:bottom w:val="none" w:sz="0" w:space="0" w:color="auto"/>
            <w:right w:val="none" w:sz="0" w:space="0" w:color="auto"/>
          </w:divBdr>
        </w:div>
        <w:div w:id="180705401">
          <w:marLeft w:val="640"/>
          <w:marRight w:val="0"/>
          <w:marTop w:val="0"/>
          <w:marBottom w:val="0"/>
          <w:divBdr>
            <w:top w:val="none" w:sz="0" w:space="0" w:color="auto"/>
            <w:left w:val="none" w:sz="0" w:space="0" w:color="auto"/>
            <w:bottom w:val="none" w:sz="0" w:space="0" w:color="auto"/>
            <w:right w:val="none" w:sz="0" w:space="0" w:color="auto"/>
          </w:divBdr>
        </w:div>
        <w:div w:id="1419138806">
          <w:marLeft w:val="640"/>
          <w:marRight w:val="0"/>
          <w:marTop w:val="0"/>
          <w:marBottom w:val="0"/>
          <w:divBdr>
            <w:top w:val="none" w:sz="0" w:space="0" w:color="auto"/>
            <w:left w:val="none" w:sz="0" w:space="0" w:color="auto"/>
            <w:bottom w:val="none" w:sz="0" w:space="0" w:color="auto"/>
            <w:right w:val="none" w:sz="0" w:space="0" w:color="auto"/>
          </w:divBdr>
        </w:div>
        <w:div w:id="262804494">
          <w:marLeft w:val="640"/>
          <w:marRight w:val="0"/>
          <w:marTop w:val="0"/>
          <w:marBottom w:val="0"/>
          <w:divBdr>
            <w:top w:val="none" w:sz="0" w:space="0" w:color="auto"/>
            <w:left w:val="none" w:sz="0" w:space="0" w:color="auto"/>
            <w:bottom w:val="none" w:sz="0" w:space="0" w:color="auto"/>
            <w:right w:val="none" w:sz="0" w:space="0" w:color="auto"/>
          </w:divBdr>
        </w:div>
        <w:div w:id="2102994467">
          <w:marLeft w:val="640"/>
          <w:marRight w:val="0"/>
          <w:marTop w:val="0"/>
          <w:marBottom w:val="0"/>
          <w:divBdr>
            <w:top w:val="none" w:sz="0" w:space="0" w:color="auto"/>
            <w:left w:val="none" w:sz="0" w:space="0" w:color="auto"/>
            <w:bottom w:val="none" w:sz="0" w:space="0" w:color="auto"/>
            <w:right w:val="none" w:sz="0" w:space="0" w:color="auto"/>
          </w:divBdr>
        </w:div>
        <w:div w:id="269244424">
          <w:marLeft w:val="640"/>
          <w:marRight w:val="0"/>
          <w:marTop w:val="0"/>
          <w:marBottom w:val="0"/>
          <w:divBdr>
            <w:top w:val="none" w:sz="0" w:space="0" w:color="auto"/>
            <w:left w:val="none" w:sz="0" w:space="0" w:color="auto"/>
            <w:bottom w:val="none" w:sz="0" w:space="0" w:color="auto"/>
            <w:right w:val="none" w:sz="0" w:space="0" w:color="auto"/>
          </w:divBdr>
        </w:div>
        <w:div w:id="140201120">
          <w:marLeft w:val="640"/>
          <w:marRight w:val="0"/>
          <w:marTop w:val="0"/>
          <w:marBottom w:val="0"/>
          <w:divBdr>
            <w:top w:val="none" w:sz="0" w:space="0" w:color="auto"/>
            <w:left w:val="none" w:sz="0" w:space="0" w:color="auto"/>
            <w:bottom w:val="none" w:sz="0" w:space="0" w:color="auto"/>
            <w:right w:val="none" w:sz="0" w:space="0" w:color="auto"/>
          </w:divBdr>
        </w:div>
        <w:div w:id="141777408">
          <w:marLeft w:val="640"/>
          <w:marRight w:val="0"/>
          <w:marTop w:val="0"/>
          <w:marBottom w:val="0"/>
          <w:divBdr>
            <w:top w:val="none" w:sz="0" w:space="0" w:color="auto"/>
            <w:left w:val="none" w:sz="0" w:space="0" w:color="auto"/>
            <w:bottom w:val="none" w:sz="0" w:space="0" w:color="auto"/>
            <w:right w:val="none" w:sz="0" w:space="0" w:color="auto"/>
          </w:divBdr>
        </w:div>
        <w:div w:id="1436097219">
          <w:marLeft w:val="640"/>
          <w:marRight w:val="0"/>
          <w:marTop w:val="0"/>
          <w:marBottom w:val="0"/>
          <w:divBdr>
            <w:top w:val="none" w:sz="0" w:space="0" w:color="auto"/>
            <w:left w:val="none" w:sz="0" w:space="0" w:color="auto"/>
            <w:bottom w:val="none" w:sz="0" w:space="0" w:color="auto"/>
            <w:right w:val="none" w:sz="0" w:space="0" w:color="auto"/>
          </w:divBdr>
        </w:div>
        <w:div w:id="874538157">
          <w:marLeft w:val="640"/>
          <w:marRight w:val="0"/>
          <w:marTop w:val="0"/>
          <w:marBottom w:val="0"/>
          <w:divBdr>
            <w:top w:val="none" w:sz="0" w:space="0" w:color="auto"/>
            <w:left w:val="none" w:sz="0" w:space="0" w:color="auto"/>
            <w:bottom w:val="none" w:sz="0" w:space="0" w:color="auto"/>
            <w:right w:val="none" w:sz="0" w:space="0" w:color="auto"/>
          </w:divBdr>
        </w:div>
        <w:div w:id="473065212">
          <w:marLeft w:val="640"/>
          <w:marRight w:val="0"/>
          <w:marTop w:val="0"/>
          <w:marBottom w:val="0"/>
          <w:divBdr>
            <w:top w:val="none" w:sz="0" w:space="0" w:color="auto"/>
            <w:left w:val="none" w:sz="0" w:space="0" w:color="auto"/>
            <w:bottom w:val="none" w:sz="0" w:space="0" w:color="auto"/>
            <w:right w:val="none" w:sz="0" w:space="0" w:color="auto"/>
          </w:divBdr>
        </w:div>
        <w:div w:id="17897230">
          <w:marLeft w:val="640"/>
          <w:marRight w:val="0"/>
          <w:marTop w:val="0"/>
          <w:marBottom w:val="0"/>
          <w:divBdr>
            <w:top w:val="none" w:sz="0" w:space="0" w:color="auto"/>
            <w:left w:val="none" w:sz="0" w:space="0" w:color="auto"/>
            <w:bottom w:val="none" w:sz="0" w:space="0" w:color="auto"/>
            <w:right w:val="none" w:sz="0" w:space="0" w:color="auto"/>
          </w:divBdr>
        </w:div>
        <w:div w:id="353579610">
          <w:marLeft w:val="640"/>
          <w:marRight w:val="0"/>
          <w:marTop w:val="0"/>
          <w:marBottom w:val="0"/>
          <w:divBdr>
            <w:top w:val="none" w:sz="0" w:space="0" w:color="auto"/>
            <w:left w:val="none" w:sz="0" w:space="0" w:color="auto"/>
            <w:bottom w:val="none" w:sz="0" w:space="0" w:color="auto"/>
            <w:right w:val="none" w:sz="0" w:space="0" w:color="auto"/>
          </w:divBdr>
        </w:div>
        <w:div w:id="341736633">
          <w:marLeft w:val="640"/>
          <w:marRight w:val="0"/>
          <w:marTop w:val="0"/>
          <w:marBottom w:val="0"/>
          <w:divBdr>
            <w:top w:val="none" w:sz="0" w:space="0" w:color="auto"/>
            <w:left w:val="none" w:sz="0" w:space="0" w:color="auto"/>
            <w:bottom w:val="none" w:sz="0" w:space="0" w:color="auto"/>
            <w:right w:val="none" w:sz="0" w:space="0" w:color="auto"/>
          </w:divBdr>
        </w:div>
        <w:div w:id="1870221203">
          <w:marLeft w:val="640"/>
          <w:marRight w:val="0"/>
          <w:marTop w:val="0"/>
          <w:marBottom w:val="0"/>
          <w:divBdr>
            <w:top w:val="none" w:sz="0" w:space="0" w:color="auto"/>
            <w:left w:val="none" w:sz="0" w:space="0" w:color="auto"/>
            <w:bottom w:val="none" w:sz="0" w:space="0" w:color="auto"/>
            <w:right w:val="none" w:sz="0" w:space="0" w:color="auto"/>
          </w:divBdr>
        </w:div>
        <w:div w:id="1250508514">
          <w:marLeft w:val="640"/>
          <w:marRight w:val="0"/>
          <w:marTop w:val="0"/>
          <w:marBottom w:val="0"/>
          <w:divBdr>
            <w:top w:val="none" w:sz="0" w:space="0" w:color="auto"/>
            <w:left w:val="none" w:sz="0" w:space="0" w:color="auto"/>
            <w:bottom w:val="none" w:sz="0" w:space="0" w:color="auto"/>
            <w:right w:val="none" w:sz="0" w:space="0" w:color="auto"/>
          </w:divBdr>
        </w:div>
        <w:div w:id="1915124102">
          <w:marLeft w:val="640"/>
          <w:marRight w:val="0"/>
          <w:marTop w:val="0"/>
          <w:marBottom w:val="0"/>
          <w:divBdr>
            <w:top w:val="none" w:sz="0" w:space="0" w:color="auto"/>
            <w:left w:val="none" w:sz="0" w:space="0" w:color="auto"/>
            <w:bottom w:val="none" w:sz="0" w:space="0" w:color="auto"/>
            <w:right w:val="none" w:sz="0" w:space="0" w:color="auto"/>
          </w:divBdr>
        </w:div>
        <w:div w:id="1514762675">
          <w:marLeft w:val="640"/>
          <w:marRight w:val="0"/>
          <w:marTop w:val="0"/>
          <w:marBottom w:val="0"/>
          <w:divBdr>
            <w:top w:val="none" w:sz="0" w:space="0" w:color="auto"/>
            <w:left w:val="none" w:sz="0" w:space="0" w:color="auto"/>
            <w:bottom w:val="none" w:sz="0" w:space="0" w:color="auto"/>
            <w:right w:val="none" w:sz="0" w:space="0" w:color="auto"/>
          </w:divBdr>
        </w:div>
        <w:div w:id="447547910">
          <w:marLeft w:val="640"/>
          <w:marRight w:val="0"/>
          <w:marTop w:val="0"/>
          <w:marBottom w:val="0"/>
          <w:divBdr>
            <w:top w:val="none" w:sz="0" w:space="0" w:color="auto"/>
            <w:left w:val="none" w:sz="0" w:space="0" w:color="auto"/>
            <w:bottom w:val="none" w:sz="0" w:space="0" w:color="auto"/>
            <w:right w:val="none" w:sz="0" w:space="0" w:color="auto"/>
          </w:divBdr>
        </w:div>
        <w:div w:id="760951836">
          <w:marLeft w:val="640"/>
          <w:marRight w:val="0"/>
          <w:marTop w:val="0"/>
          <w:marBottom w:val="0"/>
          <w:divBdr>
            <w:top w:val="none" w:sz="0" w:space="0" w:color="auto"/>
            <w:left w:val="none" w:sz="0" w:space="0" w:color="auto"/>
            <w:bottom w:val="none" w:sz="0" w:space="0" w:color="auto"/>
            <w:right w:val="none" w:sz="0" w:space="0" w:color="auto"/>
          </w:divBdr>
        </w:div>
        <w:div w:id="1435519291">
          <w:marLeft w:val="640"/>
          <w:marRight w:val="0"/>
          <w:marTop w:val="0"/>
          <w:marBottom w:val="0"/>
          <w:divBdr>
            <w:top w:val="none" w:sz="0" w:space="0" w:color="auto"/>
            <w:left w:val="none" w:sz="0" w:space="0" w:color="auto"/>
            <w:bottom w:val="none" w:sz="0" w:space="0" w:color="auto"/>
            <w:right w:val="none" w:sz="0" w:space="0" w:color="auto"/>
          </w:divBdr>
        </w:div>
        <w:div w:id="1807042763">
          <w:marLeft w:val="640"/>
          <w:marRight w:val="0"/>
          <w:marTop w:val="0"/>
          <w:marBottom w:val="0"/>
          <w:divBdr>
            <w:top w:val="none" w:sz="0" w:space="0" w:color="auto"/>
            <w:left w:val="none" w:sz="0" w:space="0" w:color="auto"/>
            <w:bottom w:val="none" w:sz="0" w:space="0" w:color="auto"/>
            <w:right w:val="none" w:sz="0" w:space="0" w:color="auto"/>
          </w:divBdr>
        </w:div>
        <w:div w:id="1003316604">
          <w:marLeft w:val="640"/>
          <w:marRight w:val="0"/>
          <w:marTop w:val="0"/>
          <w:marBottom w:val="0"/>
          <w:divBdr>
            <w:top w:val="none" w:sz="0" w:space="0" w:color="auto"/>
            <w:left w:val="none" w:sz="0" w:space="0" w:color="auto"/>
            <w:bottom w:val="none" w:sz="0" w:space="0" w:color="auto"/>
            <w:right w:val="none" w:sz="0" w:space="0" w:color="auto"/>
          </w:divBdr>
        </w:div>
        <w:div w:id="1881741161">
          <w:marLeft w:val="640"/>
          <w:marRight w:val="0"/>
          <w:marTop w:val="0"/>
          <w:marBottom w:val="0"/>
          <w:divBdr>
            <w:top w:val="none" w:sz="0" w:space="0" w:color="auto"/>
            <w:left w:val="none" w:sz="0" w:space="0" w:color="auto"/>
            <w:bottom w:val="none" w:sz="0" w:space="0" w:color="auto"/>
            <w:right w:val="none" w:sz="0" w:space="0" w:color="auto"/>
          </w:divBdr>
        </w:div>
        <w:div w:id="1539390580">
          <w:marLeft w:val="640"/>
          <w:marRight w:val="0"/>
          <w:marTop w:val="0"/>
          <w:marBottom w:val="0"/>
          <w:divBdr>
            <w:top w:val="none" w:sz="0" w:space="0" w:color="auto"/>
            <w:left w:val="none" w:sz="0" w:space="0" w:color="auto"/>
            <w:bottom w:val="none" w:sz="0" w:space="0" w:color="auto"/>
            <w:right w:val="none" w:sz="0" w:space="0" w:color="auto"/>
          </w:divBdr>
        </w:div>
        <w:div w:id="1085951860">
          <w:marLeft w:val="640"/>
          <w:marRight w:val="0"/>
          <w:marTop w:val="0"/>
          <w:marBottom w:val="0"/>
          <w:divBdr>
            <w:top w:val="none" w:sz="0" w:space="0" w:color="auto"/>
            <w:left w:val="none" w:sz="0" w:space="0" w:color="auto"/>
            <w:bottom w:val="none" w:sz="0" w:space="0" w:color="auto"/>
            <w:right w:val="none" w:sz="0" w:space="0" w:color="auto"/>
          </w:divBdr>
        </w:div>
        <w:div w:id="781342966">
          <w:marLeft w:val="640"/>
          <w:marRight w:val="0"/>
          <w:marTop w:val="0"/>
          <w:marBottom w:val="0"/>
          <w:divBdr>
            <w:top w:val="none" w:sz="0" w:space="0" w:color="auto"/>
            <w:left w:val="none" w:sz="0" w:space="0" w:color="auto"/>
            <w:bottom w:val="none" w:sz="0" w:space="0" w:color="auto"/>
            <w:right w:val="none" w:sz="0" w:space="0" w:color="auto"/>
          </w:divBdr>
        </w:div>
        <w:div w:id="995768891">
          <w:marLeft w:val="640"/>
          <w:marRight w:val="0"/>
          <w:marTop w:val="0"/>
          <w:marBottom w:val="0"/>
          <w:divBdr>
            <w:top w:val="none" w:sz="0" w:space="0" w:color="auto"/>
            <w:left w:val="none" w:sz="0" w:space="0" w:color="auto"/>
            <w:bottom w:val="none" w:sz="0" w:space="0" w:color="auto"/>
            <w:right w:val="none" w:sz="0" w:space="0" w:color="auto"/>
          </w:divBdr>
        </w:div>
      </w:divsChild>
    </w:div>
    <w:div w:id="1003707885">
      <w:bodyDiv w:val="1"/>
      <w:marLeft w:val="0"/>
      <w:marRight w:val="0"/>
      <w:marTop w:val="0"/>
      <w:marBottom w:val="0"/>
      <w:divBdr>
        <w:top w:val="none" w:sz="0" w:space="0" w:color="auto"/>
        <w:left w:val="none" w:sz="0" w:space="0" w:color="auto"/>
        <w:bottom w:val="none" w:sz="0" w:space="0" w:color="auto"/>
        <w:right w:val="none" w:sz="0" w:space="0" w:color="auto"/>
      </w:divBdr>
      <w:divsChild>
        <w:div w:id="1470897087">
          <w:marLeft w:val="640"/>
          <w:marRight w:val="0"/>
          <w:marTop w:val="0"/>
          <w:marBottom w:val="0"/>
          <w:divBdr>
            <w:top w:val="none" w:sz="0" w:space="0" w:color="auto"/>
            <w:left w:val="none" w:sz="0" w:space="0" w:color="auto"/>
            <w:bottom w:val="none" w:sz="0" w:space="0" w:color="auto"/>
            <w:right w:val="none" w:sz="0" w:space="0" w:color="auto"/>
          </w:divBdr>
        </w:div>
        <w:div w:id="1136407294">
          <w:marLeft w:val="640"/>
          <w:marRight w:val="0"/>
          <w:marTop w:val="0"/>
          <w:marBottom w:val="0"/>
          <w:divBdr>
            <w:top w:val="none" w:sz="0" w:space="0" w:color="auto"/>
            <w:left w:val="none" w:sz="0" w:space="0" w:color="auto"/>
            <w:bottom w:val="none" w:sz="0" w:space="0" w:color="auto"/>
            <w:right w:val="none" w:sz="0" w:space="0" w:color="auto"/>
          </w:divBdr>
        </w:div>
        <w:div w:id="1612855820">
          <w:marLeft w:val="640"/>
          <w:marRight w:val="0"/>
          <w:marTop w:val="0"/>
          <w:marBottom w:val="0"/>
          <w:divBdr>
            <w:top w:val="none" w:sz="0" w:space="0" w:color="auto"/>
            <w:left w:val="none" w:sz="0" w:space="0" w:color="auto"/>
            <w:bottom w:val="none" w:sz="0" w:space="0" w:color="auto"/>
            <w:right w:val="none" w:sz="0" w:space="0" w:color="auto"/>
          </w:divBdr>
        </w:div>
        <w:div w:id="76439226">
          <w:marLeft w:val="640"/>
          <w:marRight w:val="0"/>
          <w:marTop w:val="0"/>
          <w:marBottom w:val="0"/>
          <w:divBdr>
            <w:top w:val="none" w:sz="0" w:space="0" w:color="auto"/>
            <w:left w:val="none" w:sz="0" w:space="0" w:color="auto"/>
            <w:bottom w:val="none" w:sz="0" w:space="0" w:color="auto"/>
            <w:right w:val="none" w:sz="0" w:space="0" w:color="auto"/>
          </w:divBdr>
        </w:div>
        <w:div w:id="467210250">
          <w:marLeft w:val="640"/>
          <w:marRight w:val="0"/>
          <w:marTop w:val="0"/>
          <w:marBottom w:val="0"/>
          <w:divBdr>
            <w:top w:val="none" w:sz="0" w:space="0" w:color="auto"/>
            <w:left w:val="none" w:sz="0" w:space="0" w:color="auto"/>
            <w:bottom w:val="none" w:sz="0" w:space="0" w:color="auto"/>
            <w:right w:val="none" w:sz="0" w:space="0" w:color="auto"/>
          </w:divBdr>
        </w:div>
        <w:div w:id="1905524908">
          <w:marLeft w:val="640"/>
          <w:marRight w:val="0"/>
          <w:marTop w:val="0"/>
          <w:marBottom w:val="0"/>
          <w:divBdr>
            <w:top w:val="none" w:sz="0" w:space="0" w:color="auto"/>
            <w:left w:val="none" w:sz="0" w:space="0" w:color="auto"/>
            <w:bottom w:val="none" w:sz="0" w:space="0" w:color="auto"/>
            <w:right w:val="none" w:sz="0" w:space="0" w:color="auto"/>
          </w:divBdr>
        </w:div>
        <w:div w:id="2083288172">
          <w:marLeft w:val="640"/>
          <w:marRight w:val="0"/>
          <w:marTop w:val="0"/>
          <w:marBottom w:val="0"/>
          <w:divBdr>
            <w:top w:val="none" w:sz="0" w:space="0" w:color="auto"/>
            <w:left w:val="none" w:sz="0" w:space="0" w:color="auto"/>
            <w:bottom w:val="none" w:sz="0" w:space="0" w:color="auto"/>
            <w:right w:val="none" w:sz="0" w:space="0" w:color="auto"/>
          </w:divBdr>
        </w:div>
        <w:div w:id="1557665881">
          <w:marLeft w:val="640"/>
          <w:marRight w:val="0"/>
          <w:marTop w:val="0"/>
          <w:marBottom w:val="0"/>
          <w:divBdr>
            <w:top w:val="none" w:sz="0" w:space="0" w:color="auto"/>
            <w:left w:val="none" w:sz="0" w:space="0" w:color="auto"/>
            <w:bottom w:val="none" w:sz="0" w:space="0" w:color="auto"/>
            <w:right w:val="none" w:sz="0" w:space="0" w:color="auto"/>
          </w:divBdr>
        </w:div>
        <w:div w:id="701054881">
          <w:marLeft w:val="640"/>
          <w:marRight w:val="0"/>
          <w:marTop w:val="0"/>
          <w:marBottom w:val="0"/>
          <w:divBdr>
            <w:top w:val="none" w:sz="0" w:space="0" w:color="auto"/>
            <w:left w:val="none" w:sz="0" w:space="0" w:color="auto"/>
            <w:bottom w:val="none" w:sz="0" w:space="0" w:color="auto"/>
            <w:right w:val="none" w:sz="0" w:space="0" w:color="auto"/>
          </w:divBdr>
        </w:div>
        <w:div w:id="401173214">
          <w:marLeft w:val="640"/>
          <w:marRight w:val="0"/>
          <w:marTop w:val="0"/>
          <w:marBottom w:val="0"/>
          <w:divBdr>
            <w:top w:val="none" w:sz="0" w:space="0" w:color="auto"/>
            <w:left w:val="none" w:sz="0" w:space="0" w:color="auto"/>
            <w:bottom w:val="none" w:sz="0" w:space="0" w:color="auto"/>
            <w:right w:val="none" w:sz="0" w:space="0" w:color="auto"/>
          </w:divBdr>
        </w:div>
        <w:div w:id="719591300">
          <w:marLeft w:val="640"/>
          <w:marRight w:val="0"/>
          <w:marTop w:val="0"/>
          <w:marBottom w:val="0"/>
          <w:divBdr>
            <w:top w:val="none" w:sz="0" w:space="0" w:color="auto"/>
            <w:left w:val="none" w:sz="0" w:space="0" w:color="auto"/>
            <w:bottom w:val="none" w:sz="0" w:space="0" w:color="auto"/>
            <w:right w:val="none" w:sz="0" w:space="0" w:color="auto"/>
          </w:divBdr>
        </w:div>
        <w:div w:id="649559192">
          <w:marLeft w:val="640"/>
          <w:marRight w:val="0"/>
          <w:marTop w:val="0"/>
          <w:marBottom w:val="0"/>
          <w:divBdr>
            <w:top w:val="none" w:sz="0" w:space="0" w:color="auto"/>
            <w:left w:val="none" w:sz="0" w:space="0" w:color="auto"/>
            <w:bottom w:val="none" w:sz="0" w:space="0" w:color="auto"/>
            <w:right w:val="none" w:sz="0" w:space="0" w:color="auto"/>
          </w:divBdr>
        </w:div>
        <w:div w:id="482426764">
          <w:marLeft w:val="640"/>
          <w:marRight w:val="0"/>
          <w:marTop w:val="0"/>
          <w:marBottom w:val="0"/>
          <w:divBdr>
            <w:top w:val="none" w:sz="0" w:space="0" w:color="auto"/>
            <w:left w:val="none" w:sz="0" w:space="0" w:color="auto"/>
            <w:bottom w:val="none" w:sz="0" w:space="0" w:color="auto"/>
            <w:right w:val="none" w:sz="0" w:space="0" w:color="auto"/>
          </w:divBdr>
        </w:div>
        <w:div w:id="1210460735">
          <w:marLeft w:val="640"/>
          <w:marRight w:val="0"/>
          <w:marTop w:val="0"/>
          <w:marBottom w:val="0"/>
          <w:divBdr>
            <w:top w:val="none" w:sz="0" w:space="0" w:color="auto"/>
            <w:left w:val="none" w:sz="0" w:space="0" w:color="auto"/>
            <w:bottom w:val="none" w:sz="0" w:space="0" w:color="auto"/>
            <w:right w:val="none" w:sz="0" w:space="0" w:color="auto"/>
          </w:divBdr>
        </w:div>
        <w:div w:id="376245606">
          <w:marLeft w:val="640"/>
          <w:marRight w:val="0"/>
          <w:marTop w:val="0"/>
          <w:marBottom w:val="0"/>
          <w:divBdr>
            <w:top w:val="none" w:sz="0" w:space="0" w:color="auto"/>
            <w:left w:val="none" w:sz="0" w:space="0" w:color="auto"/>
            <w:bottom w:val="none" w:sz="0" w:space="0" w:color="auto"/>
            <w:right w:val="none" w:sz="0" w:space="0" w:color="auto"/>
          </w:divBdr>
        </w:div>
        <w:div w:id="1385720028">
          <w:marLeft w:val="640"/>
          <w:marRight w:val="0"/>
          <w:marTop w:val="0"/>
          <w:marBottom w:val="0"/>
          <w:divBdr>
            <w:top w:val="none" w:sz="0" w:space="0" w:color="auto"/>
            <w:left w:val="none" w:sz="0" w:space="0" w:color="auto"/>
            <w:bottom w:val="none" w:sz="0" w:space="0" w:color="auto"/>
            <w:right w:val="none" w:sz="0" w:space="0" w:color="auto"/>
          </w:divBdr>
        </w:div>
        <w:div w:id="1704550798">
          <w:marLeft w:val="640"/>
          <w:marRight w:val="0"/>
          <w:marTop w:val="0"/>
          <w:marBottom w:val="0"/>
          <w:divBdr>
            <w:top w:val="none" w:sz="0" w:space="0" w:color="auto"/>
            <w:left w:val="none" w:sz="0" w:space="0" w:color="auto"/>
            <w:bottom w:val="none" w:sz="0" w:space="0" w:color="auto"/>
            <w:right w:val="none" w:sz="0" w:space="0" w:color="auto"/>
          </w:divBdr>
        </w:div>
        <w:div w:id="409347964">
          <w:marLeft w:val="640"/>
          <w:marRight w:val="0"/>
          <w:marTop w:val="0"/>
          <w:marBottom w:val="0"/>
          <w:divBdr>
            <w:top w:val="none" w:sz="0" w:space="0" w:color="auto"/>
            <w:left w:val="none" w:sz="0" w:space="0" w:color="auto"/>
            <w:bottom w:val="none" w:sz="0" w:space="0" w:color="auto"/>
            <w:right w:val="none" w:sz="0" w:space="0" w:color="auto"/>
          </w:divBdr>
        </w:div>
        <w:div w:id="2120247868">
          <w:marLeft w:val="640"/>
          <w:marRight w:val="0"/>
          <w:marTop w:val="0"/>
          <w:marBottom w:val="0"/>
          <w:divBdr>
            <w:top w:val="none" w:sz="0" w:space="0" w:color="auto"/>
            <w:left w:val="none" w:sz="0" w:space="0" w:color="auto"/>
            <w:bottom w:val="none" w:sz="0" w:space="0" w:color="auto"/>
            <w:right w:val="none" w:sz="0" w:space="0" w:color="auto"/>
          </w:divBdr>
        </w:div>
        <w:div w:id="231359027">
          <w:marLeft w:val="640"/>
          <w:marRight w:val="0"/>
          <w:marTop w:val="0"/>
          <w:marBottom w:val="0"/>
          <w:divBdr>
            <w:top w:val="none" w:sz="0" w:space="0" w:color="auto"/>
            <w:left w:val="none" w:sz="0" w:space="0" w:color="auto"/>
            <w:bottom w:val="none" w:sz="0" w:space="0" w:color="auto"/>
            <w:right w:val="none" w:sz="0" w:space="0" w:color="auto"/>
          </w:divBdr>
        </w:div>
        <w:div w:id="1664045296">
          <w:marLeft w:val="640"/>
          <w:marRight w:val="0"/>
          <w:marTop w:val="0"/>
          <w:marBottom w:val="0"/>
          <w:divBdr>
            <w:top w:val="none" w:sz="0" w:space="0" w:color="auto"/>
            <w:left w:val="none" w:sz="0" w:space="0" w:color="auto"/>
            <w:bottom w:val="none" w:sz="0" w:space="0" w:color="auto"/>
            <w:right w:val="none" w:sz="0" w:space="0" w:color="auto"/>
          </w:divBdr>
        </w:div>
        <w:div w:id="514732219">
          <w:marLeft w:val="640"/>
          <w:marRight w:val="0"/>
          <w:marTop w:val="0"/>
          <w:marBottom w:val="0"/>
          <w:divBdr>
            <w:top w:val="none" w:sz="0" w:space="0" w:color="auto"/>
            <w:left w:val="none" w:sz="0" w:space="0" w:color="auto"/>
            <w:bottom w:val="none" w:sz="0" w:space="0" w:color="auto"/>
            <w:right w:val="none" w:sz="0" w:space="0" w:color="auto"/>
          </w:divBdr>
        </w:div>
        <w:div w:id="232275213">
          <w:marLeft w:val="640"/>
          <w:marRight w:val="0"/>
          <w:marTop w:val="0"/>
          <w:marBottom w:val="0"/>
          <w:divBdr>
            <w:top w:val="none" w:sz="0" w:space="0" w:color="auto"/>
            <w:left w:val="none" w:sz="0" w:space="0" w:color="auto"/>
            <w:bottom w:val="none" w:sz="0" w:space="0" w:color="auto"/>
            <w:right w:val="none" w:sz="0" w:space="0" w:color="auto"/>
          </w:divBdr>
        </w:div>
        <w:div w:id="357975341">
          <w:marLeft w:val="640"/>
          <w:marRight w:val="0"/>
          <w:marTop w:val="0"/>
          <w:marBottom w:val="0"/>
          <w:divBdr>
            <w:top w:val="none" w:sz="0" w:space="0" w:color="auto"/>
            <w:left w:val="none" w:sz="0" w:space="0" w:color="auto"/>
            <w:bottom w:val="none" w:sz="0" w:space="0" w:color="auto"/>
            <w:right w:val="none" w:sz="0" w:space="0" w:color="auto"/>
          </w:divBdr>
        </w:div>
        <w:div w:id="1892308973">
          <w:marLeft w:val="640"/>
          <w:marRight w:val="0"/>
          <w:marTop w:val="0"/>
          <w:marBottom w:val="0"/>
          <w:divBdr>
            <w:top w:val="none" w:sz="0" w:space="0" w:color="auto"/>
            <w:left w:val="none" w:sz="0" w:space="0" w:color="auto"/>
            <w:bottom w:val="none" w:sz="0" w:space="0" w:color="auto"/>
            <w:right w:val="none" w:sz="0" w:space="0" w:color="auto"/>
          </w:divBdr>
        </w:div>
        <w:div w:id="1555116596">
          <w:marLeft w:val="640"/>
          <w:marRight w:val="0"/>
          <w:marTop w:val="0"/>
          <w:marBottom w:val="0"/>
          <w:divBdr>
            <w:top w:val="none" w:sz="0" w:space="0" w:color="auto"/>
            <w:left w:val="none" w:sz="0" w:space="0" w:color="auto"/>
            <w:bottom w:val="none" w:sz="0" w:space="0" w:color="auto"/>
            <w:right w:val="none" w:sz="0" w:space="0" w:color="auto"/>
          </w:divBdr>
        </w:div>
        <w:div w:id="1146244771">
          <w:marLeft w:val="640"/>
          <w:marRight w:val="0"/>
          <w:marTop w:val="0"/>
          <w:marBottom w:val="0"/>
          <w:divBdr>
            <w:top w:val="none" w:sz="0" w:space="0" w:color="auto"/>
            <w:left w:val="none" w:sz="0" w:space="0" w:color="auto"/>
            <w:bottom w:val="none" w:sz="0" w:space="0" w:color="auto"/>
            <w:right w:val="none" w:sz="0" w:space="0" w:color="auto"/>
          </w:divBdr>
        </w:div>
        <w:div w:id="834229089">
          <w:marLeft w:val="640"/>
          <w:marRight w:val="0"/>
          <w:marTop w:val="0"/>
          <w:marBottom w:val="0"/>
          <w:divBdr>
            <w:top w:val="none" w:sz="0" w:space="0" w:color="auto"/>
            <w:left w:val="none" w:sz="0" w:space="0" w:color="auto"/>
            <w:bottom w:val="none" w:sz="0" w:space="0" w:color="auto"/>
            <w:right w:val="none" w:sz="0" w:space="0" w:color="auto"/>
          </w:divBdr>
        </w:div>
        <w:div w:id="1306665243">
          <w:marLeft w:val="640"/>
          <w:marRight w:val="0"/>
          <w:marTop w:val="0"/>
          <w:marBottom w:val="0"/>
          <w:divBdr>
            <w:top w:val="none" w:sz="0" w:space="0" w:color="auto"/>
            <w:left w:val="none" w:sz="0" w:space="0" w:color="auto"/>
            <w:bottom w:val="none" w:sz="0" w:space="0" w:color="auto"/>
            <w:right w:val="none" w:sz="0" w:space="0" w:color="auto"/>
          </w:divBdr>
        </w:div>
        <w:div w:id="1640573636">
          <w:marLeft w:val="640"/>
          <w:marRight w:val="0"/>
          <w:marTop w:val="0"/>
          <w:marBottom w:val="0"/>
          <w:divBdr>
            <w:top w:val="none" w:sz="0" w:space="0" w:color="auto"/>
            <w:left w:val="none" w:sz="0" w:space="0" w:color="auto"/>
            <w:bottom w:val="none" w:sz="0" w:space="0" w:color="auto"/>
            <w:right w:val="none" w:sz="0" w:space="0" w:color="auto"/>
          </w:divBdr>
        </w:div>
      </w:divsChild>
    </w:div>
    <w:div w:id="1007829407">
      <w:bodyDiv w:val="1"/>
      <w:marLeft w:val="0"/>
      <w:marRight w:val="0"/>
      <w:marTop w:val="0"/>
      <w:marBottom w:val="0"/>
      <w:divBdr>
        <w:top w:val="none" w:sz="0" w:space="0" w:color="auto"/>
        <w:left w:val="none" w:sz="0" w:space="0" w:color="auto"/>
        <w:bottom w:val="none" w:sz="0" w:space="0" w:color="auto"/>
        <w:right w:val="none" w:sz="0" w:space="0" w:color="auto"/>
      </w:divBdr>
      <w:divsChild>
        <w:div w:id="908269524">
          <w:marLeft w:val="640"/>
          <w:marRight w:val="0"/>
          <w:marTop w:val="0"/>
          <w:marBottom w:val="0"/>
          <w:divBdr>
            <w:top w:val="none" w:sz="0" w:space="0" w:color="auto"/>
            <w:left w:val="none" w:sz="0" w:space="0" w:color="auto"/>
            <w:bottom w:val="none" w:sz="0" w:space="0" w:color="auto"/>
            <w:right w:val="none" w:sz="0" w:space="0" w:color="auto"/>
          </w:divBdr>
        </w:div>
        <w:div w:id="482044842">
          <w:marLeft w:val="640"/>
          <w:marRight w:val="0"/>
          <w:marTop w:val="0"/>
          <w:marBottom w:val="0"/>
          <w:divBdr>
            <w:top w:val="none" w:sz="0" w:space="0" w:color="auto"/>
            <w:left w:val="none" w:sz="0" w:space="0" w:color="auto"/>
            <w:bottom w:val="none" w:sz="0" w:space="0" w:color="auto"/>
            <w:right w:val="none" w:sz="0" w:space="0" w:color="auto"/>
          </w:divBdr>
        </w:div>
        <w:div w:id="138883200">
          <w:marLeft w:val="640"/>
          <w:marRight w:val="0"/>
          <w:marTop w:val="0"/>
          <w:marBottom w:val="0"/>
          <w:divBdr>
            <w:top w:val="none" w:sz="0" w:space="0" w:color="auto"/>
            <w:left w:val="none" w:sz="0" w:space="0" w:color="auto"/>
            <w:bottom w:val="none" w:sz="0" w:space="0" w:color="auto"/>
            <w:right w:val="none" w:sz="0" w:space="0" w:color="auto"/>
          </w:divBdr>
        </w:div>
        <w:div w:id="400103982">
          <w:marLeft w:val="640"/>
          <w:marRight w:val="0"/>
          <w:marTop w:val="0"/>
          <w:marBottom w:val="0"/>
          <w:divBdr>
            <w:top w:val="none" w:sz="0" w:space="0" w:color="auto"/>
            <w:left w:val="none" w:sz="0" w:space="0" w:color="auto"/>
            <w:bottom w:val="none" w:sz="0" w:space="0" w:color="auto"/>
            <w:right w:val="none" w:sz="0" w:space="0" w:color="auto"/>
          </w:divBdr>
        </w:div>
        <w:div w:id="1223099899">
          <w:marLeft w:val="640"/>
          <w:marRight w:val="0"/>
          <w:marTop w:val="0"/>
          <w:marBottom w:val="0"/>
          <w:divBdr>
            <w:top w:val="none" w:sz="0" w:space="0" w:color="auto"/>
            <w:left w:val="none" w:sz="0" w:space="0" w:color="auto"/>
            <w:bottom w:val="none" w:sz="0" w:space="0" w:color="auto"/>
            <w:right w:val="none" w:sz="0" w:space="0" w:color="auto"/>
          </w:divBdr>
        </w:div>
        <w:div w:id="924067765">
          <w:marLeft w:val="640"/>
          <w:marRight w:val="0"/>
          <w:marTop w:val="0"/>
          <w:marBottom w:val="0"/>
          <w:divBdr>
            <w:top w:val="none" w:sz="0" w:space="0" w:color="auto"/>
            <w:left w:val="none" w:sz="0" w:space="0" w:color="auto"/>
            <w:bottom w:val="none" w:sz="0" w:space="0" w:color="auto"/>
            <w:right w:val="none" w:sz="0" w:space="0" w:color="auto"/>
          </w:divBdr>
        </w:div>
        <w:div w:id="526989018">
          <w:marLeft w:val="640"/>
          <w:marRight w:val="0"/>
          <w:marTop w:val="0"/>
          <w:marBottom w:val="0"/>
          <w:divBdr>
            <w:top w:val="none" w:sz="0" w:space="0" w:color="auto"/>
            <w:left w:val="none" w:sz="0" w:space="0" w:color="auto"/>
            <w:bottom w:val="none" w:sz="0" w:space="0" w:color="auto"/>
            <w:right w:val="none" w:sz="0" w:space="0" w:color="auto"/>
          </w:divBdr>
        </w:div>
        <w:div w:id="1053231725">
          <w:marLeft w:val="640"/>
          <w:marRight w:val="0"/>
          <w:marTop w:val="0"/>
          <w:marBottom w:val="0"/>
          <w:divBdr>
            <w:top w:val="none" w:sz="0" w:space="0" w:color="auto"/>
            <w:left w:val="none" w:sz="0" w:space="0" w:color="auto"/>
            <w:bottom w:val="none" w:sz="0" w:space="0" w:color="auto"/>
            <w:right w:val="none" w:sz="0" w:space="0" w:color="auto"/>
          </w:divBdr>
        </w:div>
        <w:div w:id="1487865612">
          <w:marLeft w:val="640"/>
          <w:marRight w:val="0"/>
          <w:marTop w:val="0"/>
          <w:marBottom w:val="0"/>
          <w:divBdr>
            <w:top w:val="none" w:sz="0" w:space="0" w:color="auto"/>
            <w:left w:val="none" w:sz="0" w:space="0" w:color="auto"/>
            <w:bottom w:val="none" w:sz="0" w:space="0" w:color="auto"/>
            <w:right w:val="none" w:sz="0" w:space="0" w:color="auto"/>
          </w:divBdr>
        </w:div>
        <w:div w:id="882133921">
          <w:marLeft w:val="640"/>
          <w:marRight w:val="0"/>
          <w:marTop w:val="0"/>
          <w:marBottom w:val="0"/>
          <w:divBdr>
            <w:top w:val="none" w:sz="0" w:space="0" w:color="auto"/>
            <w:left w:val="none" w:sz="0" w:space="0" w:color="auto"/>
            <w:bottom w:val="none" w:sz="0" w:space="0" w:color="auto"/>
            <w:right w:val="none" w:sz="0" w:space="0" w:color="auto"/>
          </w:divBdr>
        </w:div>
        <w:div w:id="982736880">
          <w:marLeft w:val="640"/>
          <w:marRight w:val="0"/>
          <w:marTop w:val="0"/>
          <w:marBottom w:val="0"/>
          <w:divBdr>
            <w:top w:val="none" w:sz="0" w:space="0" w:color="auto"/>
            <w:left w:val="none" w:sz="0" w:space="0" w:color="auto"/>
            <w:bottom w:val="none" w:sz="0" w:space="0" w:color="auto"/>
            <w:right w:val="none" w:sz="0" w:space="0" w:color="auto"/>
          </w:divBdr>
        </w:div>
        <w:div w:id="1064331610">
          <w:marLeft w:val="640"/>
          <w:marRight w:val="0"/>
          <w:marTop w:val="0"/>
          <w:marBottom w:val="0"/>
          <w:divBdr>
            <w:top w:val="none" w:sz="0" w:space="0" w:color="auto"/>
            <w:left w:val="none" w:sz="0" w:space="0" w:color="auto"/>
            <w:bottom w:val="none" w:sz="0" w:space="0" w:color="auto"/>
            <w:right w:val="none" w:sz="0" w:space="0" w:color="auto"/>
          </w:divBdr>
        </w:div>
        <w:div w:id="1191841904">
          <w:marLeft w:val="640"/>
          <w:marRight w:val="0"/>
          <w:marTop w:val="0"/>
          <w:marBottom w:val="0"/>
          <w:divBdr>
            <w:top w:val="none" w:sz="0" w:space="0" w:color="auto"/>
            <w:left w:val="none" w:sz="0" w:space="0" w:color="auto"/>
            <w:bottom w:val="none" w:sz="0" w:space="0" w:color="auto"/>
            <w:right w:val="none" w:sz="0" w:space="0" w:color="auto"/>
          </w:divBdr>
        </w:div>
        <w:div w:id="1969123279">
          <w:marLeft w:val="640"/>
          <w:marRight w:val="0"/>
          <w:marTop w:val="0"/>
          <w:marBottom w:val="0"/>
          <w:divBdr>
            <w:top w:val="none" w:sz="0" w:space="0" w:color="auto"/>
            <w:left w:val="none" w:sz="0" w:space="0" w:color="auto"/>
            <w:bottom w:val="none" w:sz="0" w:space="0" w:color="auto"/>
            <w:right w:val="none" w:sz="0" w:space="0" w:color="auto"/>
          </w:divBdr>
        </w:div>
        <w:div w:id="2095737172">
          <w:marLeft w:val="640"/>
          <w:marRight w:val="0"/>
          <w:marTop w:val="0"/>
          <w:marBottom w:val="0"/>
          <w:divBdr>
            <w:top w:val="none" w:sz="0" w:space="0" w:color="auto"/>
            <w:left w:val="none" w:sz="0" w:space="0" w:color="auto"/>
            <w:bottom w:val="none" w:sz="0" w:space="0" w:color="auto"/>
            <w:right w:val="none" w:sz="0" w:space="0" w:color="auto"/>
          </w:divBdr>
        </w:div>
        <w:div w:id="23989959">
          <w:marLeft w:val="640"/>
          <w:marRight w:val="0"/>
          <w:marTop w:val="0"/>
          <w:marBottom w:val="0"/>
          <w:divBdr>
            <w:top w:val="none" w:sz="0" w:space="0" w:color="auto"/>
            <w:left w:val="none" w:sz="0" w:space="0" w:color="auto"/>
            <w:bottom w:val="none" w:sz="0" w:space="0" w:color="auto"/>
            <w:right w:val="none" w:sz="0" w:space="0" w:color="auto"/>
          </w:divBdr>
        </w:div>
        <w:div w:id="728193474">
          <w:marLeft w:val="640"/>
          <w:marRight w:val="0"/>
          <w:marTop w:val="0"/>
          <w:marBottom w:val="0"/>
          <w:divBdr>
            <w:top w:val="none" w:sz="0" w:space="0" w:color="auto"/>
            <w:left w:val="none" w:sz="0" w:space="0" w:color="auto"/>
            <w:bottom w:val="none" w:sz="0" w:space="0" w:color="auto"/>
            <w:right w:val="none" w:sz="0" w:space="0" w:color="auto"/>
          </w:divBdr>
        </w:div>
        <w:div w:id="511651899">
          <w:marLeft w:val="640"/>
          <w:marRight w:val="0"/>
          <w:marTop w:val="0"/>
          <w:marBottom w:val="0"/>
          <w:divBdr>
            <w:top w:val="none" w:sz="0" w:space="0" w:color="auto"/>
            <w:left w:val="none" w:sz="0" w:space="0" w:color="auto"/>
            <w:bottom w:val="none" w:sz="0" w:space="0" w:color="auto"/>
            <w:right w:val="none" w:sz="0" w:space="0" w:color="auto"/>
          </w:divBdr>
        </w:div>
        <w:div w:id="1138181015">
          <w:marLeft w:val="640"/>
          <w:marRight w:val="0"/>
          <w:marTop w:val="0"/>
          <w:marBottom w:val="0"/>
          <w:divBdr>
            <w:top w:val="none" w:sz="0" w:space="0" w:color="auto"/>
            <w:left w:val="none" w:sz="0" w:space="0" w:color="auto"/>
            <w:bottom w:val="none" w:sz="0" w:space="0" w:color="auto"/>
            <w:right w:val="none" w:sz="0" w:space="0" w:color="auto"/>
          </w:divBdr>
        </w:div>
        <w:div w:id="796459584">
          <w:marLeft w:val="640"/>
          <w:marRight w:val="0"/>
          <w:marTop w:val="0"/>
          <w:marBottom w:val="0"/>
          <w:divBdr>
            <w:top w:val="none" w:sz="0" w:space="0" w:color="auto"/>
            <w:left w:val="none" w:sz="0" w:space="0" w:color="auto"/>
            <w:bottom w:val="none" w:sz="0" w:space="0" w:color="auto"/>
            <w:right w:val="none" w:sz="0" w:space="0" w:color="auto"/>
          </w:divBdr>
        </w:div>
        <w:div w:id="1540167094">
          <w:marLeft w:val="640"/>
          <w:marRight w:val="0"/>
          <w:marTop w:val="0"/>
          <w:marBottom w:val="0"/>
          <w:divBdr>
            <w:top w:val="none" w:sz="0" w:space="0" w:color="auto"/>
            <w:left w:val="none" w:sz="0" w:space="0" w:color="auto"/>
            <w:bottom w:val="none" w:sz="0" w:space="0" w:color="auto"/>
            <w:right w:val="none" w:sz="0" w:space="0" w:color="auto"/>
          </w:divBdr>
        </w:div>
        <w:div w:id="708149165">
          <w:marLeft w:val="640"/>
          <w:marRight w:val="0"/>
          <w:marTop w:val="0"/>
          <w:marBottom w:val="0"/>
          <w:divBdr>
            <w:top w:val="none" w:sz="0" w:space="0" w:color="auto"/>
            <w:left w:val="none" w:sz="0" w:space="0" w:color="auto"/>
            <w:bottom w:val="none" w:sz="0" w:space="0" w:color="auto"/>
            <w:right w:val="none" w:sz="0" w:space="0" w:color="auto"/>
          </w:divBdr>
        </w:div>
        <w:div w:id="1919510933">
          <w:marLeft w:val="640"/>
          <w:marRight w:val="0"/>
          <w:marTop w:val="0"/>
          <w:marBottom w:val="0"/>
          <w:divBdr>
            <w:top w:val="none" w:sz="0" w:space="0" w:color="auto"/>
            <w:left w:val="none" w:sz="0" w:space="0" w:color="auto"/>
            <w:bottom w:val="none" w:sz="0" w:space="0" w:color="auto"/>
            <w:right w:val="none" w:sz="0" w:space="0" w:color="auto"/>
          </w:divBdr>
        </w:div>
        <w:div w:id="1173573469">
          <w:marLeft w:val="640"/>
          <w:marRight w:val="0"/>
          <w:marTop w:val="0"/>
          <w:marBottom w:val="0"/>
          <w:divBdr>
            <w:top w:val="none" w:sz="0" w:space="0" w:color="auto"/>
            <w:left w:val="none" w:sz="0" w:space="0" w:color="auto"/>
            <w:bottom w:val="none" w:sz="0" w:space="0" w:color="auto"/>
            <w:right w:val="none" w:sz="0" w:space="0" w:color="auto"/>
          </w:divBdr>
        </w:div>
        <w:div w:id="1859081358">
          <w:marLeft w:val="640"/>
          <w:marRight w:val="0"/>
          <w:marTop w:val="0"/>
          <w:marBottom w:val="0"/>
          <w:divBdr>
            <w:top w:val="none" w:sz="0" w:space="0" w:color="auto"/>
            <w:left w:val="none" w:sz="0" w:space="0" w:color="auto"/>
            <w:bottom w:val="none" w:sz="0" w:space="0" w:color="auto"/>
            <w:right w:val="none" w:sz="0" w:space="0" w:color="auto"/>
          </w:divBdr>
        </w:div>
        <w:div w:id="249126383">
          <w:marLeft w:val="640"/>
          <w:marRight w:val="0"/>
          <w:marTop w:val="0"/>
          <w:marBottom w:val="0"/>
          <w:divBdr>
            <w:top w:val="none" w:sz="0" w:space="0" w:color="auto"/>
            <w:left w:val="none" w:sz="0" w:space="0" w:color="auto"/>
            <w:bottom w:val="none" w:sz="0" w:space="0" w:color="auto"/>
            <w:right w:val="none" w:sz="0" w:space="0" w:color="auto"/>
          </w:divBdr>
        </w:div>
        <w:div w:id="404373746">
          <w:marLeft w:val="640"/>
          <w:marRight w:val="0"/>
          <w:marTop w:val="0"/>
          <w:marBottom w:val="0"/>
          <w:divBdr>
            <w:top w:val="none" w:sz="0" w:space="0" w:color="auto"/>
            <w:left w:val="none" w:sz="0" w:space="0" w:color="auto"/>
            <w:bottom w:val="none" w:sz="0" w:space="0" w:color="auto"/>
            <w:right w:val="none" w:sz="0" w:space="0" w:color="auto"/>
          </w:divBdr>
        </w:div>
        <w:div w:id="1758742810">
          <w:marLeft w:val="640"/>
          <w:marRight w:val="0"/>
          <w:marTop w:val="0"/>
          <w:marBottom w:val="0"/>
          <w:divBdr>
            <w:top w:val="none" w:sz="0" w:space="0" w:color="auto"/>
            <w:left w:val="none" w:sz="0" w:space="0" w:color="auto"/>
            <w:bottom w:val="none" w:sz="0" w:space="0" w:color="auto"/>
            <w:right w:val="none" w:sz="0" w:space="0" w:color="auto"/>
          </w:divBdr>
        </w:div>
        <w:div w:id="1495953224">
          <w:marLeft w:val="640"/>
          <w:marRight w:val="0"/>
          <w:marTop w:val="0"/>
          <w:marBottom w:val="0"/>
          <w:divBdr>
            <w:top w:val="none" w:sz="0" w:space="0" w:color="auto"/>
            <w:left w:val="none" w:sz="0" w:space="0" w:color="auto"/>
            <w:bottom w:val="none" w:sz="0" w:space="0" w:color="auto"/>
            <w:right w:val="none" w:sz="0" w:space="0" w:color="auto"/>
          </w:divBdr>
        </w:div>
        <w:div w:id="1418012651">
          <w:marLeft w:val="640"/>
          <w:marRight w:val="0"/>
          <w:marTop w:val="0"/>
          <w:marBottom w:val="0"/>
          <w:divBdr>
            <w:top w:val="none" w:sz="0" w:space="0" w:color="auto"/>
            <w:left w:val="none" w:sz="0" w:space="0" w:color="auto"/>
            <w:bottom w:val="none" w:sz="0" w:space="0" w:color="auto"/>
            <w:right w:val="none" w:sz="0" w:space="0" w:color="auto"/>
          </w:divBdr>
        </w:div>
        <w:div w:id="1357348443">
          <w:marLeft w:val="640"/>
          <w:marRight w:val="0"/>
          <w:marTop w:val="0"/>
          <w:marBottom w:val="0"/>
          <w:divBdr>
            <w:top w:val="none" w:sz="0" w:space="0" w:color="auto"/>
            <w:left w:val="none" w:sz="0" w:space="0" w:color="auto"/>
            <w:bottom w:val="none" w:sz="0" w:space="0" w:color="auto"/>
            <w:right w:val="none" w:sz="0" w:space="0" w:color="auto"/>
          </w:divBdr>
        </w:div>
        <w:div w:id="1410955616">
          <w:marLeft w:val="640"/>
          <w:marRight w:val="0"/>
          <w:marTop w:val="0"/>
          <w:marBottom w:val="0"/>
          <w:divBdr>
            <w:top w:val="none" w:sz="0" w:space="0" w:color="auto"/>
            <w:left w:val="none" w:sz="0" w:space="0" w:color="auto"/>
            <w:bottom w:val="none" w:sz="0" w:space="0" w:color="auto"/>
            <w:right w:val="none" w:sz="0" w:space="0" w:color="auto"/>
          </w:divBdr>
        </w:div>
        <w:div w:id="1406608527">
          <w:marLeft w:val="640"/>
          <w:marRight w:val="0"/>
          <w:marTop w:val="0"/>
          <w:marBottom w:val="0"/>
          <w:divBdr>
            <w:top w:val="none" w:sz="0" w:space="0" w:color="auto"/>
            <w:left w:val="none" w:sz="0" w:space="0" w:color="auto"/>
            <w:bottom w:val="none" w:sz="0" w:space="0" w:color="auto"/>
            <w:right w:val="none" w:sz="0" w:space="0" w:color="auto"/>
          </w:divBdr>
        </w:div>
        <w:div w:id="1757167843">
          <w:marLeft w:val="640"/>
          <w:marRight w:val="0"/>
          <w:marTop w:val="0"/>
          <w:marBottom w:val="0"/>
          <w:divBdr>
            <w:top w:val="none" w:sz="0" w:space="0" w:color="auto"/>
            <w:left w:val="none" w:sz="0" w:space="0" w:color="auto"/>
            <w:bottom w:val="none" w:sz="0" w:space="0" w:color="auto"/>
            <w:right w:val="none" w:sz="0" w:space="0" w:color="auto"/>
          </w:divBdr>
        </w:div>
        <w:div w:id="828331342">
          <w:marLeft w:val="640"/>
          <w:marRight w:val="0"/>
          <w:marTop w:val="0"/>
          <w:marBottom w:val="0"/>
          <w:divBdr>
            <w:top w:val="none" w:sz="0" w:space="0" w:color="auto"/>
            <w:left w:val="none" w:sz="0" w:space="0" w:color="auto"/>
            <w:bottom w:val="none" w:sz="0" w:space="0" w:color="auto"/>
            <w:right w:val="none" w:sz="0" w:space="0" w:color="auto"/>
          </w:divBdr>
        </w:div>
        <w:div w:id="761681716">
          <w:marLeft w:val="640"/>
          <w:marRight w:val="0"/>
          <w:marTop w:val="0"/>
          <w:marBottom w:val="0"/>
          <w:divBdr>
            <w:top w:val="none" w:sz="0" w:space="0" w:color="auto"/>
            <w:left w:val="none" w:sz="0" w:space="0" w:color="auto"/>
            <w:bottom w:val="none" w:sz="0" w:space="0" w:color="auto"/>
            <w:right w:val="none" w:sz="0" w:space="0" w:color="auto"/>
          </w:divBdr>
        </w:div>
      </w:divsChild>
    </w:div>
    <w:div w:id="1007974948">
      <w:bodyDiv w:val="1"/>
      <w:marLeft w:val="0"/>
      <w:marRight w:val="0"/>
      <w:marTop w:val="0"/>
      <w:marBottom w:val="0"/>
      <w:divBdr>
        <w:top w:val="none" w:sz="0" w:space="0" w:color="auto"/>
        <w:left w:val="none" w:sz="0" w:space="0" w:color="auto"/>
        <w:bottom w:val="none" w:sz="0" w:space="0" w:color="auto"/>
        <w:right w:val="none" w:sz="0" w:space="0" w:color="auto"/>
      </w:divBdr>
      <w:divsChild>
        <w:div w:id="1499224696">
          <w:marLeft w:val="640"/>
          <w:marRight w:val="0"/>
          <w:marTop w:val="0"/>
          <w:marBottom w:val="0"/>
          <w:divBdr>
            <w:top w:val="none" w:sz="0" w:space="0" w:color="auto"/>
            <w:left w:val="none" w:sz="0" w:space="0" w:color="auto"/>
            <w:bottom w:val="none" w:sz="0" w:space="0" w:color="auto"/>
            <w:right w:val="none" w:sz="0" w:space="0" w:color="auto"/>
          </w:divBdr>
        </w:div>
        <w:div w:id="1717654964">
          <w:marLeft w:val="640"/>
          <w:marRight w:val="0"/>
          <w:marTop w:val="0"/>
          <w:marBottom w:val="0"/>
          <w:divBdr>
            <w:top w:val="none" w:sz="0" w:space="0" w:color="auto"/>
            <w:left w:val="none" w:sz="0" w:space="0" w:color="auto"/>
            <w:bottom w:val="none" w:sz="0" w:space="0" w:color="auto"/>
            <w:right w:val="none" w:sz="0" w:space="0" w:color="auto"/>
          </w:divBdr>
        </w:div>
        <w:div w:id="20280786">
          <w:marLeft w:val="640"/>
          <w:marRight w:val="0"/>
          <w:marTop w:val="0"/>
          <w:marBottom w:val="0"/>
          <w:divBdr>
            <w:top w:val="none" w:sz="0" w:space="0" w:color="auto"/>
            <w:left w:val="none" w:sz="0" w:space="0" w:color="auto"/>
            <w:bottom w:val="none" w:sz="0" w:space="0" w:color="auto"/>
            <w:right w:val="none" w:sz="0" w:space="0" w:color="auto"/>
          </w:divBdr>
        </w:div>
        <w:div w:id="1747608210">
          <w:marLeft w:val="640"/>
          <w:marRight w:val="0"/>
          <w:marTop w:val="0"/>
          <w:marBottom w:val="0"/>
          <w:divBdr>
            <w:top w:val="none" w:sz="0" w:space="0" w:color="auto"/>
            <w:left w:val="none" w:sz="0" w:space="0" w:color="auto"/>
            <w:bottom w:val="none" w:sz="0" w:space="0" w:color="auto"/>
            <w:right w:val="none" w:sz="0" w:space="0" w:color="auto"/>
          </w:divBdr>
        </w:div>
        <w:div w:id="1080099108">
          <w:marLeft w:val="640"/>
          <w:marRight w:val="0"/>
          <w:marTop w:val="0"/>
          <w:marBottom w:val="0"/>
          <w:divBdr>
            <w:top w:val="none" w:sz="0" w:space="0" w:color="auto"/>
            <w:left w:val="none" w:sz="0" w:space="0" w:color="auto"/>
            <w:bottom w:val="none" w:sz="0" w:space="0" w:color="auto"/>
            <w:right w:val="none" w:sz="0" w:space="0" w:color="auto"/>
          </w:divBdr>
        </w:div>
        <w:div w:id="1367608254">
          <w:marLeft w:val="640"/>
          <w:marRight w:val="0"/>
          <w:marTop w:val="0"/>
          <w:marBottom w:val="0"/>
          <w:divBdr>
            <w:top w:val="none" w:sz="0" w:space="0" w:color="auto"/>
            <w:left w:val="none" w:sz="0" w:space="0" w:color="auto"/>
            <w:bottom w:val="none" w:sz="0" w:space="0" w:color="auto"/>
            <w:right w:val="none" w:sz="0" w:space="0" w:color="auto"/>
          </w:divBdr>
        </w:div>
        <w:div w:id="400325150">
          <w:marLeft w:val="640"/>
          <w:marRight w:val="0"/>
          <w:marTop w:val="0"/>
          <w:marBottom w:val="0"/>
          <w:divBdr>
            <w:top w:val="none" w:sz="0" w:space="0" w:color="auto"/>
            <w:left w:val="none" w:sz="0" w:space="0" w:color="auto"/>
            <w:bottom w:val="none" w:sz="0" w:space="0" w:color="auto"/>
            <w:right w:val="none" w:sz="0" w:space="0" w:color="auto"/>
          </w:divBdr>
        </w:div>
        <w:div w:id="859009446">
          <w:marLeft w:val="640"/>
          <w:marRight w:val="0"/>
          <w:marTop w:val="0"/>
          <w:marBottom w:val="0"/>
          <w:divBdr>
            <w:top w:val="none" w:sz="0" w:space="0" w:color="auto"/>
            <w:left w:val="none" w:sz="0" w:space="0" w:color="auto"/>
            <w:bottom w:val="none" w:sz="0" w:space="0" w:color="auto"/>
            <w:right w:val="none" w:sz="0" w:space="0" w:color="auto"/>
          </w:divBdr>
        </w:div>
        <w:div w:id="1420785924">
          <w:marLeft w:val="640"/>
          <w:marRight w:val="0"/>
          <w:marTop w:val="0"/>
          <w:marBottom w:val="0"/>
          <w:divBdr>
            <w:top w:val="none" w:sz="0" w:space="0" w:color="auto"/>
            <w:left w:val="none" w:sz="0" w:space="0" w:color="auto"/>
            <w:bottom w:val="none" w:sz="0" w:space="0" w:color="auto"/>
            <w:right w:val="none" w:sz="0" w:space="0" w:color="auto"/>
          </w:divBdr>
        </w:div>
        <w:div w:id="590621315">
          <w:marLeft w:val="640"/>
          <w:marRight w:val="0"/>
          <w:marTop w:val="0"/>
          <w:marBottom w:val="0"/>
          <w:divBdr>
            <w:top w:val="none" w:sz="0" w:space="0" w:color="auto"/>
            <w:left w:val="none" w:sz="0" w:space="0" w:color="auto"/>
            <w:bottom w:val="none" w:sz="0" w:space="0" w:color="auto"/>
            <w:right w:val="none" w:sz="0" w:space="0" w:color="auto"/>
          </w:divBdr>
        </w:div>
        <w:div w:id="1907718673">
          <w:marLeft w:val="640"/>
          <w:marRight w:val="0"/>
          <w:marTop w:val="0"/>
          <w:marBottom w:val="0"/>
          <w:divBdr>
            <w:top w:val="none" w:sz="0" w:space="0" w:color="auto"/>
            <w:left w:val="none" w:sz="0" w:space="0" w:color="auto"/>
            <w:bottom w:val="none" w:sz="0" w:space="0" w:color="auto"/>
            <w:right w:val="none" w:sz="0" w:space="0" w:color="auto"/>
          </w:divBdr>
        </w:div>
        <w:div w:id="1879582942">
          <w:marLeft w:val="640"/>
          <w:marRight w:val="0"/>
          <w:marTop w:val="0"/>
          <w:marBottom w:val="0"/>
          <w:divBdr>
            <w:top w:val="none" w:sz="0" w:space="0" w:color="auto"/>
            <w:left w:val="none" w:sz="0" w:space="0" w:color="auto"/>
            <w:bottom w:val="none" w:sz="0" w:space="0" w:color="auto"/>
            <w:right w:val="none" w:sz="0" w:space="0" w:color="auto"/>
          </w:divBdr>
        </w:div>
        <w:div w:id="1252660238">
          <w:marLeft w:val="640"/>
          <w:marRight w:val="0"/>
          <w:marTop w:val="0"/>
          <w:marBottom w:val="0"/>
          <w:divBdr>
            <w:top w:val="none" w:sz="0" w:space="0" w:color="auto"/>
            <w:left w:val="none" w:sz="0" w:space="0" w:color="auto"/>
            <w:bottom w:val="none" w:sz="0" w:space="0" w:color="auto"/>
            <w:right w:val="none" w:sz="0" w:space="0" w:color="auto"/>
          </w:divBdr>
        </w:div>
        <w:div w:id="412630301">
          <w:marLeft w:val="640"/>
          <w:marRight w:val="0"/>
          <w:marTop w:val="0"/>
          <w:marBottom w:val="0"/>
          <w:divBdr>
            <w:top w:val="none" w:sz="0" w:space="0" w:color="auto"/>
            <w:left w:val="none" w:sz="0" w:space="0" w:color="auto"/>
            <w:bottom w:val="none" w:sz="0" w:space="0" w:color="auto"/>
            <w:right w:val="none" w:sz="0" w:space="0" w:color="auto"/>
          </w:divBdr>
        </w:div>
        <w:div w:id="420757283">
          <w:marLeft w:val="640"/>
          <w:marRight w:val="0"/>
          <w:marTop w:val="0"/>
          <w:marBottom w:val="0"/>
          <w:divBdr>
            <w:top w:val="none" w:sz="0" w:space="0" w:color="auto"/>
            <w:left w:val="none" w:sz="0" w:space="0" w:color="auto"/>
            <w:bottom w:val="none" w:sz="0" w:space="0" w:color="auto"/>
            <w:right w:val="none" w:sz="0" w:space="0" w:color="auto"/>
          </w:divBdr>
        </w:div>
        <w:div w:id="380833424">
          <w:marLeft w:val="640"/>
          <w:marRight w:val="0"/>
          <w:marTop w:val="0"/>
          <w:marBottom w:val="0"/>
          <w:divBdr>
            <w:top w:val="none" w:sz="0" w:space="0" w:color="auto"/>
            <w:left w:val="none" w:sz="0" w:space="0" w:color="auto"/>
            <w:bottom w:val="none" w:sz="0" w:space="0" w:color="auto"/>
            <w:right w:val="none" w:sz="0" w:space="0" w:color="auto"/>
          </w:divBdr>
        </w:div>
        <w:div w:id="2097625644">
          <w:marLeft w:val="640"/>
          <w:marRight w:val="0"/>
          <w:marTop w:val="0"/>
          <w:marBottom w:val="0"/>
          <w:divBdr>
            <w:top w:val="none" w:sz="0" w:space="0" w:color="auto"/>
            <w:left w:val="none" w:sz="0" w:space="0" w:color="auto"/>
            <w:bottom w:val="none" w:sz="0" w:space="0" w:color="auto"/>
            <w:right w:val="none" w:sz="0" w:space="0" w:color="auto"/>
          </w:divBdr>
        </w:div>
        <w:div w:id="978607474">
          <w:marLeft w:val="640"/>
          <w:marRight w:val="0"/>
          <w:marTop w:val="0"/>
          <w:marBottom w:val="0"/>
          <w:divBdr>
            <w:top w:val="none" w:sz="0" w:space="0" w:color="auto"/>
            <w:left w:val="none" w:sz="0" w:space="0" w:color="auto"/>
            <w:bottom w:val="none" w:sz="0" w:space="0" w:color="auto"/>
            <w:right w:val="none" w:sz="0" w:space="0" w:color="auto"/>
          </w:divBdr>
        </w:div>
        <w:div w:id="1450205610">
          <w:marLeft w:val="640"/>
          <w:marRight w:val="0"/>
          <w:marTop w:val="0"/>
          <w:marBottom w:val="0"/>
          <w:divBdr>
            <w:top w:val="none" w:sz="0" w:space="0" w:color="auto"/>
            <w:left w:val="none" w:sz="0" w:space="0" w:color="auto"/>
            <w:bottom w:val="none" w:sz="0" w:space="0" w:color="auto"/>
            <w:right w:val="none" w:sz="0" w:space="0" w:color="auto"/>
          </w:divBdr>
        </w:div>
        <w:div w:id="877736562">
          <w:marLeft w:val="640"/>
          <w:marRight w:val="0"/>
          <w:marTop w:val="0"/>
          <w:marBottom w:val="0"/>
          <w:divBdr>
            <w:top w:val="none" w:sz="0" w:space="0" w:color="auto"/>
            <w:left w:val="none" w:sz="0" w:space="0" w:color="auto"/>
            <w:bottom w:val="none" w:sz="0" w:space="0" w:color="auto"/>
            <w:right w:val="none" w:sz="0" w:space="0" w:color="auto"/>
          </w:divBdr>
        </w:div>
        <w:div w:id="1728263363">
          <w:marLeft w:val="640"/>
          <w:marRight w:val="0"/>
          <w:marTop w:val="0"/>
          <w:marBottom w:val="0"/>
          <w:divBdr>
            <w:top w:val="none" w:sz="0" w:space="0" w:color="auto"/>
            <w:left w:val="none" w:sz="0" w:space="0" w:color="auto"/>
            <w:bottom w:val="none" w:sz="0" w:space="0" w:color="auto"/>
            <w:right w:val="none" w:sz="0" w:space="0" w:color="auto"/>
          </w:divBdr>
        </w:div>
        <w:div w:id="1782992919">
          <w:marLeft w:val="640"/>
          <w:marRight w:val="0"/>
          <w:marTop w:val="0"/>
          <w:marBottom w:val="0"/>
          <w:divBdr>
            <w:top w:val="none" w:sz="0" w:space="0" w:color="auto"/>
            <w:left w:val="none" w:sz="0" w:space="0" w:color="auto"/>
            <w:bottom w:val="none" w:sz="0" w:space="0" w:color="auto"/>
            <w:right w:val="none" w:sz="0" w:space="0" w:color="auto"/>
          </w:divBdr>
        </w:div>
        <w:div w:id="1491364647">
          <w:marLeft w:val="640"/>
          <w:marRight w:val="0"/>
          <w:marTop w:val="0"/>
          <w:marBottom w:val="0"/>
          <w:divBdr>
            <w:top w:val="none" w:sz="0" w:space="0" w:color="auto"/>
            <w:left w:val="none" w:sz="0" w:space="0" w:color="auto"/>
            <w:bottom w:val="none" w:sz="0" w:space="0" w:color="auto"/>
            <w:right w:val="none" w:sz="0" w:space="0" w:color="auto"/>
          </w:divBdr>
        </w:div>
        <w:div w:id="856425354">
          <w:marLeft w:val="640"/>
          <w:marRight w:val="0"/>
          <w:marTop w:val="0"/>
          <w:marBottom w:val="0"/>
          <w:divBdr>
            <w:top w:val="none" w:sz="0" w:space="0" w:color="auto"/>
            <w:left w:val="none" w:sz="0" w:space="0" w:color="auto"/>
            <w:bottom w:val="none" w:sz="0" w:space="0" w:color="auto"/>
            <w:right w:val="none" w:sz="0" w:space="0" w:color="auto"/>
          </w:divBdr>
        </w:div>
        <w:div w:id="85421027">
          <w:marLeft w:val="640"/>
          <w:marRight w:val="0"/>
          <w:marTop w:val="0"/>
          <w:marBottom w:val="0"/>
          <w:divBdr>
            <w:top w:val="none" w:sz="0" w:space="0" w:color="auto"/>
            <w:left w:val="none" w:sz="0" w:space="0" w:color="auto"/>
            <w:bottom w:val="none" w:sz="0" w:space="0" w:color="auto"/>
            <w:right w:val="none" w:sz="0" w:space="0" w:color="auto"/>
          </w:divBdr>
        </w:div>
        <w:div w:id="1690521454">
          <w:marLeft w:val="640"/>
          <w:marRight w:val="0"/>
          <w:marTop w:val="0"/>
          <w:marBottom w:val="0"/>
          <w:divBdr>
            <w:top w:val="none" w:sz="0" w:space="0" w:color="auto"/>
            <w:left w:val="none" w:sz="0" w:space="0" w:color="auto"/>
            <w:bottom w:val="none" w:sz="0" w:space="0" w:color="auto"/>
            <w:right w:val="none" w:sz="0" w:space="0" w:color="auto"/>
          </w:divBdr>
        </w:div>
        <w:div w:id="1053624660">
          <w:marLeft w:val="640"/>
          <w:marRight w:val="0"/>
          <w:marTop w:val="0"/>
          <w:marBottom w:val="0"/>
          <w:divBdr>
            <w:top w:val="none" w:sz="0" w:space="0" w:color="auto"/>
            <w:left w:val="none" w:sz="0" w:space="0" w:color="auto"/>
            <w:bottom w:val="none" w:sz="0" w:space="0" w:color="auto"/>
            <w:right w:val="none" w:sz="0" w:space="0" w:color="auto"/>
          </w:divBdr>
        </w:div>
        <w:div w:id="771244385">
          <w:marLeft w:val="640"/>
          <w:marRight w:val="0"/>
          <w:marTop w:val="0"/>
          <w:marBottom w:val="0"/>
          <w:divBdr>
            <w:top w:val="none" w:sz="0" w:space="0" w:color="auto"/>
            <w:left w:val="none" w:sz="0" w:space="0" w:color="auto"/>
            <w:bottom w:val="none" w:sz="0" w:space="0" w:color="auto"/>
            <w:right w:val="none" w:sz="0" w:space="0" w:color="auto"/>
          </w:divBdr>
        </w:div>
        <w:div w:id="417024638">
          <w:marLeft w:val="640"/>
          <w:marRight w:val="0"/>
          <w:marTop w:val="0"/>
          <w:marBottom w:val="0"/>
          <w:divBdr>
            <w:top w:val="none" w:sz="0" w:space="0" w:color="auto"/>
            <w:left w:val="none" w:sz="0" w:space="0" w:color="auto"/>
            <w:bottom w:val="none" w:sz="0" w:space="0" w:color="auto"/>
            <w:right w:val="none" w:sz="0" w:space="0" w:color="auto"/>
          </w:divBdr>
        </w:div>
        <w:div w:id="1514800735">
          <w:marLeft w:val="640"/>
          <w:marRight w:val="0"/>
          <w:marTop w:val="0"/>
          <w:marBottom w:val="0"/>
          <w:divBdr>
            <w:top w:val="none" w:sz="0" w:space="0" w:color="auto"/>
            <w:left w:val="none" w:sz="0" w:space="0" w:color="auto"/>
            <w:bottom w:val="none" w:sz="0" w:space="0" w:color="auto"/>
            <w:right w:val="none" w:sz="0" w:space="0" w:color="auto"/>
          </w:divBdr>
        </w:div>
        <w:div w:id="1665015226">
          <w:marLeft w:val="640"/>
          <w:marRight w:val="0"/>
          <w:marTop w:val="0"/>
          <w:marBottom w:val="0"/>
          <w:divBdr>
            <w:top w:val="none" w:sz="0" w:space="0" w:color="auto"/>
            <w:left w:val="none" w:sz="0" w:space="0" w:color="auto"/>
            <w:bottom w:val="none" w:sz="0" w:space="0" w:color="auto"/>
            <w:right w:val="none" w:sz="0" w:space="0" w:color="auto"/>
          </w:divBdr>
        </w:div>
        <w:div w:id="430393650">
          <w:marLeft w:val="640"/>
          <w:marRight w:val="0"/>
          <w:marTop w:val="0"/>
          <w:marBottom w:val="0"/>
          <w:divBdr>
            <w:top w:val="none" w:sz="0" w:space="0" w:color="auto"/>
            <w:left w:val="none" w:sz="0" w:space="0" w:color="auto"/>
            <w:bottom w:val="none" w:sz="0" w:space="0" w:color="auto"/>
            <w:right w:val="none" w:sz="0" w:space="0" w:color="auto"/>
          </w:divBdr>
        </w:div>
        <w:div w:id="399407231">
          <w:marLeft w:val="640"/>
          <w:marRight w:val="0"/>
          <w:marTop w:val="0"/>
          <w:marBottom w:val="0"/>
          <w:divBdr>
            <w:top w:val="none" w:sz="0" w:space="0" w:color="auto"/>
            <w:left w:val="none" w:sz="0" w:space="0" w:color="auto"/>
            <w:bottom w:val="none" w:sz="0" w:space="0" w:color="auto"/>
            <w:right w:val="none" w:sz="0" w:space="0" w:color="auto"/>
          </w:divBdr>
        </w:div>
        <w:div w:id="715854709">
          <w:marLeft w:val="640"/>
          <w:marRight w:val="0"/>
          <w:marTop w:val="0"/>
          <w:marBottom w:val="0"/>
          <w:divBdr>
            <w:top w:val="none" w:sz="0" w:space="0" w:color="auto"/>
            <w:left w:val="none" w:sz="0" w:space="0" w:color="auto"/>
            <w:bottom w:val="none" w:sz="0" w:space="0" w:color="auto"/>
            <w:right w:val="none" w:sz="0" w:space="0" w:color="auto"/>
          </w:divBdr>
        </w:div>
        <w:div w:id="1076047481">
          <w:marLeft w:val="640"/>
          <w:marRight w:val="0"/>
          <w:marTop w:val="0"/>
          <w:marBottom w:val="0"/>
          <w:divBdr>
            <w:top w:val="none" w:sz="0" w:space="0" w:color="auto"/>
            <w:left w:val="none" w:sz="0" w:space="0" w:color="auto"/>
            <w:bottom w:val="none" w:sz="0" w:space="0" w:color="auto"/>
            <w:right w:val="none" w:sz="0" w:space="0" w:color="auto"/>
          </w:divBdr>
        </w:div>
        <w:div w:id="1635981953">
          <w:marLeft w:val="640"/>
          <w:marRight w:val="0"/>
          <w:marTop w:val="0"/>
          <w:marBottom w:val="0"/>
          <w:divBdr>
            <w:top w:val="none" w:sz="0" w:space="0" w:color="auto"/>
            <w:left w:val="none" w:sz="0" w:space="0" w:color="auto"/>
            <w:bottom w:val="none" w:sz="0" w:space="0" w:color="auto"/>
            <w:right w:val="none" w:sz="0" w:space="0" w:color="auto"/>
          </w:divBdr>
        </w:div>
      </w:divsChild>
    </w:div>
    <w:div w:id="1012730969">
      <w:bodyDiv w:val="1"/>
      <w:marLeft w:val="0"/>
      <w:marRight w:val="0"/>
      <w:marTop w:val="0"/>
      <w:marBottom w:val="0"/>
      <w:divBdr>
        <w:top w:val="none" w:sz="0" w:space="0" w:color="auto"/>
        <w:left w:val="none" w:sz="0" w:space="0" w:color="auto"/>
        <w:bottom w:val="none" w:sz="0" w:space="0" w:color="auto"/>
        <w:right w:val="none" w:sz="0" w:space="0" w:color="auto"/>
      </w:divBdr>
      <w:divsChild>
        <w:div w:id="1268347381">
          <w:marLeft w:val="640"/>
          <w:marRight w:val="0"/>
          <w:marTop w:val="0"/>
          <w:marBottom w:val="0"/>
          <w:divBdr>
            <w:top w:val="none" w:sz="0" w:space="0" w:color="auto"/>
            <w:left w:val="none" w:sz="0" w:space="0" w:color="auto"/>
            <w:bottom w:val="none" w:sz="0" w:space="0" w:color="auto"/>
            <w:right w:val="none" w:sz="0" w:space="0" w:color="auto"/>
          </w:divBdr>
        </w:div>
        <w:div w:id="1713724153">
          <w:marLeft w:val="640"/>
          <w:marRight w:val="0"/>
          <w:marTop w:val="0"/>
          <w:marBottom w:val="0"/>
          <w:divBdr>
            <w:top w:val="none" w:sz="0" w:space="0" w:color="auto"/>
            <w:left w:val="none" w:sz="0" w:space="0" w:color="auto"/>
            <w:bottom w:val="none" w:sz="0" w:space="0" w:color="auto"/>
            <w:right w:val="none" w:sz="0" w:space="0" w:color="auto"/>
          </w:divBdr>
        </w:div>
        <w:div w:id="1315647556">
          <w:marLeft w:val="640"/>
          <w:marRight w:val="0"/>
          <w:marTop w:val="0"/>
          <w:marBottom w:val="0"/>
          <w:divBdr>
            <w:top w:val="none" w:sz="0" w:space="0" w:color="auto"/>
            <w:left w:val="none" w:sz="0" w:space="0" w:color="auto"/>
            <w:bottom w:val="none" w:sz="0" w:space="0" w:color="auto"/>
            <w:right w:val="none" w:sz="0" w:space="0" w:color="auto"/>
          </w:divBdr>
        </w:div>
        <w:div w:id="361439987">
          <w:marLeft w:val="640"/>
          <w:marRight w:val="0"/>
          <w:marTop w:val="0"/>
          <w:marBottom w:val="0"/>
          <w:divBdr>
            <w:top w:val="none" w:sz="0" w:space="0" w:color="auto"/>
            <w:left w:val="none" w:sz="0" w:space="0" w:color="auto"/>
            <w:bottom w:val="none" w:sz="0" w:space="0" w:color="auto"/>
            <w:right w:val="none" w:sz="0" w:space="0" w:color="auto"/>
          </w:divBdr>
        </w:div>
        <w:div w:id="1090203230">
          <w:marLeft w:val="640"/>
          <w:marRight w:val="0"/>
          <w:marTop w:val="0"/>
          <w:marBottom w:val="0"/>
          <w:divBdr>
            <w:top w:val="none" w:sz="0" w:space="0" w:color="auto"/>
            <w:left w:val="none" w:sz="0" w:space="0" w:color="auto"/>
            <w:bottom w:val="none" w:sz="0" w:space="0" w:color="auto"/>
            <w:right w:val="none" w:sz="0" w:space="0" w:color="auto"/>
          </w:divBdr>
        </w:div>
        <w:div w:id="1371343744">
          <w:marLeft w:val="640"/>
          <w:marRight w:val="0"/>
          <w:marTop w:val="0"/>
          <w:marBottom w:val="0"/>
          <w:divBdr>
            <w:top w:val="none" w:sz="0" w:space="0" w:color="auto"/>
            <w:left w:val="none" w:sz="0" w:space="0" w:color="auto"/>
            <w:bottom w:val="none" w:sz="0" w:space="0" w:color="auto"/>
            <w:right w:val="none" w:sz="0" w:space="0" w:color="auto"/>
          </w:divBdr>
        </w:div>
        <w:div w:id="2043167324">
          <w:marLeft w:val="640"/>
          <w:marRight w:val="0"/>
          <w:marTop w:val="0"/>
          <w:marBottom w:val="0"/>
          <w:divBdr>
            <w:top w:val="none" w:sz="0" w:space="0" w:color="auto"/>
            <w:left w:val="none" w:sz="0" w:space="0" w:color="auto"/>
            <w:bottom w:val="none" w:sz="0" w:space="0" w:color="auto"/>
            <w:right w:val="none" w:sz="0" w:space="0" w:color="auto"/>
          </w:divBdr>
        </w:div>
        <w:div w:id="1793862058">
          <w:marLeft w:val="640"/>
          <w:marRight w:val="0"/>
          <w:marTop w:val="0"/>
          <w:marBottom w:val="0"/>
          <w:divBdr>
            <w:top w:val="none" w:sz="0" w:space="0" w:color="auto"/>
            <w:left w:val="none" w:sz="0" w:space="0" w:color="auto"/>
            <w:bottom w:val="none" w:sz="0" w:space="0" w:color="auto"/>
            <w:right w:val="none" w:sz="0" w:space="0" w:color="auto"/>
          </w:divBdr>
        </w:div>
        <w:div w:id="196821049">
          <w:marLeft w:val="640"/>
          <w:marRight w:val="0"/>
          <w:marTop w:val="0"/>
          <w:marBottom w:val="0"/>
          <w:divBdr>
            <w:top w:val="none" w:sz="0" w:space="0" w:color="auto"/>
            <w:left w:val="none" w:sz="0" w:space="0" w:color="auto"/>
            <w:bottom w:val="none" w:sz="0" w:space="0" w:color="auto"/>
            <w:right w:val="none" w:sz="0" w:space="0" w:color="auto"/>
          </w:divBdr>
        </w:div>
        <w:div w:id="1434133955">
          <w:marLeft w:val="640"/>
          <w:marRight w:val="0"/>
          <w:marTop w:val="0"/>
          <w:marBottom w:val="0"/>
          <w:divBdr>
            <w:top w:val="none" w:sz="0" w:space="0" w:color="auto"/>
            <w:left w:val="none" w:sz="0" w:space="0" w:color="auto"/>
            <w:bottom w:val="none" w:sz="0" w:space="0" w:color="auto"/>
            <w:right w:val="none" w:sz="0" w:space="0" w:color="auto"/>
          </w:divBdr>
        </w:div>
        <w:div w:id="1538084484">
          <w:marLeft w:val="640"/>
          <w:marRight w:val="0"/>
          <w:marTop w:val="0"/>
          <w:marBottom w:val="0"/>
          <w:divBdr>
            <w:top w:val="none" w:sz="0" w:space="0" w:color="auto"/>
            <w:left w:val="none" w:sz="0" w:space="0" w:color="auto"/>
            <w:bottom w:val="none" w:sz="0" w:space="0" w:color="auto"/>
            <w:right w:val="none" w:sz="0" w:space="0" w:color="auto"/>
          </w:divBdr>
        </w:div>
        <w:div w:id="1239438065">
          <w:marLeft w:val="640"/>
          <w:marRight w:val="0"/>
          <w:marTop w:val="0"/>
          <w:marBottom w:val="0"/>
          <w:divBdr>
            <w:top w:val="none" w:sz="0" w:space="0" w:color="auto"/>
            <w:left w:val="none" w:sz="0" w:space="0" w:color="auto"/>
            <w:bottom w:val="none" w:sz="0" w:space="0" w:color="auto"/>
            <w:right w:val="none" w:sz="0" w:space="0" w:color="auto"/>
          </w:divBdr>
        </w:div>
        <w:div w:id="1943415397">
          <w:marLeft w:val="640"/>
          <w:marRight w:val="0"/>
          <w:marTop w:val="0"/>
          <w:marBottom w:val="0"/>
          <w:divBdr>
            <w:top w:val="none" w:sz="0" w:space="0" w:color="auto"/>
            <w:left w:val="none" w:sz="0" w:space="0" w:color="auto"/>
            <w:bottom w:val="none" w:sz="0" w:space="0" w:color="auto"/>
            <w:right w:val="none" w:sz="0" w:space="0" w:color="auto"/>
          </w:divBdr>
        </w:div>
        <w:div w:id="2060321512">
          <w:marLeft w:val="640"/>
          <w:marRight w:val="0"/>
          <w:marTop w:val="0"/>
          <w:marBottom w:val="0"/>
          <w:divBdr>
            <w:top w:val="none" w:sz="0" w:space="0" w:color="auto"/>
            <w:left w:val="none" w:sz="0" w:space="0" w:color="auto"/>
            <w:bottom w:val="none" w:sz="0" w:space="0" w:color="auto"/>
            <w:right w:val="none" w:sz="0" w:space="0" w:color="auto"/>
          </w:divBdr>
        </w:div>
        <w:div w:id="446388643">
          <w:marLeft w:val="640"/>
          <w:marRight w:val="0"/>
          <w:marTop w:val="0"/>
          <w:marBottom w:val="0"/>
          <w:divBdr>
            <w:top w:val="none" w:sz="0" w:space="0" w:color="auto"/>
            <w:left w:val="none" w:sz="0" w:space="0" w:color="auto"/>
            <w:bottom w:val="none" w:sz="0" w:space="0" w:color="auto"/>
            <w:right w:val="none" w:sz="0" w:space="0" w:color="auto"/>
          </w:divBdr>
        </w:div>
        <w:div w:id="1555772226">
          <w:marLeft w:val="640"/>
          <w:marRight w:val="0"/>
          <w:marTop w:val="0"/>
          <w:marBottom w:val="0"/>
          <w:divBdr>
            <w:top w:val="none" w:sz="0" w:space="0" w:color="auto"/>
            <w:left w:val="none" w:sz="0" w:space="0" w:color="auto"/>
            <w:bottom w:val="none" w:sz="0" w:space="0" w:color="auto"/>
            <w:right w:val="none" w:sz="0" w:space="0" w:color="auto"/>
          </w:divBdr>
        </w:div>
        <w:div w:id="1849367932">
          <w:marLeft w:val="640"/>
          <w:marRight w:val="0"/>
          <w:marTop w:val="0"/>
          <w:marBottom w:val="0"/>
          <w:divBdr>
            <w:top w:val="none" w:sz="0" w:space="0" w:color="auto"/>
            <w:left w:val="none" w:sz="0" w:space="0" w:color="auto"/>
            <w:bottom w:val="none" w:sz="0" w:space="0" w:color="auto"/>
            <w:right w:val="none" w:sz="0" w:space="0" w:color="auto"/>
          </w:divBdr>
        </w:div>
        <w:div w:id="452361136">
          <w:marLeft w:val="640"/>
          <w:marRight w:val="0"/>
          <w:marTop w:val="0"/>
          <w:marBottom w:val="0"/>
          <w:divBdr>
            <w:top w:val="none" w:sz="0" w:space="0" w:color="auto"/>
            <w:left w:val="none" w:sz="0" w:space="0" w:color="auto"/>
            <w:bottom w:val="none" w:sz="0" w:space="0" w:color="auto"/>
            <w:right w:val="none" w:sz="0" w:space="0" w:color="auto"/>
          </w:divBdr>
        </w:div>
        <w:div w:id="1345282470">
          <w:marLeft w:val="640"/>
          <w:marRight w:val="0"/>
          <w:marTop w:val="0"/>
          <w:marBottom w:val="0"/>
          <w:divBdr>
            <w:top w:val="none" w:sz="0" w:space="0" w:color="auto"/>
            <w:left w:val="none" w:sz="0" w:space="0" w:color="auto"/>
            <w:bottom w:val="none" w:sz="0" w:space="0" w:color="auto"/>
            <w:right w:val="none" w:sz="0" w:space="0" w:color="auto"/>
          </w:divBdr>
        </w:div>
        <w:div w:id="1626472543">
          <w:marLeft w:val="640"/>
          <w:marRight w:val="0"/>
          <w:marTop w:val="0"/>
          <w:marBottom w:val="0"/>
          <w:divBdr>
            <w:top w:val="none" w:sz="0" w:space="0" w:color="auto"/>
            <w:left w:val="none" w:sz="0" w:space="0" w:color="auto"/>
            <w:bottom w:val="none" w:sz="0" w:space="0" w:color="auto"/>
            <w:right w:val="none" w:sz="0" w:space="0" w:color="auto"/>
          </w:divBdr>
        </w:div>
        <w:div w:id="1235553972">
          <w:marLeft w:val="640"/>
          <w:marRight w:val="0"/>
          <w:marTop w:val="0"/>
          <w:marBottom w:val="0"/>
          <w:divBdr>
            <w:top w:val="none" w:sz="0" w:space="0" w:color="auto"/>
            <w:left w:val="none" w:sz="0" w:space="0" w:color="auto"/>
            <w:bottom w:val="none" w:sz="0" w:space="0" w:color="auto"/>
            <w:right w:val="none" w:sz="0" w:space="0" w:color="auto"/>
          </w:divBdr>
        </w:div>
        <w:div w:id="1762490249">
          <w:marLeft w:val="640"/>
          <w:marRight w:val="0"/>
          <w:marTop w:val="0"/>
          <w:marBottom w:val="0"/>
          <w:divBdr>
            <w:top w:val="none" w:sz="0" w:space="0" w:color="auto"/>
            <w:left w:val="none" w:sz="0" w:space="0" w:color="auto"/>
            <w:bottom w:val="none" w:sz="0" w:space="0" w:color="auto"/>
            <w:right w:val="none" w:sz="0" w:space="0" w:color="auto"/>
          </w:divBdr>
        </w:div>
        <w:div w:id="1621062402">
          <w:marLeft w:val="640"/>
          <w:marRight w:val="0"/>
          <w:marTop w:val="0"/>
          <w:marBottom w:val="0"/>
          <w:divBdr>
            <w:top w:val="none" w:sz="0" w:space="0" w:color="auto"/>
            <w:left w:val="none" w:sz="0" w:space="0" w:color="auto"/>
            <w:bottom w:val="none" w:sz="0" w:space="0" w:color="auto"/>
            <w:right w:val="none" w:sz="0" w:space="0" w:color="auto"/>
          </w:divBdr>
        </w:div>
        <w:div w:id="332878115">
          <w:marLeft w:val="640"/>
          <w:marRight w:val="0"/>
          <w:marTop w:val="0"/>
          <w:marBottom w:val="0"/>
          <w:divBdr>
            <w:top w:val="none" w:sz="0" w:space="0" w:color="auto"/>
            <w:left w:val="none" w:sz="0" w:space="0" w:color="auto"/>
            <w:bottom w:val="none" w:sz="0" w:space="0" w:color="auto"/>
            <w:right w:val="none" w:sz="0" w:space="0" w:color="auto"/>
          </w:divBdr>
        </w:div>
        <w:div w:id="392121243">
          <w:marLeft w:val="640"/>
          <w:marRight w:val="0"/>
          <w:marTop w:val="0"/>
          <w:marBottom w:val="0"/>
          <w:divBdr>
            <w:top w:val="none" w:sz="0" w:space="0" w:color="auto"/>
            <w:left w:val="none" w:sz="0" w:space="0" w:color="auto"/>
            <w:bottom w:val="none" w:sz="0" w:space="0" w:color="auto"/>
            <w:right w:val="none" w:sz="0" w:space="0" w:color="auto"/>
          </w:divBdr>
        </w:div>
        <w:div w:id="24255199">
          <w:marLeft w:val="640"/>
          <w:marRight w:val="0"/>
          <w:marTop w:val="0"/>
          <w:marBottom w:val="0"/>
          <w:divBdr>
            <w:top w:val="none" w:sz="0" w:space="0" w:color="auto"/>
            <w:left w:val="none" w:sz="0" w:space="0" w:color="auto"/>
            <w:bottom w:val="none" w:sz="0" w:space="0" w:color="auto"/>
            <w:right w:val="none" w:sz="0" w:space="0" w:color="auto"/>
          </w:divBdr>
        </w:div>
        <w:div w:id="1099761552">
          <w:marLeft w:val="640"/>
          <w:marRight w:val="0"/>
          <w:marTop w:val="0"/>
          <w:marBottom w:val="0"/>
          <w:divBdr>
            <w:top w:val="none" w:sz="0" w:space="0" w:color="auto"/>
            <w:left w:val="none" w:sz="0" w:space="0" w:color="auto"/>
            <w:bottom w:val="none" w:sz="0" w:space="0" w:color="auto"/>
            <w:right w:val="none" w:sz="0" w:space="0" w:color="auto"/>
          </w:divBdr>
        </w:div>
        <w:div w:id="1185746367">
          <w:marLeft w:val="640"/>
          <w:marRight w:val="0"/>
          <w:marTop w:val="0"/>
          <w:marBottom w:val="0"/>
          <w:divBdr>
            <w:top w:val="none" w:sz="0" w:space="0" w:color="auto"/>
            <w:left w:val="none" w:sz="0" w:space="0" w:color="auto"/>
            <w:bottom w:val="none" w:sz="0" w:space="0" w:color="auto"/>
            <w:right w:val="none" w:sz="0" w:space="0" w:color="auto"/>
          </w:divBdr>
        </w:div>
        <w:div w:id="597102430">
          <w:marLeft w:val="640"/>
          <w:marRight w:val="0"/>
          <w:marTop w:val="0"/>
          <w:marBottom w:val="0"/>
          <w:divBdr>
            <w:top w:val="none" w:sz="0" w:space="0" w:color="auto"/>
            <w:left w:val="none" w:sz="0" w:space="0" w:color="auto"/>
            <w:bottom w:val="none" w:sz="0" w:space="0" w:color="auto"/>
            <w:right w:val="none" w:sz="0" w:space="0" w:color="auto"/>
          </w:divBdr>
        </w:div>
        <w:div w:id="942615160">
          <w:marLeft w:val="640"/>
          <w:marRight w:val="0"/>
          <w:marTop w:val="0"/>
          <w:marBottom w:val="0"/>
          <w:divBdr>
            <w:top w:val="none" w:sz="0" w:space="0" w:color="auto"/>
            <w:left w:val="none" w:sz="0" w:space="0" w:color="auto"/>
            <w:bottom w:val="none" w:sz="0" w:space="0" w:color="auto"/>
            <w:right w:val="none" w:sz="0" w:space="0" w:color="auto"/>
          </w:divBdr>
        </w:div>
        <w:div w:id="1469665736">
          <w:marLeft w:val="640"/>
          <w:marRight w:val="0"/>
          <w:marTop w:val="0"/>
          <w:marBottom w:val="0"/>
          <w:divBdr>
            <w:top w:val="none" w:sz="0" w:space="0" w:color="auto"/>
            <w:left w:val="none" w:sz="0" w:space="0" w:color="auto"/>
            <w:bottom w:val="none" w:sz="0" w:space="0" w:color="auto"/>
            <w:right w:val="none" w:sz="0" w:space="0" w:color="auto"/>
          </w:divBdr>
        </w:div>
        <w:div w:id="1450009969">
          <w:marLeft w:val="640"/>
          <w:marRight w:val="0"/>
          <w:marTop w:val="0"/>
          <w:marBottom w:val="0"/>
          <w:divBdr>
            <w:top w:val="none" w:sz="0" w:space="0" w:color="auto"/>
            <w:left w:val="none" w:sz="0" w:space="0" w:color="auto"/>
            <w:bottom w:val="none" w:sz="0" w:space="0" w:color="auto"/>
            <w:right w:val="none" w:sz="0" w:space="0" w:color="auto"/>
          </w:divBdr>
        </w:div>
        <w:div w:id="26412959">
          <w:marLeft w:val="640"/>
          <w:marRight w:val="0"/>
          <w:marTop w:val="0"/>
          <w:marBottom w:val="0"/>
          <w:divBdr>
            <w:top w:val="none" w:sz="0" w:space="0" w:color="auto"/>
            <w:left w:val="none" w:sz="0" w:space="0" w:color="auto"/>
            <w:bottom w:val="none" w:sz="0" w:space="0" w:color="auto"/>
            <w:right w:val="none" w:sz="0" w:space="0" w:color="auto"/>
          </w:divBdr>
        </w:div>
        <w:div w:id="795638719">
          <w:marLeft w:val="640"/>
          <w:marRight w:val="0"/>
          <w:marTop w:val="0"/>
          <w:marBottom w:val="0"/>
          <w:divBdr>
            <w:top w:val="none" w:sz="0" w:space="0" w:color="auto"/>
            <w:left w:val="none" w:sz="0" w:space="0" w:color="auto"/>
            <w:bottom w:val="none" w:sz="0" w:space="0" w:color="auto"/>
            <w:right w:val="none" w:sz="0" w:space="0" w:color="auto"/>
          </w:divBdr>
        </w:div>
      </w:divsChild>
    </w:div>
    <w:div w:id="1014654673">
      <w:bodyDiv w:val="1"/>
      <w:marLeft w:val="0"/>
      <w:marRight w:val="0"/>
      <w:marTop w:val="0"/>
      <w:marBottom w:val="0"/>
      <w:divBdr>
        <w:top w:val="none" w:sz="0" w:space="0" w:color="auto"/>
        <w:left w:val="none" w:sz="0" w:space="0" w:color="auto"/>
        <w:bottom w:val="none" w:sz="0" w:space="0" w:color="auto"/>
        <w:right w:val="none" w:sz="0" w:space="0" w:color="auto"/>
      </w:divBdr>
      <w:divsChild>
        <w:div w:id="573052694">
          <w:marLeft w:val="640"/>
          <w:marRight w:val="0"/>
          <w:marTop w:val="0"/>
          <w:marBottom w:val="0"/>
          <w:divBdr>
            <w:top w:val="none" w:sz="0" w:space="0" w:color="auto"/>
            <w:left w:val="none" w:sz="0" w:space="0" w:color="auto"/>
            <w:bottom w:val="none" w:sz="0" w:space="0" w:color="auto"/>
            <w:right w:val="none" w:sz="0" w:space="0" w:color="auto"/>
          </w:divBdr>
        </w:div>
        <w:div w:id="1656448804">
          <w:marLeft w:val="640"/>
          <w:marRight w:val="0"/>
          <w:marTop w:val="0"/>
          <w:marBottom w:val="0"/>
          <w:divBdr>
            <w:top w:val="none" w:sz="0" w:space="0" w:color="auto"/>
            <w:left w:val="none" w:sz="0" w:space="0" w:color="auto"/>
            <w:bottom w:val="none" w:sz="0" w:space="0" w:color="auto"/>
            <w:right w:val="none" w:sz="0" w:space="0" w:color="auto"/>
          </w:divBdr>
        </w:div>
        <w:div w:id="1931893365">
          <w:marLeft w:val="640"/>
          <w:marRight w:val="0"/>
          <w:marTop w:val="0"/>
          <w:marBottom w:val="0"/>
          <w:divBdr>
            <w:top w:val="none" w:sz="0" w:space="0" w:color="auto"/>
            <w:left w:val="none" w:sz="0" w:space="0" w:color="auto"/>
            <w:bottom w:val="none" w:sz="0" w:space="0" w:color="auto"/>
            <w:right w:val="none" w:sz="0" w:space="0" w:color="auto"/>
          </w:divBdr>
        </w:div>
        <w:div w:id="1375153700">
          <w:marLeft w:val="640"/>
          <w:marRight w:val="0"/>
          <w:marTop w:val="0"/>
          <w:marBottom w:val="0"/>
          <w:divBdr>
            <w:top w:val="none" w:sz="0" w:space="0" w:color="auto"/>
            <w:left w:val="none" w:sz="0" w:space="0" w:color="auto"/>
            <w:bottom w:val="none" w:sz="0" w:space="0" w:color="auto"/>
            <w:right w:val="none" w:sz="0" w:space="0" w:color="auto"/>
          </w:divBdr>
        </w:div>
        <w:div w:id="502745538">
          <w:marLeft w:val="640"/>
          <w:marRight w:val="0"/>
          <w:marTop w:val="0"/>
          <w:marBottom w:val="0"/>
          <w:divBdr>
            <w:top w:val="none" w:sz="0" w:space="0" w:color="auto"/>
            <w:left w:val="none" w:sz="0" w:space="0" w:color="auto"/>
            <w:bottom w:val="none" w:sz="0" w:space="0" w:color="auto"/>
            <w:right w:val="none" w:sz="0" w:space="0" w:color="auto"/>
          </w:divBdr>
        </w:div>
        <w:div w:id="1979068110">
          <w:marLeft w:val="640"/>
          <w:marRight w:val="0"/>
          <w:marTop w:val="0"/>
          <w:marBottom w:val="0"/>
          <w:divBdr>
            <w:top w:val="none" w:sz="0" w:space="0" w:color="auto"/>
            <w:left w:val="none" w:sz="0" w:space="0" w:color="auto"/>
            <w:bottom w:val="none" w:sz="0" w:space="0" w:color="auto"/>
            <w:right w:val="none" w:sz="0" w:space="0" w:color="auto"/>
          </w:divBdr>
        </w:div>
        <w:div w:id="1011026782">
          <w:marLeft w:val="640"/>
          <w:marRight w:val="0"/>
          <w:marTop w:val="0"/>
          <w:marBottom w:val="0"/>
          <w:divBdr>
            <w:top w:val="none" w:sz="0" w:space="0" w:color="auto"/>
            <w:left w:val="none" w:sz="0" w:space="0" w:color="auto"/>
            <w:bottom w:val="none" w:sz="0" w:space="0" w:color="auto"/>
            <w:right w:val="none" w:sz="0" w:space="0" w:color="auto"/>
          </w:divBdr>
        </w:div>
        <w:div w:id="998266066">
          <w:marLeft w:val="640"/>
          <w:marRight w:val="0"/>
          <w:marTop w:val="0"/>
          <w:marBottom w:val="0"/>
          <w:divBdr>
            <w:top w:val="none" w:sz="0" w:space="0" w:color="auto"/>
            <w:left w:val="none" w:sz="0" w:space="0" w:color="auto"/>
            <w:bottom w:val="none" w:sz="0" w:space="0" w:color="auto"/>
            <w:right w:val="none" w:sz="0" w:space="0" w:color="auto"/>
          </w:divBdr>
        </w:div>
        <w:div w:id="873615908">
          <w:marLeft w:val="640"/>
          <w:marRight w:val="0"/>
          <w:marTop w:val="0"/>
          <w:marBottom w:val="0"/>
          <w:divBdr>
            <w:top w:val="none" w:sz="0" w:space="0" w:color="auto"/>
            <w:left w:val="none" w:sz="0" w:space="0" w:color="auto"/>
            <w:bottom w:val="none" w:sz="0" w:space="0" w:color="auto"/>
            <w:right w:val="none" w:sz="0" w:space="0" w:color="auto"/>
          </w:divBdr>
        </w:div>
        <w:div w:id="1316489920">
          <w:marLeft w:val="640"/>
          <w:marRight w:val="0"/>
          <w:marTop w:val="0"/>
          <w:marBottom w:val="0"/>
          <w:divBdr>
            <w:top w:val="none" w:sz="0" w:space="0" w:color="auto"/>
            <w:left w:val="none" w:sz="0" w:space="0" w:color="auto"/>
            <w:bottom w:val="none" w:sz="0" w:space="0" w:color="auto"/>
            <w:right w:val="none" w:sz="0" w:space="0" w:color="auto"/>
          </w:divBdr>
        </w:div>
        <w:div w:id="139739075">
          <w:marLeft w:val="640"/>
          <w:marRight w:val="0"/>
          <w:marTop w:val="0"/>
          <w:marBottom w:val="0"/>
          <w:divBdr>
            <w:top w:val="none" w:sz="0" w:space="0" w:color="auto"/>
            <w:left w:val="none" w:sz="0" w:space="0" w:color="auto"/>
            <w:bottom w:val="none" w:sz="0" w:space="0" w:color="auto"/>
            <w:right w:val="none" w:sz="0" w:space="0" w:color="auto"/>
          </w:divBdr>
        </w:div>
        <w:div w:id="1803307234">
          <w:marLeft w:val="640"/>
          <w:marRight w:val="0"/>
          <w:marTop w:val="0"/>
          <w:marBottom w:val="0"/>
          <w:divBdr>
            <w:top w:val="none" w:sz="0" w:space="0" w:color="auto"/>
            <w:left w:val="none" w:sz="0" w:space="0" w:color="auto"/>
            <w:bottom w:val="none" w:sz="0" w:space="0" w:color="auto"/>
            <w:right w:val="none" w:sz="0" w:space="0" w:color="auto"/>
          </w:divBdr>
        </w:div>
        <w:div w:id="625042143">
          <w:marLeft w:val="640"/>
          <w:marRight w:val="0"/>
          <w:marTop w:val="0"/>
          <w:marBottom w:val="0"/>
          <w:divBdr>
            <w:top w:val="none" w:sz="0" w:space="0" w:color="auto"/>
            <w:left w:val="none" w:sz="0" w:space="0" w:color="auto"/>
            <w:bottom w:val="none" w:sz="0" w:space="0" w:color="auto"/>
            <w:right w:val="none" w:sz="0" w:space="0" w:color="auto"/>
          </w:divBdr>
        </w:div>
        <w:div w:id="1032420378">
          <w:marLeft w:val="640"/>
          <w:marRight w:val="0"/>
          <w:marTop w:val="0"/>
          <w:marBottom w:val="0"/>
          <w:divBdr>
            <w:top w:val="none" w:sz="0" w:space="0" w:color="auto"/>
            <w:left w:val="none" w:sz="0" w:space="0" w:color="auto"/>
            <w:bottom w:val="none" w:sz="0" w:space="0" w:color="auto"/>
            <w:right w:val="none" w:sz="0" w:space="0" w:color="auto"/>
          </w:divBdr>
        </w:div>
        <w:div w:id="250165714">
          <w:marLeft w:val="640"/>
          <w:marRight w:val="0"/>
          <w:marTop w:val="0"/>
          <w:marBottom w:val="0"/>
          <w:divBdr>
            <w:top w:val="none" w:sz="0" w:space="0" w:color="auto"/>
            <w:left w:val="none" w:sz="0" w:space="0" w:color="auto"/>
            <w:bottom w:val="none" w:sz="0" w:space="0" w:color="auto"/>
            <w:right w:val="none" w:sz="0" w:space="0" w:color="auto"/>
          </w:divBdr>
        </w:div>
        <w:div w:id="1019426864">
          <w:marLeft w:val="640"/>
          <w:marRight w:val="0"/>
          <w:marTop w:val="0"/>
          <w:marBottom w:val="0"/>
          <w:divBdr>
            <w:top w:val="none" w:sz="0" w:space="0" w:color="auto"/>
            <w:left w:val="none" w:sz="0" w:space="0" w:color="auto"/>
            <w:bottom w:val="none" w:sz="0" w:space="0" w:color="auto"/>
            <w:right w:val="none" w:sz="0" w:space="0" w:color="auto"/>
          </w:divBdr>
        </w:div>
        <w:div w:id="647169633">
          <w:marLeft w:val="640"/>
          <w:marRight w:val="0"/>
          <w:marTop w:val="0"/>
          <w:marBottom w:val="0"/>
          <w:divBdr>
            <w:top w:val="none" w:sz="0" w:space="0" w:color="auto"/>
            <w:left w:val="none" w:sz="0" w:space="0" w:color="auto"/>
            <w:bottom w:val="none" w:sz="0" w:space="0" w:color="auto"/>
            <w:right w:val="none" w:sz="0" w:space="0" w:color="auto"/>
          </w:divBdr>
        </w:div>
        <w:div w:id="409158326">
          <w:marLeft w:val="640"/>
          <w:marRight w:val="0"/>
          <w:marTop w:val="0"/>
          <w:marBottom w:val="0"/>
          <w:divBdr>
            <w:top w:val="none" w:sz="0" w:space="0" w:color="auto"/>
            <w:left w:val="none" w:sz="0" w:space="0" w:color="auto"/>
            <w:bottom w:val="none" w:sz="0" w:space="0" w:color="auto"/>
            <w:right w:val="none" w:sz="0" w:space="0" w:color="auto"/>
          </w:divBdr>
        </w:div>
        <w:div w:id="82773923">
          <w:marLeft w:val="640"/>
          <w:marRight w:val="0"/>
          <w:marTop w:val="0"/>
          <w:marBottom w:val="0"/>
          <w:divBdr>
            <w:top w:val="none" w:sz="0" w:space="0" w:color="auto"/>
            <w:left w:val="none" w:sz="0" w:space="0" w:color="auto"/>
            <w:bottom w:val="none" w:sz="0" w:space="0" w:color="auto"/>
            <w:right w:val="none" w:sz="0" w:space="0" w:color="auto"/>
          </w:divBdr>
        </w:div>
        <w:div w:id="198782151">
          <w:marLeft w:val="640"/>
          <w:marRight w:val="0"/>
          <w:marTop w:val="0"/>
          <w:marBottom w:val="0"/>
          <w:divBdr>
            <w:top w:val="none" w:sz="0" w:space="0" w:color="auto"/>
            <w:left w:val="none" w:sz="0" w:space="0" w:color="auto"/>
            <w:bottom w:val="none" w:sz="0" w:space="0" w:color="auto"/>
            <w:right w:val="none" w:sz="0" w:space="0" w:color="auto"/>
          </w:divBdr>
        </w:div>
        <w:div w:id="1071078479">
          <w:marLeft w:val="640"/>
          <w:marRight w:val="0"/>
          <w:marTop w:val="0"/>
          <w:marBottom w:val="0"/>
          <w:divBdr>
            <w:top w:val="none" w:sz="0" w:space="0" w:color="auto"/>
            <w:left w:val="none" w:sz="0" w:space="0" w:color="auto"/>
            <w:bottom w:val="none" w:sz="0" w:space="0" w:color="auto"/>
            <w:right w:val="none" w:sz="0" w:space="0" w:color="auto"/>
          </w:divBdr>
        </w:div>
        <w:div w:id="31929398">
          <w:marLeft w:val="640"/>
          <w:marRight w:val="0"/>
          <w:marTop w:val="0"/>
          <w:marBottom w:val="0"/>
          <w:divBdr>
            <w:top w:val="none" w:sz="0" w:space="0" w:color="auto"/>
            <w:left w:val="none" w:sz="0" w:space="0" w:color="auto"/>
            <w:bottom w:val="none" w:sz="0" w:space="0" w:color="auto"/>
            <w:right w:val="none" w:sz="0" w:space="0" w:color="auto"/>
          </w:divBdr>
        </w:div>
        <w:div w:id="1185555564">
          <w:marLeft w:val="640"/>
          <w:marRight w:val="0"/>
          <w:marTop w:val="0"/>
          <w:marBottom w:val="0"/>
          <w:divBdr>
            <w:top w:val="none" w:sz="0" w:space="0" w:color="auto"/>
            <w:left w:val="none" w:sz="0" w:space="0" w:color="auto"/>
            <w:bottom w:val="none" w:sz="0" w:space="0" w:color="auto"/>
            <w:right w:val="none" w:sz="0" w:space="0" w:color="auto"/>
          </w:divBdr>
        </w:div>
        <w:div w:id="1660498333">
          <w:marLeft w:val="640"/>
          <w:marRight w:val="0"/>
          <w:marTop w:val="0"/>
          <w:marBottom w:val="0"/>
          <w:divBdr>
            <w:top w:val="none" w:sz="0" w:space="0" w:color="auto"/>
            <w:left w:val="none" w:sz="0" w:space="0" w:color="auto"/>
            <w:bottom w:val="none" w:sz="0" w:space="0" w:color="auto"/>
            <w:right w:val="none" w:sz="0" w:space="0" w:color="auto"/>
          </w:divBdr>
        </w:div>
        <w:div w:id="859242565">
          <w:marLeft w:val="640"/>
          <w:marRight w:val="0"/>
          <w:marTop w:val="0"/>
          <w:marBottom w:val="0"/>
          <w:divBdr>
            <w:top w:val="none" w:sz="0" w:space="0" w:color="auto"/>
            <w:left w:val="none" w:sz="0" w:space="0" w:color="auto"/>
            <w:bottom w:val="none" w:sz="0" w:space="0" w:color="auto"/>
            <w:right w:val="none" w:sz="0" w:space="0" w:color="auto"/>
          </w:divBdr>
        </w:div>
        <w:div w:id="1774083084">
          <w:marLeft w:val="640"/>
          <w:marRight w:val="0"/>
          <w:marTop w:val="0"/>
          <w:marBottom w:val="0"/>
          <w:divBdr>
            <w:top w:val="none" w:sz="0" w:space="0" w:color="auto"/>
            <w:left w:val="none" w:sz="0" w:space="0" w:color="auto"/>
            <w:bottom w:val="none" w:sz="0" w:space="0" w:color="auto"/>
            <w:right w:val="none" w:sz="0" w:space="0" w:color="auto"/>
          </w:divBdr>
        </w:div>
        <w:div w:id="397556808">
          <w:marLeft w:val="640"/>
          <w:marRight w:val="0"/>
          <w:marTop w:val="0"/>
          <w:marBottom w:val="0"/>
          <w:divBdr>
            <w:top w:val="none" w:sz="0" w:space="0" w:color="auto"/>
            <w:left w:val="none" w:sz="0" w:space="0" w:color="auto"/>
            <w:bottom w:val="none" w:sz="0" w:space="0" w:color="auto"/>
            <w:right w:val="none" w:sz="0" w:space="0" w:color="auto"/>
          </w:divBdr>
        </w:div>
        <w:div w:id="2132429911">
          <w:marLeft w:val="640"/>
          <w:marRight w:val="0"/>
          <w:marTop w:val="0"/>
          <w:marBottom w:val="0"/>
          <w:divBdr>
            <w:top w:val="none" w:sz="0" w:space="0" w:color="auto"/>
            <w:left w:val="none" w:sz="0" w:space="0" w:color="auto"/>
            <w:bottom w:val="none" w:sz="0" w:space="0" w:color="auto"/>
            <w:right w:val="none" w:sz="0" w:space="0" w:color="auto"/>
          </w:divBdr>
        </w:div>
        <w:div w:id="1485587084">
          <w:marLeft w:val="640"/>
          <w:marRight w:val="0"/>
          <w:marTop w:val="0"/>
          <w:marBottom w:val="0"/>
          <w:divBdr>
            <w:top w:val="none" w:sz="0" w:space="0" w:color="auto"/>
            <w:left w:val="none" w:sz="0" w:space="0" w:color="auto"/>
            <w:bottom w:val="none" w:sz="0" w:space="0" w:color="auto"/>
            <w:right w:val="none" w:sz="0" w:space="0" w:color="auto"/>
          </w:divBdr>
        </w:div>
        <w:div w:id="490827566">
          <w:marLeft w:val="640"/>
          <w:marRight w:val="0"/>
          <w:marTop w:val="0"/>
          <w:marBottom w:val="0"/>
          <w:divBdr>
            <w:top w:val="none" w:sz="0" w:space="0" w:color="auto"/>
            <w:left w:val="none" w:sz="0" w:space="0" w:color="auto"/>
            <w:bottom w:val="none" w:sz="0" w:space="0" w:color="auto"/>
            <w:right w:val="none" w:sz="0" w:space="0" w:color="auto"/>
          </w:divBdr>
        </w:div>
        <w:div w:id="692223525">
          <w:marLeft w:val="640"/>
          <w:marRight w:val="0"/>
          <w:marTop w:val="0"/>
          <w:marBottom w:val="0"/>
          <w:divBdr>
            <w:top w:val="none" w:sz="0" w:space="0" w:color="auto"/>
            <w:left w:val="none" w:sz="0" w:space="0" w:color="auto"/>
            <w:bottom w:val="none" w:sz="0" w:space="0" w:color="auto"/>
            <w:right w:val="none" w:sz="0" w:space="0" w:color="auto"/>
          </w:divBdr>
        </w:div>
        <w:div w:id="896629624">
          <w:marLeft w:val="640"/>
          <w:marRight w:val="0"/>
          <w:marTop w:val="0"/>
          <w:marBottom w:val="0"/>
          <w:divBdr>
            <w:top w:val="none" w:sz="0" w:space="0" w:color="auto"/>
            <w:left w:val="none" w:sz="0" w:space="0" w:color="auto"/>
            <w:bottom w:val="none" w:sz="0" w:space="0" w:color="auto"/>
            <w:right w:val="none" w:sz="0" w:space="0" w:color="auto"/>
          </w:divBdr>
        </w:div>
        <w:div w:id="1052731839">
          <w:marLeft w:val="640"/>
          <w:marRight w:val="0"/>
          <w:marTop w:val="0"/>
          <w:marBottom w:val="0"/>
          <w:divBdr>
            <w:top w:val="none" w:sz="0" w:space="0" w:color="auto"/>
            <w:left w:val="none" w:sz="0" w:space="0" w:color="auto"/>
            <w:bottom w:val="none" w:sz="0" w:space="0" w:color="auto"/>
            <w:right w:val="none" w:sz="0" w:space="0" w:color="auto"/>
          </w:divBdr>
        </w:div>
        <w:div w:id="307708971">
          <w:marLeft w:val="640"/>
          <w:marRight w:val="0"/>
          <w:marTop w:val="0"/>
          <w:marBottom w:val="0"/>
          <w:divBdr>
            <w:top w:val="none" w:sz="0" w:space="0" w:color="auto"/>
            <w:left w:val="none" w:sz="0" w:space="0" w:color="auto"/>
            <w:bottom w:val="none" w:sz="0" w:space="0" w:color="auto"/>
            <w:right w:val="none" w:sz="0" w:space="0" w:color="auto"/>
          </w:divBdr>
        </w:div>
        <w:div w:id="2057468312">
          <w:marLeft w:val="640"/>
          <w:marRight w:val="0"/>
          <w:marTop w:val="0"/>
          <w:marBottom w:val="0"/>
          <w:divBdr>
            <w:top w:val="none" w:sz="0" w:space="0" w:color="auto"/>
            <w:left w:val="none" w:sz="0" w:space="0" w:color="auto"/>
            <w:bottom w:val="none" w:sz="0" w:space="0" w:color="auto"/>
            <w:right w:val="none" w:sz="0" w:space="0" w:color="auto"/>
          </w:divBdr>
        </w:div>
        <w:div w:id="1843080038">
          <w:marLeft w:val="640"/>
          <w:marRight w:val="0"/>
          <w:marTop w:val="0"/>
          <w:marBottom w:val="0"/>
          <w:divBdr>
            <w:top w:val="none" w:sz="0" w:space="0" w:color="auto"/>
            <w:left w:val="none" w:sz="0" w:space="0" w:color="auto"/>
            <w:bottom w:val="none" w:sz="0" w:space="0" w:color="auto"/>
            <w:right w:val="none" w:sz="0" w:space="0" w:color="auto"/>
          </w:divBdr>
        </w:div>
      </w:divsChild>
    </w:div>
    <w:div w:id="1037123561">
      <w:bodyDiv w:val="1"/>
      <w:marLeft w:val="0"/>
      <w:marRight w:val="0"/>
      <w:marTop w:val="0"/>
      <w:marBottom w:val="0"/>
      <w:divBdr>
        <w:top w:val="none" w:sz="0" w:space="0" w:color="auto"/>
        <w:left w:val="none" w:sz="0" w:space="0" w:color="auto"/>
        <w:bottom w:val="none" w:sz="0" w:space="0" w:color="auto"/>
        <w:right w:val="none" w:sz="0" w:space="0" w:color="auto"/>
      </w:divBdr>
      <w:divsChild>
        <w:div w:id="1833793331">
          <w:marLeft w:val="640"/>
          <w:marRight w:val="0"/>
          <w:marTop w:val="0"/>
          <w:marBottom w:val="0"/>
          <w:divBdr>
            <w:top w:val="none" w:sz="0" w:space="0" w:color="auto"/>
            <w:left w:val="none" w:sz="0" w:space="0" w:color="auto"/>
            <w:bottom w:val="none" w:sz="0" w:space="0" w:color="auto"/>
            <w:right w:val="none" w:sz="0" w:space="0" w:color="auto"/>
          </w:divBdr>
        </w:div>
        <w:div w:id="162202484">
          <w:marLeft w:val="640"/>
          <w:marRight w:val="0"/>
          <w:marTop w:val="0"/>
          <w:marBottom w:val="0"/>
          <w:divBdr>
            <w:top w:val="none" w:sz="0" w:space="0" w:color="auto"/>
            <w:left w:val="none" w:sz="0" w:space="0" w:color="auto"/>
            <w:bottom w:val="none" w:sz="0" w:space="0" w:color="auto"/>
            <w:right w:val="none" w:sz="0" w:space="0" w:color="auto"/>
          </w:divBdr>
        </w:div>
        <w:div w:id="67383251">
          <w:marLeft w:val="640"/>
          <w:marRight w:val="0"/>
          <w:marTop w:val="0"/>
          <w:marBottom w:val="0"/>
          <w:divBdr>
            <w:top w:val="none" w:sz="0" w:space="0" w:color="auto"/>
            <w:left w:val="none" w:sz="0" w:space="0" w:color="auto"/>
            <w:bottom w:val="none" w:sz="0" w:space="0" w:color="auto"/>
            <w:right w:val="none" w:sz="0" w:space="0" w:color="auto"/>
          </w:divBdr>
        </w:div>
        <w:div w:id="2005428623">
          <w:marLeft w:val="640"/>
          <w:marRight w:val="0"/>
          <w:marTop w:val="0"/>
          <w:marBottom w:val="0"/>
          <w:divBdr>
            <w:top w:val="none" w:sz="0" w:space="0" w:color="auto"/>
            <w:left w:val="none" w:sz="0" w:space="0" w:color="auto"/>
            <w:bottom w:val="none" w:sz="0" w:space="0" w:color="auto"/>
            <w:right w:val="none" w:sz="0" w:space="0" w:color="auto"/>
          </w:divBdr>
        </w:div>
        <w:div w:id="1755862454">
          <w:marLeft w:val="640"/>
          <w:marRight w:val="0"/>
          <w:marTop w:val="0"/>
          <w:marBottom w:val="0"/>
          <w:divBdr>
            <w:top w:val="none" w:sz="0" w:space="0" w:color="auto"/>
            <w:left w:val="none" w:sz="0" w:space="0" w:color="auto"/>
            <w:bottom w:val="none" w:sz="0" w:space="0" w:color="auto"/>
            <w:right w:val="none" w:sz="0" w:space="0" w:color="auto"/>
          </w:divBdr>
        </w:div>
        <w:div w:id="1594821874">
          <w:marLeft w:val="640"/>
          <w:marRight w:val="0"/>
          <w:marTop w:val="0"/>
          <w:marBottom w:val="0"/>
          <w:divBdr>
            <w:top w:val="none" w:sz="0" w:space="0" w:color="auto"/>
            <w:left w:val="none" w:sz="0" w:space="0" w:color="auto"/>
            <w:bottom w:val="none" w:sz="0" w:space="0" w:color="auto"/>
            <w:right w:val="none" w:sz="0" w:space="0" w:color="auto"/>
          </w:divBdr>
        </w:div>
        <w:div w:id="288828694">
          <w:marLeft w:val="640"/>
          <w:marRight w:val="0"/>
          <w:marTop w:val="0"/>
          <w:marBottom w:val="0"/>
          <w:divBdr>
            <w:top w:val="none" w:sz="0" w:space="0" w:color="auto"/>
            <w:left w:val="none" w:sz="0" w:space="0" w:color="auto"/>
            <w:bottom w:val="none" w:sz="0" w:space="0" w:color="auto"/>
            <w:right w:val="none" w:sz="0" w:space="0" w:color="auto"/>
          </w:divBdr>
        </w:div>
        <w:div w:id="931544564">
          <w:marLeft w:val="640"/>
          <w:marRight w:val="0"/>
          <w:marTop w:val="0"/>
          <w:marBottom w:val="0"/>
          <w:divBdr>
            <w:top w:val="none" w:sz="0" w:space="0" w:color="auto"/>
            <w:left w:val="none" w:sz="0" w:space="0" w:color="auto"/>
            <w:bottom w:val="none" w:sz="0" w:space="0" w:color="auto"/>
            <w:right w:val="none" w:sz="0" w:space="0" w:color="auto"/>
          </w:divBdr>
        </w:div>
        <w:div w:id="2043624960">
          <w:marLeft w:val="640"/>
          <w:marRight w:val="0"/>
          <w:marTop w:val="0"/>
          <w:marBottom w:val="0"/>
          <w:divBdr>
            <w:top w:val="none" w:sz="0" w:space="0" w:color="auto"/>
            <w:left w:val="none" w:sz="0" w:space="0" w:color="auto"/>
            <w:bottom w:val="none" w:sz="0" w:space="0" w:color="auto"/>
            <w:right w:val="none" w:sz="0" w:space="0" w:color="auto"/>
          </w:divBdr>
        </w:div>
        <w:div w:id="1453161274">
          <w:marLeft w:val="640"/>
          <w:marRight w:val="0"/>
          <w:marTop w:val="0"/>
          <w:marBottom w:val="0"/>
          <w:divBdr>
            <w:top w:val="none" w:sz="0" w:space="0" w:color="auto"/>
            <w:left w:val="none" w:sz="0" w:space="0" w:color="auto"/>
            <w:bottom w:val="none" w:sz="0" w:space="0" w:color="auto"/>
            <w:right w:val="none" w:sz="0" w:space="0" w:color="auto"/>
          </w:divBdr>
        </w:div>
        <w:div w:id="891231757">
          <w:marLeft w:val="640"/>
          <w:marRight w:val="0"/>
          <w:marTop w:val="0"/>
          <w:marBottom w:val="0"/>
          <w:divBdr>
            <w:top w:val="none" w:sz="0" w:space="0" w:color="auto"/>
            <w:left w:val="none" w:sz="0" w:space="0" w:color="auto"/>
            <w:bottom w:val="none" w:sz="0" w:space="0" w:color="auto"/>
            <w:right w:val="none" w:sz="0" w:space="0" w:color="auto"/>
          </w:divBdr>
        </w:div>
        <w:div w:id="1941064876">
          <w:marLeft w:val="640"/>
          <w:marRight w:val="0"/>
          <w:marTop w:val="0"/>
          <w:marBottom w:val="0"/>
          <w:divBdr>
            <w:top w:val="none" w:sz="0" w:space="0" w:color="auto"/>
            <w:left w:val="none" w:sz="0" w:space="0" w:color="auto"/>
            <w:bottom w:val="none" w:sz="0" w:space="0" w:color="auto"/>
            <w:right w:val="none" w:sz="0" w:space="0" w:color="auto"/>
          </w:divBdr>
        </w:div>
        <w:div w:id="1000084288">
          <w:marLeft w:val="640"/>
          <w:marRight w:val="0"/>
          <w:marTop w:val="0"/>
          <w:marBottom w:val="0"/>
          <w:divBdr>
            <w:top w:val="none" w:sz="0" w:space="0" w:color="auto"/>
            <w:left w:val="none" w:sz="0" w:space="0" w:color="auto"/>
            <w:bottom w:val="none" w:sz="0" w:space="0" w:color="auto"/>
            <w:right w:val="none" w:sz="0" w:space="0" w:color="auto"/>
          </w:divBdr>
        </w:div>
        <w:div w:id="532115986">
          <w:marLeft w:val="640"/>
          <w:marRight w:val="0"/>
          <w:marTop w:val="0"/>
          <w:marBottom w:val="0"/>
          <w:divBdr>
            <w:top w:val="none" w:sz="0" w:space="0" w:color="auto"/>
            <w:left w:val="none" w:sz="0" w:space="0" w:color="auto"/>
            <w:bottom w:val="none" w:sz="0" w:space="0" w:color="auto"/>
            <w:right w:val="none" w:sz="0" w:space="0" w:color="auto"/>
          </w:divBdr>
        </w:div>
        <w:div w:id="384527431">
          <w:marLeft w:val="640"/>
          <w:marRight w:val="0"/>
          <w:marTop w:val="0"/>
          <w:marBottom w:val="0"/>
          <w:divBdr>
            <w:top w:val="none" w:sz="0" w:space="0" w:color="auto"/>
            <w:left w:val="none" w:sz="0" w:space="0" w:color="auto"/>
            <w:bottom w:val="none" w:sz="0" w:space="0" w:color="auto"/>
            <w:right w:val="none" w:sz="0" w:space="0" w:color="auto"/>
          </w:divBdr>
        </w:div>
        <w:div w:id="1175150507">
          <w:marLeft w:val="640"/>
          <w:marRight w:val="0"/>
          <w:marTop w:val="0"/>
          <w:marBottom w:val="0"/>
          <w:divBdr>
            <w:top w:val="none" w:sz="0" w:space="0" w:color="auto"/>
            <w:left w:val="none" w:sz="0" w:space="0" w:color="auto"/>
            <w:bottom w:val="none" w:sz="0" w:space="0" w:color="auto"/>
            <w:right w:val="none" w:sz="0" w:space="0" w:color="auto"/>
          </w:divBdr>
        </w:div>
        <w:div w:id="830562137">
          <w:marLeft w:val="640"/>
          <w:marRight w:val="0"/>
          <w:marTop w:val="0"/>
          <w:marBottom w:val="0"/>
          <w:divBdr>
            <w:top w:val="none" w:sz="0" w:space="0" w:color="auto"/>
            <w:left w:val="none" w:sz="0" w:space="0" w:color="auto"/>
            <w:bottom w:val="none" w:sz="0" w:space="0" w:color="auto"/>
            <w:right w:val="none" w:sz="0" w:space="0" w:color="auto"/>
          </w:divBdr>
        </w:div>
        <w:div w:id="1592667083">
          <w:marLeft w:val="640"/>
          <w:marRight w:val="0"/>
          <w:marTop w:val="0"/>
          <w:marBottom w:val="0"/>
          <w:divBdr>
            <w:top w:val="none" w:sz="0" w:space="0" w:color="auto"/>
            <w:left w:val="none" w:sz="0" w:space="0" w:color="auto"/>
            <w:bottom w:val="none" w:sz="0" w:space="0" w:color="auto"/>
            <w:right w:val="none" w:sz="0" w:space="0" w:color="auto"/>
          </w:divBdr>
        </w:div>
        <w:div w:id="711882615">
          <w:marLeft w:val="640"/>
          <w:marRight w:val="0"/>
          <w:marTop w:val="0"/>
          <w:marBottom w:val="0"/>
          <w:divBdr>
            <w:top w:val="none" w:sz="0" w:space="0" w:color="auto"/>
            <w:left w:val="none" w:sz="0" w:space="0" w:color="auto"/>
            <w:bottom w:val="none" w:sz="0" w:space="0" w:color="auto"/>
            <w:right w:val="none" w:sz="0" w:space="0" w:color="auto"/>
          </w:divBdr>
        </w:div>
        <w:div w:id="13580497">
          <w:marLeft w:val="640"/>
          <w:marRight w:val="0"/>
          <w:marTop w:val="0"/>
          <w:marBottom w:val="0"/>
          <w:divBdr>
            <w:top w:val="none" w:sz="0" w:space="0" w:color="auto"/>
            <w:left w:val="none" w:sz="0" w:space="0" w:color="auto"/>
            <w:bottom w:val="none" w:sz="0" w:space="0" w:color="auto"/>
            <w:right w:val="none" w:sz="0" w:space="0" w:color="auto"/>
          </w:divBdr>
        </w:div>
        <w:div w:id="2082681059">
          <w:marLeft w:val="640"/>
          <w:marRight w:val="0"/>
          <w:marTop w:val="0"/>
          <w:marBottom w:val="0"/>
          <w:divBdr>
            <w:top w:val="none" w:sz="0" w:space="0" w:color="auto"/>
            <w:left w:val="none" w:sz="0" w:space="0" w:color="auto"/>
            <w:bottom w:val="none" w:sz="0" w:space="0" w:color="auto"/>
            <w:right w:val="none" w:sz="0" w:space="0" w:color="auto"/>
          </w:divBdr>
        </w:div>
        <w:div w:id="2128086824">
          <w:marLeft w:val="640"/>
          <w:marRight w:val="0"/>
          <w:marTop w:val="0"/>
          <w:marBottom w:val="0"/>
          <w:divBdr>
            <w:top w:val="none" w:sz="0" w:space="0" w:color="auto"/>
            <w:left w:val="none" w:sz="0" w:space="0" w:color="auto"/>
            <w:bottom w:val="none" w:sz="0" w:space="0" w:color="auto"/>
            <w:right w:val="none" w:sz="0" w:space="0" w:color="auto"/>
          </w:divBdr>
        </w:div>
        <w:div w:id="1163004767">
          <w:marLeft w:val="640"/>
          <w:marRight w:val="0"/>
          <w:marTop w:val="0"/>
          <w:marBottom w:val="0"/>
          <w:divBdr>
            <w:top w:val="none" w:sz="0" w:space="0" w:color="auto"/>
            <w:left w:val="none" w:sz="0" w:space="0" w:color="auto"/>
            <w:bottom w:val="none" w:sz="0" w:space="0" w:color="auto"/>
            <w:right w:val="none" w:sz="0" w:space="0" w:color="auto"/>
          </w:divBdr>
        </w:div>
        <w:div w:id="1577476284">
          <w:marLeft w:val="640"/>
          <w:marRight w:val="0"/>
          <w:marTop w:val="0"/>
          <w:marBottom w:val="0"/>
          <w:divBdr>
            <w:top w:val="none" w:sz="0" w:space="0" w:color="auto"/>
            <w:left w:val="none" w:sz="0" w:space="0" w:color="auto"/>
            <w:bottom w:val="none" w:sz="0" w:space="0" w:color="auto"/>
            <w:right w:val="none" w:sz="0" w:space="0" w:color="auto"/>
          </w:divBdr>
        </w:div>
        <w:div w:id="1574701669">
          <w:marLeft w:val="640"/>
          <w:marRight w:val="0"/>
          <w:marTop w:val="0"/>
          <w:marBottom w:val="0"/>
          <w:divBdr>
            <w:top w:val="none" w:sz="0" w:space="0" w:color="auto"/>
            <w:left w:val="none" w:sz="0" w:space="0" w:color="auto"/>
            <w:bottom w:val="none" w:sz="0" w:space="0" w:color="auto"/>
            <w:right w:val="none" w:sz="0" w:space="0" w:color="auto"/>
          </w:divBdr>
        </w:div>
        <w:div w:id="1310405369">
          <w:marLeft w:val="640"/>
          <w:marRight w:val="0"/>
          <w:marTop w:val="0"/>
          <w:marBottom w:val="0"/>
          <w:divBdr>
            <w:top w:val="none" w:sz="0" w:space="0" w:color="auto"/>
            <w:left w:val="none" w:sz="0" w:space="0" w:color="auto"/>
            <w:bottom w:val="none" w:sz="0" w:space="0" w:color="auto"/>
            <w:right w:val="none" w:sz="0" w:space="0" w:color="auto"/>
          </w:divBdr>
        </w:div>
        <w:div w:id="63260671">
          <w:marLeft w:val="640"/>
          <w:marRight w:val="0"/>
          <w:marTop w:val="0"/>
          <w:marBottom w:val="0"/>
          <w:divBdr>
            <w:top w:val="none" w:sz="0" w:space="0" w:color="auto"/>
            <w:left w:val="none" w:sz="0" w:space="0" w:color="auto"/>
            <w:bottom w:val="none" w:sz="0" w:space="0" w:color="auto"/>
            <w:right w:val="none" w:sz="0" w:space="0" w:color="auto"/>
          </w:divBdr>
        </w:div>
        <w:div w:id="884372444">
          <w:marLeft w:val="640"/>
          <w:marRight w:val="0"/>
          <w:marTop w:val="0"/>
          <w:marBottom w:val="0"/>
          <w:divBdr>
            <w:top w:val="none" w:sz="0" w:space="0" w:color="auto"/>
            <w:left w:val="none" w:sz="0" w:space="0" w:color="auto"/>
            <w:bottom w:val="none" w:sz="0" w:space="0" w:color="auto"/>
            <w:right w:val="none" w:sz="0" w:space="0" w:color="auto"/>
          </w:divBdr>
        </w:div>
        <w:div w:id="485829794">
          <w:marLeft w:val="640"/>
          <w:marRight w:val="0"/>
          <w:marTop w:val="0"/>
          <w:marBottom w:val="0"/>
          <w:divBdr>
            <w:top w:val="none" w:sz="0" w:space="0" w:color="auto"/>
            <w:left w:val="none" w:sz="0" w:space="0" w:color="auto"/>
            <w:bottom w:val="none" w:sz="0" w:space="0" w:color="auto"/>
            <w:right w:val="none" w:sz="0" w:space="0" w:color="auto"/>
          </w:divBdr>
        </w:div>
        <w:div w:id="232786607">
          <w:marLeft w:val="640"/>
          <w:marRight w:val="0"/>
          <w:marTop w:val="0"/>
          <w:marBottom w:val="0"/>
          <w:divBdr>
            <w:top w:val="none" w:sz="0" w:space="0" w:color="auto"/>
            <w:left w:val="none" w:sz="0" w:space="0" w:color="auto"/>
            <w:bottom w:val="none" w:sz="0" w:space="0" w:color="auto"/>
            <w:right w:val="none" w:sz="0" w:space="0" w:color="auto"/>
          </w:divBdr>
        </w:div>
        <w:div w:id="1469128565">
          <w:marLeft w:val="640"/>
          <w:marRight w:val="0"/>
          <w:marTop w:val="0"/>
          <w:marBottom w:val="0"/>
          <w:divBdr>
            <w:top w:val="none" w:sz="0" w:space="0" w:color="auto"/>
            <w:left w:val="none" w:sz="0" w:space="0" w:color="auto"/>
            <w:bottom w:val="none" w:sz="0" w:space="0" w:color="auto"/>
            <w:right w:val="none" w:sz="0" w:space="0" w:color="auto"/>
          </w:divBdr>
        </w:div>
        <w:div w:id="1644194864">
          <w:marLeft w:val="640"/>
          <w:marRight w:val="0"/>
          <w:marTop w:val="0"/>
          <w:marBottom w:val="0"/>
          <w:divBdr>
            <w:top w:val="none" w:sz="0" w:space="0" w:color="auto"/>
            <w:left w:val="none" w:sz="0" w:space="0" w:color="auto"/>
            <w:bottom w:val="none" w:sz="0" w:space="0" w:color="auto"/>
            <w:right w:val="none" w:sz="0" w:space="0" w:color="auto"/>
          </w:divBdr>
        </w:div>
        <w:div w:id="1539053034">
          <w:marLeft w:val="640"/>
          <w:marRight w:val="0"/>
          <w:marTop w:val="0"/>
          <w:marBottom w:val="0"/>
          <w:divBdr>
            <w:top w:val="none" w:sz="0" w:space="0" w:color="auto"/>
            <w:left w:val="none" w:sz="0" w:space="0" w:color="auto"/>
            <w:bottom w:val="none" w:sz="0" w:space="0" w:color="auto"/>
            <w:right w:val="none" w:sz="0" w:space="0" w:color="auto"/>
          </w:divBdr>
        </w:div>
        <w:div w:id="437875064">
          <w:marLeft w:val="640"/>
          <w:marRight w:val="0"/>
          <w:marTop w:val="0"/>
          <w:marBottom w:val="0"/>
          <w:divBdr>
            <w:top w:val="none" w:sz="0" w:space="0" w:color="auto"/>
            <w:left w:val="none" w:sz="0" w:space="0" w:color="auto"/>
            <w:bottom w:val="none" w:sz="0" w:space="0" w:color="auto"/>
            <w:right w:val="none" w:sz="0" w:space="0" w:color="auto"/>
          </w:divBdr>
        </w:div>
      </w:divsChild>
    </w:div>
    <w:div w:id="1044140582">
      <w:bodyDiv w:val="1"/>
      <w:marLeft w:val="0"/>
      <w:marRight w:val="0"/>
      <w:marTop w:val="0"/>
      <w:marBottom w:val="0"/>
      <w:divBdr>
        <w:top w:val="none" w:sz="0" w:space="0" w:color="auto"/>
        <w:left w:val="none" w:sz="0" w:space="0" w:color="auto"/>
        <w:bottom w:val="none" w:sz="0" w:space="0" w:color="auto"/>
        <w:right w:val="none" w:sz="0" w:space="0" w:color="auto"/>
      </w:divBdr>
      <w:divsChild>
        <w:div w:id="40833212">
          <w:marLeft w:val="640"/>
          <w:marRight w:val="0"/>
          <w:marTop w:val="0"/>
          <w:marBottom w:val="0"/>
          <w:divBdr>
            <w:top w:val="none" w:sz="0" w:space="0" w:color="auto"/>
            <w:left w:val="none" w:sz="0" w:space="0" w:color="auto"/>
            <w:bottom w:val="none" w:sz="0" w:space="0" w:color="auto"/>
            <w:right w:val="none" w:sz="0" w:space="0" w:color="auto"/>
          </w:divBdr>
        </w:div>
        <w:div w:id="110244571">
          <w:marLeft w:val="640"/>
          <w:marRight w:val="0"/>
          <w:marTop w:val="0"/>
          <w:marBottom w:val="0"/>
          <w:divBdr>
            <w:top w:val="none" w:sz="0" w:space="0" w:color="auto"/>
            <w:left w:val="none" w:sz="0" w:space="0" w:color="auto"/>
            <w:bottom w:val="none" w:sz="0" w:space="0" w:color="auto"/>
            <w:right w:val="none" w:sz="0" w:space="0" w:color="auto"/>
          </w:divBdr>
        </w:div>
        <w:div w:id="176582444">
          <w:marLeft w:val="640"/>
          <w:marRight w:val="0"/>
          <w:marTop w:val="0"/>
          <w:marBottom w:val="0"/>
          <w:divBdr>
            <w:top w:val="none" w:sz="0" w:space="0" w:color="auto"/>
            <w:left w:val="none" w:sz="0" w:space="0" w:color="auto"/>
            <w:bottom w:val="none" w:sz="0" w:space="0" w:color="auto"/>
            <w:right w:val="none" w:sz="0" w:space="0" w:color="auto"/>
          </w:divBdr>
        </w:div>
        <w:div w:id="307128730">
          <w:marLeft w:val="640"/>
          <w:marRight w:val="0"/>
          <w:marTop w:val="0"/>
          <w:marBottom w:val="0"/>
          <w:divBdr>
            <w:top w:val="none" w:sz="0" w:space="0" w:color="auto"/>
            <w:left w:val="none" w:sz="0" w:space="0" w:color="auto"/>
            <w:bottom w:val="none" w:sz="0" w:space="0" w:color="auto"/>
            <w:right w:val="none" w:sz="0" w:space="0" w:color="auto"/>
          </w:divBdr>
        </w:div>
        <w:div w:id="333338937">
          <w:marLeft w:val="640"/>
          <w:marRight w:val="0"/>
          <w:marTop w:val="0"/>
          <w:marBottom w:val="0"/>
          <w:divBdr>
            <w:top w:val="none" w:sz="0" w:space="0" w:color="auto"/>
            <w:left w:val="none" w:sz="0" w:space="0" w:color="auto"/>
            <w:bottom w:val="none" w:sz="0" w:space="0" w:color="auto"/>
            <w:right w:val="none" w:sz="0" w:space="0" w:color="auto"/>
          </w:divBdr>
        </w:div>
        <w:div w:id="569117160">
          <w:marLeft w:val="640"/>
          <w:marRight w:val="0"/>
          <w:marTop w:val="0"/>
          <w:marBottom w:val="0"/>
          <w:divBdr>
            <w:top w:val="none" w:sz="0" w:space="0" w:color="auto"/>
            <w:left w:val="none" w:sz="0" w:space="0" w:color="auto"/>
            <w:bottom w:val="none" w:sz="0" w:space="0" w:color="auto"/>
            <w:right w:val="none" w:sz="0" w:space="0" w:color="auto"/>
          </w:divBdr>
        </w:div>
        <w:div w:id="614675255">
          <w:marLeft w:val="640"/>
          <w:marRight w:val="0"/>
          <w:marTop w:val="0"/>
          <w:marBottom w:val="0"/>
          <w:divBdr>
            <w:top w:val="none" w:sz="0" w:space="0" w:color="auto"/>
            <w:left w:val="none" w:sz="0" w:space="0" w:color="auto"/>
            <w:bottom w:val="none" w:sz="0" w:space="0" w:color="auto"/>
            <w:right w:val="none" w:sz="0" w:space="0" w:color="auto"/>
          </w:divBdr>
        </w:div>
        <w:div w:id="633145672">
          <w:marLeft w:val="640"/>
          <w:marRight w:val="0"/>
          <w:marTop w:val="0"/>
          <w:marBottom w:val="0"/>
          <w:divBdr>
            <w:top w:val="none" w:sz="0" w:space="0" w:color="auto"/>
            <w:left w:val="none" w:sz="0" w:space="0" w:color="auto"/>
            <w:bottom w:val="none" w:sz="0" w:space="0" w:color="auto"/>
            <w:right w:val="none" w:sz="0" w:space="0" w:color="auto"/>
          </w:divBdr>
        </w:div>
        <w:div w:id="640304017">
          <w:marLeft w:val="640"/>
          <w:marRight w:val="0"/>
          <w:marTop w:val="0"/>
          <w:marBottom w:val="0"/>
          <w:divBdr>
            <w:top w:val="none" w:sz="0" w:space="0" w:color="auto"/>
            <w:left w:val="none" w:sz="0" w:space="0" w:color="auto"/>
            <w:bottom w:val="none" w:sz="0" w:space="0" w:color="auto"/>
            <w:right w:val="none" w:sz="0" w:space="0" w:color="auto"/>
          </w:divBdr>
        </w:div>
        <w:div w:id="715350594">
          <w:marLeft w:val="640"/>
          <w:marRight w:val="0"/>
          <w:marTop w:val="0"/>
          <w:marBottom w:val="0"/>
          <w:divBdr>
            <w:top w:val="none" w:sz="0" w:space="0" w:color="auto"/>
            <w:left w:val="none" w:sz="0" w:space="0" w:color="auto"/>
            <w:bottom w:val="none" w:sz="0" w:space="0" w:color="auto"/>
            <w:right w:val="none" w:sz="0" w:space="0" w:color="auto"/>
          </w:divBdr>
        </w:div>
        <w:div w:id="726496263">
          <w:marLeft w:val="640"/>
          <w:marRight w:val="0"/>
          <w:marTop w:val="0"/>
          <w:marBottom w:val="0"/>
          <w:divBdr>
            <w:top w:val="none" w:sz="0" w:space="0" w:color="auto"/>
            <w:left w:val="none" w:sz="0" w:space="0" w:color="auto"/>
            <w:bottom w:val="none" w:sz="0" w:space="0" w:color="auto"/>
            <w:right w:val="none" w:sz="0" w:space="0" w:color="auto"/>
          </w:divBdr>
        </w:div>
        <w:div w:id="796333914">
          <w:marLeft w:val="640"/>
          <w:marRight w:val="0"/>
          <w:marTop w:val="0"/>
          <w:marBottom w:val="0"/>
          <w:divBdr>
            <w:top w:val="none" w:sz="0" w:space="0" w:color="auto"/>
            <w:left w:val="none" w:sz="0" w:space="0" w:color="auto"/>
            <w:bottom w:val="none" w:sz="0" w:space="0" w:color="auto"/>
            <w:right w:val="none" w:sz="0" w:space="0" w:color="auto"/>
          </w:divBdr>
        </w:div>
        <w:div w:id="988829524">
          <w:marLeft w:val="640"/>
          <w:marRight w:val="0"/>
          <w:marTop w:val="0"/>
          <w:marBottom w:val="0"/>
          <w:divBdr>
            <w:top w:val="none" w:sz="0" w:space="0" w:color="auto"/>
            <w:left w:val="none" w:sz="0" w:space="0" w:color="auto"/>
            <w:bottom w:val="none" w:sz="0" w:space="0" w:color="auto"/>
            <w:right w:val="none" w:sz="0" w:space="0" w:color="auto"/>
          </w:divBdr>
        </w:div>
        <w:div w:id="1312758316">
          <w:marLeft w:val="640"/>
          <w:marRight w:val="0"/>
          <w:marTop w:val="0"/>
          <w:marBottom w:val="0"/>
          <w:divBdr>
            <w:top w:val="none" w:sz="0" w:space="0" w:color="auto"/>
            <w:left w:val="none" w:sz="0" w:space="0" w:color="auto"/>
            <w:bottom w:val="none" w:sz="0" w:space="0" w:color="auto"/>
            <w:right w:val="none" w:sz="0" w:space="0" w:color="auto"/>
          </w:divBdr>
        </w:div>
        <w:div w:id="1315138204">
          <w:marLeft w:val="640"/>
          <w:marRight w:val="0"/>
          <w:marTop w:val="0"/>
          <w:marBottom w:val="0"/>
          <w:divBdr>
            <w:top w:val="none" w:sz="0" w:space="0" w:color="auto"/>
            <w:left w:val="none" w:sz="0" w:space="0" w:color="auto"/>
            <w:bottom w:val="none" w:sz="0" w:space="0" w:color="auto"/>
            <w:right w:val="none" w:sz="0" w:space="0" w:color="auto"/>
          </w:divBdr>
        </w:div>
        <w:div w:id="1393694284">
          <w:marLeft w:val="640"/>
          <w:marRight w:val="0"/>
          <w:marTop w:val="0"/>
          <w:marBottom w:val="0"/>
          <w:divBdr>
            <w:top w:val="none" w:sz="0" w:space="0" w:color="auto"/>
            <w:left w:val="none" w:sz="0" w:space="0" w:color="auto"/>
            <w:bottom w:val="none" w:sz="0" w:space="0" w:color="auto"/>
            <w:right w:val="none" w:sz="0" w:space="0" w:color="auto"/>
          </w:divBdr>
        </w:div>
        <w:div w:id="1550723937">
          <w:marLeft w:val="640"/>
          <w:marRight w:val="0"/>
          <w:marTop w:val="0"/>
          <w:marBottom w:val="0"/>
          <w:divBdr>
            <w:top w:val="none" w:sz="0" w:space="0" w:color="auto"/>
            <w:left w:val="none" w:sz="0" w:space="0" w:color="auto"/>
            <w:bottom w:val="none" w:sz="0" w:space="0" w:color="auto"/>
            <w:right w:val="none" w:sz="0" w:space="0" w:color="auto"/>
          </w:divBdr>
        </w:div>
        <w:div w:id="1605457804">
          <w:marLeft w:val="640"/>
          <w:marRight w:val="0"/>
          <w:marTop w:val="0"/>
          <w:marBottom w:val="0"/>
          <w:divBdr>
            <w:top w:val="none" w:sz="0" w:space="0" w:color="auto"/>
            <w:left w:val="none" w:sz="0" w:space="0" w:color="auto"/>
            <w:bottom w:val="none" w:sz="0" w:space="0" w:color="auto"/>
            <w:right w:val="none" w:sz="0" w:space="0" w:color="auto"/>
          </w:divBdr>
        </w:div>
        <w:div w:id="1677534886">
          <w:marLeft w:val="640"/>
          <w:marRight w:val="0"/>
          <w:marTop w:val="0"/>
          <w:marBottom w:val="0"/>
          <w:divBdr>
            <w:top w:val="none" w:sz="0" w:space="0" w:color="auto"/>
            <w:left w:val="none" w:sz="0" w:space="0" w:color="auto"/>
            <w:bottom w:val="none" w:sz="0" w:space="0" w:color="auto"/>
            <w:right w:val="none" w:sz="0" w:space="0" w:color="auto"/>
          </w:divBdr>
        </w:div>
        <w:div w:id="1795830012">
          <w:marLeft w:val="640"/>
          <w:marRight w:val="0"/>
          <w:marTop w:val="0"/>
          <w:marBottom w:val="0"/>
          <w:divBdr>
            <w:top w:val="none" w:sz="0" w:space="0" w:color="auto"/>
            <w:left w:val="none" w:sz="0" w:space="0" w:color="auto"/>
            <w:bottom w:val="none" w:sz="0" w:space="0" w:color="auto"/>
            <w:right w:val="none" w:sz="0" w:space="0" w:color="auto"/>
          </w:divBdr>
        </w:div>
        <w:div w:id="1886484907">
          <w:marLeft w:val="640"/>
          <w:marRight w:val="0"/>
          <w:marTop w:val="0"/>
          <w:marBottom w:val="0"/>
          <w:divBdr>
            <w:top w:val="none" w:sz="0" w:space="0" w:color="auto"/>
            <w:left w:val="none" w:sz="0" w:space="0" w:color="auto"/>
            <w:bottom w:val="none" w:sz="0" w:space="0" w:color="auto"/>
            <w:right w:val="none" w:sz="0" w:space="0" w:color="auto"/>
          </w:divBdr>
        </w:div>
        <w:div w:id="2112125297">
          <w:marLeft w:val="640"/>
          <w:marRight w:val="0"/>
          <w:marTop w:val="0"/>
          <w:marBottom w:val="0"/>
          <w:divBdr>
            <w:top w:val="none" w:sz="0" w:space="0" w:color="auto"/>
            <w:left w:val="none" w:sz="0" w:space="0" w:color="auto"/>
            <w:bottom w:val="none" w:sz="0" w:space="0" w:color="auto"/>
            <w:right w:val="none" w:sz="0" w:space="0" w:color="auto"/>
          </w:divBdr>
        </w:div>
      </w:divsChild>
    </w:div>
    <w:div w:id="1047097908">
      <w:bodyDiv w:val="1"/>
      <w:marLeft w:val="0"/>
      <w:marRight w:val="0"/>
      <w:marTop w:val="0"/>
      <w:marBottom w:val="0"/>
      <w:divBdr>
        <w:top w:val="none" w:sz="0" w:space="0" w:color="auto"/>
        <w:left w:val="none" w:sz="0" w:space="0" w:color="auto"/>
        <w:bottom w:val="none" w:sz="0" w:space="0" w:color="auto"/>
        <w:right w:val="none" w:sz="0" w:space="0" w:color="auto"/>
      </w:divBdr>
      <w:divsChild>
        <w:div w:id="322053444">
          <w:marLeft w:val="640"/>
          <w:marRight w:val="0"/>
          <w:marTop w:val="0"/>
          <w:marBottom w:val="0"/>
          <w:divBdr>
            <w:top w:val="none" w:sz="0" w:space="0" w:color="auto"/>
            <w:left w:val="none" w:sz="0" w:space="0" w:color="auto"/>
            <w:bottom w:val="none" w:sz="0" w:space="0" w:color="auto"/>
            <w:right w:val="none" w:sz="0" w:space="0" w:color="auto"/>
          </w:divBdr>
        </w:div>
        <w:div w:id="516386543">
          <w:marLeft w:val="640"/>
          <w:marRight w:val="0"/>
          <w:marTop w:val="0"/>
          <w:marBottom w:val="0"/>
          <w:divBdr>
            <w:top w:val="none" w:sz="0" w:space="0" w:color="auto"/>
            <w:left w:val="none" w:sz="0" w:space="0" w:color="auto"/>
            <w:bottom w:val="none" w:sz="0" w:space="0" w:color="auto"/>
            <w:right w:val="none" w:sz="0" w:space="0" w:color="auto"/>
          </w:divBdr>
        </w:div>
        <w:div w:id="1114592123">
          <w:marLeft w:val="640"/>
          <w:marRight w:val="0"/>
          <w:marTop w:val="0"/>
          <w:marBottom w:val="0"/>
          <w:divBdr>
            <w:top w:val="none" w:sz="0" w:space="0" w:color="auto"/>
            <w:left w:val="none" w:sz="0" w:space="0" w:color="auto"/>
            <w:bottom w:val="none" w:sz="0" w:space="0" w:color="auto"/>
            <w:right w:val="none" w:sz="0" w:space="0" w:color="auto"/>
          </w:divBdr>
        </w:div>
        <w:div w:id="544951872">
          <w:marLeft w:val="640"/>
          <w:marRight w:val="0"/>
          <w:marTop w:val="0"/>
          <w:marBottom w:val="0"/>
          <w:divBdr>
            <w:top w:val="none" w:sz="0" w:space="0" w:color="auto"/>
            <w:left w:val="none" w:sz="0" w:space="0" w:color="auto"/>
            <w:bottom w:val="none" w:sz="0" w:space="0" w:color="auto"/>
            <w:right w:val="none" w:sz="0" w:space="0" w:color="auto"/>
          </w:divBdr>
        </w:div>
        <w:div w:id="1943222908">
          <w:marLeft w:val="640"/>
          <w:marRight w:val="0"/>
          <w:marTop w:val="0"/>
          <w:marBottom w:val="0"/>
          <w:divBdr>
            <w:top w:val="none" w:sz="0" w:space="0" w:color="auto"/>
            <w:left w:val="none" w:sz="0" w:space="0" w:color="auto"/>
            <w:bottom w:val="none" w:sz="0" w:space="0" w:color="auto"/>
            <w:right w:val="none" w:sz="0" w:space="0" w:color="auto"/>
          </w:divBdr>
        </w:div>
        <w:div w:id="418138474">
          <w:marLeft w:val="640"/>
          <w:marRight w:val="0"/>
          <w:marTop w:val="0"/>
          <w:marBottom w:val="0"/>
          <w:divBdr>
            <w:top w:val="none" w:sz="0" w:space="0" w:color="auto"/>
            <w:left w:val="none" w:sz="0" w:space="0" w:color="auto"/>
            <w:bottom w:val="none" w:sz="0" w:space="0" w:color="auto"/>
            <w:right w:val="none" w:sz="0" w:space="0" w:color="auto"/>
          </w:divBdr>
        </w:div>
        <w:div w:id="868302991">
          <w:marLeft w:val="640"/>
          <w:marRight w:val="0"/>
          <w:marTop w:val="0"/>
          <w:marBottom w:val="0"/>
          <w:divBdr>
            <w:top w:val="none" w:sz="0" w:space="0" w:color="auto"/>
            <w:left w:val="none" w:sz="0" w:space="0" w:color="auto"/>
            <w:bottom w:val="none" w:sz="0" w:space="0" w:color="auto"/>
            <w:right w:val="none" w:sz="0" w:space="0" w:color="auto"/>
          </w:divBdr>
        </w:div>
        <w:div w:id="474108091">
          <w:marLeft w:val="640"/>
          <w:marRight w:val="0"/>
          <w:marTop w:val="0"/>
          <w:marBottom w:val="0"/>
          <w:divBdr>
            <w:top w:val="none" w:sz="0" w:space="0" w:color="auto"/>
            <w:left w:val="none" w:sz="0" w:space="0" w:color="auto"/>
            <w:bottom w:val="none" w:sz="0" w:space="0" w:color="auto"/>
            <w:right w:val="none" w:sz="0" w:space="0" w:color="auto"/>
          </w:divBdr>
        </w:div>
        <w:div w:id="2018077345">
          <w:marLeft w:val="640"/>
          <w:marRight w:val="0"/>
          <w:marTop w:val="0"/>
          <w:marBottom w:val="0"/>
          <w:divBdr>
            <w:top w:val="none" w:sz="0" w:space="0" w:color="auto"/>
            <w:left w:val="none" w:sz="0" w:space="0" w:color="auto"/>
            <w:bottom w:val="none" w:sz="0" w:space="0" w:color="auto"/>
            <w:right w:val="none" w:sz="0" w:space="0" w:color="auto"/>
          </w:divBdr>
        </w:div>
        <w:div w:id="1979874815">
          <w:marLeft w:val="640"/>
          <w:marRight w:val="0"/>
          <w:marTop w:val="0"/>
          <w:marBottom w:val="0"/>
          <w:divBdr>
            <w:top w:val="none" w:sz="0" w:space="0" w:color="auto"/>
            <w:left w:val="none" w:sz="0" w:space="0" w:color="auto"/>
            <w:bottom w:val="none" w:sz="0" w:space="0" w:color="auto"/>
            <w:right w:val="none" w:sz="0" w:space="0" w:color="auto"/>
          </w:divBdr>
        </w:div>
        <w:div w:id="185870135">
          <w:marLeft w:val="640"/>
          <w:marRight w:val="0"/>
          <w:marTop w:val="0"/>
          <w:marBottom w:val="0"/>
          <w:divBdr>
            <w:top w:val="none" w:sz="0" w:space="0" w:color="auto"/>
            <w:left w:val="none" w:sz="0" w:space="0" w:color="auto"/>
            <w:bottom w:val="none" w:sz="0" w:space="0" w:color="auto"/>
            <w:right w:val="none" w:sz="0" w:space="0" w:color="auto"/>
          </w:divBdr>
        </w:div>
        <w:div w:id="1847477651">
          <w:marLeft w:val="640"/>
          <w:marRight w:val="0"/>
          <w:marTop w:val="0"/>
          <w:marBottom w:val="0"/>
          <w:divBdr>
            <w:top w:val="none" w:sz="0" w:space="0" w:color="auto"/>
            <w:left w:val="none" w:sz="0" w:space="0" w:color="auto"/>
            <w:bottom w:val="none" w:sz="0" w:space="0" w:color="auto"/>
            <w:right w:val="none" w:sz="0" w:space="0" w:color="auto"/>
          </w:divBdr>
        </w:div>
        <w:div w:id="1024677250">
          <w:marLeft w:val="640"/>
          <w:marRight w:val="0"/>
          <w:marTop w:val="0"/>
          <w:marBottom w:val="0"/>
          <w:divBdr>
            <w:top w:val="none" w:sz="0" w:space="0" w:color="auto"/>
            <w:left w:val="none" w:sz="0" w:space="0" w:color="auto"/>
            <w:bottom w:val="none" w:sz="0" w:space="0" w:color="auto"/>
            <w:right w:val="none" w:sz="0" w:space="0" w:color="auto"/>
          </w:divBdr>
        </w:div>
        <w:div w:id="987856606">
          <w:marLeft w:val="640"/>
          <w:marRight w:val="0"/>
          <w:marTop w:val="0"/>
          <w:marBottom w:val="0"/>
          <w:divBdr>
            <w:top w:val="none" w:sz="0" w:space="0" w:color="auto"/>
            <w:left w:val="none" w:sz="0" w:space="0" w:color="auto"/>
            <w:bottom w:val="none" w:sz="0" w:space="0" w:color="auto"/>
            <w:right w:val="none" w:sz="0" w:space="0" w:color="auto"/>
          </w:divBdr>
        </w:div>
        <w:div w:id="706754142">
          <w:marLeft w:val="640"/>
          <w:marRight w:val="0"/>
          <w:marTop w:val="0"/>
          <w:marBottom w:val="0"/>
          <w:divBdr>
            <w:top w:val="none" w:sz="0" w:space="0" w:color="auto"/>
            <w:left w:val="none" w:sz="0" w:space="0" w:color="auto"/>
            <w:bottom w:val="none" w:sz="0" w:space="0" w:color="auto"/>
            <w:right w:val="none" w:sz="0" w:space="0" w:color="auto"/>
          </w:divBdr>
        </w:div>
        <w:div w:id="2064137451">
          <w:marLeft w:val="640"/>
          <w:marRight w:val="0"/>
          <w:marTop w:val="0"/>
          <w:marBottom w:val="0"/>
          <w:divBdr>
            <w:top w:val="none" w:sz="0" w:space="0" w:color="auto"/>
            <w:left w:val="none" w:sz="0" w:space="0" w:color="auto"/>
            <w:bottom w:val="none" w:sz="0" w:space="0" w:color="auto"/>
            <w:right w:val="none" w:sz="0" w:space="0" w:color="auto"/>
          </w:divBdr>
        </w:div>
        <w:div w:id="398868395">
          <w:marLeft w:val="640"/>
          <w:marRight w:val="0"/>
          <w:marTop w:val="0"/>
          <w:marBottom w:val="0"/>
          <w:divBdr>
            <w:top w:val="none" w:sz="0" w:space="0" w:color="auto"/>
            <w:left w:val="none" w:sz="0" w:space="0" w:color="auto"/>
            <w:bottom w:val="none" w:sz="0" w:space="0" w:color="auto"/>
            <w:right w:val="none" w:sz="0" w:space="0" w:color="auto"/>
          </w:divBdr>
        </w:div>
        <w:div w:id="398287967">
          <w:marLeft w:val="640"/>
          <w:marRight w:val="0"/>
          <w:marTop w:val="0"/>
          <w:marBottom w:val="0"/>
          <w:divBdr>
            <w:top w:val="none" w:sz="0" w:space="0" w:color="auto"/>
            <w:left w:val="none" w:sz="0" w:space="0" w:color="auto"/>
            <w:bottom w:val="none" w:sz="0" w:space="0" w:color="auto"/>
            <w:right w:val="none" w:sz="0" w:space="0" w:color="auto"/>
          </w:divBdr>
        </w:div>
        <w:div w:id="547032277">
          <w:marLeft w:val="640"/>
          <w:marRight w:val="0"/>
          <w:marTop w:val="0"/>
          <w:marBottom w:val="0"/>
          <w:divBdr>
            <w:top w:val="none" w:sz="0" w:space="0" w:color="auto"/>
            <w:left w:val="none" w:sz="0" w:space="0" w:color="auto"/>
            <w:bottom w:val="none" w:sz="0" w:space="0" w:color="auto"/>
            <w:right w:val="none" w:sz="0" w:space="0" w:color="auto"/>
          </w:divBdr>
        </w:div>
        <w:div w:id="1137409368">
          <w:marLeft w:val="640"/>
          <w:marRight w:val="0"/>
          <w:marTop w:val="0"/>
          <w:marBottom w:val="0"/>
          <w:divBdr>
            <w:top w:val="none" w:sz="0" w:space="0" w:color="auto"/>
            <w:left w:val="none" w:sz="0" w:space="0" w:color="auto"/>
            <w:bottom w:val="none" w:sz="0" w:space="0" w:color="auto"/>
            <w:right w:val="none" w:sz="0" w:space="0" w:color="auto"/>
          </w:divBdr>
        </w:div>
        <w:div w:id="1977443453">
          <w:marLeft w:val="640"/>
          <w:marRight w:val="0"/>
          <w:marTop w:val="0"/>
          <w:marBottom w:val="0"/>
          <w:divBdr>
            <w:top w:val="none" w:sz="0" w:space="0" w:color="auto"/>
            <w:left w:val="none" w:sz="0" w:space="0" w:color="auto"/>
            <w:bottom w:val="none" w:sz="0" w:space="0" w:color="auto"/>
            <w:right w:val="none" w:sz="0" w:space="0" w:color="auto"/>
          </w:divBdr>
        </w:div>
        <w:div w:id="1397775513">
          <w:marLeft w:val="640"/>
          <w:marRight w:val="0"/>
          <w:marTop w:val="0"/>
          <w:marBottom w:val="0"/>
          <w:divBdr>
            <w:top w:val="none" w:sz="0" w:space="0" w:color="auto"/>
            <w:left w:val="none" w:sz="0" w:space="0" w:color="auto"/>
            <w:bottom w:val="none" w:sz="0" w:space="0" w:color="auto"/>
            <w:right w:val="none" w:sz="0" w:space="0" w:color="auto"/>
          </w:divBdr>
        </w:div>
        <w:div w:id="606430141">
          <w:marLeft w:val="640"/>
          <w:marRight w:val="0"/>
          <w:marTop w:val="0"/>
          <w:marBottom w:val="0"/>
          <w:divBdr>
            <w:top w:val="none" w:sz="0" w:space="0" w:color="auto"/>
            <w:left w:val="none" w:sz="0" w:space="0" w:color="auto"/>
            <w:bottom w:val="none" w:sz="0" w:space="0" w:color="auto"/>
            <w:right w:val="none" w:sz="0" w:space="0" w:color="auto"/>
          </w:divBdr>
        </w:div>
        <w:div w:id="426392632">
          <w:marLeft w:val="640"/>
          <w:marRight w:val="0"/>
          <w:marTop w:val="0"/>
          <w:marBottom w:val="0"/>
          <w:divBdr>
            <w:top w:val="none" w:sz="0" w:space="0" w:color="auto"/>
            <w:left w:val="none" w:sz="0" w:space="0" w:color="auto"/>
            <w:bottom w:val="none" w:sz="0" w:space="0" w:color="auto"/>
            <w:right w:val="none" w:sz="0" w:space="0" w:color="auto"/>
          </w:divBdr>
        </w:div>
        <w:div w:id="4140385">
          <w:marLeft w:val="640"/>
          <w:marRight w:val="0"/>
          <w:marTop w:val="0"/>
          <w:marBottom w:val="0"/>
          <w:divBdr>
            <w:top w:val="none" w:sz="0" w:space="0" w:color="auto"/>
            <w:left w:val="none" w:sz="0" w:space="0" w:color="auto"/>
            <w:bottom w:val="none" w:sz="0" w:space="0" w:color="auto"/>
            <w:right w:val="none" w:sz="0" w:space="0" w:color="auto"/>
          </w:divBdr>
        </w:div>
        <w:div w:id="67118583">
          <w:marLeft w:val="640"/>
          <w:marRight w:val="0"/>
          <w:marTop w:val="0"/>
          <w:marBottom w:val="0"/>
          <w:divBdr>
            <w:top w:val="none" w:sz="0" w:space="0" w:color="auto"/>
            <w:left w:val="none" w:sz="0" w:space="0" w:color="auto"/>
            <w:bottom w:val="none" w:sz="0" w:space="0" w:color="auto"/>
            <w:right w:val="none" w:sz="0" w:space="0" w:color="auto"/>
          </w:divBdr>
        </w:div>
        <w:div w:id="76556483">
          <w:marLeft w:val="640"/>
          <w:marRight w:val="0"/>
          <w:marTop w:val="0"/>
          <w:marBottom w:val="0"/>
          <w:divBdr>
            <w:top w:val="none" w:sz="0" w:space="0" w:color="auto"/>
            <w:left w:val="none" w:sz="0" w:space="0" w:color="auto"/>
            <w:bottom w:val="none" w:sz="0" w:space="0" w:color="auto"/>
            <w:right w:val="none" w:sz="0" w:space="0" w:color="auto"/>
          </w:divBdr>
        </w:div>
        <w:div w:id="1673296337">
          <w:marLeft w:val="640"/>
          <w:marRight w:val="0"/>
          <w:marTop w:val="0"/>
          <w:marBottom w:val="0"/>
          <w:divBdr>
            <w:top w:val="none" w:sz="0" w:space="0" w:color="auto"/>
            <w:left w:val="none" w:sz="0" w:space="0" w:color="auto"/>
            <w:bottom w:val="none" w:sz="0" w:space="0" w:color="auto"/>
            <w:right w:val="none" w:sz="0" w:space="0" w:color="auto"/>
          </w:divBdr>
        </w:div>
        <w:div w:id="1998337757">
          <w:marLeft w:val="640"/>
          <w:marRight w:val="0"/>
          <w:marTop w:val="0"/>
          <w:marBottom w:val="0"/>
          <w:divBdr>
            <w:top w:val="none" w:sz="0" w:space="0" w:color="auto"/>
            <w:left w:val="none" w:sz="0" w:space="0" w:color="auto"/>
            <w:bottom w:val="none" w:sz="0" w:space="0" w:color="auto"/>
            <w:right w:val="none" w:sz="0" w:space="0" w:color="auto"/>
          </w:divBdr>
        </w:div>
        <w:div w:id="149831547">
          <w:marLeft w:val="640"/>
          <w:marRight w:val="0"/>
          <w:marTop w:val="0"/>
          <w:marBottom w:val="0"/>
          <w:divBdr>
            <w:top w:val="none" w:sz="0" w:space="0" w:color="auto"/>
            <w:left w:val="none" w:sz="0" w:space="0" w:color="auto"/>
            <w:bottom w:val="none" w:sz="0" w:space="0" w:color="auto"/>
            <w:right w:val="none" w:sz="0" w:space="0" w:color="auto"/>
          </w:divBdr>
        </w:div>
        <w:div w:id="879980554">
          <w:marLeft w:val="640"/>
          <w:marRight w:val="0"/>
          <w:marTop w:val="0"/>
          <w:marBottom w:val="0"/>
          <w:divBdr>
            <w:top w:val="none" w:sz="0" w:space="0" w:color="auto"/>
            <w:left w:val="none" w:sz="0" w:space="0" w:color="auto"/>
            <w:bottom w:val="none" w:sz="0" w:space="0" w:color="auto"/>
            <w:right w:val="none" w:sz="0" w:space="0" w:color="auto"/>
          </w:divBdr>
        </w:div>
        <w:div w:id="229581387">
          <w:marLeft w:val="640"/>
          <w:marRight w:val="0"/>
          <w:marTop w:val="0"/>
          <w:marBottom w:val="0"/>
          <w:divBdr>
            <w:top w:val="none" w:sz="0" w:space="0" w:color="auto"/>
            <w:left w:val="none" w:sz="0" w:space="0" w:color="auto"/>
            <w:bottom w:val="none" w:sz="0" w:space="0" w:color="auto"/>
            <w:right w:val="none" w:sz="0" w:space="0" w:color="auto"/>
          </w:divBdr>
        </w:div>
        <w:div w:id="893472216">
          <w:marLeft w:val="640"/>
          <w:marRight w:val="0"/>
          <w:marTop w:val="0"/>
          <w:marBottom w:val="0"/>
          <w:divBdr>
            <w:top w:val="none" w:sz="0" w:space="0" w:color="auto"/>
            <w:left w:val="none" w:sz="0" w:space="0" w:color="auto"/>
            <w:bottom w:val="none" w:sz="0" w:space="0" w:color="auto"/>
            <w:right w:val="none" w:sz="0" w:space="0" w:color="auto"/>
          </w:divBdr>
        </w:div>
        <w:div w:id="1554196179">
          <w:marLeft w:val="640"/>
          <w:marRight w:val="0"/>
          <w:marTop w:val="0"/>
          <w:marBottom w:val="0"/>
          <w:divBdr>
            <w:top w:val="none" w:sz="0" w:space="0" w:color="auto"/>
            <w:left w:val="none" w:sz="0" w:space="0" w:color="auto"/>
            <w:bottom w:val="none" w:sz="0" w:space="0" w:color="auto"/>
            <w:right w:val="none" w:sz="0" w:space="0" w:color="auto"/>
          </w:divBdr>
        </w:div>
        <w:div w:id="693652123">
          <w:marLeft w:val="640"/>
          <w:marRight w:val="0"/>
          <w:marTop w:val="0"/>
          <w:marBottom w:val="0"/>
          <w:divBdr>
            <w:top w:val="none" w:sz="0" w:space="0" w:color="auto"/>
            <w:left w:val="none" w:sz="0" w:space="0" w:color="auto"/>
            <w:bottom w:val="none" w:sz="0" w:space="0" w:color="auto"/>
            <w:right w:val="none" w:sz="0" w:space="0" w:color="auto"/>
          </w:divBdr>
        </w:div>
        <w:div w:id="1412000367">
          <w:marLeft w:val="640"/>
          <w:marRight w:val="0"/>
          <w:marTop w:val="0"/>
          <w:marBottom w:val="0"/>
          <w:divBdr>
            <w:top w:val="none" w:sz="0" w:space="0" w:color="auto"/>
            <w:left w:val="none" w:sz="0" w:space="0" w:color="auto"/>
            <w:bottom w:val="none" w:sz="0" w:space="0" w:color="auto"/>
            <w:right w:val="none" w:sz="0" w:space="0" w:color="auto"/>
          </w:divBdr>
        </w:div>
      </w:divsChild>
    </w:div>
    <w:div w:id="1061245648">
      <w:bodyDiv w:val="1"/>
      <w:marLeft w:val="0"/>
      <w:marRight w:val="0"/>
      <w:marTop w:val="0"/>
      <w:marBottom w:val="0"/>
      <w:divBdr>
        <w:top w:val="none" w:sz="0" w:space="0" w:color="auto"/>
        <w:left w:val="none" w:sz="0" w:space="0" w:color="auto"/>
        <w:bottom w:val="none" w:sz="0" w:space="0" w:color="auto"/>
        <w:right w:val="none" w:sz="0" w:space="0" w:color="auto"/>
      </w:divBdr>
      <w:divsChild>
        <w:div w:id="156386390">
          <w:marLeft w:val="640"/>
          <w:marRight w:val="0"/>
          <w:marTop w:val="0"/>
          <w:marBottom w:val="0"/>
          <w:divBdr>
            <w:top w:val="none" w:sz="0" w:space="0" w:color="auto"/>
            <w:left w:val="none" w:sz="0" w:space="0" w:color="auto"/>
            <w:bottom w:val="none" w:sz="0" w:space="0" w:color="auto"/>
            <w:right w:val="none" w:sz="0" w:space="0" w:color="auto"/>
          </w:divBdr>
        </w:div>
        <w:div w:id="209735129">
          <w:marLeft w:val="640"/>
          <w:marRight w:val="0"/>
          <w:marTop w:val="0"/>
          <w:marBottom w:val="0"/>
          <w:divBdr>
            <w:top w:val="none" w:sz="0" w:space="0" w:color="auto"/>
            <w:left w:val="none" w:sz="0" w:space="0" w:color="auto"/>
            <w:bottom w:val="none" w:sz="0" w:space="0" w:color="auto"/>
            <w:right w:val="none" w:sz="0" w:space="0" w:color="auto"/>
          </w:divBdr>
        </w:div>
        <w:div w:id="292101006">
          <w:marLeft w:val="640"/>
          <w:marRight w:val="0"/>
          <w:marTop w:val="0"/>
          <w:marBottom w:val="0"/>
          <w:divBdr>
            <w:top w:val="none" w:sz="0" w:space="0" w:color="auto"/>
            <w:left w:val="none" w:sz="0" w:space="0" w:color="auto"/>
            <w:bottom w:val="none" w:sz="0" w:space="0" w:color="auto"/>
            <w:right w:val="none" w:sz="0" w:space="0" w:color="auto"/>
          </w:divBdr>
        </w:div>
        <w:div w:id="308444276">
          <w:marLeft w:val="640"/>
          <w:marRight w:val="0"/>
          <w:marTop w:val="0"/>
          <w:marBottom w:val="0"/>
          <w:divBdr>
            <w:top w:val="none" w:sz="0" w:space="0" w:color="auto"/>
            <w:left w:val="none" w:sz="0" w:space="0" w:color="auto"/>
            <w:bottom w:val="none" w:sz="0" w:space="0" w:color="auto"/>
            <w:right w:val="none" w:sz="0" w:space="0" w:color="auto"/>
          </w:divBdr>
        </w:div>
        <w:div w:id="398483911">
          <w:marLeft w:val="640"/>
          <w:marRight w:val="0"/>
          <w:marTop w:val="0"/>
          <w:marBottom w:val="0"/>
          <w:divBdr>
            <w:top w:val="none" w:sz="0" w:space="0" w:color="auto"/>
            <w:left w:val="none" w:sz="0" w:space="0" w:color="auto"/>
            <w:bottom w:val="none" w:sz="0" w:space="0" w:color="auto"/>
            <w:right w:val="none" w:sz="0" w:space="0" w:color="auto"/>
          </w:divBdr>
        </w:div>
        <w:div w:id="549533515">
          <w:marLeft w:val="640"/>
          <w:marRight w:val="0"/>
          <w:marTop w:val="0"/>
          <w:marBottom w:val="0"/>
          <w:divBdr>
            <w:top w:val="none" w:sz="0" w:space="0" w:color="auto"/>
            <w:left w:val="none" w:sz="0" w:space="0" w:color="auto"/>
            <w:bottom w:val="none" w:sz="0" w:space="0" w:color="auto"/>
            <w:right w:val="none" w:sz="0" w:space="0" w:color="auto"/>
          </w:divBdr>
        </w:div>
        <w:div w:id="623930130">
          <w:marLeft w:val="640"/>
          <w:marRight w:val="0"/>
          <w:marTop w:val="0"/>
          <w:marBottom w:val="0"/>
          <w:divBdr>
            <w:top w:val="none" w:sz="0" w:space="0" w:color="auto"/>
            <w:left w:val="none" w:sz="0" w:space="0" w:color="auto"/>
            <w:bottom w:val="none" w:sz="0" w:space="0" w:color="auto"/>
            <w:right w:val="none" w:sz="0" w:space="0" w:color="auto"/>
          </w:divBdr>
        </w:div>
        <w:div w:id="777482241">
          <w:marLeft w:val="640"/>
          <w:marRight w:val="0"/>
          <w:marTop w:val="0"/>
          <w:marBottom w:val="0"/>
          <w:divBdr>
            <w:top w:val="none" w:sz="0" w:space="0" w:color="auto"/>
            <w:left w:val="none" w:sz="0" w:space="0" w:color="auto"/>
            <w:bottom w:val="none" w:sz="0" w:space="0" w:color="auto"/>
            <w:right w:val="none" w:sz="0" w:space="0" w:color="auto"/>
          </w:divBdr>
        </w:div>
        <w:div w:id="943002669">
          <w:marLeft w:val="640"/>
          <w:marRight w:val="0"/>
          <w:marTop w:val="0"/>
          <w:marBottom w:val="0"/>
          <w:divBdr>
            <w:top w:val="none" w:sz="0" w:space="0" w:color="auto"/>
            <w:left w:val="none" w:sz="0" w:space="0" w:color="auto"/>
            <w:bottom w:val="none" w:sz="0" w:space="0" w:color="auto"/>
            <w:right w:val="none" w:sz="0" w:space="0" w:color="auto"/>
          </w:divBdr>
        </w:div>
        <w:div w:id="1237670842">
          <w:marLeft w:val="640"/>
          <w:marRight w:val="0"/>
          <w:marTop w:val="0"/>
          <w:marBottom w:val="0"/>
          <w:divBdr>
            <w:top w:val="none" w:sz="0" w:space="0" w:color="auto"/>
            <w:left w:val="none" w:sz="0" w:space="0" w:color="auto"/>
            <w:bottom w:val="none" w:sz="0" w:space="0" w:color="auto"/>
            <w:right w:val="none" w:sz="0" w:space="0" w:color="auto"/>
          </w:divBdr>
        </w:div>
        <w:div w:id="1245601780">
          <w:marLeft w:val="640"/>
          <w:marRight w:val="0"/>
          <w:marTop w:val="0"/>
          <w:marBottom w:val="0"/>
          <w:divBdr>
            <w:top w:val="none" w:sz="0" w:space="0" w:color="auto"/>
            <w:left w:val="none" w:sz="0" w:space="0" w:color="auto"/>
            <w:bottom w:val="none" w:sz="0" w:space="0" w:color="auto"/>
            <w:right w:val="none" w:sz="0" w:space="0" w:color="auto"/>
          </w:divBdr>
        </w:div>
        <w:div w:id="1455052210">
          <w:marLeft w:val="640"/>
          <w:marRight w:val="0"/>
          <w:marTop w:val="0"/>
          <w:marBottom w:val="0"/>
          <w:divBdr>
            <w:top w:val="none" w:sz="0" w:space="0" w:color="auto"/>
            <w:left w:val="none" w:sz="0" w:space="0" w:color="auto"/>
            <w:bottom w:val="none" w:sz="0" w:space="0" w:color="auto"/>
            <w:right w:val="none" w:sz="0" w:space="0" w:color="auto"/>
          </w:divBdr>
        </w:div>
      </w:divsChild>
    </w:div>
    <w:div w:id="1064644876">
      <w:bodyDiv w:val="1"/>
      <w:marLeft w:val="0"/>
      <w:marRight w:val="0"/>
      <w:marTop w:val="0"/>
      <w:marBottom w:val="0"/>
      <w:divBdr>
        <w:top w:val="none" w:sz="0" w:space="0" w:color="auto"/>
        <w:left w:val="none" w:sz="0" w:space="0" w:color="auto"/>
        <w:bottom w:val="none" w:sz="0" w:space="0" w:color="auto"/>
        <w:right w:val="none" w:sz="0" w:space="0" w:color="auto"/>
      </w:divBdr>
      <w:divsChild>
        <w:div w:id="1103960919">
          <w:marLeft w:val="640"/>
          <w:marRight w:val="0"/>
          <w:marTop w:val="0"/>
          <w:marBottom w:val="0"/>
          <w:divBdr>
            <w:top w:val="none" w:sz="0" w:space="0" w:color="auto"/>
            <w:left w:val="none" w:sz="0" w:space="0" w:color="auto"/>
            <w:bottom w:val="none" w:sz="0" w:space="0" w:color="auto"/>
            <w:right w:val="none" w:sz="0" w:space="0" w:color="auto"/>
          </w:divBdr>
        </w:div>
        <w:div w:id="1889343383">
          <w:marLeft w:val="640"/>
          <w:marRight w:val="0"/>
          <w:marTop w:val="0"/>
          <w:marBottom w:val="0"/>
          <w:divBdr>
            <w:top w:val="none" w:sz="0" w:space="0" w:color="auto"/>
            <w:left w:val="none" w:sz="0" w:space="0" w:color="auto"/>
            <w:bottom w:val="none" w:sz="0" w:space="0" w:color="auto"/>
            <w:right w:val="none" w:sz="0" w:space="0" w:color="auto"/>
          </w:divBdr>
        </w:div>
        <w:div w:id="424691814">
          <w:marLeft w:val="640"/>
          <w:marRight w:val="0"/>
          <w:marTop w:val="0"/>
          <w:marBottom w:val="0"/>
          <w:divBdr>
            <w:top w:val="none" w:sz="0" w:space="0" w:color="auto"/>
            <w:left w:val="none" w:sz="0" w:space="0" w:color="auto"/>
            <w:bottom w:val="none" w:sz="0" w:space="0" w:color="auto"/>
            <w:right w:val="none" w:sz="0" w:space="0" w:color="auto"/>
          </w:divBdr>
        </w:div>
        <w:div w:id="281503631">
          <w:marLeft w:val="640"/>
          <w:marRight w:val="0"/>
          <w:marTop w:val="0"/>
          <w:marBottom w:val="0"/>
          <w:divBdr>
            <w:top w:val="none" w:sz="0" w:space="0" w:color="auto"/>
            <w:left w:val="none" w:sz="0" w:space="0" w:color="auto"/>
            <w:bottom w:val="none" w:sz="0" w:space="0" w:color="auto"/>
            <w:right w:val="none" w:sz="0" w:space="0" w:color="auto"/>
          </w:divBdr>
        </w:div>
        <w:div w:id="1110125554">
          <w:marLeft w:val="640"/>
          <w:marRight w:val="0"/>
          <w:marTop w:val="0"/>
          <w:marBottom w:val="0"/>
          <w:divBdr>
            <w:top w:val="none" w:sz="0" w:space="0" w:color="auto"/>
            <w:left w:val="none" w:sz="0" w:space="0" w:color="auto"/>
            <w:bottom w:val="none" w:sz="0" w:space="0" w:color="auto"/>
            <w:right w:val="none" w:sz="0" w:space="0" w:color="auto"/>
          </w:divBdr>
        </w:div>
        <w:div w:id="1299992041">
          <w:marLeft w:val="640"/>
          <w:marRight w:val="0"/>
          <w:marTop w:val="0"/>
          <w:marBottom w:val="0"/>
          <w:divBdr>
            <w:top w:val="none" w:sz="0" w:space="0" w:color="auto"/>
            <w:left w:val="none" w:sz="0" w:space="0" w:color="auto"/>
            <w:bottom w:val="none" w:sz="0" w:space="0" w:color="auto"/>
            <w:right w:val="none" w:sz="0" w:space="0" w:color="auto"/>
          </w:divBdr>
        </w:div>
        <w:div w:id="105732539">
          <w:marLeft w:val="640"/>
          <w:marRight w:val="0"/>
          <w:marTop w:val="0"/>
          <w:marBottom w:val="0"/>
          <w:divBdr>
            <w:top w:val="none" w:sz="0" w:space="0" w:color="auto"/>
            <w:left w:val="none" w:sz="0" w:space="0" w:color="auto"/>
            <w:bottom w:val="none" w:sz="0" w:space="0" w:color="auto"/>
            <w:right w:val="none" w:sz="0" w:space="0" w:color="auto"/>
          </w:divBdr>
        </w:div>
        <w:div w:id="1889415027">
          <w:marLeft w:val="640"/>
          <w:marRight w:val="0"/>
          <w:marTop w:val="0"/>
          <w:marBottom w:val="0"/>
          <w:divBdr>
            <w:top w:val="none" w:sz="0" w:space="0" w:color="auto"/>
            <w:left w:val="none" w:sz="0" w:space="0" w:color="auto"/>
            <w:bottom w:val="none" w:sz="0" w:space="0" w:color="auto"/>
            <w:right w:val="none" w:sz="0" w:space="0" w:color="auto"/>
          </w:divBdr>
        </w:div>
        <w:div w:id="2129155942">
          <w:marLeft w:val="640"/>
          <w:marRight w:val="0"/>
          <w:marTop w:val="0"/>
          <w:marBottom w:val="0"/>
          <w:divBdr>
            <w:top w:val="none" w:sz="0" w:space="0" w:color="auto"/>
            <w:left w:val="none" w:sz="0" w:space="0" w:color="auto"/>
            <w:bottom w:val="none" w:sz="0" w:space="0" w:color="auto"/>
            <w:right w:val="none" w:sz="0" w:space="0" w:color="auto"/>
          </w:divBdr>
        </w:div>
        <w:div w:id="856309207">
          <w:marLeft w:val="640"/>
          <w:marRight w:val="0"/>
          <w:marTop w:val="0"/>
          <w:marBottom w:val="0"/>
          <w:divBdr>
            <w:top w:val="none" w:sz="0" w:space="0" w:color="auto"/>
            <w:left w:val="none" w:sz="0" w:space="0" w:color="auto"/>
            <w:bottom w:val="none" w:sz="0" w:space="0" w:color="auto"/>
            <w:right w:val="none" w:sz="0" w:space="0" w:color="auto"/>
          </w:divBdr>
        </w:div>
        <w:div w:id="1784307270">
          <w:marLeft w:val="640"/>
          <w:marRight w:val="0"/>
          <w:marTop w:val="0"/>
          <w:marBottom w:val="0"/>
          <w:divBdr>
            <w:top w:val="none" w:sz="0" w:space="0" w:color="auto"/>
            <w:left w:val="none" w:sz="0" w:space="0" w:color="auto"/>
            <w:bottom w:val="none" w:sz="0" w:space="0" w:color="auto"/>
            <w:right w:val="none" w:sz="0" w:space="0" w:color="auto"/>
          </w:divBdr>
        </w:div>
        <w:div w:id="718633537">
          <w:marLeft w:val="640"/>
          <w:marRight w:val="0"/>
          <w:marTop w:val="0"/>
          <w:marBottom w:val="0"/>
          <w:divBdr>
            <w:top w:val="none" w:sz="0" w:space="0" w:color="auto"/>
            <w:left w:val="none" w:sz="0" w:space="0" w:color="auto"/>
            <w:bottom w:val="none" w:sz="0" w:space="0" w:color="auto"/>
            <w:right w:val="none" w:sz="0" w:space="0" w:color="auto"/>
          </w:divBdr>
        </w:div>
        <w:div w:id="799766543">
          <w:marLeft w:val="640"/>
          <w:marRight w:val="0"/>
          <w:marTop w:val="0"/>
          <w:marBottom w:val="0"/>
          <w:divBdr>
            <w:top w:val="none" w:sz="0" w:space="0" w:color="auto"/>
            <w:left w:val="none" w:sz="0" w:space="0" w:color="auto"/>
            <w:bottom w:val="none" w:sz="0" w:space="0" w:color="auto"/>
            <w:right w:val="none" w:sz="0" w:space="0" w:color="auto"/>
          </w:divBdr>
        </w:div>
        <w:div w:id="965114045">
          <w:marLeft w:val="640"/>
          <w:marRight w:val="0"/>
          <w:marTop w:val="0"/>
          <w:marBottom w:val="0"/>
          <w:divBdr>
            <w:top w:val="none" w:sz="0" w:space="0" w:color="auto"/>
            <w:left w:val="none" w:sz="0" w:space="0" w:color="auto"/>
            <w:bottom w:val="none" w:sz="0" w:space="0" w:color="auto"/>
            <w:right w:val="none" w:sz="0" w:space="0" w:color="auto"/>
          </w:divBdr>
        </w:div>
        <w:div w:id="1439522832">
          <w:marLeft w:val="640"/>
          <w:marRight w:val="0"/>
          <w:marTop w:val="0"/>
          <w:marBottom w:val="0"/>
          <w:divBdr>
            <w:top w:val="none" w:sz="0" w:space="0" w:color="auto"/>
            <w:left w:val="none" w:sz="0" w:space="0" w:color="auto"/>
            <w:bottom w:val="none" w:sz="0" w:space="0" w:color="auto"/>
            <w:right w:val="none" w:sz="0" w:space="0" w:color="auto"/>
          </w:divBdr>
        </w:div>
        <w:div w:id="448403878">
          <w:marLeft w:val="640"/>
          <w:marRight w:val="0"/>
          <w:marTop w:val="0"/>
          <w:marBottom w:val="0"/>
          <w:divBdr>
            <w:top w:val="none" w:sz="0" w:space="0" w:color="auto"/>
            <w:left w:val="none" w:sz="0" w:space="0" w:color="auto"/>
            <w:bottom w:val="none" w:sz="0" w:space="0" w:color="auto"/>
            <w:right w:val="none" w:sz="0" w:space="0" w:color="auto"/>
          </w:divBdr>
        </w:div>
        <w:div w:id="475415186">
          <w:marLeft w:val="640"/>
          <w:marRight w:val="0"/>
          <w:marTop w:val="0"/>
          <w:marBottom w:val="0"/>
          <w:divBdr>
            <w:top w:val="none" w:sz="0" w:space="0" w:color="auto"/>
            <w:left w:val="none" w:sz="0" w:space="0" w:color="auto"/>
            <w:bottom w:val="none" w:sz="0" w:space="0" w:color="auto"/>
            <w:right w:val="none" w:sz="0" w:space="0" w:color="auto"/>
          </w:divBdr>
        </w:div>
        <w:div w:id="2056270189">
          <w:marLeft w:val="640"/>
          <w:marRight w:val="0"/>
          <w:marTop w:val="0"/>
          <w:marBottom w:val="0"/>
          <w:divBdr>
            <w:top w:val="none" w:sz="0" w:space="0" w:color="auto"/>
            <w:left w:val="none" w:sz="0" w:space="0" w:color="auto"/>
            <w:bottom w:val="none" w:sz="0" w:space="0" w:color="auto"/>
            <w:right w:val="none" w:sz="0" w:space="0" w:color="auto"/>
          </w:divBdr>
        </w:div>
        <w:div w:id="1515802694">
          <w:marLeft w:val="640"/>
          <w:marRight w:val="0"/>
          <w:marTop w:val="0"/>
          <w:marBottom w:val="0"/>
          <w:divBdr>
            <w:top w:val="none" w:sz="0" w:space="0" w:color="auto"/>
            <w:left w:val="none" w:sz="0" w:space="0" w:color="auto"/>
            <w:bottom w:val="none" w:sz="0" w:space="0" w:color="auto"/>
            <w:right w:val="none" w:sz="0" w:space="0" w:color="auto"/>
          </w:divBdr>
        </w:div>
        <w:div w:id="827669628">
          <w:marLeft w:val="640"/>
          <w:marRight w:val="0"/>
          <w:marTop w:val="0"/>
          <w:marBottom w:val="0"/>
          <w:divBdr>
            <w:top w:val="none" w:sz="0" w:space="0" w:color="auto"/>
            <w:left w:val="none" w:sz="0" w:space="0" w:color="auto"/>
            <w:bottom w:val="none" w:sz="0" w:space="0" w:color="auto"/>
            <w:right w:val="none" w:sz="0" w:space="0" w:color="auto"/>
          </w:divBdr>
        </w:div>
        <w:div w:id="1146825786">
          <w:marLeft w:val="640"/>
          <w:marRight w:val="0"/>
          <w:marTop w:val="0"/>
          <w:marBottom w:val="0"/>
          <w:divBdr>
            <w:top w:val="none" w:sz="0" w:space="0" w:color="auto"/>
            <w:left w:val="none" w:sz="0" w:space="0" w:color="auto"/>
            <w:bottom w:val="none" w:sz="0" w:space="0" w:color="auto"/>
            <w:right w:val="none" w:sz="0" w:space="0" w:color="auto"/>
          </w:divBdr>
        </w:div>
        <w:div w:id="478696247">
          <w:marLeft w:val="640"/>
          <w:marRight w:val="0"/>
          <w:marTop w:val="0"/>
          <w:marBottom w:val="0"/>
          <w:divBdr>
            <w:top w:val="none" w:sz="0" w:space="0" w:color="auto"/>
            <w:left w:val="none" w:sz="0" w:space="0" w:color="auto"/>
            <w:bottom w:val="none" w:sz="0" w:space="0" w:color="auto"/>
            <w:right w:val="none" w:sz="0" w:space="0" w:color="auto"/>
          </w:divBdr>
        </w:div>
        <w:div w:id="2061980844">
          <w:marLeft w:val="640"/>
          <w:marRight w:val="0"/>
          <w:marTop w:val="0"/>
          <w:marBottom w:val="0"/>
          <w:divBdr>
            <w:top w:val="none" w:sz="0" w:space="0" w:color="auto"/>
            <w:left w:val="none" w:sz="0" w:space="0" w:color="auto"/>
            <w:bottom w:val="none" w:sz="0" w:space="0" w:color="auto"/>
            <w:right w:val="none" w:sz="0" w:space="0" w:color="auto"/>
          </w:divBdr>
        </w:div>
        <w:div w:id="592200673">
          <w:marLeft w:val="640"/>
          <w:marRight w:val="0"/>
          <w:marTop w:val="0"/>
          <w:marBottom w:val="0"/>
          <w:divBdr>
            <w:top w:val="none" w:sz="0" w:space="0" w:color="auto"/>
            <w:left w:val="none" w:sz="0" w:space="0" w:color="auto"/>
            <w:bottom w:val="none" w:sz="0" w:space="0" w:color="auto"/>
            <w:right w:val="none" w:sz="0" w:space="0" w:color="auto"/>
          </w:divBdr>
        </w:div>
        <w:div w:id="72168079">
          <w:marLeft w:val="640"/>
          <w:marRight w:val="0"/>
          <w:marTop w:val="0"/>
          <w:marBottom w:val="0"/>
          <w:divBdr>
            <w:top w:val="none" w:sz="0" w:space="0" w:color="auto"/>
            <w:left w:val="none" w:sz="0" w:space="0" w:color="auto"/>
            <w:bottom w:val="none" w:sz="0" w:space="0" w:color="auto"/>
            <w:right w:val="none" w:sz="0" w:space="0" w:color="auto"/>
          </w:divBdr>
        </w:div>
        <w:div w:id="1612592847">
          <w:marLeft w:val="640"/>
          <w:marRight w:val="0"/>
          <w:marTop w:val="0"/>
          <w:marBottom w:val="0"/>
          <w:divBdr>
            <w:top w:val="none" w:sz="0" w:space="0" w:color="auto"/>
            <w:left w:val="none" w:sz="0" w:space="0" w:color="auto"/>
            <w:bottom w:val="none" w:sz="0" w:space="0" w:color="auto"/>
            <w:right w:val="none" w:sz="0" w:space="0" w:color="auto"/>
          </w:divBdr>
        </w:div>
        <w:div w:id="836115056">
          <w:marLeft w:val="640"/>
          <w:marRight w:val="0"/>
          <w:marTop w:val="0"/>
          <w:marBottom w:val="0"/>
          <w:divBdr>
            <w:top w:val="none" w:sz="0" w:space="0" w:color="auto"/>
            <w:left w:val="none" w:sz="0" w:space="0" w:color="auto"/>
            <w:bottom w:val="none" w:sz="0" w:space="0" w:color="auto"/>
            <w:right w:val="none" w:sz="0" w:space="0" w:color="auto"/>
          </w:divBdr>
        </w:div>
        <w:div w:id="980615270">
          <w:marLeft w:val="640"/>
          <w:marRight w:val="0"/>
          <w:marTop w:val="0"/>
          <w:marBottom w:val="0"/>
          <w:divBdr>
            <w:top w:val="none" w:sz="0" w:space="0" w:color="auto"/>
            <w:left w:val="none" w:sz="0" w:space="0" w:color="auto"/>
            <w:bottom w:val="none" w:sz="0" w:space="0" w:color="auto"/>
            <w:right w:val="none" w:sz="0" w:space="0" w:color="auto"/>
          </w:divBdr>
        </w:div>
      </w:divsChild>
    </w:div>
    <w:div w:id="1086074303">
      <w:bodyDiv w:val="1"/>
      <w:marLeft w:val="0"/>
      <w:marRight w:val="0"/>
      <w:marTop w:val="0"/>
      <w:marBottom w:val="0"/>
      <w:divBdr>
        <w:top w:val="none" w:sz="0" w:space="0" w:color="auto"/>
        <w:left w:val="none" w:sz="0" w:space="0" w:color="auto"/>
        <w:bottom w:val="none" w:sz="0" w:space="0" w:color="auto"/>
        <w:right w:val="none" w:sz="0" w:space="0" w:color="auto"/>
      </w:divBdr>
      <w:divsChild>
        <w:div w:id="1953051283">
          <w:marLeft w:val="640"/>
          <w:marRight w:val="0"/>
          <w:marTop w:val="0"/>
          <w:marBottom w:val="0"/>
          <w:divBdr>
            <w:top w:val="none" w:sz="0" w:space="0" w:color="auto"/>
            <w:left w:val="none" w:sz="0" w:space="0" w:color="auto"/>
            <w:bottom w:val="none" w:sz="0" w:space="0" w:color="auto"/>
            <w:right w:val="none" w:sz="0" w:space="0" w:color="auto"/>
          </w:divBdr>
        </w:div>
        <w:div w:id="1140809077">
          <w:marLeft w:val="640"/>
          <w:marRight w:val="0"/>
          <w:marTop w:val="0"/>
          <w:marBottom w:val="0"/>
          <w:divBdr>
            <w:top w:val="none" w:sz="0" w:space="0" w:color="auto"/>
            <w:left w:val="none" w:sz="0" w:space="0" w:color="auto"/>
            <w:bottom w:val="none" w:sz="0" w:space="0" w:color="auto"/>
            <w:right w:val="none" w:sz="0" w:space="0" w:color="auto"/>
          </w:divBdr>
        </w:div>
        <w:div w:id="119962404">
          <w:marLeft w:val="640"/>
          <w:marRight w:val="0"/>
          <w:marTop w:val="0"/>
          <w:marBottom w:val="0"/>
          <w:divBdr>
            <w:top w:val="none" w:sz="0" w:space="0" w:color="auto"/>
            <w:left w:val="none" w:sz="0" w:space="0" w:color="auto"/>
            <w:bottom w:val="none" w:sz="0" w:space="0" w:color="auto"/>
            <w:right w:val="none" w:sz="0" w:space="0" w:color="auto"/>
          </w:divBdr>
        </w:div>
        <w:div w:id="975993560">
          <w:marLeft w:val="640"/>
          <w:marRight w:val="0"/>
          <w:marTop w:val="0"/>
          <w:marBottom w:val="0"/>
          <w:divBdr>
            <w:top w:val="none" w:sz="0" w:space="0" w:color="auto"/>
            <w:left w:val="none" w:sz="0" w:space="0" w:color="auto"/>
            <w:bottom w:val="none" w:sz="0" w:space="0" w:color="auto"/>
            <w:right w:val="none" w:sz="0" w:space="0" w:color="auto"/>
          </w:divBdr>
        </w:div>
        <w:div w:id="487408055">
          <w:marLeft w:val="640"/>
          <w:marRight w:val="0"/>
          <w:marTop w:val="0"/>
          <w:marBottom w:val="0"/>
          <w:divBdr>
            <w:top w:val="none" w:sz="0" w:space="0" w:color="auto"/>
            <w:left w:val="none" w:sz="0" w:space="0" w:color="auto"/>
            <w:bottom w:val="none" w:sz="0" w:space="0" w:color="auto"/>
            <w:right w:val="none" w:sz="0" w:space="0" w:color="auto"/>
          </w:divBdr>
        </w:div>
        <w:div w:id="534001612">
          <w:marLeft w:val="640"/>
          <w:marRight w:val="0"/>
          <w:marTop w:val="0"/>
          <w:marBottom w:val="0"/>
          <w:divBdr>
            <w:top w:val="none" w:sz="0" w:space="0" w:color="auto"/>
            <w:left w:val="none" w:sz="0" w:space="0" w:color="auto"/>
            <w:bottom w:val="none" w:sz="0" w:space="0" w:color="auto"/>
            <w:right w:val="none" w:sz="0" w:space="0" w:color="auto"/>
          </w:divBdr>
        </w:div>
        <w:div w:id="1098985372">
          <w:marLeft w:val="640"/>
          <w:marRight w:val="0"/>
          <w:marTop w:val="0"/>
          <w:marBottom w:val="0"/>
          <w:divBdr>
            <w:top w:val="none" w:sz="0" w:space="0" w:color="auto"/>
            <w:left w:val="none" w:sz="0" w:space="0" w:color="auto"/>
            <w:bottom w:val="none" w:sz="0" w:space="0" w:color="auto"/>
            <w:right w:val="none" w:sz="0" w:space="0" w:color="auto"/>
          </w:divBdr>
        </w:div>
        <w:div w:id="320550794">
          <w:marLeft w:val="640"/>
          <w:marRight w:val="0"/>
          <w:marTop w:val="0"/>
          <w:marBottom w:val="0"/>
          <w:divBdr>
            <w:top w:val="none" w:sz="0" w:space="0" w:color="auto"/>
            <w:left w:val="none" w:sz="0" w:space="0" w:color="auto"/>
            <w:bottom w:val="none" w:sz="0" w:space="0" w:color="auto"/>
            <w:right w:val="none" w:sz="0" w:space="0" w:color="auto"/>
          </w:divBdr>
        </w:div>
        <w:div w:id="1327711845">
          <w:marLeft w:val="640"/>
          <w:marRight w:val="0"/>
          <w:marTop w:val="0"/>
          <w:marBottom w:val="0"/>
          <w:divBdr>
            <w:top w:val="none" w:sz="0" w:space="0" w:color="auto"/>
            <w:left w:val="none" w:sz="0" w:space="0" w:color="auto"/>
            <w:bottom w:val="none" w:sz="0" w:space="0" w:color="auto"/>
            <w:right w:val="none" w:sz="0" w:space="0" w:color="auto"/>
          </w:divBdr>
        </w:div>
        <w:div w:id="468791163">
          <w:marLeft w:val="640"/>
          <w:marRight w:val="0"/>
          <w:marTop w:val="0"/>
          <w:marBottom w:val="0"/>
          <w:divBdr>
            <w:top w:val="none" w:sz="0" w:space="0" w:color="auto"/>
            <w:left w:val="none" w:sz="0" w:space="0" w:color="auto"/>
            <w:bottom w:val="none" w:sz="0" w:space="0" w:color="auto"/>
            <w:right w:val="none" w:sz="0" w:space="0" w:color="auto"/>
          </w:divBdr>
        </w:div>
        <w:div w:id="963383535">
          <w:marLeft w:val="640"/>
          <w:marRight w:val="0"/>
          <w:marTop w:val="0"/>
          <w:marBottom w:val="0"/>
          <w:divBdr>
            <w:top w:val="none" w:sz="0" w:space="0" w:color="auto"/>
            <w:left w:val="none" w:sz="0" w:space="0" w:color="auto"/>
            <w:bottom w:val="none" w:sz="0" w:space="0" w:color="auto"/>
            <w:right w:val="none" w:sz="0" w:space="0" w:color="auto"/>
          </w:divBdr>
        </w:div>
        <w:div w:id="1138719608">
          <w:marLeft w:val="640"/>
          <w:marRight w:val="0"/>
          <w:marTop w:val="0"/>
          <w:marBottom w:val="0"/>
          <w:divBdr>
            <w:top w:val="none" w:sz="0" w:space="0" w:color="auto"/>
            <w:left w:val="none" w:sz="0" w:space="0" w:color="auto"/>
            <w:bottom w:val="none" w:sz="0" w:space="0" w:color="auto"/>
            <w:right w:val="none" w:sz="0" w:space="0" w:color="auto"/>
          </w:divBdr>
        </w:div>
        <w:div w:id="1714189919">
          <w:marLeft w:val="640"/>
          <w:marRight w:val="0"/>
          <w:marTop w:val="0"/>
          <w:marBottom w:val="0"/>
          <w:divBdr>
            <w:top w:val="none" w:sz="0" w:space="0" w:color="auto"/>
            <w:left w:val="none" w:sz="0" w:space="0" w:color="auto"/>
            <w:bottom w:val="none" w:sz="0" w:space="0" w:color="auto"/>
            <w:right w:val="none" w:sz="0" w:space="0" w:color="auto"/>
          </w:divBdr>
        </w:div>
        <w:div w:id="1423992486">
          <w:marLeft w:val="640"/>
          <w:marRight w:val="0"/>
          <w:marTop w:val="0"/>
          <w:marBottom w:val="0"/>
          <w:divBdr>
            <w:top w:val="none" w:sz="0" w:space="0" w:color="auto"/>
            <w:left w:val="none" w:sz="0" w:space="0" w:color="auto"/>
            <w:bottom w:val="none" w:sz="0" w:space="0" w:color="auto"/>
            <w:right w:val="none" w:sz="0" w:space="0" w:color="auto"/>
          </w:divBdr>
        </w:div>
        <w:div w:id="669255832">
          <w:marLeft w:val="640"/>
          <w:marRight w:val="0"/>
          <w:marTop w:val="0"/>
          <w:marBottom w:val="0"/>
          <w:divBdr>
            <w:top w:val="none" w:sz="0" w:space="0" w:color="auto"/>
            <w:left w:val="none" w:sz="0" w:space="0" w:color="auto"/>
            <w:bottom w:val="none" w:sz="0" w:space="0" w:color="auto"/>
            <w:right w:val="none" w:sz="0" w:space="0" w:color="auto"/>
          </w:divBdr>
        </w:div>
        <w:div w:id="818225363">
          <w:marLeft w:val="640"/>
          <w:marRight w:val="0"/>
          <w:marTop w:val="0"/>
          <w:marBottom w:val="0"/>
          <w:divBdr>
            <w:top w:val="none" w:sz="0" w:space="0" w:color="auto"/>
            <w:left w:val="none" w:sz="0" w:space="0" w:color="auto"/>
            <w:bottom w:val="none" w:sz="0" w:space="0" w:color="auto"/>
            <w:right w:val="none" w:sz="0" w:space="0" w:color="auto"/>
          </w:divBdr>
        </w:div>
        <w:div w:id="2104766835">
          <w:marLeft w:val="640"/>
          <w:marRight w:val="0"/>
          <w:marTop w:val="0"/>
          <w:marBottom w:val="0"/>
          <w:divBdr>
            <w:top w:val="none" w:sz="0" w:space="0" w:color="auto"/>
            <w:left w:val="none" w:sz="0" w:space="0" w:color="auto"/>
            <w:bottom w:val="none" w:sz="0" w:space="0" w:color="auto"/>
            <w:right w:val="none" w:sz="0" w:space="0" w:color="auto"/>
          </w:divBdr>
        </w:div>
        <w:div w:id="1081412242">
          <w:marLeft w:val="640"/>
          <w:marRight w:val="0"/>
          <w:marTop w:val="0"/>
          <w:marBottom w:val="0"/>
          <w:divBdr>
            <w:top w:val="none" w:sz="0" w:space="0" w:color="auto"/>
            <w:left w:val="none" w:sz="0" w:space="0" w:color="auto"/>
            <w:bottom w:val="none" w:sz="0" w:space="0" w:color="auto"/>
            <w:right w:val="none" w:sz="0" w:space="0" w:color="auto"/>
          </w:divBdr>
        </w:div>
        <w:div w:id="1908108495">
          <w:marLeft w:val="640"/>
          <w:marRight w:val="0"/>
          <w:marTop w:val="0"/>
          <w:marBottom w:val="0"/>
          <w:divBdr>
            <w:top w:val="none" w:sz="0" w:space="0" w:color="auto"/>
            <w:left w:val="none" w:sz="0" w:space="0" w:color="auto"/>
            <w:bottom w:val="none" w:sz="0" w:space="0" w:color="auto"/>
            <w:right w:val="none" w:sz="0" w:space="0" w:color="auto"/>
          </w:divBdr>
        </w:div>
        <w:div w:id="456531424">
          <w:marLeft w:val="640"/>
          <w:marRight w:val="0"/>
          <w:marTop w:val="0"/>
          <w:marBottom w:val="0"/>
          <w:divBdr>
            <w:top w:val="none" w:sz="0" w:space="0" w:color="auto"/>
            <w:left w:val="none" w:sz="0" w:space="0" w:color="auto"/>
            <w:bottom w:val="none" w:sz="0" w:space="0" w:color="auto"/>
            <w:right w:val="none" w:sz="0" w:space="0" w:color="auto"/>
          </w:divBdr>
        </w:div>
        <w:div w:id="1375274194">
          <w:marLeft w:val="640"/>
          <w:marRight w:val="0"/>
          <w:marTop w:val="0"/>
          <w:marBottom w:val="0"/>
          <w:divBdr>
            <w:top w:val="none" w:sz="0" w:space="0" w:color="auto"/>
            <w:left w:val="none" w:sz="0" w:space="0" w:color="auto"/>
            <w:bottom w:val="none" w:sz="0" w:space="0" w:color="auto"/>
            <w:right w:val="none" w:sz="0" w:space="0" w:color="auto"/>
          </w:divBdr>
        </w:div>
        <w:div w:id="1272979606">
          <w:marLeft w:val="640"/>
          <w:marRight w:val="0"/>
          <w:marTop w:val="0"/>
          <w:marBottom w:val="0"/>
          <w:divBdr>
            <w:top w:val="none" w:sz="0" w:space="0" w:color="auto"/>
            <w:left w:val="none" w:sz="0" w:space="0" w:color="auto"/>
            <w:bottom w:val="none" w:sz="0" w:space="0" w:color="auto"/>
            <w:right w:val="none" w:sz="0" w:space="0" w:color="auto"/>
          </w:divBdr>
        </w:div>
        <w:div w:id="877817259">
          <w:marLeft w:val="640"/>
          <w:marRight w:val="0"/>
          <w:marTop w:val="0"/>
          <w:marBottom w:val="0"/>
          <w:divBdr>
            <w:top w:val="none" w:sz="0" w:space="0" w:color="auto"/>
            <w:left w:val="none" w:sz="0" w:space="0" w:color="auto"/>
            <w:bottom w:val="none" w:sz="0" w:space="0" w:color="auto"/>
            <w:right w:val="none" w:sz="0" w:space="0" w:color="auto"/>
          </w:divBdr>
        </w:div>
        <w:div w:id="987780074">
          <w:marLeft w:val="640"/>
          <w:marRight w:val="0"/>
          <w:marTop w:val="0"/>
          <w:marBottom w:val="0"/>
          <w:divBdr>
            <w:top w:val="none" w:sz="0" w:space="0" w:color="auto"/>
            <w:left w:val="none" w:sz="0" w:space="0" w:color="auto"/>
            <w:bottom w:val="none" w:sz="0" w:space="0" w:color="auto"/>
            <w:right w:val="none" w:sz="0" w:space="0" w:color="auto"/>
          </w:divBdr>
        </w:div>
        <w:div w:id="299264649">
          <w:marLeft w:val="640"/>
          <w:marRight w:val="0"/>
          <w:marTop w:val="0"/>
          <w:marBottom w:val="0"/>
          <w:divBdr>
            <w:top w:val="none" w:sz="0" w:space="0" w:color="auto"/>
            <w:left w:val="none" w:sz="0" w:space="0" w:color="auto"/>
            <w:bottom w:val="none" w:sz="0" w:space="0" w:color="auto"/>
            <w:right w:val="none" w:sz="0" w:space="0" w:color="auto"/>
          </w:divBdr>
        </w:div>
        <w:div w:id="1436052188">
          <w:marLeft w:val="640"/>
          <w:marRight w:val="0"/>
          <w:marTop w:val="0"/>
          <w:marBottom w:val="0"/>
          <w:divBdr>
            <w:top w:val="none" w:sz="0" w:space="0" w:color="auto"/>
            <w:left w:val="none" w:sz="0" w:space="0" w:color="auto"/>
            <w:bottom w:val="none" w:sz="0" w:space="0" w:color="auto"/>
            <w:right w:val="none" w:sz="0" w:space="0" w:color="auto"/>
          </w:divBdr>
        </w:div>
        <w:div w:id="866525501">
          <w:marLeft w:val="640"/>
          <w:marRight w:val="0"/>
          <w:marTop w:val="0"/>
          <w:marBottom w:val="0"/>
          <w:divBdr>
            <w:top w:val="none" w:sz="0" w:space="0" w:color="auto"/>
            <w:left w:val="none" w:sz="0" w:space="0" w:color="auto"/>
            <w:bottom w:val="none" w:sz="0" w:space="0" w:color="auto"/>
            <w:right w:val="none" w:sz="0" w:space="0" w:color="auto"/>
          </w:divBdr>
        </w:div>
        <w:div w:id="2020349400">
          <w:marLeft w:val="640"/>
          <w:marRight w:val="0"/>
          <w:marTop w:val="0"/>
          <w:marBottom w:val="0"/>
          <w:divBdr>
            <w:top w:val="none" w:sz="0" w:space="0" w:color="auto"/>
            <w:left w:val="none" w:sz="0" w:space="0" w:color="auto"/>
            <w:bottom w:val="none" w:sz="0" w:space="0" w:color="auto"/>
            <w:right w:val="none" w:sz="0" w:space="0" w:color="auto"/>
          </w:divBdr>
        </w:div>
        <w:div w:id="321349031">
          <w:marLeft w:val="640"/>
          <w:marRight w:val="0"/>
          <w:marTop w:val="0"/>
          <w:marBottom w:val="0"/>
          <w:divBdr>
            <w:top w:val="none" w:sz="0" w:space="0" w:color="auto"/>
            <w:left w:val="none" w:sz="0" w:space="0" w:color="auto"/>
            <w:bottom w:val="none" w:sz="0" w:space="0" w:color="auto"/>
            <w:right w:val="none" w:sz="0" w:space="0" w:color="auto"/>
          </w:divBdr>
        </w:div>
        <w:div w:id="476381981">
          <w:marLeft w:val="640"/>
          <w:marRight w:val="0"/>
          <w:marTop w:val="0"/>
          <w:marBottom w:val="0"/>
          <w:divBdr>
            <w:top w:val="none" w:sz="0" w:space="0" w:color="auto"/>
            <w:left w:val="none" w:sz="0" w:space="0" w:color="auto"/>
            <w:bottom w:val="none" w:sz="0" w:space="0" w:color="auto"/>
            <w:right w:val="none" w:sz="0" w:space="0" w:color="auto"/>
          </w:divBdr>
        </w:div>
        <w:div w:id="1998800257">
          <w:marLeft w:val="640"/>
          <w:marRight w:val="0"/>
          <w:marTop w:val="0"/>
          <w:marBottom w:val="0"/>
          <w:divBdr>
            <w:top w:val="none" w:sz="0" w:space="0" w:color="auto"/>
            <w:left w:val="none" w:sz="0" w:space="0" w:color="auto"/>
            <w:bottom w:val="none" w:sz="0" w:space="0" w:color="auto"/>
            <w:right w:val="none" w:sz="0" w:space="0" w:color="auto"/>
          </w:divBdr>
        </w:div>
        <w:div w:id="1570769248">
          <w:marLeft w:val="640"/>
          <w:marRight w:val="0"/>
          <w:marTop w:val="0"/>
          <w:marBottom w:val="0"/>
          <w:divBdr>
            <w:top w:val="none" w:sz="0" w:space="0" w:color="auto"/>
            <w:left w:val="none" w:sz="0" w:space="0" w:color="auto"/>
            <w:bottom w:val="none" w:sz="0" w:space="0" w:color="auto"/>
            <w:right w:val="none" w:sz="0" w:space="0" w:color="auto"/>
          </w:divBdr>
        </w:div>
        <w:div w:id="29764455">
          <w:marLeft w:val="640"/>
          <w:marRight w:val="0"/>
          <w:marTop w:val="0"/>
          <w:marBottom w:val="0"/>
          <w:divBdr>
            <w:top w:val="none" w:sz="0" w:space="0" w:color="auto"/>
            <w:left w:val="none" w:sz="0" w:space="0" w:color="auto"/>
            <w:bottom w:val="none" w:sz="0" w:space="0" w:color="auto"/>
            <w:right w:val="none" w:sz="0" w:space="0" w:color="auto"/>
          </w:divBdr>
        </w:div>
        <w:div w:id="1248424468">
          <w:marLeft w:val="640"/>
          <w:marRight w:val="0"/>
          <w:marTop w:val="0"/>
          <w:marBottom w:val="0"/>
          <w:divBdr>
            <w:top w:val="none" w:sz="0" w:space="0" w:color="auto"/>
            <w:left w:val="none" w:sz="0" w:space="0" w:color="auto"/>
            <w:bottom w:val="none" w:sz="0" w:space="0" w:color="auto"/>
            <w:right w:val="none" w:sz="0" w:space="0" w:color="auto"/>
          </w:divBdr>
        </w:div>
        <w:div w:id="1725175370">
          <w:marLeft w:val="640"/>
          <w:marRight w:val="0"/>
          <w:marTop w:val="0"/>
          <w:marBottom w:val="0"/>
          <w:divBdr>
            <w:top w:val="none" w:sz="0" w:space="0" w:color="auto"/>
            <w:left w:val="none" w:sz="0" w:space="0" w:color="auto"/>
            <w:bottom w:val="none" w:sz="0" w:space="0" w:color="auto"/>
            <w:right w:val="none" w:sz="0" w:space="0" w:color="auto"/>
          </w:divBdr>
        </w:div>
        <w:div w:id="8260365">
          <w:marLeft w:val="640"/>
          <w:marRight w:val="0"/>
          <w:marTop w:val="0"/>
          <w:marBottom w:val="0"/>
          <w:divBdr>
            <w:top w:val="none" w:sz="0" w:space="0" w:color="auto"/>
            <w:left w:val="none" w:sz="0" w:space="0" w:color="auto"/>
            <w:bottom w:val="none" w:sz="0" w:space="0" w:color="auto"/>
            <w:right w:val="none" w:sz="0" w:space="0" w:color="auto"/>
          </w:divBdr>
        </w:div>
      </w:divsChild>
    </w:div>
    <w:div w:id="1121732351">
      <w:bodyDiv w:val="1"/>
      <w:marLeft w:val="0"/>
      <w:marRight w:val="0"/>
      <w:marTop w:val="0"/>
      <w:marBottom w:val="0"/>
      <w:divBdr>
        <w:top w:val="none" w:sz="0" w:space="0" w:color="auto"/>
        <w:left w:val="none" w:sz="0" w:space="0" w:color="auto"/>
        <w:bottom w:val="none" w:sz="0" w:space="0" w:color="auto"/>
        <w:right w:val="none" w:sz="0" w:space="0" w:color="auto"/>
      </w:divBdr>
      <w:divsChild>
        <w:div w:id="414933807">
          <w:marLeft w:val="640"/>
          <w:marRight w:val="0"/>
          <w:marTop w:val="0"/>
          <w:marBottom w:val="0"/>
          <w:divBdr>
            <w:top w:val="none" w:sz="0" w:space="0" w:color="auto"/>
            <w:left w:val="none" w:sz="0" w:space="0" w:color="auto"/>
            <w:bottom w:val="none" w:sz="0" w:space="0" w:color="auto"/>
            <w:right w:val="none" w:sz="0" w:space="0" w:color="auto"/>
          </w:divBdr>
        </w:div>
        <w:div w:id="1128547155">
          <w:marLeft w:val="640"/>
          <w:marRight w:val="0"/>
          <w:marTop w:val="0"/>
          <w:marBottom w:val="0"/>
          <w:divBdr>
            <w:top w:val="none" w:sz="0" w:space="0" w:color="auto"/>
            <w:left w:val="none" w:sz="0" w:space="0" w:color="auto"/>
            <w:bottom w:val="none" w:sz="0" w:space="0" w:color="auto"/>
            <w:right w:val="none" w:sz="0" w:space="0" w:color="auto"/>
          </w:divBdr>
        </w:div>
        <w:div w:id="500779998">
          <w:marLeft w:val="640"/>
          <w:marRight w:val="0"/>
          <w:marTop w:val="0"/>
          <w:marBottom w:val="0"/>
          <w:divBdr>
            <w:top w:val="none" w:sz="0" w:space="0" w:color="auto"/>
            <w:left w:val="none" w:sz="0" w:space="0" w:color="auto"/>
            <w:bottom w:val="none" w:sz="0" w:space="0" w:color="auto"/>
            <w:right w:val="none" w:sz="0" w:space="0" w:color="auto"/>
          </w:divBdr>
        </w:div>
        <w:div w:id="2075077286">
          <w:marLeft w:val="640"/>
          <w:marRight w:val="0"/>
          <w:marTop w:val="0"/>
          <w:marBottom w:val="0"/>
          <w:divBdr>
            <w:top w:val="none" w:sz="0" w:space="0" w:color="auto"/>
            <w:left w:val="none" w:sz="0" w:space="0" w:color="auto"/>
            <w:bottom w:val="none" w:sz="0" w:space="0" w:color="auto"/>
            <w:right w:val="none" w:sz="0" w:space="0" w:color="auto"/>
          </w:divBdr>
        </w:div>
        <w:div w:id="958561798">
          <w:marLeft w:val="640"/>
          <w:marRight w:val="0"/>
          <w:marTop w:val="0"/>
          <w:marBottom w:val="0"/>
          <w:divBdr>
            <w:top w:val="none" w:sz="0" w:space="0" w:color="auto"/>
            <w:left w:val="none" w:sz="0" w:space="0" w:color="auto"/>
            <w:bottom w:val="none" w:sz="0" w:space="0" w:color="auto"/>
            <w:right w:val="none" w:sz="0" w:space="0" w:color="auto"/>
          </w:divBdr>
        </w:div>
        <w:div w:id="368145408">
          <w:marLeft w:val="640"/>
          <w:marRight w:val="0"/>
          <w:marTop w:val="0"/>
          <w:marBottom w:val="0"/>
          <w:divBdr>
            <w:top w:val="none" w:sz="0" w:space="0" w:color="auto"/>
            <w:left w:val="none" w:sz="0" w:space="0" w:color="auto"/>
            <w:bottom w:val="none" w:sz="0" w:space="0" w:color="auto"/>
            <w:right w:val="none" w:sz="0" w:space="0" w:color="auto"/>
          </w:divBdr>
        </w:div>
        <w:div w:id="441654539">
          <w:marLeft w:val="640"/>
          <w:marRight w:val="0"/>
          <w:marTop w:val="0"/>
          <w:marBottom w:val="0"/>
          <w:divBdr>
            <w:top w:val="none" w:sz="0" w:space="0" w:color="auto"/>
            <w:left w:val="none" w:sz="0" w:space="0" w:color="auto"/>
            <w:bottom w:val="none" w:sz="0" w:space="0" w:color="auto"/>
            <w:right w:val="none" w:sz="0" w:space="0" w:color="auto"/>
          </w:divBdr>
        </w:div>
        <w:div w:id="981734352">
          <w:marLeft w:val="640"/>
          <w:marRight w:val="0"/>
          <w:marTop w:val="0"/>
          <w:marBottom w:val="0"/>
          <w:divBdr>
            <w:top w:val="none" w:sz="0" w:space="0" w:color="auto"/>
            <w:left w:val="none" w:sz="0" w:space="0" w:color="auto"/>
            <w:bottom w:val="none" w:sz="0" w:space="0" w:color="auto"/>
            <w:right w:val="none" w:sz="0" w:space="0" w:color="auto"/>
          </w:divBdr>
        </w:div>
        <w:div w:id="743911120">
          <w:marLeft w:val="640"/>
          <w:marRight w:val="0"/>
          <w:marTop w:val="0"/>
          <w:marBottom w:val="0"/>
          <w:divBdr>
            <w:top w:val="none" w:sz="0" w:space="0" w:color="auto"/>
            <w:left w:val="none" w:sz="0" w:space="0" w:color="auto"/>
            <w:bottom w:val="none" w:sz="0" w:space="0" w:color="auto"/>
            <w:right w:val="none" w:sz="0" w:space="0" w:color="auto"/>
          </w:divBdr>
        </w:div>
        <w:div w:id="694695875">
          <w:marLeft w:val="640"/>
          <w:marRight w:val="0"/>
          <w:marTop w:val="0"/>
          <w:marBottom w:val="0"/>
          <w:divBdr>
            <w:top w:val="none" w:sz="0" w:space="0" w:color="auto"/>
            <w:left w:val="none" w:sz="0" w:space="0" w:color="auto"/>
            <w:bottom w:val="none" w:sz="0" w:space="0" w:color="auto"/>
            <w:right w:val="none" w:sz="0" w:space="0" w:color="auto"/>
          </w:divBdr>
        </w:div>
        <w:div w:id="1470128825">
          <w:marLeft w:val="640"/>
          <w:marRight w:val="0"/>
          <w:marTop w:val="0"/>
          <w:marBottom w:val="0"/>
          <w:divBdr>
            <w:top w:val="none" w:sz="0" w:space="0" w:color="auto"/>
            <w:left w:val="none" w:sz="0" w:space="0" w:color="auto"/>
            <w:bottom w:val="none" w:sz="0" w:space="0" w:color="auto"/>
            <w:right w:val="none" w:sz="0" w:space="0" w:color="auto"/>
          </w:divBdr>
        </w:div>
        <w:div w:id="863134607">
          <w:marLeft w:val="640"/>
          <w:marRight w:val="0"/>
          <w:marTop w:val="0"/>
          <w:marBottom w:val="0"/>
          <w:divBdr>
            <w:top w:val="none" w:sz="0" w:space="0" w:color="auto"/>
            <w:left w:val="none" w:sz="0" w:space="0" w:color="auto"/>
            <w:bottom w:val="none" w:sz="0" w:space="0" w:color="auto"/>
            <w:right w:val="none" w:sz="0" w:space="0" w:color="auto"/>
          </w:divBdr>
        </w:div>
        <w:div w:id="692458844">
          <w:marLeft w:val="640"/>
          <w:marRight w:val="0"/>
          <w:marTop w:val="0"/>
          <w:marBottom w:val="0"/>
          <w:divBdr>
            <w:top w:val="none" w:sz="0" w:space="0" w:color="auto"/>
            <w:left w:val="none" w:sz="0" w:space="0" w:color="auto"/>
            <w:bottom w:val="none" w:sz="0" w:space="0" w:color="auto"/>
            <w:right w:val="none" w:sz="0" w:space="0" w:color="auto"/>
          </w:divBdr>
        </w:div>
        <w:div w:id="1410275585">
          <w:marLeft w:val="640"/>
          <w:marRight w:val="0"/>
          <w:marTop w:val="0"/>
          <w:marBottom w:val="0"/>
          <w:divBdr>
            <w:top w:val="none" w:sz="0" w:space="0" w:color="auto"/>
            <w:left w:val="none" w:sz="0" w:space="0" w:color="auto"/>
            <w:bottom w:val="none" w:sz="0" w:space="0" w:color="auto"/>
            <w:right w:val="none" w:sz="0" w:space="0" w:color="auto"/>
          </w:divBdr>
        </w:div>
        <w:div w:id="1227491264">
          <w:marLeft w:val="640"/>
          <w:marRight w:val="0"/>
          <w:marTop w:val="0"/>
          <w:marBottom w:val="0"/>
          <w:divBdr>
            <w:top w:val="none" w:sz="0" w:space="0" w:color="auto"/>
            <w:left w:val="none" w:sz="0" w:space="0" w:color="auto"/>
            <w:bottom w:val="none" w:sz="0" w:space="0" w:color="auto"/>
            <w:right w:val="none" w:sz="0" w:space="0" w:color="auto"/>
          </w:divBdr>
        </w:div>
        <w:div w:id="23482363">
          <w:marLeft w:val="640"/>
          <w:marRight w:val="0"/>
          <w:marTop w:val="0"/>
          <w:marBottom w:val="0"/>
          <w:divBdr>
            <w:top w:val="none" w:sz="0" w:space="0" w:color="auto"/>
            <w:left w:val="none" w:sz="0" w:space="0" w:color="auto"/>
            <w:bottom w:val="none" w:sz="0" w:space="0" w:color="auto"/>
            <w:right w:val="none" w:sz="0" w:space="0" w:color="auto"/>
          </w:divBdr>
        </w:div>
        <w:div w:id="437140575">
          <w:marLeft w:val="640"/>
          <w:marRight w:val="0"/>
          <w:marTop w:val="0"/>
          <w:marBottom w:val="0"/>
          <w:divBdr>
            <w:top w:val="none" w:sz="0" w:space="0" w:color="auto"/>
            <w:left w:val="none" w:sz="0" w:space="0" w:color="auto"/>
            <w:bottom w:val="none" w:sz="0" w:space="0" w:color="auto"/>
            <w:right w:val="none" w:sz="0" w:space="0" w:color="auto"/>
          </w:divBdr>
        </w:div>
        <w:div w:id="846941501">
          <w:marLeft w:val="640"/>
          <w:marRight w:val="0"/>
          <w:marTop w:val="0"/>
          <w:marBottom w:val="0"/>
          <w:divBdr>
            <w:top w:val="none" w:sz="0" w:space="0" w:color="auto"/>
            <w:left w:val="none" w:sz="0" w:space="0" w:color="auto"/>
            <w:bottom w:val="none" w:sz="0" w:space="0" w:color="auto"/>
            <w:right w:val="none" w:sz="0" w:space="0" w:color="auto"/>
          </w:divBdr>
        </w:div>
        <w:div w:id="1410031522">
          <w:marLeft w:val="640"/>
          <w:marRight w:val="0"/>
          <w:marTop w:val="0"/>
          <w:marBottom w:val="0"/>
          <w:divBdr>
            <w:top w:val="none" w:sz="0" w:space="0" w:color="auto"/>
            <w:left w:val="none" w:sz="0" w:space="0" w:color="auto"/>
            <w:bottom w:val="none" w:sz="0" w:space="0" w:color="auto"/>
            <w:right w:val="none" w:sz="0" w:space="0" w:color="auto"/>
          </w:divBdr>
        </w:div>
        <w:div w:id="657002209">
          <w:marLeft w:val="640"/>
          <w:marRight w:val="0"/>
          <w:marTop w:val="0"/>
          <w:marBottom w:val="0"/>
          <w:divBdr>
            <w:top w:val="none" w:sz="0" w:space="0" w:color="auto"/>
            <w:left w:val="none" w:sz="0" w:space="0" w:color="auto"/>
            <w:bottom w:val="none" w:sz="0" w:space="0" w:color="auto"/>
            <w:right w:val="none" w:sz="0" w:space="0" w:color="auto"/>
          </w:divBdr>
        </w:div>
        <w:div w:id="1928734482">
          <w:marLeft w:val="640"/>
          <w:marRight w:val="0"/>
          <w:marTop w:val="0"/>
          <w:marBottom w:val="0"/>
          <w:divBdr>
            <w:top w:val="none" w:sz="0" w:space="0" w:color="auto"/>
            <w:left w:val="none" w:sz="0" w:space="0" w:color="auto"/>
            <w:bottom w:val="none" w:sz="0" w:space="0" w:color="auto"/>
            <w:right w:val="none" w:sz="0" w:space="0" w:color="auto"/>
          </w:divBdr>
        </w:div>
        <w:div w:id="1677920726">
          <w:marLeft w:val="640"/>
          <w:marRight w:val="0"/>
          <w:marTop w:val="0"/>
          <w:marBottom w:val="0"/>
          <w:divBdr>
            <w:top w:val="none" w:sz="0" w:space="0" w:color="auto"/>
            <w:left w:val="none" w:sz="0" w:space="0" w:color="auto"/>
            <w:bottom w:val="none" w:sz="0" w:space="0" w:color="auto"/>
            <w:right w:val="none" w:sz="0" w:space="0" w:color="auto"/>
          </w:divBdr>
        </w:div>
        <w:div w:id="613709399">
          <w:marLeft w:val="640"/>
          <w:marRight w:val="0"/>
          <w:marTop w:val="0"/>
          <w:marBottom w:val="0"/>
          <w:divBdr>
            <w:top w:val="none" w:sz="0" w:space="0" w:color="auto"/>
            <w:left w:val="none" w:sz="0" w:space="0" w:color="auto"/>
            <w:bottom w:val="none" w:sz="0" w:space="0" w:color="auto"/>
            <w:right w:val="none" w:sz="0" w:space="0" w:color="auto"/>
          </w:divBdr>
        </w:div>
        <w:div w:id="2010014527">
          <w:marLeft w:val="640"/>
          <w:marRight w:val="0"/>
          <w:marTop w:val="0"/>
          <w:marBottom w:val="0"/>
          <w:divBdr>
            <w:top w:val="none" w:sz="0" w:space="0" w:color="auto"/>
            <w:left w:val="none" w:sz="0" w:space="0" w:color="auto"/>
            <w:bottom w:val="none" w:sz="0" w:space="0" w:color="auto"/>
            <w:right w:val="none" w:sz="0" w:space="0" w:color="auto"/>
          </w:divBdr>
        </w:div>
        <w:div w:id="1105730141">
          <w:marLeft w:val="640"/>
          <w:marRight w:val="0"/>
          <w:marTop w:val="0"/>
          <w:marBottom w:val="0"/>
          <w:divBdr>
            <w:top w:val="none" w:sz="0" w:space="0" w:color="auto"/>
            <w:left w:val="none" w:sz="0" w:space="0" w:color="auto"/>
            <w:bottom w:val="none" w:sz="0" w:space="0" w:color="auto"/>
            <w:right w:val="none" w:sz="0" w:space="0" w:color="auto"/>
          </w:divBdr>
        </w:div>
        <w:div w:id="1309476205">
          <w:marLeft w:val="640"/>
          <w:marRight w:val="0"/>
          <w:marTop w:val="0"/>
          <w:marBottom w:val="0"/>
          <w:divBdr>
            <w:top w:val="none" w:sz="0" w:space="0" w:color="auto"/>
            <w:left w:val="none" w:sz="0" w:space="0" w:color="auto"/>
            <w:bottom w:val="none" w:sz="0" w:space="0" w:color="auto"/>
            <w:right w:val="none" w:sz="0" w:space="0" w:color="auto"/>
          </w:divBdr>
        </w:div>
        <w:div w:id="639921141">
          <w:marLeft w:val="640"/>
          <w:marRight w:val="0"/>
          <w:marTop w:val="0"/>
          <w:marBottom w:val="0"/>
          <w:divBdr>
            <w:top w:val="none" w:sz="0" w:space="0" w:color="auto"/>
            <w:left w:val="none" w:sz="0" w:space="0" w:color="auto"/>
            <w:bottom w:val="none" w:sz="0" w:space="0" w:color="auto"/>
            <w:right w:val="none" w:sz="0" w:space="0" w:color="auto"/>
          </w:divBdr>
        </w:div>
        <w:div w:id="2016420391">
          <w:marLeft w:val="640"/>
          <w:marRight w:val="0"/>
          <w:marTop w:val="0"/>
          <w:marBottom w:val="0"/>
          <w:divBdr>
            <w:top w:val="none" w:sz="0" w:space="0" w:color="auto"/>
            <w:left w:val="none" w:sz="0" w:space="0" w:color="auto"/>
            <w:bottom w:val="none" w:sz="0" w:space="0" w:color="auto"/>
            <w:right w:val="none" w:sz="0" w:space="0" w:color="auto"/>
          </w:divBdr>
        </w:div>
        <w:div w:id="279075140">
          <w:marLeft w:val="640"/>
          <w:marRight w:val="0"/>
          <w:marTop w:val="0"/>
          <w:marBottom w:val="0"/>
          <w:divBdr>
            <w:top w:val="none" w:sz="0" w:space="0" w:color="auto"/>
            <w:left w:val="none" w:sz="0" w:space="0" w:color="auto"/>
            <w:bottom w:val="none" w:sz="0" w:space="0" w:color="auto"/>
            <w:right w:val="none" w:sz="0" w:space="0" w:color="auto"/>
          </w:divBdr>
        </w:div>
        <w:div w:id="1694457730">
          <w:marLeft w:val="640"/>
          <w:marRight w:val="0"/>
          <w:marTop w:val="0"/>
          <w:marBottom w:val="0"/>
          <w:divBdr>
            <w:top w:val="none" w:sz="0" w:space="0" w:color="auto"/>
            <w:left w:val="none" w:sz="0" w:space="0" w:color="auto"/>
            <w:bottom w:val="none" w:sz="0" w:space="0" w:color="auto"/>
            <w:right w:val="none" w:sz="0" w:space="0" w:color="auto"/>
          </w:divBdr>
        </w:div>
        <w:div w:id="1145194397">
          <w:marLeft w:val="640"/>
          <w:marRight w:val="0"/>
          <w:marTop w:val="0"/>
          <w:marBottom w:val="0"/>
          <w:divBdr>
            <w:top w:val="none" w:sz="0" w:space="0" w:color="auto"/>
            <w:left w:val="none" w:sz="0" w:space="0" w:color="auto"/>
            <w:bottom w:val="none" w:sz="0" w:space="0" w:color="auto"/>
            <w:right w:val="none" w:sz="0" w:space="0" w:color="auto"/>
          </w:divBdr>
        </w:div>
        <w:div w:id="434863324">
          <w:marLeft w:val="640"/>
          <w:marRight w:val="0"/>
          <w:marTop w:val="0"/>
          <w:marBottom w:val="0"/>
          <w:divBdr>
            <w:top w:val="none" w:sz="0" w:space="0" w:color="auto"/>
            <w:left w:val="none" w:sz="0" w:space="0" w:color="auto"/>
            <w:bottom w:val="none" w:sz="0" w:space="0" w:color="auto"/>
            <w:right w:val="none" w:sz="0" w:space="0" w:color="auto"/>
          </w:divBdr>
        </w:div>
        <w:div w:id="628901502">
          <w:marLeft w:val="640"/>
          <w:marRight w:val="0"/>
          <w:marTop w:val="0"/>
          <w:marBottom w:val="0"/>
          <w:divBdr>
            <w:top w:val="none" w:sz="0" w:space="0" w:color="auto"/>
            <w:left w:val="none" w:sz="0" w:space="0" w:color="auto"/>
            <w:bottom w:val="none" w:sz="0" w:space="0" w:color="auto"/>
            <w:right w:val="none" w:sz="0" w:space="0" w:color="auto"/>
          </w:divBdr>
        </w:div>
        <w:div w:id="766583030">
          <w:marLeft w:val="640"/>
          <w:marRight w:val="0"/>
          <w:marTop w:val="0"/>
          <w:marBottom w:val="0"/>
          <w:divBdr>
            <w:top w:val="none" w:sz="0" w:space="0" w:color="auto"/>
            <w:left w:val="none" w:sz="0" w:space="0" w:color="auto"/>
            <w:bottom w:val="none" w:sz="0" w:space="0" w:color="auto"/>
            <w:right w:val="none" w:sz="0" w:space="0" w:color="auto"/>
          </w:divBdr>
        </w:div>
        <w:div w:id="273829372">
          <w:marLeft w:val="640"/>
          <w:marRight w:val="0"/>
          <w:marTop w:val="0"/>
          <w:marBottom w:val="0"/>
          <w:divBdr>
            <w:top w:val="none" w:sz="0" w:space="0" w:color="auto"/>
            <w:left w:val="none" w:sz="0" w:space="0" w:color="auto"/>
            <w:bottom w:val="none" w:sz="0" w:space="0" w:color="auto"/>
            <w:right w:val="none" w:sz="0" w:space="0" w:color="auto"/>
          </w:divBdr>
        </w:div>
        <w:div w:id="9795084">
          <w:marLeft w:val="640"/>
          <w:marRight w:val="0"/>
          <w:marTop w:val="0"/>
          <w:marBottom w:val="0"/>
          <w:divBdr>
            <w:top w:val="none" w:sz="0" w:space="0" w:color="auto"/>
            <w:left w:val="none" w:sz="0" w:space="0" w:color="auto"/>
            <w:bottom w:val="none" w:sz="0" w:space="0" w:color="auto"/>
            <w:right w:val="none" w:sz="0" w:space="0" w:color="auto"/>
          </w:divBdr>
        </w:div>
      </w:divsChild>
    </w:div>
    <w:div w:id="1131898953">
      <w:bodyDiv w:val="1"/>
      <w:marLeft w:val="0"/>
      <w:marRight w:val="0"/>
      <w:marTop w:val="0"/>
      <w:marBottom w:val="0"/>
      <w:divBdr>
        <w:top w:val="none" w:sz="0" w:space="0" w:color="auto"/>
        <w:left w:val="none" w:sz="0" w:space="0" w:color="auto"/>
        <w:bottom w:val="none" w:sz="0" w:space="0" w:color="auto"/>
        <w:right w:val="none" w:sz="0" w:space="0" w:color="auto"/>
      </w:divBdr>
      <w:divsChild>
        <w:div w:id="1788886783">
          <w:marLeft w:val="640"/>
          <w:marRight w:val="0"/>
          <w:marTop w:val="0"/>
          <w:marBottom w:val="0"/>
          <w:divBdr>
            <w:top w:val="none" w:sz="0" w:space="0" w:color="auto"/>
            <w:left w:val="none" w:sz="0" w:space="0" w:color="auto"/>
            <w:bottom w:val="none" w:sz="0" w:space="0" w:color="auto"/>
            <w:right w:val="none" w:sz="0" w:space="0" w:color="auto"/>
          </w:divBdr>
        </w:div>
        <w:div w:id="275645166">
          <w:marLeft w:val="640"/>
          <w:marRight w:val="0"/>
          <w:marTop w:val="0"/>
          <w:marBottom w:val="0"/>
          <w:divBdr>
            <w:top w:val="none" w:sz="0" w:space="0" w:color="auto"/>
            <w:left w:val="none" w:sz="0" w:space="0" w:color="auto"/>
            <w:bottom w:val="none" w:sz="0" w:space="0" w:color="auto"/>
            <w:right w:val="none" w:sz="0" w:space="0" w:color="auto"/>
          </w:divBdr>
        </w:div>
        <w:div w:id="1529370456">
          <w:marLeft w:val="640"/>
          <w:marRight w:val="0"/>
          <w:marTop w:val="0"/>
          <w:marBottom w:val="0"/>
          <w:divBdr>
            <w:top w:val="none" w:sz="0" w:space="0" w:color="auto"/>
            <w:left w:val="none" w:sz="0" w:space="0" w:color="auto"/>
            <w:bottom w:val="none" w:sz="0" w:space="0" w:color="auto"/>
            <w:right w:val="none" w:sz="0" w:space="0" w:color="auto"/>
          </w:divBdr>
        </w:div>
        <w:div w:id="2142653081">
          <w:marLeft w:val="640"/>
          <w:marRight w:val="0"/>
          <w:marTop w:val="0"/>
          <w:marBottom w:val="0"/>
          <w:divBdr>
            <w:top w:val="none" w:sz="0" w:space="0" w:color="auto"/>
            <w:left w:val="none" w:sz="0" w:space="0" w:color="auto"/>
            <w:bottom w:val="none" w:sz="0" w:space="0" w:color="auto"/>
            <w:right w:val="none" w:sz="0" w:space="0" w:color="auto"/>
          </w:divBdr>
        </w:div>
        <w:div w:id="70927911">
          <w:marLeft w:val="640"/>
          <w:marRight w:val="0"/>
          <w:marTop w:val="0"/>
          <w:marBottom w:val="0"/>
          <w:divBdr>
            <w:top w:val="none" w:sz="0" w:space="0" w:color="auto"/>
            <w:left w:val="none" w:sz="0" w:space="0" w:color="auto"/>
            <w:bottom w:val="none" w:sz="0" w:space="0" w:color="auto"/>
            <w:right w:val="none" w:sz="0" w:space="0" w:color="auto"/>
          </w:divBdr>
        </w:div>
        <w:div w:id="2023120780">
          <w:marLeft w:val="640"/>
          <w:marRight w:val="0"/>
          <w:marTop w:val="0"/>
          <w:marBottom w:val="0"/>
          <w:divBdr>
            <w:top w:val="none" w:sz="0" w:space="0" w:color="auto"/>
            <w:left w:val="none" w:sz="0" w:space="0" w:color="auto"/>
            <w:bottom w:val="none" w:sz="0" w:space="0" w:color="auto"/>
            <w:right w:val="none" w:sz="0" w:space="0" w:color="auto"/>
          </w:divBdr>
        </w:div>
        <w:div w:id="1483545185">
          <w:marLeft w:val="640"/>
          <w:marRight w:val="0"/>
          <w:marTop w:val="0"/>
          <w:marBottom w:val="0"/>
          <w:divBdr>
            <w:top w:val="none" w:sz="0" w:space="0" w:color="auto"/>
            <w:left w:val="none" w:sz="0" w:space="0" w:color="auto"/>
            <w:bottom w:val="none" w:sz="0" w:space="0" w:color="auto"/>
            <w:right w:val="none" w:sz="0" w:space="0" w:color="auto"/>
          </w:divBdr>
        </w:div>
        <w:div w:id="1163005483">
          <w:marLeft w:val="640"/>
          <w:marRight w:val="0"/>
          <w:marTop w:val="0"/>
          <w:marBottom w:val="0"/>
          <w:divBdr>
            <w:top w:val="none" w:sz="0" w:space="0" w:color="auto"/>
            <w:left w:val="none" w:sz="0" w:space="0" w:color="auto"/>
            <w:bottom w:val="none" w:sz="0" w:space="0" w:color="auto"/>
            <w:right w:val="none" w:sz="0" w:space="0" w:color="auto"/>
          </w:divBdr>
        </w:div>
        <w:div w:id="2102990872">
          <w:marLeft w:val="640"/>
          <w:marRight w:val="0"/>
          <w:marTop w:val="0"/>
          <w:marBottom w:val="0"/>
          <w:divBdr>
            <w:top w:val="none" w:sz="0" w:space="0" w:color="auto"/>
            <w:left w:val="none" w:sz="0" w:space="0" w:color="auto"/>
            <w:bottom w:val="none" w:sz="0" w:space="0" w:color="auto"/>
            <w:right w:val="none" w:sz="0" w:space="0" w:color="auto"/>
          </w:divBdr>
        </w:div>
        <w:div w:id="317419452">
          <w:marLeft w:val="640"/>
          <w:marRight w:val="0"/>
          <w:marTop w:val="0"/>
          <w:marBottom w:val="0"/>
          <w:divBdr>
            <w:top w:val="none" w:sz="0" w:space="0" w:color="auto"/>
            <w:left w:val="none" w:sz="0" w:space="0" w:color="auto"/>
            <w:bottom w:val="none" w:sz="0" w:space="0" w:color="auto"/>
            <w:right w:val="none" w:sz="0" w:space="0" w:color="auto"/>
          </w:divBdr>
        </w:div>
        <w:div w:id="896210554">
          <w:marLeft w:val="640"/>
          <w:marRight w:val="0"/>
          <w:marTop w:val="0"/>
          <w:marBottom w:val="0"/>
          <w:divBdr>
            <w:top w:val="none" w:sz="0" w:space="0" w:color="auto"/>
            <w:left w:val="none" w:sz="0" w:space="0" w:color="auto"/>
            <w:bottom w:val="none" w:sz="0" w:space="0" w:color="auto"/>
            <w:right w:val="none" w:sz="0" w:space="0" w:color="auto"/>
          </w:divBdr>
        </w:div>
        <w:div w:id="1339312064">
          <w:marLeft w:val="640"/>
          <w:marRight w:val="0"/>
          <w:marTop w:val="0"/>
          <w:marBottom w:val="0"/>
          <w:divBdr>
            <w:top w:val="none" w:sz="0" w:space="0" w:color="auto"/>
            <w:left w:val="none" w:sz="0" w:space="0" w:color="auto"/>
            <w:bottom w:val="none" w:sz="0" w:space="0" w:color="auto"/>
            <w:right w:val="none" w:sz="0" w:space="0" w:color="auto"/>
          </w:divBdr>
        </w:div>
        <w:div w:id="896665672">
          <w:marLeft w:val="640"/>
          <w:marRight w:val="0"/>
          <w:marTop w:val="0"/>
          <w:marBottom w:val="0"/>
          <w:divBdr>
            <w:top w:val="none" w:sz="0" w:space="0" w:color="auto"/>
            <w:left w:val="none" w:sz="0" w:space="0" w:color="auto"/>
            <w:bottom w:val="none" w:sz="0" w:space="0" w:color="auto"/>
            <w:right w:val="none" w:sz="0" w:space="0" w:color="auto"/>
          </w:divBdr>
        </w:div>
        <w:div w:id="887960053">
          <w:marLeft w:val="640"/>
          <w:marRight w:val="0"/>
          <w:marTop w:val="0"/>
          <w:marBottom w:val="0"/>
          <w:divBdr>
            <w:top w:val="none" w:sz="0" w:space="0" w:color="auto"/>
            <w:left w:val="none" w:sz="0" w:space="0" w:color="auto"/>
            <w:bottom w:val="none" w:sz="0" w:space="0" w:color="auto"/>
            <w:right w:val="none" w:sz="0" w:space="0" w:color="auto"/>
          </w:divBdr>
        </w:div>
        <w:div w:id="1982149826">
          <w:marLeft w:val="640"/>
          <w:marRight w:val="0"/>
          <w:marTop w:val="0"/>
          <w:marBottom w:val="0"/>
          <w:divBdr>
            <w:top w:val="none" w:sz="0" w:space="0" w:color="auto"/>
            <w:left w:val="none" w:sz="0" w:space="0" w:color="auto"/>
            <w:bottom w:val="none" w:sz="0" w:space="0" w:color="auto"/>
            <w:right w:val="none" w:sz="0" w:space="0" w:color="auto"/>
          </w:divBdr>
        </w:div>
        <w:div w:id="1686790531">
          <w:marLeft w:val="640"/>
          <w:marRight w:val="0"/>
          <w:marTop w:val="0"/>
          <w:marBottom w:val="0"/>
          <w:divBdr>
            <w:top w:val="none" w:sz="0" w:space="0" w:color="auto"/>
            <w:left w:val="none" w:sz="0" w:space="0" w:color="auto"/>
            <w:bottom w:val="none" w:sz="0" w:space="0" w:color="auto"/>
            <w:right w:val="none" w:sz="0" w:space="0" w:color="auto"/>
          </w:divBdr>
        </w:div>
        <w:div w:id="1095326271">
          <w:marLeft w:val="640"/>
          <w:marRight w:val="0"/>
          <w:marTop w:val="0"/>
          <w:marBottom w:val="0"/>
          <w:divBdr>
            <w:top w:val="none" w:sz="0" w:space="0" w:color="auto"/>
            <w:left w:val="none" w:sz="0" w:space="0" w:color="auto"/>
            <w:bottom w:val="none" w:sz="0" w:space="0" w:color="auto"/>
            <w:right w:val="none" w:sz="0" w:space="0" w:color="auto"/>
          </w:divBdr>
        </w:div>
        <w:div w:id="227156980">
          <w:marLeft w:val="640"/>
          <w:marRight w:val="0"/>
          <w:marTop w:val="0"/>
          <w:marBottom w:val="0"/>
          <w:divBdr>
            <w:top w:val="none" w:sz="0" w:space="0" w:color="auto"/>
            <w:left w:val="none" w:sz="0" w:space="0" w:color="auto"/>
            <w:bottom w:val="none" w:sz="0" w:space="0" w:color="auto"/>
            <w:right w:val="none" w:sz="0" w:space="0" w:color="auto"/>
          </w:divBdr>
        </w:div>
        <w:div w:id="2104642248">
          <w:marLeft w:val="640"/>
          <w:marRight w:val="0"/>
          <w:marTop w:val="0"/>
          <w:marBottom w:val="0"/>
          <w:divBdr>
            <w:top w:val="none" w:sz="0" w:space="0" w:color="auto"/>
            <w:left w:val="none" w:sz="0" w:space="0" w:color="auto"/>
            <w:bottom w:val="none" w:sz="0" w:space="0" w:color="auto"/>
            <w:right w:val="none" w:sz="0" w:space="0" w:color="auto"/>
          </w:divBdr>
        </w:div>
        <w:div w:id="1724476089">
          <w:marLeft w:val="640"/>
          <w:marRight w:val="0"/>
          <w:marTop w:val="0"/>
          <w:marBottom w:val="0"/>
          <w:divBdr>
            <w:top w:val="none" w:sz="0" w:space="0" w:color="auto"/>
            <w:left w:val="none" w:sz="0" w:space="0" w:color="auto"/>
            <w:bottom w:val="none" w:sz="0" w:space="0" w:color="auto"/>
            <w:right w:val="none" w:sz="0" w:space="0" w:color="auto"/>
          </w:divBdr>
        </w:div>
        <w:div w:id="1233462701">
          <w:marLeft w:val="640"/>
          <w:marRight w:val="0"/>
          <w:marTop w:val="0"/>
          <w:marBottom w:val="0"/>
          <w:divBdr>
            <w:top w:val="none" w:sz="0" w:space="0" w:color="auto"/>
            <w:left w:val="none" w:sz="0" w:space="0" w:color="auto"/>
            <w:bottom w:val="none" w:sz="0" w:space="0" w:color="auto"/>
            <w:right w:val="none" w:sz="0" w:space="0" w:color="auto"/>
          </w:divBdr>
        </w:div>
        <w:div w:id="2052998515">
          <w:marLeft w:val="640"/>
          <w:marRight w:val="0"/>
          <w:marTop w:val="0"/>
          <w:marBottom w:val="0"/>
          <w:divBdr>
            <w:top w:val="none" w:sz="0" w:space="0" w:color="auto"/>
            <w:left w:val="none" w:sz="0" w:space="0" w:color="auto"/>
            <w:bottom w:val="none" w:sz="0" w:space="0" w:color="auto"/>
            <w:right w:val="none" w:sz="0" w:space="0" w:color="auto"/>
          </w:divBdr>
        </w:div>
        <w:div w:id="1240946719">
          <w:marLeft w:val="640"/>
          <w:marRight w:val="0"/>
          <w:marTop w:val="0"/>
          <w:marBottom w:val="0"/>
          <w:divBdr>
            <w:top w:val="none" w:sz="0" w:space="0" w:color="auto"/>
            <w:left w:val="none" w:sz="0" w:space="0" w:color="auto"/>
            <w:bottom w:val="none" w:sz="0" w:space="0" w:color="auto"/>
            <w:right w:val="none" w:sz="0" w:space="0" w:color="auto"/>
          </w:divBdr>
        </w:div>
        <w:div w:id="41104249">
          <w:marLeft w:val="640"/>
          <w:marRight w:val="0"/>
          <w:marTop w:val="0"/>
          <w:marBottom w:val="0"/>
          <w:divBdr>
            <w:top w:val="none" w:sz="0" w:space="0" w:color="auto"/>
            <w:left w:val="none" w:sz="0" w:space="0" w:color="auto"/>
            <w:bottom w:val="none" w:sz="0" w:space="0" w:color="auto"/>
            <w:right w:val="none" w:sz="0" w:space="0" w:color="auto"/>
          </w:divBdr>
        </w:div>
        <w:div w:id="298148308">
          <w:marLeft w:val="640"/>
          <w:marRight w:val="0"/>
          <w:marTop w:val="0"/>
          <w:marBottom w:val="0"/>
          <w:divBdr>
            <w:top w:val="none" w:sz="0" w:space="0" w:color="auto"/>
            <w:left w:val="none" w:sz="0" w:space="0" w:color="auto"/>
            <w:bottom w:val="none" w:sz="0" w:space="0" w:color="auto"/>
            <w:right w:val="none" w:sz="0" w:space="0" w:color="auto"/>
          </w:divBdr>
        </w:div>
        <w:div w:id="1411853458">
          <w:marLeft w:val="640"/>
          <w:marRight w:val="0"/>
          <w:marTop w:val="0"/>
          <w:marBottom w:val="0"/>
          <w:divBdr>
            <w:top w:val="none" w:sz="0" w:space="0" w:color="auto"/>
            <w:left w:val="none" w:sz="0" w:space="0" w:color="auto"/>
            <w:bottom w:val="none" w:sz="0" w:space="0" w:color="auto"/>
            <w:right w:val="none" w:sz="0" w:space="0" w:color="auto"/>
          </w:divBdr>
        </w:div>
        <w:div w:id="1390230388">
          <w:marLeft w:val="640"/>
          <w:marRight w:val="0"/>
          <w:marTop w:val="0"/>
          <w:marBottom w:val="0"/>
          <w:divBdr>
            <w:top w:val="none" w:sz="0" w:space="0" w:color="auto"/>
            <w:left w:val="none" w:sz="0" w:space="0" w:color="auto"/>
            <w:bottom w:val="none" w:sz="0" w:space="0" w:color="auto"/>
            <w:right w:val="none" w:sz="0" w:space="0" w:color="auto"/>
          </w:divBdr>
        </w:div>
        <w:div w:id="680740610">
          <w:marLeft w:val="640"/>
          <w:marRight w:val="0"/>
          <w:marTop w:val="0"/>
          <w:marBottom w:val="0"/>
          <w:divBdr>
            <w:top w:val="none" w:sz="0" w:space="0" w:color="auto"/>
            <w:left w:val="none" w:sz="0" w:space="0" w:color="auto"/>
            <w:bottom w:val="none" w:sz="0" w:space="0" w:color="auto"/>
            <w:right w:val="none" w:sz="0" w:space="0" w:color="auto"/>
          </w:divBdr>
        </w:div>
        <w:div w:id="2052144081">
          <w:marLeft w:val="640"/>
          <w:marRight w:val="0"/>
          <w:marTop w:val="0"/>
          <w:marBottom w:val="0"/>
          <w:divBdr>
            <w:top w:val="none" w:sz="0" w:space="0" w:color="auto"/>
            <w:left w:val="none" w:sz="0" w:space="0" w:color="auto"/>
            <w:bottom w:val="none" w:sz="0" w:space="0" w:color="auto"/>
            <w:right w:val="none" w:sz="0" w:space="0" w:color="auto"/>
          </w:divBdr>
        </w:div>
        <w:div w:id="976640852">
          <w:marLeft w:val="640"/>
          <w:marRight w:val="0"/>
          <w:marTop w:val="0"/>
          <w:marBottom w:val="0"/>
          <w:divBdr>
            <w:top w:val="none" w:sz="0" w:space="0" w:color="auto"/>
            <w:left w:val="none" w:sz="0" w:space="0" w:color="auto"/>
            <w:bottom w:val="none" w:sz="0" w:space="0" w:color="auto"/>
            <w:right w:val="none" w:sz="0" w:space="0" w:color="auto"/>
          </w:divBdr>
        </w:div>
        <w:div w:id="805508969">
          <w:marLeft w:val="640"/>
          <w:marRight w:val="0"/>
          <w:marTop w:val="0"/>
          <w:marBottom w:val="0"/>
          <w:divBdr>
            <w:top w:val="none" w:sz="0" w:space="0" w:color="auto"/>
            <w:left w:val="none" w:sz="0" w:space="0" w:color="auto"/>
            <w:bottom w:val="none" w:sz="0" w:space="0" w:color="auto"/>
            <w:right w:val="none" w:sz="0" w:space="0" w:color="auto"/>
          </w:divBdr>
        </w:div>
        <w:div w:id="2022655867">
          <w:marLeft w:val="640"/>
          <w:marRight w:val="0"/>
          <w:marTop w:val="0"/>
          <w:marBottom w:val="0"/>
          <w:divBdr>
            <w:top w:val="none" w:sz="0" w:space="0" w:color="auto"/>
            <w:left w:val="none" w:sz="0" w:space="0" w:color="auto"/>
            <w:bottom w:val="none" w:sz="0" w:space="0" w:color="auto"/>
            <w:right w:val="none" w:sz="0" w:space="0" w:color="auto"/>
          </w:divBdr>
        </w:div>
        <w:div w:id="1099522566">
          <w:marLeft w:val="640"/>
          <w:marRight w:val="0"/>
          <w:marTop w:val="0"/>
          <w:marBottom w:val="0"/>
          <w:divBdr>
            <w:top w:val="none" w:sz="0" w:space="0" w:color="auto"/>
            <w:left w:val="none" w:sz="0" w:space="0" w:color="auto"/>
            <w:bottom w:val="none" w:sz="0" w:space="0" w:color="auto"/>
            <w:right w:val="none" w:sz="0" w:space="0" w:color="auto"/>
          </w:divBdr>
        </w:div>
        <w:div w:id="1462504776">
          <w:marLeft w:val="640"/>
          <w:marRight w:val="0"/>
          <w:marTop w:val="0"/>
          <w:marBottom w:val="0"/>
          <w:divBdr>
            <w:top w:val="none" w:sz="0" w:space="0" w:color="auto"/>
            <w:left w:val="none" w:sz="0" w:space="0" w:color="auto"/>
            <w:bottom w:val="none" w:sz="0" w:space="0" w:color="auto"/>
            <w:right w:val="none" w:sz="0" w:space="0" w:color="auto"/>
          </w:divBdr>
        </w:div>
        <w:div w:id="1606227472">
          <w:marLeft w:val="640"/>
          <w:marRight w:val="0"/>
          <w:marTop w:val="0"/>
          <w:marBottom w:val="0"/>
          <w:divBdr>
            <w:top w:val="none" w:sz="0" w:space="0" w:color="auto"/>
            <w:left w:val="none" w:sz="0" w:space="0" w:color="auto"/>
            <w:bottom w:val="none" w:sz="0" w:space="0" w:color="auto"/>
            <w:right w:val="none" w:sz="0" w:space="0" w:color="auto"/>
          </w:divBdr>
        </w:div>
        <w:div w:id="1365444146">
          <w:marLeft w:val="640"/>
          <w:marRight w:val="0"/>
          <w:marTop w:val="0"/>
          <w:marBottom w:val="0"/>
          <w:divBdr>
            <w:top w:val="none" w:sz="0" w:space="0" w:color="auto"/>
            <w:left w:val="none" w:sz="0" w:space="0" w:color="auto"/>
            <w:bottom w:val="none" w:sz="0" w:space="0" w:color="auto"/>
            <w:right w:val="none" w:sz="0" w:space="0" w:color="auto"/>
          </w:divBdr>
        </w:div>
      </w:divsChild>
    </w:div>
    <w:div w:id="1152333286">
      <w:bodyDiv w:val="1"/>
      <w:marLeft w:val="0"/>
      <w:marRight w:val="0"/>
      <w:marTop w:val="0"/>
      <w:marBottom w:val="0"/>
      <w:divBdr>
        <w:top w:val="none" w:sz="0" w:space="0" w:color="auto"/>
        <w:left w:val="none" w:sz="0" w:space="0" w:color="auto"/>
        <w:bottom w:val="none" w:sz="0" w:space="0" w:color="auto"/>
        <w:right w:val="none" w:sz="0" w:space="0" w:color="auto"/>
      </w:divBdr>
      <w:divsChild>
        <w:div w:id="9337315">
          <w:marLeft w:val="640"/>
          <w:marRight w:val="0"/>
          <w:marTop w:val="0"/>
          <w:marBottom w:val="0"/>
          <w:divBdr>
            <w:top w:val="none" w:sz="0" w:space="0" w:color="auto"/>
            <w:left w:val="none" w:sz="0" w:space="0" w:color="auto"/>
            <w:bottom w:val="none" w:sz="0" w:space="0" w:color="auto"/>
            <w:right w:val="none" w:sz="0" w:space="0" w:color="auto"/>
          </w:divBdr>
        </w:div>
        <w:div w:id="39211235">
          <w:marLeft w:val="640"/>
          <w:marRight w:val="0"/>
          <w:marTop w:val="0"/>
          <w:marBottom w:val="0"/>
          <w:divBdr>
            <w:top w:val="none" w:sz="0" w:space="0" w:color="auto"/>
            <w:left w:val="none" w:sz="0" w:space="0" w:color="auto"/>
            <w:bottom w:val="none" w:sz="0" w:space="0" w:color="auto"/>
            <w:right w:val="none" w:sz="0" w:space="0" w:color="auto"/>
          </w:divBdr>
        </w:div>
        <w:div w:id="170724580">
          <w:marLeft w:val="640"/>
          <w:marRight w:val="0"/>
          <w:marTop w:val="0"/>
          <w:marBottom w:val="0"/>
          <w:divBdr>
            <w:top w:val="none" w:sz="0" w:space="0" w:color="auto"/>
            <w:left w:val="none" w:sz="0" w:space="0" w:color="auto"/>
            <w:bottom w:val="none" w:sz="0" w:space="0" w:color="auto"/>
            <w:right w:val="none" w:sz="0" w:space="0" w:color="auto"/>
          </w:divBdr>
        </w:div>
        <w:div w:id="173305161">
          <w:marLeft w:val="640"/>
          <w:marRight w:val="0"/>
          <w:marTop w:val="0"/>
          <w:marBottom w:val="0"/>
          <w:divBdr>
            <w:top w:val="none" w:sz="0" w:space="0" w:color="auto"/>
            <w:left w:val="none" w:sz="0" w:space="0" w:color="auto"/>
            <w:bottom w:val="none" w:sz="0" w:space="0" w:color="auto"/>
            <w:right w:val="none" w:sz="0" w:space="0" w:color="auto"/>
          </w:divBdr>
        </w:div>
        <w:div w:id="175464155">
          <w:marLeft w:val="640"/>
          <w:marRight w:val="0"/>
          <w:marTop w:val="0"/>
          <w:marBottom w:val="0"/>
          <w:divBdr>
            <w:top w:val="none" w:sz="0" w:space="0" w:color="auto"/>
            <w:left w:val="none" w:sz="0" w:space="0" w:color="auto"/>
            <w:bottom w:val="none" w:sz="0" w:space="0" w:color="auto"/>
            <w:right w:val="none" w:sz="0" w:space="0" w:color="auto"/>
          </w:divBdr>
        </w:div>
        <w:div w:id="316880567">
          <w:marLeft w:val="640"/>
          <w:marRight w:val="0"/>
          <w:marTop w:val="0"/>
          <w:marBottom w:val="0"/>
          <w:divBdr>
            <w:top w:val="none" w:sz="0" w:space="0" w:color="auto"/>
            <w:left w:val="none" w:sz="0" w:space="0" w:color="auto"/>
            <w:bottom w:val="none" w:sz="0" w:space="0" w:color="auto"/>
            <w:right w:val="none" w:sz="0" w:space="0" w:color="auto"/>
          </w:divBdr>
        </w:div>
        <w:div w:id="335770315">
          <w:marLeft w:val="640"/>
          <w:marRight w:val="0"/>
          <w:marTop w:val="0"/>
          <w:marBottom w:val="0"/>
          <w:divBdr>
            <w:top w:val="none" w:sz="0" w:space="0" w:color="auto"/>
            <w:left w:val="none" w:sz="0" w:space="0" w:color="auto"/>
            <w:bottom w:val="none" w:sz="0" w:space="0" w:color="auto"/>
            <w:right w:val="none" w:sz="0" w:space="0" w:color="auto"/>
          </w:divBdr>
        </w:div>
        <w:div w:id="419955132">
          <w:marLeft w:val="640"/>
          <w:marRight w:val="0"/>
          <w:marTop w:val="0"/>
          <w:marBottom w:val="0"/>
          <w:divBdr>
            <w:top w:val="none" w:sz="0" w:space="0" w:color="auto"/>
            <w:left w:val="none" w:sz="0" w:space="0" w:color="auto"/>
            <w:bottom w:val="none" w:sz="0" w:space="0" w:color="auto"/>
            <w:right w:val="none" w:sz="0" w:space="0" w:color="auto"/>
          </w:divBdr>
        </w:div>
        <w:div w:id="465664677">
          <w:marLeft w:val="640"/>
          <w:marRight w:val="0"/>
          <w:marTop w:val="0"/>
          <w:marBottom w:val="0"/>
          <w:divBdr>
            <w:top w:val="none" w:sz="0" w:space="0" w:color="auto"/>
            <w:left w:val="none" w:sz="0" w:space="0" w:color="auto"/>
            <w:bottom w:val="none" w:sz="0" w:space="0" w:color="auto"/>
            <w:right w:val="none" w:sz="0" w:space="0" w:color="auto"/>
          </w:divBdr>
        </w:div>
        <w:div w:id="468016660">
          <w:marLeft w:val="640"/>
          <w:marRight w:val="0"/>
          <w:marTop w:val="0"/>
          <w:marBottom w:val="0"/>
          <w:divBdr>
            <w:top w:val="none" w:sz="0" w:space="0" w:color="auto"/>
            <w:left w:val="none" w:sz="0" w:space="0" w:color="auto"/>
            <w:bottom w:val="none" w:sz="0" w:space="0" w:color="auto"/>
            <w:right w:val="none" w:sz="0" w:space="0" w:color="auto"/>
          </w:divBdr>
        </w:div>
        <w:div w:id="603339470">
          <w:marLeft w:val="640"/>
          <w:marRight w:val="0"/>
          <w:marTop w:val="0"/>
          <w:marBottom w:val="0"/>
          <w:divBdr>
            <w:top w:val="none" w:sz="0" w:space="0" w:color="auto"/>
            <w:left w:val="none" w:sz="0" w:space="0" w:color="auto"/>
            <w:bottom w:val="none" w:sz="0" w:space="0" w:color="auto"/>
            <w:right w:val="none" w:sz="0" w:space="0" w:color="auto"/>
          </w:divBdr>
        </w:div>
        <w:div w:id="618146252">
          <w:marLeft w:val="640"/>
          <w:marRight w:val="0"/>
          <w:marTop w:val="0"/>
          <w:marBottom w:val="0"/>
          <w:divBdr>
            <w:top w:val="none" w:sz="0" w:space="0" w:color="auto"/>
            <w:left w:val="none" w:sz="0" w:space="0" w:color="auto"/>
            <w:bottom w:val="none" w:sz="0" w:space="0" w:color="auto"/>
            <w:right w:val="none" w:sz="0" w:space="0" w:color="auto"/>
          </w:divBdr>
        </w:div>
        <w:div w:id="748625533">
          <w:marLeft w:val="640"/>
          <w:marRight w:val="0"/>
          <w:marTop w:val="0"/>
          <w:marBottom w:val="0"/>
          <w:divBdr>
            <w:top w:val="none" w:sz="0" w:space="0" w:color="auto"/>
            <w:left w:val="none" w:sz="0" w:space="0" w:color="auto"/>
            <w:bottom w:val="none" w:sz="0" w:space="0" w:color="auto"/>
            <w:right w:val="none" w:sz="0" w:space="0" w:color="auto"/>
          </w:divBdr>
        </w:div>
        <w:div w:id="950481080">
          <w:marLeft w:val="640"/>
          <w:marRight w:val="0"/>
          <w:marTop w:val="0"/>
          <w:marBottom w:val="0"/>
          <w:divBdr>
            <w:top w:val="none" w:sz="0" w:space="0" w:color="auto"/>
            <w:left w:val="none" w:sz="0" w:space="0" w:color="auto"/>
            <w:bottom w:val="none" w:sz="0" w:space="0" w:color="auto"/>
            <w:right w:val="none" w:sz="0" w:space="0" w:color="auto"/>
          </w:divBdr>
        </w:div>
        <w:div w:id="1088649646">
          <w:marLeft w:val="640"/>
          <w:marRight w:val="0"/>
          <w:marTop w:val="0"/>
          <w:marBottom w:val="0"/>
          <w:divBdr>
            <w:top w:val="none" w:sz="0" w:space="0" w:color="auto"/>
            <w:left w:val="none" w:sz="0" w:space="0" w:color="auto"/>
            <w:bottom w:val="none" w:sz="0" w:space="0" w:color="auto"/>
            <w:right w:val="none" w:sz="0" w:space="0" w:color="auto"/>
          </w:divBdr>
        </w:div>
        <w:div w:id="1097553637">
          <w:marLeft w:val="640"/>
          <w:marRight w:val="0"/>
          <w:marTop w:val="0"/>
          <w:marBottom w:val="0"/>
          <w:divBdr>
            <w:top w:val="none" w:sz="0" w:space="0" w:color="auto"/>
            <w:left w:val="none" w:sz="0" w:space="0" w:color="auto"/>
            <w:bottom w:val="none" w:sz="0" w:space="0" w:color="auto"/>
            <w:right w:val="none" w:sz="0" w:space="0" w:color="auto"/>
          </w:divBdr>
        </w:div>
        <w:div w:id="1117987129">
          <w:marLeft w:val="640"/>
          <w:marRight w:val="0"/>
          <w:marTop w:val="0"/>
          <w:marBottom w:val="0"/>
          <w:divBdr>
            <w:top w:val="none" w:sz="0" w:space="0" w:color="auto"/>
            <w:left w:val="none" w:sz="0" w:space="0" w:color="auto"/>
            <w:bottom w:val="none" w:sz="0" w:space="0" w:color="auto"/>
            <w:right w:val="none" w:sz="0" w:space="0" w:color="auto"/>
          </w:divBdr>
        </w:div>
        <w:div w:id="1160660566">
          <w:marLeft w:val="640"/>
          <w:marRight w:val="0"/>
          <w:marTop w:val="0"/>
          <w:marBottom w:val="0"/>
          <w:divBdr>
            <w:top w:val="none" w:sz="0" w:space="0" w:color="auto"/>
            <w:left w:val="none" w:sz="0" w:space="0" w:color="auto"/>
            <w:bottom w:val="none" w:sz="0" w:space="0" w:color="auto"/>
            <w:right w:val="none" w:sz="0" w:space="0" w:color="auto"/>
          </w:divBdr>
        </w:div>
        <w:div w:id="1170293915">
          <w:marLeft w:val="640"/>
          <w:marRight w:val="0"/>
          <w:marTop w:val="0"/>
          <w:marBottom w:val="0"/>
          <w:divBdr>
            <w:top w:val="none" w:sz="0" w:space="0" w:color="auto"/>
            <w:left w:val="none" w:sz="0" w:space="0" w:color="auto"/>
            <w:bottom w:val="none" w:sz="0" w:space="0" w:color="auto"/>
            <w:right w:val="none" w:sz="0" w:space="0" w:color="auto"/>
          </w:divBdr>
        </w:div>
        <w:div w:id="1390424135">
          <w:marLeft w:val="640"/>
          <w:marRight w:val="0"/>
          <w:marTop w:val="0"/>
          <w:marBottom w:val="0"/>
          <w:divBdr>
            <w:top w:val="none" w:sz="0" w:space="0" w:color="auto"/>
            <w:left w:val="none" w:sz="0" w:space="0" w:color="auto"/>
            <w:bottom w:val="none" w:sz="0" w:space="0" w:color="auto"/>
            <w:right w:val="none" w:sz="0" w:space="0" w:color="auto"/>
          </w:divBdr>
        </w:div>
        <w:div w:id="1530138836">
          <w:marLeft w:val="640"/>
          <w:marRight w:val="0"/>
          <w:marTop w:val="0"/>
          <w:marBottom w:val="0"/>
          <w:divBdr>
            <w:top w:val="none" w:sz="0" w:space="0" w:color="auto"/>
            <w:left w:val="none" w:sz="0" w:space="0" w:color="auto"/>
            <w:bottom w:val="none" w:sz="0" w:space="0" w:color="auto"/>
            <w:right w:val="none" w:sz="0" w:space="0" w:color="auto"/>
          </w:divBdr>
        </w:div>
        <w:div w:id="1605960569">
          <w:marLeft w:val="640"/>
          <w:marRight w:val="0"/>
          <w:marTop w:val="0"/>
          <w:marBottom w:val="0"/>
          <w:divBdr>
            <w:top w:val="none" w:sz="0" w:space="0" w:color="auto"/>
            <w:left w:val="none" w:sz="0" w:space="0" w:color="auto"/>
            <w:bottom w:val="none" w:sz="0" w:space="0" w:color="auto"/>
            <w:right w:val="none" w:sz="0" w:space="0" w:color="auto"/>
          </w:divBdr>
        </w:div>
        <w:div w:id="1939101804">
          <w:marLeft w:val="640"/>
          <w:marRight w:val="0"/>
          <w:marTop w:val="0"/>
          <w:marBottom w:val="0"/>
          <w:divBdr>
            <w:top w:val="none" w:sz="0" w:space="0" w:color="auto"/>
            <w:left w:val="none" w:sz="0" w:space="0" w:color="auto"/>
            <w:bottom w:val="none" w:sz="0" w:space="0" w:color="auto"/>
            <w:right w:val="none" w:sz="0" w:space="0" w:color="auto"/>
          </w:divBdr>
        </w:div>
      </w:divsChild>
    </w:div>
    <w:div w:id="1174758087">
      <w:bodyDiv w:val="1"/>
      <w:marLeft w:val="0"/>
      <w:marRight w:val="0"/>
      <w:marTop w:val="0"/>
      <w:marBottom w:val="0"/>
      <w:divBdr>
        <w:top w:val="none" w:sz="0" w:space="0" w:color="auto"/>
        <w:left w:val="none" w:sz="0" w:space="0" w:color="auto"/>
        <w:bottom w:val="none" w:sz="0" w:space="0" w:color="auto"/>
        <w:right w:val="none" w:sz="0" w:space="0" w:color="auto"/>
      </w:divBdr>
      <w:divsChild>
        <w:div w:id="8609476">
          <w:marLeft w:val="640"/>
          <w:marRight w:val="0"/>
          <w:marTop w:val="0"/>
          <w:marBottom w:val="0"/>
          <w:divBdr>
            <w:top w:val="none" w:sz="0" w:space="0" w:color="auto"/>
            <w:left w:val="none" w:sz="0" w:space="0" w:color="auto"/>
            <w:bottom w:val="none" w:sz="0" w:space="0" w:color="auto"/>
            <w:right w:val="none" w:sz="0" w:space="0" w:color="auto"/>
          </w:divBdr>
        </w:div>
        <w:div w:id="63798916">
          <w:marLeft w:val="640"/>
          <w:marRight w:val="0"/>
          <w:marTop w:val="0"/>
          <w:marBottom w:val="0"/>
          <w:divBdr>
            <w:top w:val="none" w:sz="0" w:space="0" w:color="auto"/>
            <w:left w:val="none" w:sz="0" w:space="0" w:color="auto"/>
            <w:bottom w:val="none" w:sz="0" w:space="0" w:color="auto"/>
            <w:right w:val="none" w:sz="0" w:space="0" w:color="auto"/>
          </w:divBdr>
        </w:div>
        <w:div w:id="115878602">
          <w:marLeft w:val="640"/>
          <w:marRight w:val="0"/>
          <w:marTop w:val="0"/>
          <w:marBottom w:val="0"/>
          <w:divBdr>
            <w:top w:val="none" w:sz="0" w:space="0" w:color="auto"/>
            <w:left w:val="none" w:sz="0" w:space="0" w:color="auto"/>
            <w:bottom w:val="none" w:sz="0" w:space="0" w:color="auto"/>
            <w:right w:val="none" w:sz="0" w:space="0" w:color="auto"/>
          </w:divBdr>
        </w:div>
        <w:div w:id="147290832">
          <w:marLeft w:val="640"/>
          <w:marRight w:val="0"/>
          <w:marTop w:val="0"/>
          <w:marBottom w:val="0"/>
          <w:divBdr>
            <w:top w:val="none" w:sz="0" w:space="0" w:color="auto"/>
            <w:left w:val="none" w:sz="0" w:space="0" w:color="auto"/>
            <w:bottom w:val="none" w:sz="0" w:space="0" w:color="auto"/>
            <w:right w:val="none" w:sz="0" w:space="0" w:color="auto"/>
          </w:divBdr>
        </w:div>
        <w:div w:id="456608957">
          <w:marLeft w:val="640"/>
          <w:marRight w:val="0"/>
          <w:marTop w:val="0"/>
          <w:marBottom w:val="0"/>
          <w:divBdr>
            <w:top w:val="none" w:sz="0" w:space="0" w:color="auto"/>
            <w:left w:val="none" w:sz="0" w:space="0" w:color="auto"/>
            <w:bottom w:val="none" w:sz="0" w:space="0" w:color="auto"/>
            <w:right w:val="none" w:sz="0" w:space="0" w:color="auto"/>
          </w:divBdr>
        </w:div>
        <w:div w:id="479661465">
          <w:marLeft w:val="640"/>
          <w:marRight w:val="0"/>
          <w:marTop w:val="0"/>
          <w:marBottom w:val="0"/>
          <w:divBdr>
            <w:top w:val="none" w:sz="0" w:space="0" w:color="auto"/>
            <w:left w:val="none" w:sz="0" w:space="0" w:color="auto"/>
            <w:bottom w:val="none" w:sz="0" w:space="0" w:color="auto"/>
            <w:right w:val="none" w:sz="0" w:space="0" w:color="auto"/>
          </w:divBdr>
        </w:div>
        <w:div w:id="603079143">
          <w:marLeft w:val="640"/>
          <w:marRight w:val="0"/>
          <w:marTop w:val="0"/>
          <w:marBottom w:val="0"/>
          <w:divBdr>
            <w:top w:val="none" w:sz="0" w:space="0" w:color="auto"/>
            <w:left w:val="none" w:sz="0" w:space="0" w:color="auto"/>
            <w:bottom w:val="none" w:sz="0" w:space="0" w:color="auto"/>
            <w:right w:val="none" w:sz="0" w:space="0" w:color="auto"/>
          </w:divBdr>
        </w:div>
        <w:div w:id="776488696">
          <w:marLeft w:val="640"/>
          <w:marRight w:val="0"/>
          <w:marTop w:val="0"/>
          <w:marBottom w:val="0"/>
          <w:divBdr>
            <w:top w:val="none" w:sz="0" w:space="0" w:color="auto"/>
            <w:left w:val="none" w:sz="0" w:space="0" w:color="auto"/>
            <w:bottom w:val="none" w:sz="0" w:space="0" w:color="auto"/>
            <w:right w:val="none" w:sz="0" w:space="0" w:color="auto"/>
          </w:divBdr>
        </w:div>
        <w:div w:id="779838729">
          <w:marLeft w:val="640"/>
          <w:marRight w:val="0"/>
          <w:marTop w:val="0"/>
          <w:marBottom w:val="0"/>
          <w:divBdr>
            <w:top w:val="none" w:sz="0" w:space="0" w:color="auto"/>
            <w:left w:val="none" w:sz="0" w:space="0" w:color="auto"/>
            <w:bottom w:val="none" w:sz="0" w:space="0" w:color="auto"/>
            <w:right w:val="none" w:sz="0" w:space="0" w:color="auto"/>
          </w:divBdr>
        </w:div>
        <w:div w:id="792796542">
          <w:marLeft w:val="640"/>
          <w:marRight w:val="0"/>
          <w:marTop w:val="0"/>
          <w:marBottom w:val="0"/>
          <w:divBdr>
            <w:top w:val="none" w:sz="0" w:space="0" w:color="auto"/>
            <w:left w:val="none" w:sz="0" w:space="0" w:color="auto"/>
            <w:bottom w:val="none" w:sz="0" w:space="0" w:color="auto"/>
            <w:right w:val="none" w:sz="0" w:space="0" w:color="auto"/>
          </w:divBdr>
        </w:div>
        <w:div w:id="1130241429">
          <w:marLeft w:val="640"/>
          <w:marRight w:val="0"/>
          <w:marTop w:val="0"/>
          <w:marBottom w:val="0"/>
          <w:divBdr>
            <w:top w:val="none" w:sz="0" w:space="0" w:color="auto"/>
            <w:left w:val="none" w:sz="0" w:space="0" w:color="auto"/>
            <w:bottom w:val="none" w:sz="0" w:space="0" w:color="auto"/>
            <w:right w:val="none" w:sz="0" w:space="0" w:color="auto"/>
          </w:divBdr>
        </w:div>
        <w:div w:id="1146438910">
          <w:marLeft w:val="640"/>
          <w:marRight w:val="0"/>
          <w:marTop w:val="0"/>
          <w:marBottom w:val="0"/>
          <w:divBdr>
            <w:top w:val="none" w:sz="0" w:space="0" w:color="auto"/>
            <w:left w:val="none" w:sz="0" w:space="0" w:color="auto"/>
            <w:bottom w:val="none" w:sz="0" w:space="0" w:color="auto"/>
            <w:right w:val="none" w:sz="0" w:space="0" w:color="auto"/>
          </w:divBdr>
        </w:div>
        <w:div w:id="1298027977">
          <w:marLeft w:val="640"/>
          <w:marRight w:val="0"/>
          <w:marTop w:val="0"/>
          <w:marBottom w:val="0"/>
          <w:divBdr>
            <w:top w:val="none" w:sz="0" w:space="0" w:color="auto"/>
            <w:left w:val="none" w:sz="0" w:space="0" w:color="auto"/>
            <w:bottom w:val="none" w:sz="0" w:space="0" w:color="auto"/>
            <w:right w:val="none" w:sz="0" w:space="0" w:color="auto"/>
          </w:divBdr>
        </w:div>
        <w:div w:id="1320957934">
          <w:marLeft w:val="640"/>
          <w:marRight w:val="0"/>
          <w:marTop w:val="0"/>
          <w:marBottom w:val="0"/>
          <w:divBdr>
            <w:top w:val="none" w:sz="0" w:space="0" w:color="auto"/>
            <w:left w:val="none" w:sz="0" w:space="0" w:color="auto"/>
            <w:bottom w:val="none" w:sz="0" w:space="0" w:color="auto"/>
            <w:right w:val="none" w:sz="0" w:space="0" w:color="auto"/>
          </w:divBdr>
        </w:div>
        <w:div w:id="1362971189">
          <w:marLeft w:val="640"/>
          <w:marRight w:val="0"/>
          <w:marTop w:val="0"/>
          <w:marBottom w:val="0"/>
          <w:divBdr>
            <w:top w:val="none" w:sz="0" w:space="0" w:color="auto"/>
            <w:left w:val="none" w:sz="0" w:space="0" w:color="auto"/>
            <w:bottom w:val="none" w:sz="0" w:space="0" w:color="auto"/>
            <w:right w:val="none" w:sz="0" w:space="0" w:color="auto"/>
          </w:divBdr>
        </w:div>
        <w:div w:id="1384215485">
          <w:marLeft w:val="640"/>
          <w:marRight w:val="0"/>
          <w:marTop w:val="0"/>
          <w:marBottom w:val="0"/>
          <w:divBdr>
            <w:top w:val="none" w:sz="0" w:space="0" w:color="auto"/>
            <w:left w:val="none" w:sz="0" w:space="0" w:color="auto"/>
            <w:bottom w:val="none" w:sz="0" w:space="0" w:color="auto"/>
            <w:right w:val="none" w:sz="0" w:space="0" w:color="auto"/>
          </w:divBdr>
        </w:div>
        <w:div w:id="1790737142">
          <w:marLeft w:val="640"/>
          <w:marRight w:val="0"/>
          <w:marTop w:val="0"/>
          <w:marBottom w:val="0"/>
          <w:divBdr>
            <w:top w:val="none" w:sz="0" w:space="0" w:color="auto"/>
            <w:left w:val="none" w:sz="0" w:space="0" w:color="auto"/>
            <w:bottom w:val="none" w:sz="0" w:space="0" w:color="auto"/>
            <w:right w:val="none" w:sz="0" w:space="0" w:color="auto"/>
          </w:divBdr>
        </w:div>
        <w:div w:id="1980836469">
          <w:marLeft w:val="640"/>
          <w:marRight w:val="0"/>
          <w:marTop w:val="0"/>
          <w:marBottom w:val="0"/>
          <w:divBdr>
            <w:top w:val="none" w:sz="0" w:space="0" w:color="auto"/>
            <w:left w:val="none" w:sz="0" w:space="0" w:color="auto"/>
            <w:bottom w:val="none" w:sz="0" w:space="0" w:color="auto"/>
            <w:right w:val="none" w:sz="0" w:space="0" w:color="auto"/>
          </w:divBdr>
        </w:div>
      </w:divsChild>
    </w:div>
    <w:div w:id="1178082376">
      <w:bodyDiv w:val="1"/>
      <w:marLeft w:val="0"/>
      <w:marRight w:val="0"/>
      <w:marTop w:val="0"/>
      <w:marBottom w:val="0"/>
      <w:divBdr>
        <w:top w:val="none" w:sz="0" w:space="0" w:color="auto"/>
        <w:left w:val="none" w:sz="0" w:space="0" w:color="auto"/>
        <w:bottom w:val="none" w:sz="0" w:space="0" w:color="auto"/>
        <w:right w:val="none" w:sz="0" w:space="0" w:color="auto"/>
      </w:divBdr>
      <w:divsChild>
        <w:div w:id="1229610625">
          <w:marLeft w:val="640"/>
          <w:marRight w:val="0"/>
          <w:marTop w:val="0"/>
          <w:marBottom w:val="0"/>
          <w:divBdr>
            <w:top w:val="none" w:sz="0" w:space="0" w:color="auto"/>
            <w:left w:val="none" w:sz="0" w:space="0" w:color="auto"/>
            <w:bottom w:val="none" w:sz="0" w:space="0" w:color="auto"/>
            <w:right w:val="none" w:sz="0" w:space="0" w:color="auto"/>
          </w:divBdr>
        </w:div>
        <w:div w:id="622662727">
          <w:marLeft w:val="640"/>
          <w:marRight w:val="0"/>
          <w:marTop w:val="0"/>
          <w:marBottom w:val="0"/>
          <w:divBdr>
            <w:top w:val="none" w:sz="0" w:space="0" w:color="auto"/>
            <w:left w:val="none" w:sz="0" w:space="0" w:color="auto"/>
            <w:bottom w:val="none" w:sz="0" w:space="0" w:color="auto"/>
            <w:right w:val="none" w:sz="0" w:space="0" w:color="auto"/>
          </w:divBdr>
        </w:div>
        <w:div w:id="730006084">
          <w:marLeft w:val="640"/>
          <w:marRight w:val="0"/>
          <w:marTop w:val="0"/>
          <w:marBottom w:val="0"/>
          <w:divBdr>
            <w:top w:val="none" w:sz="0" w:space="0" w:color="auto"/>
            <w:left w:val="none" w:sz="0" w:space="0" w:color="auto"/>
            <w:bottom w:val="none" w:sz="0" w:space="0" w:color="auto"/>
            <w:right w:val="none" w:sz="0" w:space="0" w:color="auto"/>
          </w:divBdr>
        </w:div>
        <w:div w:id="642736832">
          <w:marLeft w:val="640"/>
          <w:marRight w:val="0"/>
          <w:marTop w:val="0"/>
          <w:marBottom w:val="0"/>
          <w:divBdr>
            <w:top w:val="none" w:sz="0" w:space="0" w:color="auto"/>
            <w:left w:val="none" w:sz="0" w:space="0" w:color="auto"/>
            <w:bottom w:val="none" w:sz="0" w:space="0" w:color="auto"/>
            <w:right w:val="none" w:sz="0" w:space="0" w:color="auto"/>
          </w:divBdr>
        </w:div>
        <w:div w:id="1855679812">
          <w:marLeft w:val="640"/>
          <w:marRight w:val="0"/>
          <w:marTop w:val="0"/>
          <w:marBottom w:val="0"/>
          <w:divBdr>
            <w:top w:val="none" w:sz="0" w:space="0" w:color="auto"/>
            <w:left w:val="none" w:sz="0" w:space="0" w:color="auto"/>
            <w:bottom w:val="none" w:sz="0" w:space="0" w:color="auto"/>
            <w:right w:val="none" w:sz="0" w:space="0" w:color="auto"/>
          </w:divBdr>
        </w:div>
        <w:div w:id="585072442">
          <w:marLeft w:val="640"/>
          <w:marRight w:val="0"/>
          <w:marTop w:val="0"/>
          <w:marBottom w:val="0"/>
          <w:divBdr>
            <w:top w:val="none" w:sz="0" w:space="0" w:color="auto"/>
            <w:left w:val="none" w:sz="0" w:space="0" w:color="auto"/>
            <w:bottom w:val="none" w:sz="0" w:space="0" w:color="auto"/>
            <w:right w:val="none" w:sz="0" w:space="0" w:color="auto"/>
          </w:divBdr>
        </w:div>
        <w:div w:id="245967925">
          <w:marLeft w:val="640"/>
          <w:marRight w:val="0"/>
          <w:marTop w:val="0"/>
          <w:marBottom w:val="0"/>
          <w:divBdr>
            <w:top w:val="none" w:sz="0" w:space="0" w:color="auto"/>
            <w:left w:val="none" w:sz="0" w:space="0" w:color="auto"/>
            <w:bottom w:val="none" w:sz="0" w:space="0" w:color="auto"/>
            <w:right w:val="none" w:sz="0" w:space="0" w:color="auto"/>
          </w:divBdr>
        </w:div>
        <w:div w:id="1268193556">
          <w:marLeft w:val="640"/>
          <w:marRight w:val="0"/>
          <w:marTop w:val="0"/>
          <w:marBottom w:val="0"/>
          <w:divBdr>
            <w:top w:val="none" w:sz="0" w:space="0" w:color="auto"/>
            <w:left w:val="none" w:sz="0" w:space="0" w:color="auto"/>
            <w:bottom w:val="none" w:sz="0" w:space="0" w:color="auto"/>
            <w:right w:val="none" w:sz="0" w:space="0" w:color="auto"/>
          </w:divBdr>
        </w:div>
        <w:div w:id="1505631920">
          <w:marLeft w:val="640"/>
          <w:marRight w:val="0"/>
          <w:marTop w:val="0"/>
          <w:marBottom w:val="0"/>
          <w:divBdr>
            <w:top w:val="none" w:sz="0" w:space="0" w:color="auto"/>
            <w:left w:val="none" w:sz="0" w:space="0" w:color="auto"/>
            <w:bottom w:val="none" w:sz="0" w:space="0" w:color="auto"/>
            <w:right w:val="none" w:sz="0" w:space="0" w:color="auto"/>
          </w:divBdr>
        </w:div>
        <w:div w:id="417747549">
          <w:marLeft w:val="640"/>
          <w:marRight w:val="0"/>
          <w:marTop w:val="0"/>
          <w:marBottom w:val="0"/>
          <w:divBdr>
            <w:top w:val="none" w:sz="0" w:space="0" w:color="auto"/>
            <w:left w:val="none" w:sz="0" w:space="0" w:color="auto"/>
            <w:bottom w:val="none" w:sz="0" w:space="0" w:color="auto"/>
            <w:right w:val="none" w:sz="0" w:space="0" w:color="auto"/>
          </w:divBdr>
        </w:div>
        <w:div w:id="1385523045">
          <w:marLeft w:val="640"/>
          <w:marRight w:val="0"/>
          <w:marTop w:val="0"/>
          <w:marBottom w:val="0"/>
          <w:divBdr>
            <w:top w:val="none" w:sz="0" w:space="0" w:color="auto"/>
            <w:left w:val="none" w:sz="0" w:space="0" w:color="auto"/>
            <w:bottom w:val="none" w:sz="0" w:space="0" w:color="auto"/>
            <w:right w:val="none" w:sz="0" w:space="0" w:color="auto"/>
          </w:divBdr>
        </w:div>
        <w:div w:id="1305814154">
          <w:marLeft w:val="640"/>
          <w:marRight w:val="0"/>
          <w:marTop w:val="0"/>
          <w:marBottom w:val="0"/>
          <w:divBdr>
            <w:top w:val="none" w:sz="0" w:space="0" w:color="auto"/>
            <w:left w:val="none" w:sz="0" w:space="0" w:color="auto"/>
            <w:bottom w:val="none" w:sz="0" w:space="0" w:color="auto"/>
            <w:right w:val="none" w:sz="0" w:space="0" w:color="auto"/>
          </w:divBdr>
        </w:div>
        <w:div w:id="1873807647">
          <w:marLeft w:val="640"/>
          <w:marRight w:val="0"/>
          <w:marTop w:val="0"/>
          <w:marBottom w:val="0"/>
          <w:divBdr>
            <w:top w:val="none" w:sz="0" w:space="0" w:color="auto"/>
            <w:left w:val="none" w:sz="0" w:space="0" w:color="auto"/>
            <w:bottom w:val="none" w:sz="0" w:space="0" w:color="auto"/>
            <w:right w:val="none" w:sz="0" w:space="0" w:color="auto"/>
          </w:divBdr>
        </w:div>
        <w:div w:id="1042437169">
          <w:marLeft w:val="640"/>
          <w:marRight w:val="0"/>
          <w:marTop w:val="0"/>
          <w:marBottom w:val="0"/>
          <w:divBdr>
            <w:top w:val="none" w:sz="0" w:space="0" w:color="auto"/>
            <w:left w:val="none" w:sz="0" w:space="0" w:color="auto"/>
            <w:bottom w:val="none" w:sz="0" w:space="0" w:color="auto"/>
            <w:right w:val="none" w:sz="0" w:space="0" w:color="auto"/>
          </w:divBdr>
        </w:div>
        <w:div w:id="914558089">
          <w:marLeft w:val="640"/>
          <w:marRight w:val="0"/>
          <w:marTop w:val="0"/>
          <w:marBottom w:val="0"/>
          <w:divBdr>
            <w:top w:val="none" w:sz="0" w:space="0" w:color="auto"/>
            <w:left w:val="none" w:sz="0" w:space="0" w:color="auto"/>
            <w:bottom w:val="none" w:sz="0" w:space="0" w:color="auto"/>
            <w:right w:val="none" w:sz="0" w:space="0" w:color="auto"/>
          </w:divBdr>
        </w:div>
        <w:div w:id="309479263">
          <w:marLeft w:val="640"/>
          <w:marRight w:val="0"/>
          <w:marTop w:val="0"/>
          <w:marBottom w:val="0"/>
          <w:divBdr>
            <w:top w:val="none" w:sz="0" w:space="0" w:color="auto"/>
            <w:left w:val="none" w:sz="0" w:space="0" w:color="auto"/>
            <w:bottom w:val="none" w:sz="0" w:space="0" w:color="auto"/>
            <w:right w:val="none" w:sz="0" w:space="0" w:color="auto"/>
          </w:divBdr>
        </w:div>
        <w:div w:id="163979304">
          <w:marLeft w:val="640"/>
          <w:marRight w:val="0"/>
          <w:marTop w:val="0"/>
          <w:marBottom w:val="0"/>
          <w:divBdr>
            <w:top w:val="none" w:sz="0" w:space="0" w:color="auto"/>
            <w:left w:val="none" w:sz="0" w:space="0" w:color="auto"/>
            <w:bottom w:val="none" w:sz="0" w:space="0" w:color="auto"/>
            <w:right w:val="none" w:sz="0" w:space="0" w:color="auto"/>
          </w:divBdr>
        </w:div>
        <w:div w:id="803619390">
          <w:marLeft w:val="640"/>
          <w:marRight w:val="0"/>
          <w:marTop w:val="0"/>
          <w:marBottom w:val="0"/>
          <w:divBdr>
            <w:top w:val="none" w:sz="0" w:space="0" w:color="auto"/>
            <w:left w:val="none" w:sz="0" w:space="0" w:color="auto"/>
            <w:bottom w:val="none" w:sz="0" w:space="0" w:color="auto"/>
            <w:right w:val="none" w:sz="0" w:space="0" w:color="auto"/>
          </w:divBdr>
        </w:div>
        <w:div w:id="720400047">
          <w:marLeft w:val="640"/>
          <w:marRight w:val="0"/>
          <w:marTop w:val="0"/>
          <w:marBottom w:val="0"/>
          <w:divBdr>
            <w:top w:val="none" w:sz="0" w:space="0" w:color="auto"/>
            <w:left w:val="none" w:sz="0" w:space="0" w:color="auto"/>
            <w:bottom w:val="none" w:sz="0" w:space="0" w:color="auto"/>
            <w:right w:val="none" w:sz="0" w:space="0" w:color="auto"/>
          </w:divBdr>
        </w:div>
        <w:div w:id="1874268370">
          <w:marLeft w:val="640"/>
          <w:marRight w:val="0"/>
          <w:marTop w:val="0"/>
          <w:marBottom w:val="0"/>
          <w:divBdr>
            <w:top w:val="none" w:sz="0" w:space="0" w:color="auto"/>
            <w:left w:val="none" w:sz="0" w:space="0" w:color="auto"/>
            <w:bottom w:val="none" w:sz="0" w:space="0" w:color="auto"/>
            <w:right w:val="none" w:sz="0" w:space="0" w:color="auto"/>
          </w:divBdr>
        </w:div>
        <w:div w:id="1013608435">
          <w:marLeft w:val="640"/>
          <w:marRight w:val="0"/>
          <w:marTop w:val="0"/>
          <w:marBottom w:val="0"/>
          <w:divBdr>
            <w:top w:val="none" w:sz="0" w:space="0" w:color="auto"/>
            <w:left w:val="none" w:sz="0" w:space="0" w:color="auto"/>
            <w:bottom w:val="none" w:sz="0" w:space="0" w:color="auto"/>
            <w:right w:val="none" w:sz="0" w:space="0" w:color="auto"/>
          </w:divBdr>
        </w:div>
        <w:div w:id="423107574">
          <w:marLeft w:val="640"/>
          <w:marRight w:val="0"/>
          <w:marTop w:val="0"/>
          <w:marBottom w:val="0"/>
          <w:divBdr>
            <w:top w:val="none" w:sz="0" w:space="0" w:color="auto"/>
            <w:left w:val="none" w:sz="0" w:space="0" w:color="auto"/>
            <w:bottom w:val="none" w:sz="0" w:space="0" w:color="auto"/>
            <w:right w:val="none" w:sz="0" w:space="0" w:color="auto"/>
          </w:divBdr>
        </w:div>
        <w:div w:id="409273693">
          <w:marLeft w:val="640"/>
          <w:marRight w:val="0"/>
          <w:marTop w:val="0"/>
          <w:marBottom w:val="0"/>
          <w:divBdr>
            <w:top w:val="none" w:sz="0" w:space="0" w:color="auto"/>
            <w:left w:val="none" w:sz="0" w:space="0" w:color="auto"/>
            <w:bottom w:val="none" w:sz="0" w:space="0" w:color="auto"/>
            <w:right w:val="none" w:sz="0" w:space="0" w:color="auto"/>
          </w:divBdr>
        </w:div>
        <w:div w:id="1124035561">
          <w:marLeft w:val="640"/>
          <w:marRight w:val="0"/>
          <w:marTop w:val="0"/>
          <w:marBottom w:val="0"/>
          <w:divBdr>
            <w:top w:val="none" w:sz="0" w:space="0" w:color="auto"/>
            <w:left w:val="none" w:sz="0" w:space="0" w:color="auto"/>
            <w:bottom w:val="none" w:sz="0" w:space="0" w:color="auto"/>
            <w:right w:val="none" w:sz="0" w:space="0" w:color="auto"/>
          </w:divBdr>
        </w:div>
        <w:div w:id="471214427">
          <w:marLeft w:val="640"/>
          <w:marRight w:val="0"/>
          <w:marTop w:val="0"/>
          <w:marBottom w:val="0"/>
          <w:divBdr>
            <w:top w:val="none" w:sz="0" w:space="0" w:color="auto"/>
            <w:left w:val="none" w:sz="0" w:space="0" w:color="auto"/>
            <w:bottom w:val="none" w:sz="0" w:space="0" w:color="auto"/>
            <w:right w:val="none" w:sz="0" w:space="0" w:color="auto"/>
          </w:divBdr>
        </w:div>
        <w:div w:id="1888756810">
          <w:marLeft w:val="640"/>
          <w:marRight w:val="0"/>
          <w:marTop w:val="0"/>
          <w:marBottom w:val="0"/>
          <w:divBdr>
            <w:top w:val="none" w:sz="0" w:space="0" w:color="auto"/>
            <w:left w:val="none" w:sz="0" w:space="0" w:color="auto"/>
            <w:bottom w:val="none" w:sz="0" w:space="0" w:color="auto"/>
            <w:right w:val="none" w:sz="0" w:space="0" w:color="auto"/>
          </w:divBdr>
        </w:div>
        <w:div w:id="501554554">
          <w:marLeft w:val="640"/>
          <w:marRight w:val="0"/>
          <w:marTop w:val="0"/>
          <w:marBottom w:val="0"/>
          <w:divBdr>
            <w:top w:val="none" w:sz="0" w:space="0" w:color="auto"/>
            <w:left w:val="none" w:sz="0" w:space="0" w:color="auto"/>
            <w:bottom w:val="none" w:sz="0" w:space="0" w:color="auto"/>
            <w:right w:val="none" w:sz="0" w:space="0" w:color="auto"/>
          </w:divBdr>
        </w:div>
        <w:div w:id="1139760720">
          <w:marLeft w:val="640"/>
          <w:marRight w:val="0"/>
          <w:marTop w:val="0"/>
          <w:marBottom w:val="0"/>
          <w:divBdr>
            <w:top w:val="none" w:sz="0" w:space="0" w:color="auto"/>
            <w:left w:val="none" w:sz="0" w:space="0" w:color="auto"/>
            <w:bottom w:val="none" w:sz="0" w:space="0" w:color="auto"/>
            <w:right w:val="none" w:sz="0" w:space="0" w:color="auto"/>
          </w:divBdr>
        </w:div>
        <w:div w:id="1724333273">
          <w:marLeft w:val="640"/>
          <w:marRight w:val="0"/>
          <w:marTop w:val="0"/>
          <w:marBottom w:val="0"/>
          <w:divBdr>
            <w:top w:val="none" w:sz="0" w:space="0" w:color="auto"/>
            <w:left w:val="none" w:sz="0" w:space="0" w:color="auto"/>
            <w:bottom w:val="none" w:sz="0" w:space="0" w:color="auto"/>
            <w:right w:val="none" w:sz="0" w:space="0" w:color="auto"/>
          </w:divBdr>
        </w:div>
        <w:div w:id="475611017">
          <w:marLeft w:val="640"/>
          <w:marRight w:val="0"/>
          <w:marTop w:val="0"/>
          <w:marBottom w:val="0"/>
          <w:divBdr>
            <w:top w:val="none" w:sz="0" w:space="0" w:color="auto"/>
            <w:left w:val="none" w:sz="0" w:space="0" w:color="auto"/>
            <w:bottom w:val="none" w:sz="0" w:space="0" w:color="auto"/>
            <w:right w:val="none" w:sz="0" w:space="0" w:color="auto"/>
          </w:divBdr>
        </w:div>
        <w:div w:id="1663042301">
          <w:marLeft w:val="640"/>
          <w:marRight w:val="0"/>
          <w:marTop w:val="0"/>
          <w:marBottom w:val="0"/>
          <w:divBdr>
            <w:top w:val="none" w:sz="0" w:space="0" w:color="auto"/>
            <w:left w:val="none" w:sz="0" w:space="0" w:color="auto"/>
            <w:bottom w:val="none" w:sz="0" w:space="0" w:color="auto"/>
            <w:right w:val="none" w:sz="0" w:space="0" w:color="auto"/>
          </w:divBdr>
        </w:div>
        <w:div w:id="472792426">
          <w:marLeft w:val="640"/>
          <w:marRight w:val="0"/>
          <w:marTop w:val="0"/>
          <w:marBottom w:val="0"/>
          <w:divBdr>
            <w:top w:val="none" w:sz="0" w:space="0" w:color="auto"/>
            <w:left w:val="none" w:sz="0" w:space="0" w:color="auto"/>
            <w:bottom w:val="none" w:sz="0" w:space="0" w:color="auto"/>
            <w:right w:val="none" w:sz="0" w:space="0" w:color="auto"/>
          </w:divBdr>
        </w:div>
        <w:div w:id="1973099355">
          <w:marLeft w:val="640"/>
          <w:marRight w:val="0"/>
          <w:marTop w:val="0"/>
          <w:marBottom w:val="0"/>
          <w:divBdr>
            <w:top w:val="none" w:sz="0" w:space="0" w:color="auto"/>
            <w:left w:val="none" w:sz="0" w:space="0" w:color="auto"/>
            <w:bottom w:val="none" w:sz="0" w:space="0" w:color="auto"/>
            <w:right w:val="none" w:sz="0" w:space="0" w:color="auto"/>
          </w:divBdr>
        </w:div>
        <w:div w:id="954292670">
          <w:marLeft w:val="640"/>
          <w:marRight w:val="0"/>
          <w:marTop w:val="0"/>
          <w:marBottom w:val="0"/>
          <w:divBdr>
            <w:top w:val="none" w:sz="0" w:space="0" w:color="auto"/>
            <w:left w:val="none" w:sz="0" w:space="0" w:color="auto"/>
            <w:bottom w:val="none" w:sz="0" w:space="0" w:color="auto"/>
            <w:right w:val="none" w:sz="0" w:space="0" w:color="auto"/>
          </w:divBdr>
        </w:div>
        <w:div w:id="1360161044">
          <w:marLeft w:val="640"/>
          <w:marRight w:val="0"/>
          <w:marTop w:val="0"/>
          <w:marBottom w:val="0"/>
          <w:divBdr>
            <w:top w:val="none" w:sz="0" w:space="0" w:color="auto"/>
            <w:left w:val="none" w:sz="0" w:space="0" w:color="auto"/>
            <w:bottom w:val="none" w:sz="0" w:space="0" w:color="auto"/>
            <w:right w:val="none" w:sz="0" w:space="0" w:color="auto"/>
          </w:divBdr>
        </w:div>
        <w:div w:id="44986799">
          <w:marLeft w:val="640"/>
          <w:marRight w:val="0"/>
          <w:marTop w:val="0"/>
          <w:marBottom w:val="0"/>
          <w:divBdr>
            <w:top w:val="none" w:sz="0" w:space="0" w:color="auto"/>
            <w:left w:val="none" w:sz="0" w:space="0" w:color="auto"/>
            <w:bottom w:val="none" w:sz="0" w:space="0" w:color="auto"/>
            <w:right w:val="none" w:sz="0" w:space="0" w:color="auto"/>
          </w:divBdr>
        </w:div>
        <w:div w:id="1773669489">
          <w:marLeft w:val="640"/>
          <w:marRight w:val="0"/>
          <w:marTop w:val="0"/>
          <w:marBottom w:val="0"/>
          <w:divBdr>
            <w:top w:val="none" w:sz="0" w:space="0" w:color="auto"/>
            <w:left w:val="none" w:sz="0" w:space="0" w:color="auto"/>
            <w:bottom w:val="none" w:sz="0" w:space="0" w:color="auto"/>
            <w:right w:val="none" w:sz="0" w:space="0" w:color="auto"/>
          </w:divBdr>
        </w:div>
        <w:div w:id="1679697031">
          <w:marLeft w:val="640"/>
          <w:marRight w:val="0"/>
          <w:marTop w:val="0"/>
          <w:marBottom w:val="0"/>
          <w:divBdr>
            <w:top w:val="none" w:sz="0" w:space="0" w:color="auto"/>
            <w:left w:val="none" w:sz="0" w:space="0" w:color="auto"/>
            <w:bottom w:val="none" w:sz="0" w:space="0" w:color="auto"/>
            <w:right w:val="none" w:sz="0" w:space="0" w:color="auto"/>
          </w:divBdr>
        </w:div>
        <w:div w:id="1444154511">
          <w:marLeft w:val="640"/>
          <w:marRight w:val="0"/>
          <w:marTop w:val="0"/>
          <w:marBottom w:val="0"/>
          <w:divBdr>
            <w:top w:val="none" w:sz="0" w:space="0" w:color="auto"/>
            <w:left w:val="none" w:sz="0" w:space="0" w:color="auto"/>
            <w:bottom w:val="none" w:sz="0" w:space="0" w:color="auto"/>
            <w:right w:val="none" w:sz="0" w:space="0" w:color="auto"/>
          </w:divBdr>
        </w:div>
        <w:div w:id="873426479">
          <w:marLeft w:val="640"/>
          <w:marRight w:val="0"/>
          <w:marTop w:val="0"/>
          <w:marBottom w:val="0"/>
          <w:divBdr>
            <w:top w:val="none" w:sz="0" w:space="0" w:color="auto"/>
            <w:left w:val="none" w:sz="0" w:space="0" w:color="auto"/>
            <w:bottom w:val="none" w:sz="0" w:space="0" w:color="auto"/>
            <w:right w:val="none" w:sz="0" w:space="0" w:color="auto"/>
          </w:divBdr>
        </w:div>
      </w:divsChild>
    </w:div>
    <w:div w:id="1181815588">
      <w:bodyDiv w:val="1"/>
      <w:marLeft w:val="0"/>
      <w:marRight w:val="0"/>
      <w:marTop w:val="0"/>
      <w:marBottom w:val="0"/>
      <w:divBdr>
        <w:top w:val="none" w:sz="0" w:space="0" w:color="auto"/>
        <w:left w:val="none" w:sz="0" w:space="0" w:color="auto"/>
        <w:bottom w:val="none" w:sz="0" w:space="0" w:color="auto"/>
        <w:right w:val="none" w:sz="0" w:space="0" w:color="auto"/>
      </w:divBdr>
      <w:divsChild>
        <w:div w:id="133645406">
          <w:marLeft w:val="640"/>
          <w:marRight w:val="0"/>
          <w:marTop w:val="0"/>
          <w:marBottom w:val="0"/>
          <w:divBdr>
            <w:top w:val="none" w:sz="0" w:space="0" w:color="auto"/>
            <w:left w:val="none" w:sz="0" w:space="0" w:color="auto"/>
            <w:bottom w:val="none" w:sz="0" w:space="0" w:color="auto"/>
            <w:right w:val="none" w:sz="0" w:space="0" w:color="auto"/>
          </w:divBdr>
        </w:div>
        <w:div w:id="1756970058">
          <w:marLeft w:val="640"/>
          <w:marRight w:val="0"/>
          <w:marTop w:val="0"/>
          <w:marBottom w:val="0"/>
          <w:divBdr>
            <w:top w:val="none" w:sz="0" w:space="0" w:color="auto"/>
            <w:left w:val="none" w:sz="0" w:space="0" w:color="auto"/>
            <w:bottom w:val="none" w:sz="0" w:space="0" w:color="auto"/>
            <w:right w:val="none" w:sz="0" w:space="0" w:color="auto"/>
          </w:divBdr>
        </w:div>
        <w:div w:id="2109427551">
          <w:marLeft w:val="640"/>
          <w:marRight w:val="0"/>
          <w:marTop w:val="0"/>
          <w:marBottom w:val="0"/>
          <w:divBdr>
            <w:top w:val="none" w:sz="0" w:space="0" w:color="auto"/>
            <w:left w:val="none" w:sz="0" w:space="0" w:color="auto"/>
            <w:bottom w:val="none" w:sz="0" w:space="0" w:color="auto"/>
            <w:right w:val="none" w:sz="0" w:space="0" w:color="auto"/>
          </w:divBdr>
        </w:div>
        <w:div w:id="1455514141">
          <w:marLeft w:val="640"/>
          <w:marRight w:val="0"/>
          <w:marTop w:val="0"/>
          <w:marBottom w:val="0"/>
          <w:divBdr>
            <w:top w:val="none" w:sz="0" w:space="0" w:color="auto"/>
            <w:left w:val="none" w:sz="0" w:space="0" w:color="auto"/>
            <w:bottom w:val="none" w:sz="0" w:space="0" w:color="auto"/>
            <w:right w:val="none" w:sz="0" w:space="0" w:color="auto"/>
          </w:divBdr>
        </w:div>
        <w:div w:id="283006818">
          <w:marLeft w:val="640"/>
          <w:marRight w:val="0"/>
          <w:marTop w:val="0"/>
          <w:marBottom w:val="0"/>
          <w:divBdr>
            <w:top w:val="none" w:sz="0" w:space="0" w:color="auto"/>
            <w:left w:val="none" w:sz="0" w:space="0" w:color="auto"/>
            <w:bottom w:val="none" w:sz="0" w:space="0" w:color="auto"/>
            <w:right w:val="none" w:sz="0" w:space="0" w:color="auto"/>
          </w:divBdr>
        </w:div>
        <w:div w:id="712077207">
          <w:marLeft w:val="640"/>
          <w:marRight w:val="0"/>
          <w:marTop w:val="0"/>
          <w:marBottom w:val="0"/>
          <w:divBdr>
            <w:top w:val="none" w:sz="0" w:space="0" w:color="auto"/>
            <w:left w:val="none" w:sz="0" w:space="0" w:color="auto"/>
            <w:bottom w:val="none" w:sz="0" w:space="0" w:color="auto"/>
            <w:right w:val="none" w:sz="0" w:space="0" w:color="auto"/>
          </w:divBdr>
        </w:div>
        <w:div w:id="277639217">
          <w:marLeft w:val="640"/>
          <w:marRight w:val="0"/>
          <w:marTop w:val="0"/>
          <w:marBottom w:val="0"/>
          <w:divBdr>
            <w:top w:val="none" w:sz="0" w:space="0" w:color="auto"/>
            <w:left w:val="none" w:sz="0" w:space="0" w:color="auto"/>
            <w:bottom w:val="none" w:sz="0" w:space="0" w:color="auto"/>
            <w:right w:val="none" w:sz="0" w:space="0" w:color="auto"/>
          </w:divBdr>
        </w:div>
        <w:div w:id="1602489391">
          <w:marLeft w:val="640"/>
          <w:marRight w:val="0"/>
          <w:marTop w:val="0"/>
          <w:marBottom w:val="0"/>
          <w:divBdr>
            <w:top w:val="none" w:sz="0" w:space="0" w:color="auto"/>
            <w:left w:val="none" w:sz="0" w:space="0" w:color="auto"/>
            <w:bottom w:val="none" w:sz="0" w:space="0" w:color="auto"/>
            <w:right w:val="none" w:sz="0" w:space="0" w:color="auto"/>
          </w:divBdr>
        </w:div>
        <w:div w:id="575748145">
          <w:marLeft w:val="640"/>
          <w:marRight w:val="0"/>
          <w:marTop w:val="0"/>
          <w:marBottom w:val="0"/>
          <w:divBdr>
            <w:top w:val="none" w:sz="0" w:space="0" w:color="auto"/>
            <w:left w:val="none" w:sz="0" w:space="0" w:color="auto"/>
            <w:bottom w:val="none" w:sz="0" w:space="0" w:color="auto"/>
            <w:right w:val="none" w:sz="0" w:space="0" w:color="auto"/>
          </w:divBdr>
        </w:div>
        <w:div w:id="761487442">
          <w:marLeft w:val="640"/>
          <w:marRight w:val="0"/>
          <w:marTop w:val="0"/>
          <w:marBottom w:val="0"/>
          <w:divBdr>
            <w:top w:val="none" w:sz="0" w:space="0" w:color="auto"/>
            <w:left w:val="none" w:sz="0" w:space="0" w:color="auto"/>
            <w:bottom w:val="none" w:sz="0" w:space="0" w:color="auto"/>
            <w:right w:val="none" w:sz="0" w:space="0" w:color="auto"/>
          </w:divBdr>
        </w:div>
        <w:div w:id="232546229">
          <w:marLeft w:val="640"/>
          <w:marRight w:val="0"/>
          <w:marTop w:val="0"/>
          <w:marBottom w:val="0"/>
          <w:divBdr>
            <w:top w:val="none" w:sz="0" w:space="0" w:color="auto"/>
            <w:left w:val="none" w:sz="0" w:space="0" w:color="auto"/>
            <w:bottom w:val="none" w:sz="0" w:space="0" w:color="auto"/>
            <w:right w:val="none" w:sz="0" w:space="0" w:color="auto"/>
          </w:divBdr>
        </w:div>
        <w:div w:id="717821149">
          <w:marLeft w:val="640"/>
          <w:marRight w:val="0"/>
          <w:marTop w:val="0"/>
          <w:marBottom w:val="0"/>
          <w:divBdr>
            <w:top w:val="none" w:sz="0" w:space="0" w:color="auto"/>
            <w:left w:val="none" w:sz="0" w:space="0" w:color="auto"/>
            <w:bottom w:val="none" w:sz="0" w:space="0" w:color="auto"/>
            <w:right w:val="none" w:sz="0" w:space="0" w:color="auto"/>
          </w:divBdr>
        </w:div>
        <w:div w:id="439109435">
          <w:marLeft w:val="640"/>
          <w:marRight w:val="0"/>
          <w:marTop w:val="0"/>
          <w:marBottom w:val="0"/>
          <w:divBdr>
            <w:top w:val="none" w:sz="0" w:space="0" w:color="auto"/>
            <w:left w:val="none" w:sz="0" w:space="0" w:color="auto"/>
            <w:bottom w:val="none" w:sz="0" w:space="0" w:color="auto"/>
            <w:right w:val="none" w:sz="0" w:space="0" w:color="auto"/>
          </w:divBdr>
        </w:div>
        <w:div w:id="235362490">
          <w:marLeft w:val="640"/>
          <w:marRight w:val="0"/>
          <w:marTop w:val="0"/>
          <w:marBottom w:val="0"/>
          <w:divBdr>
            <w:top w:val="none" w:sz="0" w:space="0" w:color="auto"/>
            <w:left w:val="none" w:sz="0" w:space="0" w:color="auto"/>
            <w:bottom w:val="none" w:sz="0" w:space="0" w:color="auto"/>
            <w:right w:val="none" w:sz="0" w:space="0" w:color="auto"/>
          </w:divBdr>
        </w:div>
        <w:div w:id="1233269892">
          <w:marLeft w:val="640"/>
          <w:marRight w:val="0"/>
          <w:marTop w:val="0"/>
          <w:marBottom w:val="0"/>
          <w:divBdr>
            <w:top w:val="none" w:sz="0" w:space="0" w:color="auto"/>
            <w:left w:val="none" w:sz="0" w:space="0" w:color="auto"/>
            <w:bottom w:val="none" w:sz="0" w:space="0" w:color="auto"/>
            <w:right w:val="none" w:sz="0" w:space="0" w:color="auto"/>
          </w:divBdr>
        </w:div>
        <w:div w:id="418909133">
          <w:marLeft w:val="640"/>
          <w:marRight w:val="0"/>
          <w:marTop w:val="0"/>
          <w:marBottom w:val="0"/>
          <w:divBdr>
            <w:top w:val="none" w:sz="0" w:space="0" w:color="auto"/>
            <w:left w:val="none" w:sz="0" w:space="0" w:color="auto"/>
            <w:bottom w:val="none" w:sz="0" w:space="0" w:color="auto"/>
            <w:right w:val="none" w:sz="0" w:space="0" w:color="auto"/>
          </w:divBdr>
        </w:div>
        <w:div w:id="506291170">
          <w:marLeft w:val="640"/>
          <w:marRight w:val="0"/>
          <w:marTop w:val="0"/>
          <w:marBottom w:val="0"/>
          <w:divBdr>
            <w:top w:val="none" w:sz="0" w:space="0" w:color="auto"/>
            <w:left w:val="none" w:sz="0" w:space="0" w:color="auto"/>
            <w:bottom w:val="none" w:sz="0" w:space="0" w:color="auto"/>
            <w:right w:val="none" w:sz="0" w:space="0" w:color="auto"/>
          </w:divBdr>
        </w:div>
        <w:div w:id="382682438">
          <w:marLeft w:val="640"/>
          <w:marRight w:val="0"/>
          <w:marTop w:val="0"/>
          <w:marBottom w:val="0"/>
          <w:divBdr>
            <w:top w:val="none" w:sz="0" w:space="0" w:color="auto"/>
            <w:left w:val="none" w:sz="0" w:space="0" w:color="auto"/>
            <w:bottom w:val="none" w:sz="0" w:space="0" w:color="auto"/>
            <w:right w:val="none" w:sz="0" w:space="0" w:color="auto"/>
          </w:divBdr>
        </w:div>
        <w:div w:id="1051464066">
          <w:marLeft w:val="640"/>
          <w:marRight w:val="0"/>
          <w:marTop w:val="0"/>
          <w:marBottom w:val="0"/>
          <w:divBdr>
            <w:top w:val="none" w:sz="0" w:space="0" w:color="auto"/>
            <w:left w:val="none" w:sz="0" w:space="0" w:color="auto"/>
            <w:bottom w:val="none" w:sz="0" w:space="0" w:color="auto"/>
            <w:right w:val="none" w:sz="0" w:space="0" w:color="auto"/>
          </w:divBdr>
        </w:div>
        <w:div w:id="1186795605">
          <w:marLeft w:val="640"/>
          <w:marRight w:val="0"/>
          <w:marTop w:val="0"/>
          <w:marBottom w:val="0"/>
          <w:divBdr>
            <w:top w:val="none" w:sz="0" w:space="0" w:color="auto"/>
            <w:left w:val="none" w:sz="0" w:space="0" w:color="auto"/>
            <w:bottom w:val="none" w:sz="0" w:space="0" w:color="auto"/>
            <w:right w:val="none" w:sz="0" w:space="0" w:color="auto"/>
          </w:divBdr>
        </w:div>
        <w:div w:id="485439050">
          <w:marLeft w:val="640"/>
          <w:marRight w:val="0"/>
          <w:marTop w:val="0"/>
          <w:marBottom w:val="0"/>
          <w:divBdr>
            <w:top w:val="none" w:sz="0" w:space="0" w:color="auto"/>
            <w:left w:val="none" w:sz="0" w:space="0" w:color="auto"/>
            <w:bottom w:val="none" w:sz="0" w:space="0" w:color="auto"/>
            <w:right w:val="none" w:sz="0" w:space="0" w:color="auto"/>
          </w:divBdr>
        </w:div>
        <w:div w:id="1817066819">
          <w:marLeft w:val="640"/>
          <w:marRight w:val="0"/>
          <w:marTop w:val="0"/>
          <w:marBottom w:val="0"/>
          <w:divBdr>
            <w:top w:val="none" w:sz="0" w:space="0" w:color="auto"/>
            <w:left w:val="none" w:sz="0" w:space="0" w:color="auto"/>
            <w:bottom w:val="none" w:sz="0" w:space="0" w:color="auto"/>
            <w:right w:val="none" w:sz="0" w:space="0" w:color="auto"/>
          </w:divBdr>
        </w:div>
        <w:div w:id="1442384450">
          <w:marLeft w:val="640"/>
          <w:marRight w:val="0"/>
          <w:marTop w:val="0"/>
          <w:marBottom w:val="0"/>
          <w:divBdr>
            <w:top w:val="none" w:sz="0" w:space="0" w:color="auto"/>
            <w:left w:val="none" w:sz="0" w:space="0" w:color="auto"/>
            <w:bottom w:val="none" w:sz="0" w:space="0" w:color="auto"/>
            <w:right w:val="none" w:sz="0" w:space="0" w:color="auto"/>
          </w:divBdr>
        </w:div>
        <w:div w:id="383794530">
          <w:marLeft w:val="640"/>
          <w:marRight w:val="0"/>
          <w:marTop w:val="0"/>
          <w:marBottom w:val="0"/>
          <w:divBdr>
            <w:top w:val="none" w:sz="0" w:space="0" w:color="auto"/>
            <w:left w:val="none" w:sz="0" w:space="0" w:color="auto"/>
            <w:bottom w:val="none" w:sz="0" w:space="0" w:color="auto"/>
            <w:right w:val="none" w:sz="0" w:space="0" w:color="auto"/>
          </w:divBdr>
        </w:div>
        <w:div w:id="997074074">
          <w:marLeft w:val="640"/>
          <w:marRight w:val="0"/>
          <w:marTop w:val="0"/>
          <w:marBottom w:val="0"/>
          <w:divBdr>
            <w:top w:val="none" w:sz="0" w:space="0" w:color="auto"/>
            <w:left w:val="none" w:sz="0" w:space="0" w:color="auto"/>
            <w:bottom w:val="none" w:sz="0" w:space="0" w:color="auto"/>
            <w:right w:val="none" w:sz="0" w:space="0" w:color="auto"/>
          </w:divBdr>
        </w:div>
        <w:div w:id="142626394">
          <w:marLeft w:val="640"/>
          <w:marRight w:val="0"/>
          <w:marTop w:val="0"/>
          <w:marBottom w:val="0"/>
          <w:divBdr>
            <w:top w:val="none" w:sz="0" w:space="0" w:color="auto"/>
            <w:left w:val="none" w:sz="0" w:space="0" w:color="auto"/>
            <w:bottom w:val="none" w:sz="0" w:space="0" w:color="auto"/>
            <w:right w:val="none" w:sz="0" w:space="0" w:color="auto"/>
          </w:divBdr>
        </w:div>
        <w:div w:id="15159765">
          <w:marLeft w:val="640"/>
          <w:marRight w:val="0"/>
          <w:marTop w:val="0"/>
          <w:marBottom w:val="0"/>
          <w:divBdr>
            <w:top w:val="none" w:sz="0" w:space="0" w:color="auto"/>
            <w:left w:val="none" w:sz="0" w:space="0" w:color="auto"/>
            <w:bottom w:val="none" w:sz="0" w:space="0" w:color="auto"/>
            <w:right w:val="none" w:sz="0" w:space="0" w:color="auto"/>
          </w:divBdr>
        </w:div>
        <w:div w:id="569385246">
          <w:marLeft w:val="640"/>
          <w:marRight w:val="0"/>
          <w:marTop w:val="0"/>
          <w:marBottom w:val="0"/>
          <w:divBdr>
            <w:top w:val="none" w:sz="0" w:space="0" w:color="auto"/>
            <w:left w:val="none" w:sz="0" w:space="0" w:color="auto"/>
            <w:bottom w:val="none" w:sz="0" w:space="0" w:color="auto"/>
            <w:right w:val="none" w:sz="0" w:space="0" w:color="auto"/>
          </w:divBdr>
        </w:div>
        <w:div w:id="957830028">
          <w:marLeft w:val="640"/>
          <w:marRight w:val="0"/>
          <w:marTop w:val="0"/>
          <w:marBottom w:val="0"/>
          <w:divBdr>
            <w:top w:val="none" w:sz="0" w:space="0" w:color="auto"/>
            <w:left w:val="none" w:sz="0" w:space="0" w:color="auto"/>
            <w:bottom w:val="none" w:sz="0" w:space="0" w:color="auto"/>
            <w:right w:val="none" w:sz="0" w:space="0" w:color="auto"/>
          </w:divBdr>
        </w:div>
        <w:div w:id="1694726168">
          <w:marLeft w:val="640"/>
          <w:marRight w:val="0"/>
          <w:marTop w:val="0"/>
          <w:marBottom w:val="0"/>
          <w:divBdr>
            <w:top w:val="none" w:sz="0" w:space="0" w:color="auto"/>
            <w:left w:val="none" w:sz="0" w:space="0" w:color="auto"/>
            <w:bottom w:val="none" w:sz="0" w:space="0" w:color="auto"/>
            <w:right w:val="none" w:sz="0" w:space="0" w:color="auto"/>
          </w:divBdr>
        </w:div>
        <w:div w:id="1929079234">
          <w:marLeft w:val="640"/>
          <w:marRight w:val="0"/>
          <w:marTop w:val="0"/>
          <w:marBottom w:val="0"/>
          <w:divBdr>
            <w:top w:val="none" w:sz="0" w:space="0" w:color="auto"/>
            <w:left w:val="none" w:sz="0" w:space="0" w:color="auto"/>
            <w:bottom w:val="none" w:sz="0" w:space="0" w:color="auto"/>
            <w:right w:val="none" w:sz="0" w:space="0" w:color="auto"/>
          </w:divBdr>
        </w:div>
        <w:div w:id="731779327">
          <w:marLeft w:val="640"/>
          <w:marRight w:val="0"/>
          <w:marTop w:val="0"/>
          <w:marBottom w:val="0"/>
          <w:divBdr>
            <w:top w:val="none" w:sz="0" w:space="0" w:color="auto"/>
            <w:left w:val="none" w:sz="0" w:space="0" w:color="auto"/>
            <w:bottom w:val="none" w:sz="0" w:space="0" w:color="auto"/>
            <w:right w:val="none" w:sz="0" w:space="0" w:color="auto"/>
          </w:divBdr>
        </w:div>
        <w:div w:id="1066221153">
          <w:marLeft w:val="640"/>
          <w:marRight w:val="0"/>
          <w:marTop w:val="0"/>
          <w:marBottom w:val="0"/>
          <w:divBdr>
            <w:top w:val="none" w:sz="0" w:space="0" w:color="auto"/>
            <w:left w:val="none" w:sz="0" w:space="0" w:color="auto"/>
            <w:bottom w:val="none" w:sz="0" w:space="0" w:color="auto"/>
            <w:right w:val="none" w:sz="0" w:space="0" w:color="auto"/>
          </w:divBdr>
        </w:div>
        <w:div w:id="139618890">
          <w:marLeft w:val="640"/>
          <w:marRight w:val="0"/>
          <w:marTop w:val="0"/>
          <w:marBottom w:val="0"/>
          <w:divBdr>
            <w:top w:val="none" w:sz="0" w:space="0" w:color="auto"/>
            <w:left w:val="none" w:sz="0" w:space="0" w:color="auto"/>
            <w:bottom w:val="none" w:sz="0" w:space="0" w:color="auto"/>
            <w:right w:val="none" w:sz="0" w:space="0" w:color="auto"/>
          </w:divBdr>
        </w:div>
        <w:div w:id="1075977655">
          <w:marLeft w:val="640"/>
          <w:marRight w:val="0"/>
          <w:marTop w:val="0"/>
          <w:marBottom w:val="0"/>
          <w:divBdr>
            <w:top w:val="none" w:sz="0" w:space="0" w:color="auto"/>
            <w:left w:val="none" w:sz="0" w:space="0" w:color="auto"/>
            <w:bottom w:val="none" w:sz="0" w:space="0" w:color="auto"/>
            <w:right w:val="none" w:sz="0" w:space="0" w:color="auto"/>
          </w:divBdr>
        </w:div>
        <w:div w:id="616133595">
          <w:marLeft w:val="640"/>
          <w:marRight w:val="0"/>
          <w:marTop w:val="0"/>
          <w:marBottom w:val="0"/>
          <w:divBdr>
            <w:top w:val="none" w:sz="0" w:space="0" w:color="auto"/>
            <w:left w:val="none" w:sz="0" w:space="0" w:color="auto"/>
            <w:bottom w:val="none" w:sz="0" w:space="0" w:color="auto"/>
            <w:right w:val="none" w:sz="0" w:space="0" w:color="auto"/>
          </w:divBdr>
        </w:div>
      </w:divsChild>
    </w:div>
    <w:div w:id="1187792569">
      <w:bodyDiv w:val="1"/>
      <w:marLeft w:val="0"/>
      <w:marRight w:val="0"/>
      <w:marTop w:val="0"/>
      <w:marBottom w:val="0"/>
      <w:divBdr>
        <w:top w:val="none" w:sz="0" w:space="0" w:color="auto"/>
        <w:left w:val="none" w:sz="0" w:space="0" w:color="auto"/>
        <w:bottom w:val="none" w:sz="0" w:space="0" w:color="auto"/>
        <w:right w:val="none" w:sz="0" w:space="0" w:color="auto"/>
      </w:divBdr>
      <w:divsChild>
        <w:div w:id="242565540">
          <w:marLeft w:val="640"/>
          <w:marRight w:val="0"/>
          <w:marTop w:val="0"/>
          <w:marBottom w:val="0"/>
          <w:divBdr>
            <w:top w:val="none" w:sz="0" w:space="0" w:color="auto"/>
            <w:left w:val="none" w:sz="0" w:space="0" w:color="auto"/>
            <w:bottom w:val="none" w:sz="0" w:space="0" w:color="auto"/>
            <w:right w:val="none" w:sz="0" w:space="0" w:color="auto"/>
          </w:divBdr>
        </w:div>
        <w:div w:id="829490184">
          <w:marLeft w:val="640"/>
          <w:marRight w:val="0"/>
          <w:marTop w:val="0"/>
          <w:marBottom w:val="0"/>
          <w:divBdr>
            <w:top w:val="none" w:sz="0" w:space="0" w:color="auto"/>
            <w:left w:val="none" w:sz="0" w:space="0" w:color="auto"/>
            <w:bottom w:val="none" w:sz="0" w:space="0" w:color="auto"/>
            <w:right w:val="none" w:sz="0" w:space="0" w:color="auto"/>
          </w:divBdr>
        </w:div>
        <w:div w:id="316107470">
          <w:marLeft w:val="640"/>
          <w:marRight w:val="0"/>
          <w:marTop w:val="0"/>
          <w:marBottom w:val="0"/>
          <w:divBdr>
            <w:top w:val="none" w:sz="0" w:space="0" w:color="auto"/>
            <w:left w:val="none" w:sz="0" w:space="0" w:color="auto"/>
            <w:bottom w:val="none" w:sz="0" w:space="0" w:color="auto"/>
            <w:right w:val="none" w:sz="0" w:space="0" w:color="auto"/>
          </w:divBdr>
        </w:div>
        <w:div w:id="844638156">
          <w:marLeft w:val="640"/>
          <w:marRight w:val="0"/>
          <w:marTop w:val="0"/>
          <w:marBottom w:val="0"/>
          <w:divBdr>
            <w:top w:val="none" w:sz="0" w:space="0" w:color="auto"/>
            <w:left w:val="none" w:sz="0" w:space="0" w:color="auto"/>
            <w:bottom w:val="none" w:sz="0" w:space="0" w:color="auto"/>
            <w:right w:val="none" w:sz="0" w:space="0" w:color="auto"/>
          </w:divBdr>
        </w:div>
        <w:div w:id="326901376">
          <w:marLeft w:val="640"/>
          <w:marRight w:val="0"/>
          <w:marTop w:val="0"/>
          <w:marBottom w:val="0"/>
          <w:divBdr>
            <w:top w:val="none" w:sz="0" w:space="0" w:color="auto"/>
            <w:left w:val="none" w:sz="0" w:space="0" w:color="auto"/>
            <w:bottom w:val="none" w:sz="0" w:space="0" w:color="auto"/>
            <w:right w:val="none" w:sz="0" w:space="0" w:color="auto"/>
          </w:divBdr>
        </w:div>
        <w:div w:id="1360203277">
          <w:marLeft w:val="640"/>
          <w:marRight w:val="0"/>
          <w:marTop w:val="0"/>
          <w:marBottom w:val="0"/>
          <w:divBdr>
            <w:top w:val="none" w:sz="0" w:space="0" w:color="auto"/>
            <w:left w:val="none" w:sz="0" w:space="0" w:color="auto"/>
            <w:bottom w:val="none" w:sz="0" w:space="0" w:color="auto"/>
            <w:right w:val="none" w:sz="0" w:space="0" w:color="auto"/>
          </w:divBdr>
        </w:div>
        <w:div w:id="1092704558">
          <w:marLeft w:val="640"/>
          <w:marRight w:val="0"/>
          <w:marTop w:val="0"/>
          <w:marBottom w:val="0"/>
          <w:divBdr>
            <w:top w:val="none" w:sz="0" w:space="0" w:color="auto"/>
            <w:left w:val="none" w:sz="0" w:space="0" w:color="auto"/>
            <w:bottom w:val="none" w:sz="0" w:space="0" w:color="auto"/>
            <w:right w:val="none" w:sz="0" w:space="0" w:color="auto"/>
          </w:divBdr>
        </w:div>
        <w:div w:id="400643517">
          <w:marLeft w:val="640"/>
          <w:marRight w:val="0"/>
          <w:marTop w:val="0"/>
          <w:marBottom w:val="0"/>
          <w:divBdr>
            <w:top w:val="none" w:sz="0" w:space="0" w:color="auto"/>
            <w:left w:val="none" w:sz="0" w:space="0" w:color="auto"/>
            <w:bottom w:val="none" w:sz="0" w:space="0" w:color="auto"/>
            <w:right w:val="none" w:sz="0" w:space="0" w:color="auto"/>
          </w:divBdr>
        </w:div>
        <w:div w:id="1733775574">
          <w:marLeft w:val="640"/>
          <w:marRight w:val="0"/>
          <w:marTop w:val="0"/>
          <w:marBottom w:val="0"/>
          <w:divBdr>
            <w:top w:val="none" w:sz="0" w:space="0" w:color="auto"/>
            <w:left w:val="none" w:sz="0" w:space="0" w:color="auto"/>
            <w:bottom w:val="none" w:sz="0" w:space="0" w:color="auto"/>
            <w:right w:val="none" w:sz="0" w:space="0" w:color="auto"/>
          </w:divBdr>
        </w:div>
        <w:div w:id="238708960">
          <w:marLeft w:val="640"/>
          <w:marRight w:val="0"/>
          <w:marTop w:val="0"/>
          <w:marBottom w:val="0"/>
          <w:divBdr>
            <w:top w:val="none" w:sz="0" w:space="0" w:color="auto"/>
            <w:left w:val="none" w:sz="0" w:space="0" w:color="auto"/>
            <w:bottom w:val="none" w:sz="0" w:space="0" w:color="auto"/>
            <w:right w:val="none" w:sz="0" w:space="0" w:color="auto"/>
          </w:divBdr>
        </w:div>
        <w:div w:id="1388652066">
          <w:marLeft w:val="640"/>
          <w:marRight w:val="0"/>
          <w:marTop w:val="0"/>
          <w:marBottom w:val="0"/>
          <w:divBdr>
            <w:top w:val="none" w:sz="0" w:space="0" w:color="auto"/>
            <w:left w:val="none" w:sz="0" w:space="0" w:color="auto"/>
            <w:bottom w:val="none" w:sz="0" w:space="0" w:color="auto"/>
            <w:right w:val="none" w:sz="0" w:space="0" w:color="auto"/>
          </w:divBdr>
        </w:div>
        <w:div w:id="888612307">
          <w:marLeft w:val="640"/>
          <w:marRight w:val="0"/>
          <w:marTop w:val="0"/>
          <w:marBottom w:val="0"/>
          <w:divBdr>
            <w:top w:val="none" w:sz="0" w:space="0" w:color="auto"/>
            <w:left w:val="none" w:sz="0" w:space="0" w:color="auto"/>
            <w:bottom w:val="none" w:sz="0" w:space="0" w:color="auto"/>
            <w:right w:val="none" w:sz="0" w:space="0" w:color="auto"/>
          </w:divBdr>
        </w:div>
        <w:div w:id="1373573933">
          <w:marLeft w:val="640"/>
          <w:marRight w:val="0"/>
          <w:marTop w:val="0"/>
          <w:marBottom w:val="0"/>
          <w:divBdr>
            <w:top w:val="none" w:sz="0" w:space="0" w:color="auto"/>
            <w:left w:val="none" w:sz="0" w:space="0" w:color="auto"/>
            <w:bottom w:val="none" w:sz="0" w:space="0" w:color="auto"/>
            <w:right w:val="none" w:sz="0" w:space="0" w:color="auto"/>
          </w:divBdr>
        </w:div>
        <w:div w:id="615797180">
          <w:marLeft w:val="640"/>
          <w:marRight w:val="0"/>
          <w:marTop w:val="0"/>
          <w:marBottom w:val="0"/>
          <w:divBdr>
            <w:top w:val="none" w:sz="0" w:space="0" w:color="auto"/>
            <w:left w:val="none" w:sz="0" w:space="0" w:color="auto"/>
            <w:bottom w:val="none" w:sz="0" w:space="0" w:color="auto"/>
            <w:right w:val="none" w:sz="0" w:space="0" w:color="auto"/>
          </w:divBdr>
        </w:div>
        <w:div w:id="2067410691">
          <w:marLeft w:val="640"/>
          <w:marRight w:val="0"/>
          <w:marTop w:val="0"/>
          <w:marBottom w:val="0"/>
          <w:divBdr>
            <w:top w:val="none" w:sz="0" w:space="0" w:color="auto"/>
            <w:left w:val="none" w:sz="0" w:space="0" w:color="auto"/>
            <w:bottom w:val="none" w:sz="0" w:space="0" w:color="auto"/>
            <w:right w:val="none" w:sz="0" w:space="0" w:color="auto"/>
          </w:divBdr>
        </w:div>
        <w:div w:id="63912191">
          <w:marLeft w:val="640"/>
          <w:marRight w:val="0"/>
          <w:marTop w:val="0"/>
          <w:marBottom w:val="0"/>
          <w:divBdr>
            <w:top w:val="none" w:sz="0" w:space="0" w:color="auto"/>
            <w:left w:val="none" w:sz="0" w:space="0" w:color="auto"/>
            <w:bottom w:val="none" w:sz="0" w:space="0" w:color="auto"/>
            <w:right w:val="none" w:sz="0" w:space="0" w:color="auto"/>
          </w:divBdr>
        </w:div>
        <w:div w:id="1662391413">
          <w:marLeft w:val="640"/>
          <w:marRight w:val="0"/>
          <w:marTop w:val="0"/>
          <w:marBottom w:val="0"/>
          <w:divBdr>
            <w:top w:val="none" w:sz="0" w:space="0" w:color="auto"/>
            <w:left w:val="none" w:sz="0" w:space="0" w:color="auto"/>
            <w:bottom w:val="none" w:sz="0" w:space="0" w:color="auto"/>
            <w:right w:val="none" w:sz="0" w:space="0" w:color="auto"/>
          </w:divBdr>
        </w:div>
        <w:div w:id="36392283">
          <w:marLeft w:val="640"/>
          <w:marRight w:val="0"/>
          <w:marTop w:val="0"/>
          <w:marBottom w:val="0"/>
          <w:divBdr>
            <w:top w:val="none" w:sz="0" w:space="0" w:color="auto"/>
            <w:left w:val="none" w:sz="0" w:space="0" w:color="auto"/>
            <w:bottom w:val="none" w:sz="0" w:space="0" w:color="auto"/>
            <w:right w:val="none" w:sz="0" w:space="0" w:color="auto"/>
          </w:divBdr>
        </w:div>
        <w:div w:id="861939792">
          <w:marLeft w:val="640"/>
          <w:marRight w:val="0"/>
          <w:marTop w:val="0"/>
          <w:marBottom w:val="0"/>
          <w:divBdr>
            <w:top w:val="none" w:sz="0" w:space="0" w:color="auto"/>
            <w:left w:val="none" w:sz="0" w:space="0" w:color="auto"/>
            <w:bottom w:val="none" w:sz="0" w:space="0" w:color="auto"/>
            <w:right w:val="none" w:sz="0" w:space="0" w:color="auto"/>
          </w:divBdr>
        </w:div>
        <w:div w:id="2000959743">
          <w:marLeft w:val="640"/>
          <w:marRight w:val="0"/>
          <w:marTop w:val="0"/>
          <w:marBottom w:val="0"/>
          <w:divBdr>
            <w:top w:val="none" w:sz="0" w:space="0" w:color="auto"/>
            <w:left w:val="none" w:sz="0" w:space="0" w:color="auto"/>
            <w:bottom w:val="none" w:sz="0" w:space="0" w:color="auto"/>
            <w:right w:val="none" w:sz="0" w:space="0" w:color="auto"/>
          </w:divBdr>
        </w:div>
        <w:div w:id="1638876353">
          <w:marLeft w:val="640"/>
          <w:marRight w:val="0"/>
          <w:marTop w:val="0"/>
          <w:marBottom w:val="0"/>
          <w:divBdr>
            <w:top w:val="none" w:sz="0" w:space="0" w:color="auto"/>
            <w:left w:val="none" w:sz="0" w:space="0" w:color="auto"/>
            <w:bottom w:val="none" w:sz="0" w:space="0" w:color="auto"/>
            <w:right w:val="none" w:sz="0" w:space="0" w:color="auto"/>
          </w:divBdr>
        </w:div>
        <w:div w:id="241263385">
          <w:marLeft w:val="640"/>
          <w:marRight w:val="0"/>
          <w:marTop w:val="0"/>
          <w:marBottom w:val="0"/>
          <w:divBdr>
            <w:top w:val="none" w:sz="0" w:space="0" w:color="auto"/>
            <w:left w:val="none" w:sz="0" w:space="0" w:color="auto"/>
            <w:bottom w:val="none" w:sz="0" w:space="0" w:color="auto"/>
            <w:right w:val="none" w:sz="0" w:space="0" w:color="auto"/>
          </w:divBdr>
        </w:div>
        <w:div w:id="547884952">
          <w:marLeft w:val="640"/>
          <w:marRight w:val="0"/>
          <w:marTop w:val="0"/>
          <w:marBottom w:val="0"/>
          <w:divBdr>
            <w:top w:val="none" w:sz="0" w:space="0" w:color="auto"/>
            <w:left w:val="none" w:sz="0" w:space="0" w:color="auto"/>
            <w:bottom w:val="none" w:sz="0" w:space="0" w:color="auto"/>
            <w:right w:val="none" w:sz="0" w:space="0" w:color="auto"/>
          </w:divBdr>
        </w:div>
        <w:div w:id="2141919745">
          <w:marLeft w:val="640"/>
          <w:marRight w:val="0"/>
          <w:marTop w:val="0"/>
          <w:marBottom w:val="0"/>
          <w:divBdr>
            <w:top w:val="none" w:sz="0" w:space="0" w:color="auto"/>
            <w:left w:val="none" w:sz="0" w:space="0" w:color="auto"/>
            <w:bottom w:val="none" w:sz="0" w:space="0" w:color="auto"/>
            <w:right w:val="none" w:sz="0" w:space="0" w:color="auto"/>
          </w:divBdr>
        </w:div>
        <w:div w:id="721901171">
          <w:marLeft w:val="640"/>
          <w:marRight w:val="0"/>
          <w:marTop w:val="0"/>
          <w:marBottom w:val="0"/>
          <w:divBdr>
            <w:top w:val="none" w:sz="0" w:space="0" w:color="auto"/>
            <w:left w:val="none" w:sz="0" w:space="0" w:color="auto"/>
            <w:bottom w:val="none" w:sz="0" w:space="0" w:color="auto"/>
            <w:right w:val="none" w:sz="0" w:space="0" w:color="auto"/>
          </w:divBdr>
        </w:div>
        <w:div w:id="2021665212">
          <w:marLeft w:val="640"/>
          <w:marRight w:val="0"/>
          <w:marTop w:val="0"/>
          <w:marBottom w:val="0"/>
          <w:divBdr>
            <w:top w:val="none" w:sz="0" w:space="0" w:color="auto"/>
            <w:left w:val="none" w:sz="0" w:space="0" w:color="auto"/>
            <w:bottom w:val="none" w:sz="0" w:space="0" w:color="auto"/>
            <w:right w:val="none" w:sz="0" w:space="0" w:color="auto"/>
          </w:divBdr>
        </w:div>
        <w:div w:id="207225095">
          <w:marLeft w:val="640"/>
          <w:marRight w:val="0"/>
          <w:marTop w:val="0"/>
          <w:marBottom w:val="0"/>
          <w:divBdr>
            <w:top w:val="none" w:sz="0" w:space="0" w:color="auto"/>
            <w:left w:val="none" w:sz="0" w:space="0" w:color="auto"/>
            <w:bottom w:val="none" w:sz="0" w:space="0" w:color="auto"/>
            <w:right w:val="none" w:sz="0" w:space="0" w:color="auto"/>
          </w:divBdr>
        </w:div>
        <w:div w:id="1999993059">
          <w:marLeft w:val="640"/>
          <w:marRight w:val="0"/>
          <w:marTop w:val="0"/>
          <w:marBottom w:val="0"/>
          <w:divBdr>
            <w:top w:val="none" w:sz="0" w:space="0" w:color="auto"/>
            <w:left w:val="none" w:sz="0" w:space="0" w:color="auto"/>
            <w:bottom w:val="none" w:sz="0" w:space="0" w:color="auto"/>
            <w:right w:val="none" w:sz="0" w:space="0" w:color="auto"/>
          </w:divBdr>
        </w:div>
        <w:div w:id="354580533">
          <w:marLeft w:val="640"/>
          <w:marRight w:val="0"/>
          <w:marTop w:val="0"/>
          <w:marBottom w:val="0"/>
          <w:divBdr>
            <w:top w:val="none" w:sz="0" w:space="0" w:color="auto"/>
            <w:left w:val="none" w:sz="0" w:space="0" w:color="auto"/>
            <w:bottom w:val="none" w:sz="0" w:space="0" w:color="auto"/>
            <w:right w:val="none" w:sz="0" w:space="0" w:color="auto"/>
          </w:divBdr>
        </w:div>
        <w:div w:id="78718240">
          <w:marLeft w:val="640"/>
          <w:marRight w:val="0"/>
          <w:marTop w:val="0"/>
          <w:marBottom w:val="0"/>
          <w:divBdr>
            <w:top w:val="none" w:sz="0" w:space="0" w:color="auto"/>
            <w:left w:val="none" w:sz="0" w:space="0" w:color="auto"/>
            <w:bottom w:val="none" w:sz="0" w:space="0" w:color="auto"/>
            <w:right w:val="none" w:sz="0" w:space="0" w:color="auto"/>
          </w:divBdr>
        </w:div>
        <w:div w:id="1682506380">
          <w:marLeft w:val="640"/>
          <w:marRight w:val="0"/>
          <w:marTop w:val="0"/>
          <w:marBottom w:val="0"/>
          <w:divBdr>
            <w:top w:val="none" w:sz="0" w:space="0" w:color="auto"/>
            <w:left w:val="none" w:sz="0" w:space="0" w:color="auto"/>
            <w:bottom w:val="none" w:sz="0" w:space="0" w:color="auto"/>
            <w:right w:val="none" w:sz="0" w:space="0" w:color="auto"/>
          </w:divBdr>
        </w:div>
        <w:div w:id="864758348">
          <w:marLeft w:val="640"/>
          <w:marRight w:val="0"/>
          <w:marTop w:val="0"/>
          <w:marBottom w:val="0"/>
          <w:divBdr>
            <w:top w:val="none" w:sz="0" w:space="0" w:color="auto"/>
            <w:left w:val="none" w:sz="0" w:space="0" w:color="auto"/>
            <w:bottom w:val="none" w:sz="0" w:space="0" w:color="auto"/>
            <w:right w:val="none" w:sz="0" w:space="0" w:color="auto"/>
          </w:divBdr>
        </w:div>
        <w:div w:id="1426657007">
          <w:marLeft w:val="640"/>
          <w:marRight w:val="0"/>
          <w:marTop w:val="0"/>
          <w:marBottom w:val="0"/>
          <w:divBdr>
            <w:top w:val="none" w:sz="0" w:space="0" w:color="auto"/>
            <w:left w:val="none" w:sz="0" w:space="0" w:color="auto"/>
            <w:bottom w:val="none" w:sz="0" w:space="0" w:color="auto"/>
            <w:right w:val="none" w:sz="0" w:space="0" w:color="auto"/>
          </w:divBdr>
        </w:div>
        <w:div w:id="1413578404">
          <w:marLeft w:val="640"/>
          <w:marRight w:val="0"/>
          <w:marTop w:val="0"/>
          <w:marBottom w:val="0"/>
          <w:divBdr>
            <w:top w:val="none" w:sz="0" w:space="0" w:color="auto"/>
            <w:left w:val="none" w:sz="0" w:space="0" w:color="auto"/>
            <w:bottom w:val="none" w:sz="0" w:space="0" w:color="auto"/>
            <w:right w:val="none" w:sz="0" w:space="0" w:color="auto"/>
          </w:divBdr>
        </w:div>
      </w:divsChild>
    </w:div>
    <w:div w:id="1193884197">
      <w:bodyDiv w:val="1"/>
      <w:marLeft w:val="0"/>
      <w:marRight w:val="0"/>
      <w:marTop w:val="0"/>
      <w:marBottom w:val="0"/>
      <w:divBdr>
        <w:top w:val="none" w:sz="0" w:space="0" w:color="auto"/>
        <w:left w:val="none" w:sz="0" w:space="0" w:color="auto"/>
        <w:bottom w:val="none" w:sz="0" w:space="0" w:color="auto"/>
        <w:right w:val="none" w:sz="0" w:space="0" w:color="auto"/>
      </w:divBdr>
      <w:divsChild>
        <w:div w:id="17052766">
          <w:marLeft w:val="640"/>
          <w:marRight w:val="0"/>
          <w:marTop w:val="0"/>
          <w:marBottom w:val="0"/>
          <w:divBdr>
            <w:top w:val="none" w:sz="0" w:space="0" w:color="auto"/>
            <w:left w:val="none" w:sz="0" w:space="0" w:color="auto"/>
            <w:bottom w:val="none" w:sz="0" w:space="0" w:color="auto"/>
            <w:right w:val="none" w:sz="0" w:space="0" w:color="auto"/>
          </w:divBdr>
        </w:div>
        <w:div w:id="91510329">
          <w:marLeft w:val="640"/>
          <w:marRight w:val="0"/>
          <w:marTop w:val="0"/>
          <w:marBottom w:val="0"/>
          <w:divBdr>
            <w:top w:val="none" w:sz="0" w:space="0" w:color="auto"/>
            <w:left w:val="none" w:sz="0" w:space="0" w:color="auto"/>
            <w:bottom w:val="none" w:sz="0" w:space="0" w:color="auto"/>
            <w:right w:val="none" w:sz="0" w:space="0" w:color="auto"/>
          </w:divBdr>
        </w:div>
        <w:div w:id="154346009">
          <w:marLeft w:val="640"/>
          <w:marRight w:val="0"/>
          <w:marTop w:val="0"/>
          <w:marBottom w:val="0"/>
          <w:divBdr>
            <w:top w:val="none" w:sz="0" w:space="0" w:color="auto"/>
            <w:left w:val="none" w:sz="0" w:space="0" w:color="auto"/>
            <w:bottom w:val="none" w:sz="0" w:space="0" w:color="auto"/>
            <w:right w:val="none" w:sz="0" w:space="0" w:color="auto"/>
          </w:divBdr>
        </w:div>
        <w:div w:id="228855684">
          <w:marLeft w:val="640"/>
          <w:marRight w:val="0"/>
          <w:marTop w:val="0"/>
          <w:marBottom w:val="0"/>
          <w:divBdr>
            <w:top w:val="none" w:sz="0" w:space="0" w:color="auto"/>
            <w:left w:val="none" w:sz="0" w:space="0" w:color="auto"/>
            <w:bottom w:val="none" w:sz="0" w:space="0" w:color="auto"/>
            <w:right w:val="none" w:sz="0" w:space="0" w:color="auto"/>
          </w:divBdr>
        </w:div>
        <w:div w:id="428738740">
          <w:marLeft w:val="640"/>
          <w:marRight w:val="0"/>
          <w:marTop w:val="0"/>
          <w:marBottom w:val="0"/>
          <w:divBdr>
            <w:top w:val="none" w:sz="0" w:space="0" w:color="auto"/>
            <w:left w:val="none" w:sz="0" w:space="0" w:color="auto"/>
            <w:bottom w:val="none" w:sz="0" w:space="0" w:color="auto"/>
            <w:right w:val="none" w:sz="0" w:space="0" w:color="auto"/>
          </w:divBdr>
        </w:div>
        <w:div w:id="515115864">
          <w:marLeft w:val="640"/>
          <w:marRight w:val="0"/>
          <w:marTop w:val="0"/>
          <w:marBottom w:val="0"/>
          <w:divBdr>
            <w:top w:val="none" w:sz="0" w:space="0" w:color="auto"/>
            <w:left w:val="none" w:sz="0" w:space="0" w:color="auto"/>
            <w:bottom w:val="none" w:sz="0" w:space="0" w:color="auto"/>
            <w:right w:val="none" w:sz="0" w:space="0" w:color="auto"/>
          </w:divBdr>
        </w:div>
        <w:div w:id="769932047">
          <w:marLeft w:val="640"/>
          <w:marRight w:val="0"/>
          <w:marTop w:val="0"/>
          <w:marBottom w:val="0"/>
          <w:divBdr>
            <w:top w:val="none" w:sz="0" w:space="0" w:color="auto"/>
            <w:left w:val="none" w:sz="0" w:space="0" w:color="auto"/>
            <w:bottom w:val="none" w:sz="0" w:space="0" w:color="auto"/>
            <w:right w:val="none" w:sz="0" w:space="0" w:color="auto"/>
          </w:divBdr>
        </w:div>
        <w:div w:id="942297470">
          <w:marLeft w:val="640"/>
          <w:marRight w:val="0"/>
          <w:marTop w:val="0"/>
          <w:marBottom w:val="0"/>
          <w:divBdr>
            <w:top w:val="none" w:sz="0" w:space="0" w:color="auto"/>
            <w:left w:val="none" w:sz="0" w:space="0" w:color="auto"/>
            <w:bottom w:val="none" w:sz="0" w:space="0" w:color="auto"/>
            <w:right w:val="none" w:sz="0" w:space="0" w:color="auto"/>
          </w:divBdr>
        </w:div>
        <w:div w:id="1006127137">
          <w:marLeft w:val="640"/>
          <w:marRight w:val="0"/>
          <w:marTop w:val="0"/>
          <w:marBottom w:val="0"/>
          <w:divBdr>
            <w:top w:val="none" w:sz="0" w:space="0" w:color="auto"/>
            <w:left w:val="none" w:sz="0" w:space="0" w:color="auto"/>
            <w:bottom w:val="none" w:sz="0" w:space="0" w:color="auto"/>
            <w:right w:val="none" w:sz="0" w:space="0" w:color="auto"/>
          </w:divBdr>
        </w:div>
        <w:div w:id="1233278201">
          <w:marLeft w:val="640"/>
          <w:marRight w:val="0"/>
          <w:marTop w:val="0"/>
          <w:marBottom w:val="0"/>
          <w:divBdr>
            <w:top w:val="none" w:sz="0" w:space="0" w:color="auto"/>
            <w:left w:val="none" w:sz="0" w:space="0" w:color="auto"/>
            <w:bottom w:val="none" w:sz="0" w:space="0" w:color="auto"/>
            <w:right w:val="none" w:sz="0" w:space="0" w:color="auto"/>
          </w:divBdr>
        </w:div>
        <w:div w:id="1339312449">
          <w:marLeft w:val="640"/>
          <w:marRight w:val="0"/>
          <w:marTop w:val="0"/>
          <w:marBottom w:val="0"/>
          <w:divBdr>
            <w:top w:val="none" w:sz="0" w:space="0" w:color="auto"/>
            <w:left w:val="none" w:sz="0" w:space="0" w:color="auto"/>
            <w:bottom w:val="none" w:sz="0" w:space="0" w:color="auto"/>
            <w:right w:val="none" w:sz="0" w:space="0" w:color="auto"/>
          </w:divBdr>
        </w:div>
        <w:div w:id="1501851328">
          <w:marLeft w:val="640"/>
          <w:marRight w:val="0"/>
          <w:marTop w:val="0"/>
          <w:marBottom w:val="0"/>
          <w:divBdr>
            <w:top w:val="none" w:sz="0" w:space="0" w:color="auto"/>
            <w:left w:val="none" w:sz="0" w:space="0" w:color="auto"/>
            <w:bottom w:val="none" w:sz="0" w:space="0" w:color="auto"/>
            <w:right w:val="none" w:sz="0" w:space="0" w:color="auto"/>
          </w:divBdr>
        </w:div>
        <w:div w:id="1507552187">
          <w:marLeft w:val="640"/>
          <w:marRight w:val="0"/>
          <w:marTop w:val="0"/>
          <w:marBottom w:val="0"/>
          <w:divBdr>
            <w:top w:val="none" w:sz="0" w:space="0" w:color="auto"/>
            <w:left w:val="none" w:sz="0" w:space="0" w:color="auto"/>
            <w:bottom w:val="none" w:sz="0" w:space="0" w:color="auto"/>
            <w:right w:val="none" w:sz="0" w:space="0" w:color="auto"/>
          </w:divBdr>
        </w:div>
        <w:div w:id="1548644399">
          <w:marLeft w:val="640"/>
          <w:marRight w:val="0"/>
          <w:marTop w:val="0"/>
          <w:marBottom w:val="0"/>
          <w:divBdr>
            <w:top w:val="none" w:sz="0" w:space="0" w:color="auto"/>
            <w:left w:val="none" w:sz="0" w:space="0" w:color="auto"/>
            <w:bottom w:val="none" w:sz="0" w:space="0" w:color="auto"/>
            <w:right w:val="none" w:sz="0" w:space="0" w:color="auto"/>
          </w:divBdr>
        </w:div>
        <w:div w:id="1639139773">
          <w:marLeft w:val="640"/>
          <w:marRight w:val="0"/>
          <w:marTop w:val="0"/>
          <w:marBottom w:val="0"/>
          <w:divBdr>
            <w:top w:val="none" w:sz="0" w:space="0" w:color="auto"/>
            <w:left w:val="none" w:sz="0" w:space="0" w:color="auto"/>
            <w:bottom w:val="none" w:sz="0" w:space="0" w:color="auto"/>
            <w:right w:val="none" w:sz="0" w:space="0" w:color="auto"/>
          </w:divBdr>
        </w:div>
        <w:div w:id="1671518058">
          <w:marLeft w:val="640"/>
          <w:marRight w:val="0"/>
          <w:marTop w:val="0"/>
          <w:marBottom w:val="0"/>
          <w:divBdr>
            <w:top w:val="none" w:sz="0" w:space="0" w:color="auto"/>
            <w:left w:val="none" w:sz="0" w:space="0" w:color="auto"/>
            <w:bottom w:val="none" w:sz="0" w:space="0" w:color="auto"/>
            <w:right w:val="none" w:sz="0" w:space="0" w:color="auto"/>
          </w:divBdr>
        </w:div>
        <w:div w:id="1783039264">
          <w:marLeft w:val="640"/>
          <w:marRight w:val="0"/>
          <w:marTop w:val="0"/>
          <w:marBottom w:val="0"/>
          <w:divBdr>
            <w:top w:val="none" w:sz="0" w:space="0" w:color="auto"/>
            <w:left w:val="none" w:sz="0" w:space="0" w:color="auto"/>
            <w:bottom w:val="none" w:sz="0" w:space="0" w:color="auto"/>
            <w:right w:val="none" w:sz="0" w:space="0" w:color="auto"/>
          </w:divBdr>
        </w:div>
        <w:div w:id="1794442966">
          <w:marLeft w:val="640"/>
          <w:marRight w:val="0"/>
          <w:marTop w:val="0"/>
          <w:marBottom w:val="0"/>
          <w:divBdr>
            <w:top w:val="none" w:sz="0" w:space="0" w:color="auto"/>
            <w:left w:val="none" w:sz="0" w:space="0" w:color="auto"/>
            <w:bottom w:val="none" w:sz="0" w:space="0" w:color="auto"/>
            <w:right w:val="none" w:sz="0" w:space="0" w:color="auto"/>
          </w:divBdr>
        </w:div>
        <w:div w:id="1869104066">
          <w:marLeft w:val="640"/>
          <w:marRight w:val="0"/>
          <w:marTop w:val="0"/>
          <w:marBottom w:val="0"/>
          <w:divBdr>
            <w:top w:val="none" w:sz="0" w:space="0" w:color="auto"/>
            <w:left w:val="none" w:sz="0" w:space="0" w:color="auto"/>
            <w:bottom w:val="none" w:sz="0" w:space="0" w:color="auto"/>
            <w:right w:val="none" w:sz="0" w:space="0" w:color="auto"/>
          </w:divBdr>
        </w:div>
        <w:div w:id="2084447808">
          <w:marLeft w:val="640"/>
          <w:marRight w:val="0"/>
          <w:marTop w:val="0"/>
          <w:marBottom w:val="0"/>
          <w:divBdr>
            <w:top w:val="none" w:sz="0" w:space="0" w:color="auto"/>
            <w:left w:val="none" w:sz="0" w:space="0" w:color="auto"/>
            <w:bottom w:val="none" w:sz="0" w:space="0" w:color="auto"/>
            <w:right w:val="none" w:sz="0" w:space="0" w:color="auto"/>
          </w:divBdr>
        </w:div>
      </w:divsChild>
    </w:div>
    <w:div w:id="1200434501">
      <w:bodyDiv w:val="1"/>
      <w:marLeft w:val="0"/>
      <w:marRight w:val="0"/>
      <w:marTop w:val="0"/>
      <w:marBottom w:val="0"/>
      <w:divBdr>
        <w:top w:val="none" w:sz="0" w:space="0" w:color="auto"/>
        <w:left w:val="none" w:sz="0" w:space="0" w:color="auto"/>
        <w:bottom w:val="none" w:sz="0" w:space="0" w:color="auto"/>
        <w:right w:val="none" w:sz="0" w:space="0" w:color="auto"/>
      </w:divBdr>
      <w:divsChild>
        <w:div w:id="231432261">
          <w:marLeft w:val="640"/>
          <w:marRight w:val="0"/>
          <w:marTop w:val="0"/>
          <w:marBottom w:val="0"/>
          <w:divBdr>
            <w:top w:val="none" w:sz="0" w:space="0" w:color="auto"/>
            <w:left w:val="none" w:sz="0" w:space="0" w:color="auto"/>
            <w:bottom w:val="none" w:sz="0" w:space="0" w:color="auto"/>
            <w:right w:val="none" w:sz="0" w:space="0" w:color="auto"/>
          </w:divBdr>
        </w:div>
        <w:div w:id="270629339">
          <w:marLeft w:val="640"/>
          <w:marRight w:val="0"/>
          <w:marTop w:val="0"/>
          <w:marBottom w:val="0"/>
          <w:divBdr>
            <w:top w:val="none" w:sz="0" w:space="0" w:color="auto"/>
            <w:left w:val="none" w:sz="0" w:space="0" w:color="auto"/>
            <w:bottom w:val="none" w:sz="0" w:space="0" w:color="auto"/>
            <w:right w:val="none" w:sz="0" w:space="0" w:color="auto"/>
          </w:divBdr>
        </w:div>
        <w:div w:id="430131921">
          <w:marLeft w:val="640"/>
          <w:marRight w:val="0"/>
          <w:marTop w:val="0"/>
          <w:marBottom w:val="0"/>
          <w:divBdr>
            <w:top w:val="none" w:sz="0" w:space="0" w:color="auto"/>
            <w:left w:val="none" w:sz="0" w:space="0" w:color="auto"/>
            <w:bottom w:val="none" w:sz="0" w:space="0" w:color="auto"/>
            <w:right w:val="none" w:sz="0" w:space="0" w:color="auto"/>
          </w:divBdr>
        </w:div>
        <w:div w:id="514466015">
          <w:marLeft w:val="640"/>
          <w:marRight w:val="0"/>
          <w:marTop w:val="0"/>
          <w:marBottom w:val="0"/>
          <w:divBdr>
            <w:top w:val="none" w:sz="0" w:space="0" w:color="auto"/>
            <w:left w:val="none" w:sz="0" w:space="0" w:color="auto"/>
            <w:bottom w:val="none" w:sz="0" w:space="0" w:color="auto"/>
            <w:right w:val="none" w:sz="0" w:space="0" w:color="auto"/>
          </w:divBdr>
        </w:div>
        <w:div w:id="599072972">
          <w:marLeft w:val="640"/>
          <w:marRight w:val="0"/>
          <w:marTop w:val="0"/>
          <w:marBottom w:val="0"/>
          <w:divBdr>
            <w:top w:val="none" w:sz="0" w:space="0" w:color="auto"/>
            <w:left w:val="none" w:sz="0" w:space="0" w:color="auto"/>
            <w:bottom w:val="none" w:sz="0" w:space="0" w:color="auto"/>
            <w:right w:val="none" w:sz="0" w:space="0" w:color="auto"/>
          </w:divBdr>
        </w:div>
        <w:div w:id="845898716">
          <w:marLeft w:val="640"/>
          <w:marRight w:val="0"/>
          <w:marTop w:val="0"/>
          <w:marBottom w:val="0"/>
          <w:divBdr>
            <w:top w:val="none" w:sz="0" w:space="0" w:color="auto"/>
            <w:left w:val="none" w:sz="0" w:space="0" w:color="auto"/>
            <w:bottom w:val="none" w:sz="0" w:space="0" w:color="auto"/>
            <w:right w:val="none" w:sz="0" w:space="0" w:color="auto"/>
          </w:divBdr>
        </w:div>
        <w:div w:id="929312487">
          <w:marLeft w:val="640"/>
          <w:marRight w:val="0"/>
          <w:marTop w:val="0"/>
          <w:marBottom w:val="0"/>
          <w:divBdr>
            <w:top w:val="none" w:sz="0" w:space="0" w:color="auto"/>
            <w:left w:val="none" w:sz="0" w:space="0" w:color="auto"/>
            <w:bottom w:val="none" w:sz="0" w:space="0" w:color="auto"/>
            <w:right w:val="none" w:sz="0" w:space="0" w:color="auto"/>
          </w:divBdr>
        </w:div>
        <w:div w:id="1343362726">
          <w:marLeft w:val="640"/>
          <w:marRight w:val="0"/>
          <w:marTop w:val="0"/>
          <w:marBottom w:val="0"/>
          <w:divBdr>
            <w:top w:val="none" w:sz="0" w:space="0" w:color="auto"/>
            <w:left w:val="none" w:sz="0" w:space="0" w:color="auto"/>
            <w:bottom w:val="none" w:sz="0" w:space="0" w:color="auto"/>
            <w:right w:val="none" w:sz="0" w:space="0" w:color="auto"/>
          </w:divBdr>
        </w:div>
        <w:div w:id="1411930015">
          <w:marLeft w:val="640"/>
          <w:marRight w:val="0"/>
          <w:marTop w:val="0"/>
          <w:marBottom w:val="0"/>
          <w:divBdr>
            <w:top w:val="none" w:sz="0" w:space="0" w:color="auto"/>
            <w:left w:val="none" w:sz="0" w:space="0" w:color="auto"/>
            <w:bottom w:val="none" w:sz="0" w:space="0" w:color="auto"/>
            <w:right w:val="none" w:sz="0" w:space="0" w:color="auto"/>
          </w:divBdr>
        </w:div>
        <w:div w:id="1470900112">
          <w:marLeft w:val="640"/>
          <w:marRight w:val="0"/>
          <w:marTop w:val="0"/>
          <w:marBottom w:val="0"/>
          <w:divBdr>
            <w:top w:val="none" w:sz="0" w:space="0" w:color="auto"/>
            <w:left w:val="none" w:sz="0" w:space="0" w:color="auto"/>
            <w:bottom w:val="none" w:sz="0" w:space="0" w:color="auto"/>
            <w:right w:val="none" w:sz="0" w:space="0" w:color="auto"/>
          </w:divBdr>
        </w:div>
        <w:div w:id="1552619518">
          <w:marLeft w:val="640"/>
          <w:marRight w:val="0"/>
          <w:marTop w:val="0"/>
          <w:marBottom w:val="0"/>
          <w:divBdr>
            <w:top w:val="none" w:sz="0" w:space="0" w:color="auto"/>
            <w:left w:val="none" w:sz="0" w:space="0" w:color="auto"/>
            <w:bottom w:val="none" w:sz="0" w:space="0" w:color="auto"/>
            <w:right w:val="none" w:sz="0" w:space="0" w:color="auto"/>
          </w:divBdr>
        </w:div>
        <w:div w:id="1706715945">
          <w:marLeft w:val="640"/>
          <w:marRight w:val="0"/>
          <w:marTop w:val="0"/>
          <w:marBottom w:val="0"/>
          <w:divBdr>
            <w:top w:val="none" w:sz="0" w:space="0" w:color="auto"/>
            <w:left w:val="none" w:sz="0" w:space="0" w:color="auto"/>
            <w:bottom w:val="none" w:sz="0" w:space="0" w:color="auto"/>
            <w:right w:val="none" w:sz="0" w:space="0" w:color="auto"/>
          </w:divBdr>
        </w:div>
        <w:div w:id="1983459199">
          <w:marLeft w:val="640"/>
          <w:marRight w:val="0"/>
          <w:marTop w:val="0"/>
          <w:marBottom w:val="0"/>
          <w:divBdr>
            <w:top w:val="none" w:sz="0" w:space="0" w:color="auto"/>
            <w:left w:val="none" w:sz="0" w:space="0" w:color="auto"/>
            <w:bottom w:val="none" w:sz="0" w:space="0" w:color="auto"/>
            <w:right w:val="none" w:sz="0" w:space="0" w:color="auto"/>
          </w:divBdr>
        </w:div>
        <w:div w:id="1993488794">
          <w:marLeft w:val="640"/>
          <w:marRight w:val="0"/>
          <w:marTop w:val="0"/>
          <w:marBottom w:val="0"/>
          <w:divBdr>
            <w:top w:val="none" w:sz="0" w:space="0" w:color="auto"/>
            <w:left w:val="none" w:sz="0" w:space="0" w:color="auto"/>
            <w:bottom w:val="none" w:sz="0" w:space="0" w:color="auto"/>
            <w:right w:val="none" w:sz="0" w:space="0" w:color="auto"/>
          </w:divBdr>
        </w:div>
        <w:div w:id="2055692705">
          <w:marLeft w:val="640"/>
          <w:marRight w:val="0"/>
          <w:marTop w:val="0"/>
          <w:marBottom w:val="0"/>
          <w:divBdr>
            <w:top w:val="none" w:sz="0" w:space="0" w:color="auto"/>
            <w:left w:val="none" w:sz="0" w:space="0" w:color="auto"/>
            <w:bottom w:val="none" w:sz="0" w:space="0" w:color="auto"/>
            <w:right w:val="none" w:sz="0" w:space="0" w:color="auto"/>
          </w:divBdr>
        </w:div>
        <w:div w:id="2059090076">
          <w:marLeft w:val="640"/>
          <w:marRight w:val="0"/>
          <w:marTop w:val="0"/>
          <w:marBottom w:val="0"/>
          <w:divBdr>
            <w:top w:val="none" w:sz="0" w:space="0" w:color="auto"/>
            <w:left w:val="none" w:sz="0" w:space="0" w:color="auto"/>
            <w:bottom w:val="none" w:sz="0" w:space="0" w:color="auto"/>
            <w:right w:val="none" w:sz="0" w:space="0" w:color="auto"/>
          </w:divBdr>
        </w:div>
      </w:divsChild>
    </w:div>
    <w:div w:id="1214274407">
      <w:bodyDiv w:val="1"/>
      <w:marLeft w:val="0"/>
      <w:marRight w:val="0"/>
      <w:marTop w:val="0"/>
      <w:marBottom w:val="0"/>
      <w:divBdr>
        <w:top w:val="none" w:sz="0" w:space="0" w:color="auto"/>
        <w:left w:val="none" w:sz="0" w:space="0" w:color="auto"/>
        <w:bottom w:val="none" w:sz="0" w:space="0" w:color="auto"/>
        <w:right w:val="none" w:sz="0" w:space="0" w:color="auto"/>
      </w:divBdr>
      <w:divsChild>
        <w:div w:id="1133215275">
          <w:marLeft w:val="640"/>
          <w:marRight w:val="0"/>
          <w:marTop w:val="0"/>
          <w:marBottom w:val="0"/>
          <w:divBdr>
            <w:top w:val="none" w:sz="0" w:space="0" w:color="auto"/>
            <w:left w:val="none" w:sz="0" w:space="0" w:color="auto"/>
            <w:bottom w:val="none" w:sz="0" w:space="0" w:color="auto"/>
            <w:right w:val="none" w:sz="0" w:space="0" w:color="auto"/>
          </w:divBdr>
        </w:div>
        <w:div w:id="1603538299">
          <w:marLeft w:val="640"/>
          <w:marRight w:val="0"/>
          <w:marTop w:val="0"/>
          <w:marBottom w:val="0"/>
          <w:divBdr>
            <w:top w:val="none" w:sz="0" w:space="0" w:color="auto"/>
            <w:left w:val="none" w:sz="0" w:space="0" w:color="auto"/>
            <w:bottom w:val="none" w:sz="0" w:space="0" w:color="auto"/>
            <w:right w:val="none" w:sz="0" w:space="0" w:color="auto"/>
          </w:divBdr>
        </w:div>
        <w:div w:id="1854103888">
          <w:marLeft w:val="640"/>
          <w:marRight w:val="0"/>
          <w:marTop w:val="0"/>
          <w:marBottom w:val="0"/>
          <w:divBdr>
            <w:top w:val="none" w:sz="0" w:space="0" w:color="auto"/>
            <w:left w:val="none" w:sz="0" w:space="0" w:color="auto"/>
            <w:bottom w:val="none" w:sz="0" w:space="0" w:color="auto"/>
            <w:right w:val="none" w:sz="0" w:space="0" w:color="auto"/>
          </w:divBdr>
        </w:div>
        <w:div w:id="1942175402">
          <w:marLeft w:val="640"/>
          <w:marRight w:val="0"/>
          <w:marTop w:val="0"/>
          <w:marBottom w:val="0"/>
          <w:divBdr>
            <w:top w:val="none" w:sz="0" w:space="0" w:color="auto"/>
            <w:left w:val="none" w:sz="0" w:space="0" w:color="auto"/>
            <w:bottom w:val="none" w:sz="0" w:space="0" w:color="auto"/>
            <w:right w:val="none" w:sz="0" w:space="0" w:color="auto"/>
          </w:divBdr>
        </w:div>
        <w:div w:id="1968005709">
          <w:marLeft w:val="640"/>
          <w:marRight w:val="0"/>
          <w:marTop w:val="0"/>
          <w:marBottom w:val="0"/>
          <w:divBdr>
            <w:top w:val="none" w:sz="0" w:space="0" w:color="auto"/>
            <w:left w:val="none" w:sz="0" w:space="0" w:color="auto"/>
            <w:bottom w:val="none" w:sz="0" w:space="0" w:color="auto"/>
            <w:right w:val="none" w:sz="0" w:space="0" w:color="auto"/>
          </w:divBdr>
        </w:div>
        <w:div w:id="1415008590">
          <w:marLeft w:val="640"/>
          <w:marRight w:val="0"/>
          <w:marTop w:val="0"/>
          <w:marBottom w:val="0"/>
          <w:divBdr>
            <w:top w:val="none" w:sz="0" w:space="0" w:color="auto"/>
            <w:left w:val="none" w:sz="0" w:space="0" w:color="auto"/>
            <w:bottom w:val="none" w:sz="0" w:space="0" w:color="auto"/>
            <w:right w:val="none" w:sz="0" w:space="0" w:color="auto"/>
          </w:divBdr>
        </w:div>
        <w:div w:id="616254877">
          <w:marLeft w:val="640"/>
          <w:marRight w:val="0"/>
          <w:marTop w:val="0"/>
          <w:marBottom w:val="0"/>
          <w:divBdr>
            <w:top w:val="none" w:sz="0" w:space="0" w:color="auto"/>
            <w:left w:val="none" w:sz="0" w:space="0" w:color="auto"/>
            <w:bottom w:val="none" w:sz="0" w:space="0" w:color="auto"/>
            <w:right w:val="none" w:sz="0" w:space="0" w:color="auto"/>
          </w:divBdr>
        </w:div>
        <w:div w:id="1451824853">
          <w:marLeft w:val="640"/>
          <w:marRight w:val="0"/>
          <w:marTop w:val="0"/>
          <w:marBottom w:val="0"/>
          <w:divBdr>
            <w:top w:val="none" w:sz="0" w:space="0" w:color="auto"/>
            <w:left w:val="none" w:sz="0" w:space="0" w:color="auto"/>
            <w:bottom w:val="none" w:sz="0" w:space="0" w:color="auto"/>
            <w:right w:val="none" w:sz="0" w:space="0" w:color="auto"/>
          </w:divBdr>
        </w:div>
        <w:div w:id="1094938421">
          <w:marLeft w:val="640"/>
          <w:marRight w:val="0"/>
          <w:marTop w:val="0"/>
          <w:marBottom w:val="0"/>
          <w:divBdr>
            <w:top w:val="none" w:sz="0" w:space="0" w:color="auto"/>
            <w:left w:val="none" w:sz="0" w:space="0" w:color="auto"/>
            <w:bottom w:val="none" w:sz="0" w:space="0" w:color="auto"/>
            <w:right w:val="none" w:sz="0" w:space="0" w:color="auto"/>
          </w:divBdr>
        </w:div>
        <w:div w:id="303706429">
          <w:marLeft w:val="640"/>
          <w:marRight w:val="0"/>
          <w:marTop w:val="0"/>
          <w:marBottom w:val="0"/>
          <w:divBdr>
            <w:top w:val="none" w:sz="0" w:space="0" w:color="auto"/>
            <w:left w:val="none" w:sz="0" w:space="0" w:color="auto"/>
            <w:bottom w:val="none" w:sz="0" w:space="0" w:color="auto"/>
            <w:right w:val="none" w:sz="0" w:space="0" w:color="auto"/>
          </w:divBdr>
        </w:div>
        <w:div w:id="904995519">
          <w:marLeft w:val="640"/>
          <w:marRight w:val="0"/>
          <w:marTop w:val="0"/>
          <w:marBottom w:val="0"/>
          <w:divBdr>
            <w:top w:val="none" w:sz="0" w:space="0" w:color="auto"/>
            <w:left w:val="none" w:sz="0" w:space="0" w:color="auto"/>
            <w:bottom w:val="none" w:sz="0" w:space="0" w:color="auto"/>
            <w:right w:val="none" w:sz="0" w:space="0" w:color="auto"/>
          </w:divBdr>
        </w:div>
        <w:div w:id="1973557649">
          <w:marLeft w:val="640"/>
          <w:marRight w:val="0"/>
          <w:marTop w:val="0"/>
          <w:marBottom w:val="0"/>
          <w:divBdr>
            <w:top w:val="none" w:sz="0" w:space="0" w:color="auto"/>
            <w:left w:val="none" w:sz="0" w:space="0" w:color="auto"/>
            <w:bottom w:val="none" w:sz="0" w:space="0" w:color="auto"/>
            <w:right w:val="none" w:sz="0" w:space="0" w:color="auto"/>
          </w:divBdr>
        </w:div>
        <w:div w:id="622731837">
          <w:marLeft w:val="640"/>
          <w:marRight w:val="0"/>
          <w:marTop w:val="0"/>
          <w:marBottom w:val="0"/>
          <w:divBdr>
            <w:top w:val="none" w:sz="0" w:space="0" w:color="auto"/>
            <w:left w:val="none" w:sz="0" w:space="0" w:color="auto"/>
            <w:bottom w:val="none" w:sz="0" w:space="0" w:color="auto"/>
            <w:right w:val="none" w:sz="0" w:space="0" w:color="auto"/>
          </w:divBdr>
        </w:div>
        <w:div w:id="1237860820">
          <w:marLeft w:val="640"/>
          <w:marRight w:val="0"/>
          <w:marTop w:val="0"/>
          <w:marBottom w:val="0"/>
          <w:divBdr>
            <w:top w:val="none" w:sz="0" w:space="0" w:color="auto"/>
            <w:left w:val="none" w:sz="0" w:space="0" w:color="auto"/>
            <w:bottom w:val="none" w:sz="0" w:space="0" w:color="auto"/>
            <w:right w:val="none" w:sz="0" w:space="0" w:color="auto"/>
          </w:divBdr>
        </w:div>
        <w:div w:id="311757590">
          <w:marLeft w:val="640"/>
          <w:marRight w:val="0"/>
          <w:marTop w:val="0"/>
          <w:marBottom w:val="0"/>
          <w:divBdr>
            <w:top w:val="none" w:sz="0" w:space="0" w:color="auto"/>
            <w:left w:val="none" w:sz="0" w:space="0" w:color="auto"/>
            <w:bottom w:val="none" w:sz="0" w:space="0" w:color="auto"/>
            <w:right w:val="none" w:sz="0" w:space="0" w:color="auto"/>
          </w:divBdr>
        </w:div>
        <w:div w:id="957025388">
          <w:marLeft w:val="640"/>
          <w:marRight w:val="0"/>
          <w:marTop w:val="0"/>
          <w:marBottom w:val="0"/>
          <w:divBdr>
            <w:top w:val="none" w:sz="0" w:space="0" w:color="auto"/>
            <w:left w:val="none" w:sz="0" w:space="0" w:color="auto"/>
            <w:bottom w:val="none" w:sz="0" w:space="0" w:color="auto"/>
            <w:right w:val="none" w:sz="0" w:space="0" w:color="auto"/>
          </w:divBdr>
        </w:div>
        <w:div w:id="1209533532">
          <w:marLeft w:val="640"/>
          <w:marRight w:val="0"/>
          <w:marTop w:val="0"/>
          <w:marBottom w:val="0"/>
          <w:divBdr>
            <w:top w:val="none" w:sz="0" w:space="0" w:color="auto"/>
            <w:left w:val="none" w:sz="0" w:space="0" w:color="auto"/>
            <w:bottom w:val="none" w:sz="0" w:space="0" w:color="auto"/>
            <w:right w:val="none" w:sz="0" w:space="0" w:color="auto"/>
          </w:divBdr>
        </w:div>
        <w:div w:id="194542161">
          <w:marLeft w:val="640"/>
          <w:marRight w:val="0"/>
          <w:marTop w:val="0"/>
          <w:marBottom w:val="0"/>
          <w:divBdr>
            <w:top w:val="none" w:sz="0" w:space="0" w:color="auto"/>
            <w:left w:val="none" w:sz="0" w:space="0" w:color="auto"/>
            <w:bottom w:val="none" w:sz="0" w:space="0" w:color="auto"/>
            <w:right w:val="none" w:sz="0" w:space="0" w:color="auto"/>
          </w:divBdr>
        </w:div>
        <w:div w:id="2084981504">
          <w:marLeft w:val="640"/>
          <w:marRight w:val="0"/>
          <w:marTop w:val="0"/>
          <w:marBottom w:val="0"/>
          <w:divBdr>
            <w:top w:val="none" w:sz="0" w:space="0" w:color="auto"/>
            <w:left w:val="none" w:sz="0" w:space="0" w:color="auto"/>
            <w:bottom w:val="none" w:sz="0" w:space="0" w:color="auto"/>
            <w:right w:val="none" w:sz="0" w:space="0" w:color="auto"/>
          </w:divBdr>
        </w:div>
        <w:div w:id="380984157">
          <w:marLeft w:val="640"/>
          <w:marRight w:val="0"/>
          <w:marTop w:val="0"/>
          <w:marBottom w:val="0"/>
          <w:divBdr>
            <w:top w:val="none" w:sz="0" w:space="0" w:color="auto"/>
            <w:left w:val="none" w:sz="0" w:space="0" w:color="auto"/>
            <w:bottom w:val="none" w:sz="0" w:space="0" w:color="auto"/>
            <w:right w:val="none" w:sz="0" w:space="0" w:color="auto"/>
          </w:divBdr>
        </w:div>
        <w:div w:id="58334267">
          <w:marLeft w:val="640"/>
          <w:marRight w:val="0"/>
          <w:marTop w:val="0"/>
          <w:marBottom w:val="0"/>
          <w:divBdr>
            <w:top w:val="none" w:sz="0" w:space="0" w:color="auto"/>
            <w:left w:val="none" w:sz="0" w:space="0" w:color="auto"/>
            <w:bottom w:val="none" w:sz="0" w:space="0" w:color="auto"/>
            <w:right w:val="none" w:sz="0" w:space="0" w:color="auto"/>
          </w:divBdr>
        </w:div>
        <w:div w:id="1307735339">
          <w:marLeft w:val="640"/>
          <w:marRight w:val="0"/>
          <w:marTop w:val="0"/>
          <w:marBottom w:val="0"/>
          <w:divBdr>
            <w:top w:val="none" w:sz="0" w:space="0" w:color="auto"/>
            <w:left w:val="none" w:sz="0" w:space="0" w:color="auto"/>
            <w:bottom w:val="none" w:sz="0" w:space="0" w:color="auto"/>
            <w:right w:val="none" w:sz="0" w:space="0" w:color="auto"/>
          </w:divBdr>
        </w:div>
        <w:div w:id="431557343">
          <w:marLeft w:val="640"/>
          <w:marRight w:val="0"/>
          <w:marTop w:val="0"/>
          <w:marBottom w:val="0"/>
          <w:divBdr>
            <w:top w:val="none" w:sz="0" w:space="0" w:color="auto"/>
            <w:left w:val="none" w:sz="0" w:space="0" w:color="auto"/>
            <w:bottom w:val="none" w:sz="0" w:space="0" w:color="auto"/>
            <w:right w:val="none" w:sz="0" w:space="0" w:color="auto"/>
          </w:divBdr>
        </w:div>
        <w:div w:id="1269047158">
          <w:marLeft w:val="640"/>
          <w:marRight w:val="0"/>
          <w:marTop w:val="0"/>
          <w:marBottom w:val="0"/>
          <w:divBdr>
            <w:top w:val="none" w:sz="0" w:space="0" w:color="auto"/>
            <w:left w:val="none" w:sz="0" w:space="0" w:color="auto"/>
            <w:bottom w:val="none" w:sz="0" w:space="0" w:color="auto"/>
            <w:right w:val="none" w:sz="0" w:space="0" w:color="auto"/>
          </w:divBdr>
        </w:div>
        <w:div w:id="902637635">
          <w:marLeft w:val="640"/>
          <w:marRight w:val="0"/>
          <w:marTop w:val="0"/>
          <w:marBottom w:val="0"/>
          <w:divBdr>
            <w:top w:val="none" w:sz="0" w:space="0" w:color="auto"/>
            <w:left w:val="none" w:sz="0" w:space="0" w:color="auto"/>
            <w:bottom w:val="none" w:sz="0" w:space="0" w:color="auto"/>
            <w:right w:val="none" w:sz="0" w:space="0" w:color="auto"/>
          </w:divBdr>
        </w:div>
        <w:div w:id="10769043">
          <w:marLeft w:val="640"/>
          <w:marRight w:val="0"/>
          <w:marTop w:val="0"/>
          <w:marBottom w:val="0"/>
          <w:divBdr>
            <w:top w:val="none" w:sz="0" w:space="0" w:color="auto"/>
            <w:left w:val="none" w:sz="0" w:space="0" w:color="auto"/>
            <w:bottom w:val="none" w:sz="0" w:space="0" w:color="auto"/>
            <w:right w:val="none" w:sz="0" w:space="0" w:color="auto"/>
          </w:divBdr>
        </w:div>
        <w:div w:id="346562633">
          <w:marLeft w:val="640"/>
          <w:marRight w:val="0"/>
          <w:marTop w:val="0"/>
          <w:marBottom w:val="0"/>
          <w:divBdr>
            <w:top w:val="none" w:sz="0" w:space="0" w:color="auto"/>
            <w:left w:val="none" w:sz="0" w:space="0" w:color="auto"/>
            <w:bottom w:val="none" w:sz="0" w:space="0" w:color="auto"/>
            <w:right w:val="none" w:sz="0" w:space="0" w:color="auto"/>
          </w:divBdr>
        </w:div>
        <w:div w:id="877593808">
          <w:marLeft w:val="640"/>
          <w:marRight w:val="0"/>
          <w:marTop w:val="0"/>
          <w:marBottom w:val="0"/>
          <w:divBdr>
            <w:top w:val="none" w:sz="0" w:space="0" w:color="auto"/>
            <w:left w:val="none" w:sz="0" w:space="0" w:color="auto"/>
            <w:bottom w:val="none" w:sz="0" w:space="0" w:color="auto"/>
            <w:right w:val="none" w:sz="0" w:space="0" w:color="auto"/>
          </w:divBdr>
        </w:div>
        <w:div w:id="1485508200">
          <w:marLeft w:val="640"/>
          <w:marRight w:val="0"/>
          <w:marTop w:val="0"/>
          <w:marBottom w:val="0"/>
          <w:divBdr>
            <w:top w:val="none" w:sz="0" w:space="0" w:color="auto"/>
            <w:left w:val="none" w:sz="0" w:space="0" w:color="auto"/>
            <w:bottom w:val="none" w:sz="0" w:space="0" w:color="auto"/>
            <w:right w:val="none" w:sz="0" w:space="0" w:color="auto"/>
          </w:divBdr>
        </w:div>
        <w:div w:id="252203126">
          <w:marLeft w:val="640"/>
          <w:marRight w:val="0"/>
          <w:marTop w:val="0"/>
          <w:marBottom w:val="0"/>
          <w:divBdr>
            <w:top w:val="none" w:sz="0" w:space="0" w:color="auto"/>
            <w:left w:val="none" w:sz="0" w:space="0" w:color="auto"/>
            <w:bottom w:val="none" w:sz="0" w:space="0" w:color="auto"/>
            <w:right w:val="none" w:sz="0" w:space="0" w:color="auto"/>
          </w:divBdr>
        </w:div>
        <w:div w:id="759646390">
          <w:marLeft w:val="640"/>
          <w:marRight w:val="0"/>
          <w:marTop w:val="0"/>
          <w:marBottom w:val="0"/>
          <w:divBdr>
            <w:top w:val="none" w:sz="0" w:space="0" w:color="auto"/>
            <w:left w:val="none" w:sz="0" w:space="0" w:color="auto"/>
            <w:bottom w:val="none" w:sz="0" w:space="0" w:color="auto"/>
            <w:right w:val="none" w:sz="0" w:space="0" w:color="auto"/>
          </w:divBdr>
        </w:div>
        <w:div w:id="1644192428">
          <w:marLeft w:val="640"/>
          <w:marRight w:val="0"/>
          <w:marTop w:val="0"/>
          <w:marBottom w:val="0"/>
          <w:divBdr>
            <w:top w:val="none" w:sz="0" w:space="0" w:color="auto"/>
            <w:left w:val="none" w:sz="0" w:space="0" w:color="auto"/>
            <w:bottom w:val="none" w:sz="0" w:space="0" w:color="auto"/>
            <w:right w:val="none" w:sz="0" w:space="0" w:color="auto"/>
          </w:divBdr>
        </w:div>
        <w:div w:id="177551603">
          <w:marLeft w:val="640"/>
          <w:marRight w:val="0"/>
          <w:marTop w:val="0"/>
          <w:marBottom w:val="0"/>
          <w:divBdr>
            <w:top w:val="none" w:sz="0" w:space="0" w:color="auto"/>
            <w:left w:val="none" w:sz="0" w:space="0" w:color="auto"/>
            <w:bottom w:val="none" w:sz="0" w:space="0" w:color="auto"/>
            <w:right w:val="none" w:sz="0" w:space="0" w:color="auto"/>
          </w:divBdr>
        </w:div>
        <w:div w:id="2006205434">
          <w:marLeft w:val="640"/>
          <w:marRight w:val="0"/>
          <w:marTop w:val="0"/>
          <w:marBottom w:val="0"/>
          <w:divBdr>
            <w:top w:val="none" w:sz="0" w:space="0" w:color="auto"/>
            <w:left w:val="none" w:sz="0" w:space="0" w:color="auto"/>
            <w:bottom w:val="none" w:sz="0" w:space="0" w:color="auto"/>
            <w:right w:val="none" w:sz="0" w:space="0" w:color="auto"/>
          </w:divBdr>
        </w:div>
        <w:div w:id="310254756">
          <w:marLeft w:val="640"/>
          <w:marRight w:val="0"/>
          <w:marTop w:val="0"/>
          <w:marBottom w:val="0"/>
          <w:divBdr>
            <w:top w:val="none" w:sz="0" w:space="0" w:color="auto"/>
            <w:left w:val="none" w:sz="0" w:space="0" w:color="auto"/>
            <w:bottom w:val="none" w:sz="0" w:space="0" w:color="auto"/>
            <w:right w:val="none" w:sz="0" w:space="0" w:color="auto"/>
          </w:divBdr>
        </w:div>
      </w:divsChild>
    </w:div>
    <w:div w:id="1214854229">
      <w:bodyDiv w:val="1"/>
      <w:marLeft w:val="0"/>
      <w:marRight w:val="0"/>
      <w:marTop w:val="0"/>
      <w:marBottom w:val="0"/>
      <w:divBdr>
        <w:top w:val="none" w:sz="0" w:space="0" w:color="auto"/>
        <w:left w:val="none" w:sz="0" w:space="0" w:color="auto"/>
        <w:bottom w:val="none" w:sz="0" w:space="0" w:color="auto"/>
        <w:right w:val="none" w:sz="0" w:space="0" w:color="auto"/>
      </w:divBdr>
      <w:divsChild>
        <w:div w:id="91513941">
          <w:marLeft w:val="640"/>
          <w:marRight w:val="0"/>
          <w:marTop w:val="0"/>
          <w:marBottom w:val="0"/>
          <w:divBdr>
            <w:top w:val="none" w:sz="0" w:space="0" w:color="auto"/>
            <w:left w:val="none" w:sz="0" w:space="0" w:color="auto"/>
            <w:bottom w:val="none" w:sz="0" w:space="0" w:color="auto"/>
            <w:right w:val="none" w:sz="0" w:space="0" w:color="auto"/>
          </w:divBdr>
        </w:div>
        <w:div w:id="105733985">
          <w:marLeft w:val="640"/>
          <w:marRight w:val="0"/>
          <w:marTop w:val="0"/>
          <w:marBottom w:val="0"/>
          <w:divBdr>
            <w:top w:val="none" w:sz="0" w:space="0" w:color="auto"/>
            <w:left w:val="none" w:sz="0" w:space="0" w:color="auto"/>
            <w:bottom w:val="none" w:sz="0" w:space="0" w:color="auto"/>
            <w:right w:val="none" w:sz="0" w:space="0" w:color="auto"/>
          </w:divBdr>
        </w:div>
        <w:div w:id="114444411">
          <w:marLeft w:val="640"/>
          <w:marRight w:val="0"/>
          <w:marTop w:val="0"/>
          <w:marBottom w:val="0"/>
          <w:divBdr>
            <w:top w:val="none" w:sz="0" w:space="0" w:color="auto"/>
            <w:left w:val="none" w:sz="0" w:space="0" w:color="auto"/>
            <w:bottom w:val="none" w:sz="0" w:space="0" w:color="auto"/>
            <w:right w:val="none" w:sz="0" w:space="0" w:color="auto"/>
          </w:divBdr>
        </w:div>
        <w:div w:id="154492390">
          <w:marLeft w:val="640"/>
          <w:marRight w:val="0"/>
          <w:marTop w:val="0"/>
          <w:marBottom w:val="0"/>
          <w:divBdr>
            <w:top w:val="none" w:sz="0" w:space="0" w:color="auto"/>
            <w:left w:val="none" w:sz="0" w:space="0" w:color="auto"/>
            <w:bottom w:val="none" w:sz="0" w:space="0" w:color="auto"/>
            <w:right w:val="none" w:sz="0" w:space="0" w:color="auto"/>
          </w:divBdr>
        </w:div>
        <w:div w:id="329794555">
          <w:marLeft w:val="640"/>
          <w:marRight w:val="0"/>
          <w:marTop w:val="0"/>
          <w:marBottom w:val="0"/>
          <w:divBdr>
            <w:top w:val="none" w:sz="0" w:space="0" w:color="auto"/>
            <w:left w:val="none" w:sz="0" w:space="0" w:color="auto"/>
            <w:bottom w:val="none" w:sz="0" w:space="0" w:color="auto"/>
            <w:right w:val="none" w:sz="0" w:space="0" w:color="auto"/>
          </w:divBdr>
        </w:div>
        <w:div w:id="462577053">
          <w:marLeft w:val="640"/>
          <w:marRight w:val="0"/>
          <w:marTop w:val="0"/>
          <w:marBottom w:val="0"/>
          <w:divBdr>
            <w:top w:val="none" w:sz="0" w:space="0" w:color="auto"/>
            <w:left w:val="none" w:sz="0" w:space="0" w:color="auto"/>
            <w:bottom w:val="none" w:sz="0" w:space="0" w:color="auto"/>
            <w:right w:val="none" w:sz="0" w:space="0" w:color="auto"/>
          </w:divBdr>
        </w:div>
        <w:div w:id="502553766">
          <w:marLeft w:val="640"/>
          <w:marRight w:val="0"/>
          <w:marTop w:val="0"/>
          <w:marBottom w:val="0"/>
          <w:divBdr>
            <w:top w:val="none" w:sz="0" w:space="0" w:color="auto"/>
            <w:left w:val="none" w:sz="0" w:space="0" w:color="auto"/>
            <w:bottom w:val="none" w:sz="0" w:space="0" w:color="auto"/>
            <w:right w:val="none" w:sz="0" w:space="0" w:color="auto"/>
          </w:divBdr>
        </w:div>
        <w:div w:id="675228816">
          <w:marLeft w:val="640"/>
          <w:marRight w:val="0"/>
          <w:marTop w:val="0"/>
          <w:marBottom w:val="0"/>
          <w:divBdr>
            <w:top w:val="none" w:sz="0" w:space="0" w:color="auto"/>
            <w:left w:val="none" w:sz="0" w:space="0" w:color="auto"/>
            <w:bottom w:val="none" w:sz="0" w:space="0" w:color="auto"/>
            <w:right w:val="none" w:sz="0" w:space="0" w:color="auto"/>
          </w:divBdr>
        </w:div>
        <w:div w:id="676467102">
          <w:marLeft w:val="640"/>
          <w:marRight w:val="0"/>
          <w:marTop w:val="0"/>
          <w:marBottom w:val="0"/>
          <w:divBdr>
            <w:top w:val="none" w:sz="0" w:space="0" w:color="auto"/>
            <w:left w:val="none" w:sz="0" w:space="0" w:color="auto"/>
            <w:bottom w:val="none" w:sz="0" w:space="0" w:color="auto"/>
            <w:right w:val="none" w:sz="0" w:space="0" w:color="auto"/>
          </w:divBdr>
        </w:div>
        <w:div w:id="866870034">
          <w:marLeft w:val="640"/>
          <w:marRight w:val="0"/>
          <w:marTop w:val="0"/>
          <w:marBottom w:val="0"/>
          <w:divBdr>
            <w:top w:val="none" w:sz="0" w:space="0" w:color="auto"/>
            <w:left w:val="none" w:sz="0" w:space="0" w:color="auto"/>
            <w:bottom w:val="none" w:sz="0" w:space="0" w:color="auto"/>
            <w:right w:val="none" w:sz="0" w:space="0" w:color="auto"/>
          </w:divBdr>
        </w:div>
        <w:div w:id="957906691">
          <w:marLeft w:val="640"/>
          <w:marRight w:val="0"/>
          <w:marTop w:val="0"/>
          <w:marBottom w:val="0"/>
          <w:divBdr>
            <w:top w:val="none" w:sz="0" w:space="0" w:color="auto"/>
            <w:left w:val="none" w:sz="0" w:space="0" w:color="auto"/>
            <w:bottom w:val="none" w:sz="0" w:space="0" w:color="auto"/>
            <w:right w:val="none" w:sz="0" w:space="0" w:color="auto"/>
          </w:divBdr>
        </w:div>
        <w:div w:id="963344644">
          <w:marLeft w:val="640"/>
          <w:marRight w:val="0"/>
          <w:marTop w:val="0"/>
          <w:marBottom w:val="0"/>
          <w:divBdr>
            <w:top w:val="none" w:sz="0" w:space="0" w:color="auto"/>
            <w:left w:val="none" w:sz="0" w:space="0" w:color="auto"/>
            <w:bottom w:val="none" w:sz="0" w:space="0" w:color="auto"/>
            <w:right w:val="none" w:sz="0" w:space="0" w:color="auto"/>
          </w:divBdr>
        </w:div>
        <w:div w:id="1081567511">
          <w:marLeft w:val="640"/>
          <w:marRight w:val="0"/>
          <w:marTop w:val="0"/>
          <w:marBottom w:val="0"/>
          <w:divBdr>
            <w:top w:val="none" w:sz="0" w:space="0" w:color="auto"/>
            <w:left w:val="none" w:sz="0" w:space="0" w:color="auto"/>
            <w:bottom w:val="none" w:sz="0" w:space="0" w:color="auto"/>
            <w:right w:val="none" w:sz="0" w:space="0" w:color="auto"/>
          </w:divBdr>
        </w:div>
        <w:div w:id="1105271705">
          <w:marLeft w:val="640"/>
          <w:marRight w:val="0"/>
          <w:marTop w:val="0"/>
          <w:marBottom w:val="0"/>
          <w:divBdr>
            <w:top w:val="none" w:sz="0" w:space="0" w:color="auto"/>
            <w:left w:val="none" w:sz="0" w:space="0" w:color="auto"/>
            <w:bottom w:val="none" w:sz="0" w:space="0" w:color="auto"/>
            <w:right w:val="none" w:sz="0" w:space="0" w:color="auto"/>
          </w:divBdr>
        </w:div>
        <w:div w:id="1153058591">
          <w:marLeft w:val="640"/>
          <w:marRight w:val="0"/>
          <w:marTop w:val="0"/>
          <w:marBottom w:val="0"/>
          <w:divBdr>
            <w:top w:val="none" w:sz="0" w:space="0" w:color="auto"/>
            <w:left w:val="none" w:sz="0" w:space="0" w:color="auto"/>
            <w:bottom w:val="none" w:sz="0" w:space="0" w:color="auto"/>
            <w:right w:val="none" w:sz="0" w:space="0" w:color="auto"/>
          </w:divBdr>
        </w:div>
        <w:div w:id="1373309991">
          <w:marLeft w:val="640"/>
          <w:marRight w:val="0"/>
          <w:marTop w:val="0"/>
          <w:marBottom w:val="0"/>
          <w:divBdr>
            <w:top w:val="none" w:sz="0" w:space="0" w:color="auto"/>
            <w:left w:val="none" w:sz="0" w:space="0" w:color="auto"/>
            <w:bottom w:val="none" w:sz="0" w:space="0" w:color="auto"/>
            <w:right w:val="none" w:sz="0" w:space="0" w:color="auto"/>
          </w:divBdr>
        </w:div>
        <w:div w:id="1462381000">
          <w:marLeft w:val="640"/>
          <w:marRight w:val="0"/>
          <w:marTop w:val="0"/>
          <w:marBottom w:val="0"/>
          <w:divBdr>
            <w:top w:val="none" w:sz="0" w:space="0" w:color="auto"/>
            <w:left w:val="none" w:sz="0" w:space="0" w:color="auto"/>
            <w:bottom w:val="none" w:sz="0" w:space="0" w:color="auto"/>
            <w:right w:val="none" w:sz="0" w:space="0" w:color="auto"/>
          </w:divBdr>
        </w:div>
        <w:div w:id="1587306299">
          <w:marLeft w:val="640"/>
          <w:marRight w:val="0"/>
          <w:marTop w:val="0"/>
          <w:marBottom w:val="0"/>
          <w:divBdr>
            <w:top w:val="none" w:sz="0" w:space="0" w:color="auto"/>
            <w:left w:val="none" w:sz="0" w:space="0" w:color="auto"/>
            <w:bottom w:val="none" w:sz="0" w:space="0" w:color="auto"/>
            <w:right w:val="none" w:sz="0" w:space="0" w:color="auto"/>
          </w:divBdr>
        </w:div>
        <w:div w:id="1603488143">
          <w:marLeft w:val="640"/>
          <w:marRight w:val="0"/>
          <w:marTop w:val="0"/>
          <w:marBottom w:val="0"/>
          <w:divBdr>
            <w:top w:val="none" w:sz="0" w:space="0" w:color="auto"/>
            <w:left w:val="none" w:sz="0" w:space="0" w:color="auto"/>
            <w:bottom w:val="none" w:sz="0" w:space="0" w:color="auto"/>
            <w:right w:val="none" w:sz="0" w:space="0" w:color="auto"/>
          </w:divBdr>
        </w:div>
        <w:div w:id="1617517165">
          <w:marLeft w:val="640"/>
          <w:marRight w:val="0"/>
          <w:marTop w:val="0"/>
          <w:marBottom w:val="0"/>
          <w:divBdr>
            <w:top w:val="none" w:sz="0" w:space="0" w:color="auto"/>
            <w:left w:val="none" w:sz="0" w:space="0" w:color="auto"/>
            <w:bottom w:val="none" w:sz="0" w:space="0" w:color="auto"/>
            <w:right w:val="none" w:sz="0" w:space="0" w:color="auto"/>
          </w:divBdr>
        </w:div>
        <w:div w:id="1915505131">
          <w:marLeft w:val="640"/>
          <w:marRight w:val="0"/>
          <w:marTop w:val="0"/>
          <w:marBottom w:val="0"/>
          <w:divBdr>
            <w:top w:val="none" w:sz="0" w:space="0" w:color="auto"/>
            <w:left w:val="none" w:sz="0" w:space="0" w:color="auto"/>
            <w:bottom w:val="none" w:sz="0" w:space="0" w:color="auto"/>
            <w:right w:val="none" w:sz="0" w:space="0" w:color="auto"/>
          </w:divBdr>
        </w:div>
        <w:div w:id="1932473157">
          <w:marLeft w:val="640"/>
          <w:marRight w:val="0"/>
          <w:marTop w:val="0"/>
          <w:marBottom w:val="0"/>
          <w:divBdr>
            <w:top w:val="none" w:sz="0" w:space="0" w:color="auto"/>
            <w:left w:val="none" w:sz="0" w:space="0" w:color="auto"/>
            <w:bottom w:val="none" w:sz="0" w:space="0" w:color="auto"/>
            <w:right w:val="none" w:sz="0" w:space="0" w:color="auto"/>
          </w:divBdr>
        </w:div>
        <w:div w:id="1988390605">
          <w:marLeft w:val="640"/>
          <w:marRight w:val="0"/>
          <w:marTop w:val="0"/>
          <w:marBottom w:val="0"/>
          <w:divBdr>
            <w:top w:val="none" w:sz="0" w:space="0" w:color="auto"/>
            <w:left w:val="none" w:sz="0" w:space="0" w:color="auto"/>
            <w:bottom w:val="none" w:sz="0" w:space="0" w:color="auto"/>
            <w:right w:val="none" w:sz="0" w:space="0" w:color="auto"/>
          </w:divBdr>
        </w:div>
      </w:divsChild>
    </w:div>
    <w:div w:id="1235165096">
      <w:bodyDiv w:val="1"/>
      <w:marLeft w:val="0"/>
      <w:marRight w:val="0"/>
      <w:marTop w:val="0"/>
      <w:marBottom w:val="0"/>
      <w:divBdr>
        <w:top w:val="none" w:sz="0" w:space="0" w:color="auto"/>
        <w:left w:val="none" w:sz="0" w:space="0" w:color="auto"/>
        <w:bottom w:val="none" w:sz="0" w:space="0" w:color="auto"/>
        <w:right w:val="none" w:sz="0" w:space="0" w:color="auto"/>
      </w:divBdr>
      <w:divsChild>
        <w:div w:id="526331801">
          <w:marLeft w:val="640"/>
          <w:marRight w:val="0"/>
          <w:marTop w:val="0"/>
          <w:marBottom w:val="0"/>
          <w:divBdr>
            <w:top w:val="none" w:sz="0" w:space="0" w:color="auto"/>
            <w:left w:val="none" w:sz="0" w:space="0" w:color="auto"/>
            <w:bottom w:val="none" w:sz="0" w:space="0" w:color="auto"/>
            <w:right w:val="none" w:sz="0" w:space="0" w:color="auto"/>
          </w:divBdr>
        </w:div>
        <w:div w:id="318078209">
          <w:marLeft w:val="640"/>
          <w:marRight w:val="0"/>
          <w:marTop w:val="0"/>
          <w:marBottom w:val="0"/>
          <w:divBdr>
            <w:top w:val="none" w:sz="0" w:space="0" w:color="auto"/>
            <w:left w:val="none" w:sz="0" w:space="0" w:color="auto"/>
            <w:bottom w:val="none" w:sz="0" w:space="0" w:color="auto"/>
            <w:right w:val="none" w:sz="0" w:space="0" w:color="auto"/>
          </w:divBdr>
        </w:div>
        <w:div w:id="741869832">
          <w:marLeft w:val="640"/>
          <w:marRight w:val="0"/>
          <w:marTop w:val="0"/>
          <w:marBottom w:val="0"/>
          <w:divBdr>
            <w:top w:val="none" w:sz="0" w:space="0" w:color="auto"/>
            <w:left w:val="none" w:sz="0" w:space="0" w:color="auto"/>
            <w:bottom w:val="none" w:sz="0" w:space="0" w:color="auto"/>
            <w:right w:val="none" w:sz="0" w:space="0" w:color="auto"/>
          </w:divBdr>
        </w:div>
        <w:div w:id="528759975">
          <w:marLeft w:val="640"/>
          <w:marRight w:val="0"/>
          <w:marTop w:val="0"/>
          <w:marBottom w:val="0"/>
          <w:divBdr>
            <w:top w:val="none" w:sz="0" w:space="0" w:color="auto"/>
            <w:left w:val="none" w:sz="0" w:space="0" w:color="auto"/>
            <w:bottom w:val="none" w:sz="0" w:space="0" w:color="auto"/>
            <w:right w:val="none" w:sz="0" w:space="0" w:color="auto"/>
          </w:divBdr>
        </w:div>
        <w:div w:id="1947883629">
          <w:marLeft w:val="640"/>
          <w:marRight w:val="0"/>
          <w:marTop w:val="0"/>
          <w:marBottom w:val="0"/>
          <w:divBdr>
            <w:top w:val="none" w:sz="0" w:space="0" w:color="auto"/>
            <w:left w:val="none" w:sz="0" w:space="0" w:color="auto"/>
            <w:bottom w:val="none" w:sz="0" w:space="0" w:color="auto"/>
            <w:right w:val="none" w:sz="0" w:space="0" w:color="auto"/>
          </w:divBdr>
        </w:div>
        <w:div w:id="633679835">
          <w:marLeft w:val="640"/>
          <w:marRight w:val="0"/>
          <w:marTop w:val="0"/>
          <w:marBottom w:val="0"/>
          <w:divBdr>
            <w:top w:val="none" w:sz="0" w:space="0" w:color="auto"/>
            <w:left w:val="none" w:sz="0" w:space="0" w:color="auto"/>
            <w:bottom w:val="none" w:sz="0" w:space="0" w:color="auto"/>
            <w:right w:val="none" w:sz="0" w:space="0" w:color="auto"/>
          </w:divBdr>
        </w:div>
        <w:div w:id="1996108529">
          <w:marLeft w:val="640"/>
          <w:marRight w:val="0"/>
          <w:marTop w:val="0"/>
          <w:marBottom w:val="0"/>
          <w:divBdr>
            <w:top w:val="none" w:sz="0" w:space="0" w:color="auto"/>
            <w:left w:val="none" w:sz="0" w:space="0" w:color="auto"/>
            <w:bottom w:val="none" w:sz="0" w:space="0" w:color="auto"/>
            <w:right w:val="none" w:sz="0" w:space="0" w:color="auto"/>
          </w:divBdr>
        </w:div>
        <w:div w:id="320618577">
          <w:marLeft w:val="640"/>
          <w:marRight w:val="0"/>
          <w:marTop w:val="0"/>
          <w:marBottom w:val="0"/>
          <w:divBdr>
            <w:top w:val="none" w:sz="0" w:space="0" w:color="auto"/>
            <w:left w:val="none" w:sz="0" w:space="0" w:color="auto"/>
            <w:bottom w:val="none" w:sz="0" w:space="0" w:color="auto"/>
            <w:right w:val="none" w:sz="0" w:space="0" w:color="auto"/>
          </w:divBdr>
        </w:div>
        <w:div w:id="1426538887">
          <w:marLeft w:val="640"/>
          <w:marRight w:val="0"/>
          <w:marTop w:val="0"/>
          <w:marBottom w:val="0"/>
          <w:divBdr>
            <w:top w:val="none" w:sz="0" w:space="0" w:color="auto"/>
            <w:left w:val="none" w:sz="0" w:space="0" w:color="auto"/>
            <w:bottom w:val="none" w:sz="0" w:space="0" w:color="auto"/>
            <w:right w:val="none" w:sz="0" w:space="0" w:color="auto"/>
          </w:divBdr>
        </w:div>
        <w:div w:id="623969866">
          <w:marLeft w:val="640"/>
          <w:marRight w:val="0"/>
          <w:marTop w:val="0"/>
          <w:marBottom w:val="0"/>
          <w:divBdr>
            <w:top w:val="none" w:sz="0" w:space="0" w:color="auto"/>
            <w:left w:val="none" w:sz="0" w:space="0" w:color="auto"/>
            <w:bottom w:val="none" w:sz="0" w:space="0" w:color="auto"/>
            <w:right w:val="none" w:sz="0" w:space="0" w:color="auto"/>
          </w:divBdr>
        </w:div>
        <w:div w:id="902642799">
          <w:marLeft w:val="640"/>
          <w:marRight w:val="0"/>
          <w:marTop w:val="0"/>
          <w:marBottom w:val="0"/>
          <w:divBdr>
            <w:top w:val="none" w:sz="0" w:space="0" w:color="auto"/>
            <w:left w:val="none" w:sz="0" w:space="0" w:color="auto"/>
            <w:bottom w:val="none" w:sz="0" w:space="0" w:color="auto"/>
            <w:right w:val="none" w:sz="0" w:space="0" w:color="auto"/>
          </w:divBdr>
        </w:div>
        <w:div w:id="1403138345">
          <w:marLeft w:val="640"/>
          <w:marRight w:val="0"/>
          <w:marTop w:val="0"/>
          <w:marBottom w:val="0"/>
          <w:divBdr>
            <w:top w:val="none" w:sz="0" w:space="0" w:color="auto"/>
            <w:left w:val="none" w:sz="0" w:space="0" w:color="auto"/>
            <w:bottom w:val="none" w:sz="0" w:space="0" w:color="auto"/>
            <w:right w:val="none" w:sz="0" w:space="0" w:color="auto"/>
          </w:divBdr>
        </w:div>
        <w:div w:id="719668430">
          <w:marLeft w:val="640"/>
          <w:marRight w:val="0"/>
          <w:marTop w:val="0"/>
          <w:marBottom w:val="0"/>
          <w:divBdr>
            <w:top w:val="none" w:sz="0" w:space="0" w:color="auto"/>
            <w:left w:val="none" w:sz="0" w:space="0" w:color="auto"/>
            <w:bottom w:val="none" w:sz="0" w:space="0" w:color="auto"/>
            <w:right w:val="none" w:sz="0" w:space="0" w:color="auto"/>
          </w:divBdr>
        </w:div>
        <w:div w:id="1473910655">
          <w:marLeft w:val="640"/>
          <w:marRight w:val="0"/>
          <w:marTop w:val="0"/>
          <w:marBottom w:val="0"/>
          <w:divBdr>
            <w:top w:val="none" w:sz="0" w:space="0" w:color="auto"/>
            <w:left w:val="none" w:sz="0" w:space="0" w:color="auto"/>
            <w:bottom w:val="none" w:sz="0" w:space="0" w:color="auto"/>
            <w:right w:val="none" w:sz="0" w:space="0" w:color="auto"/>
          </w:divBdr>
        </w:div>
        <w:div w:id="959069190">
          <w:marLeft w:val="640"/>
          <w:marRight w:val="0"/>
          <w:marTop w:val="0"/>
          <w:marBottom w:val="0"/>
          <w:divBdr>
            <w:top w:val="none" w:sz="0" w:space="0" w:color="auto"/>
            <w:left w:val="none" w:sz="0" w:space="0" w:color="auto"/>
            <w:bottom w:val="none" w:sz="0" w:space="0" w:color="auto"/>
            <w:right w:val="none" w:sz="0" w:space="0" w:color="auto"/>
          </w:divBdr>
        </w:div>
        <w:div w:id="120539843">
          <w:marLeft w:val="640"/>
          <w:marRight w:val="0"/>
          <w:marTop w:val="0"/>
          <w:marBottom w:val="0"/>
          <w:divBdr>
            <w:top w:val="none" w:sz="0" w:space="0" w:color="auto"/>
            <w:left w:val="none" w:sz="0" w:space="0" w:color="auto"/>
            <w:bottom w:val="none" w:sz="0" w:space="0" w:color="auto"/>
            <w:right w:val="none" w:sz="0" w:space="0" w:color="auto"/>
          </w:divBdr>
        </w:div>
        <w:div w:id="1376614214">
          <w:marLeft w:val="640"/>
          <w:marRight w:val="0"/>
          <w:marTop w:val="0"/>
          <w:marBottom w:val="0"/>
          <w:divBdr>
            <w:top w:val="none" w:sz="0" w:space="0" w:color="auto"/>
            <w:left w:val="none" w:sz="0" w:space="0" w:color="auto"/>
            <w:bottom w:val="none" w:sz="0" w:space="0" w:color="auto"/>
            <w:right w:val="none" w:sz="0" w:space="0" w:color="auto"/>
          </w:divBdr>
        </w:div>
        <w:div w:id="1065757654">
          <w:marLeft w:val="640"/>
          <w:marRight w:val="0"/>
          <w:marTop w:val="0"/>
          <w:marBottom w:val="0"/>
          <w:divBdr>
            <w:top w:val="none" w:sz="0" w:space="0" w:color="auto"/>
            <w:left w:val="none" w:sz="0" w:space="0" w:color="auto"/>
            <w:bottom w:val="none" w:sz="0" w:space="0" w:color="auto"/>
            <w:right w:val="none" w:sz="0" w:space="0" w:color="auto"/>
          </w:divBdr>
        </w:div>
        <w:div w:id="213467756">
          <w:marLeft w:val="640"/>
          <w:marRight w:val="0"/>
          <w:marTop w:val="0"/>
          <w:marBottom w:val="0"/>
          <w:divBdr>
            <w:top w:val="none" w:sz="0" w:space="0" w:color="auto"/>
            <w:left w:val="none" w:sz="0" w:space="0" w:color="auto"/>
            <w:bottom w:val="none" w:sz="0" w:space="0" w:color="auto"/>
            <w:right w:val="none" w:sz="0" w:space="0" w:color="auto"/>
          </w:divBdr>
        </w:div>
        <w:div w:id="901135209">
          <w:marLeft w:val="640"/>
          <w:marRight w:val="0"/>
          <w:marTop w:val="0"/>
          <w:marBottom w:val="0"/>
          <w:divBdr>
            <w:top w:val="none" w:sz="0" w:space="0" w:color="auto"/>
            <w:left w:val="none" w:sz="0" w:space="0" w:color="auto"/>
            <w:bottom w:val="none" w:sz="0" w:space="0" w:color="auto"/>
            <w:right w:val="none" w:sz="0" w:space="0" w:color="auto"/>
          </w:divBdr>
        </w:div>
        <w:div w:id="1639606435">
          <w:marLeft w:val="640"/>
          <w:marRight w:val="0"/>
          <w:marTop w:val="0"/>
          <w:marBottom w:val="0"/>
          <w:divBdr>
            <w:top w:val="none" w:sz="0" w:space="0" w:color="auto"/>
            <w:left w:val="none" w:sz="0" w:space="0" w:color="auto"/>
            <w:bottom w:val="none" w:sz="0" w:space="0" w:color="auto"/>
            <w:right w:val="none" w:sz="0" w:space="0" w:color="auto"/>
          </w:divBdr>
        </w:div>
        <w:div w:id="366376437">
          <w:marLeft w:val="640"/>
          <w:marRight w:val="0"/>
          <w:marTop w:val="0"/>
          <w:marBottom w:val="0"/>
          <w:divBdr>
            <w:top w:val="none" w:sz="0" w:space="0" w:color="auto"/>
            <w:left w:val="none" w:sz="0" w:space="0" w:color="auto"/>
            <w:bottom w:val="none" w:sz="0" w:space="0" w:color="auto"/>
            <w:right w:val="none" w:sz="0" w:space="0" w:color="auto"/>
          </w:divBdr>
        </w:div>
        <w:div w:id="1280918558">
          <w:marLeft w:val="640"/>
          <w:marRight w:val="0"/>
          <w:marTop w:val="0"/>
          <w:marBottom w:val="0"/>
          <w:divBdr>
            <w:top w:val="none" w:sz="0" w:space="0" w:color="auto"/>
            <w:left w:val="none" w:sz="0" w:space="0" w:color="auto"/>
            <w:bottom w:val="none" w:sz="0" w:space="0" w:color="auto"/>
            <w:right w:val="none" w:sz="0" w:space="0" w:color="auto"/>
          </w:divBdr>
        </w:div>
        <w:div w:id="1337727479">
          <w:marLeft w:val="640"/>
          <w:marRight w:val="0"/>
          <w:marTop w:val="0"/>
          <w:marBottom w:val="0"/>
          <w:divBdr>
            <w:top w:val="none" w:sz="0" w:space="0" w:color="auto"/>
            <w:left w:val="none" w:sz="0" w:space="0" w:color="auto"/>
            <w:bottom w:val="none" w:sz="0" w:space="0" w:color="auto"/>
            <w:right w:val="none" w:sz="0" w:space="0" w:color="auto"/>
          </w:divBdr>
        </w:div>
        <w:div w:id="1648128412">
          <w:marLeft w:val="640"/>
          <w:marRight w:val="0"/>
          <w:marTop w:val="0"/>
          <w:marBottom w:val="0"/>
          <w:divBdr>
            <w:top w:val="none" w:sz="0" w:space="0" w:color="auto"/>
            <w:left w:val="none" w:sz="0" w:space="0" w:color="auto"/>
            <w:bottom w:val="none" w:sz="0" w:space="0" w:color="auto"/>
            <w:right w:val="none" w:sz="0" w:space="0" w:color="auto"/>
          </w:divBdr>
        </w:div>
        <w:div w:id="821967268">
          <w:marLeft w:val="640"/>
          <w:marRight w:val="0"/>
          <w:marTop w:val="0"/>
          <w:marBottom w:val="0"/>
          <w:divBdr>
            <w:top w:val="none" w:sz="0" w:space="0" w:color="auto"/>
            <w:left w:val="none" w:sz="0" w:space="0" w:color="auto"/>
            <w:bottom w:val="none" w:sz="0" w:space="0" w:color="auto"/>
            <w:right w:val="none" w:sz="0" w:space="0" w:color="auto"/>
          </w:divBdr>
        </w:div>
        <w:div w:id="358092035">
          <w:marLeft w:val="640"/>
          <w:marRight w:val="0"/>
          <w:marTop w:val="0"/>
          <w:marBottom w:val="0"/>
          <w:divBdr>
            <w:top w:val="none" w:sz="0" w:space="0" w:color="auto"/>
            <w:left w:val="none" w:sz="0" w:space="0" w:color="auto"/>
            <w:bottom w:val="none" w:sz="0" w:space="0" w:color="auto"/>
            <w:right w:val="none" w:sz="0" w:space="0" w:color="auto"/>
          </w:divBdr>
        </w:div>
        <w:div w:id="1423377276">
          <w:marLeft w:val="640"/>
          <w:marRight w:val="0"/>
          <w:marTop w:val="0"/>
          <w:marBottom w:val="0"/>
          <w:divBdr>
            <w:top w:val="none" w:sz="0" w:space="0" w:color="auto"/>
            <w:left w:val="none" w:sz="0" w:space="0" w:color="auto"/>
            <w:bottom w:val="none" w:sz="0" w:space="0" w:color="auto"/>
            <w:right w:val="none" w:sz="0" w:space="0" w:color="auto"/>
          </w:divBdr>
        </w:div>
        <w:div w:id="223222366">
          <w:marLeft w:val="640"/>
          <w:marRight w:val="0"/>
          <w:marTop w:val="0"/>
          <w:marBottom w:val="0"/>
          <w:divBdr>
            <w:top w:val="none" w:sz="0" w:space="0" w:color="auto"/>
            <w:left w:val="none" w:sz="0" w:space="0" w:color="auto"/>
            <w:bottom w:val="none" w:sz="0" w:space="0" w:color="auto"/>
            <w:right w:val="none" w:sz="0" w:space="0" w:color="auto"/>
          </w:divBdr>
        </w:div>
        <w:div w:id="247006423">
          <w:marLeft w:val="640"/>
          <w:marRight w:val="0"/>
          <w:marTop w:val="0"/>
          <w:marBottom w:val="0"/>
          <w:divBdr>
            <w:top w:val="none" w:sz="0" w:space="0" w:color="auto"/>
            <w:left w:val="none" w:sz="0" w:space="0" w:color="auto"/>
            <w:bottom w:val="none" w:sz="0" w:space="0" w:color="auto"/>
            <w:right w:val="none" w:sz="0" w:space="0" w:color="auto"/>
          </w:divBdr>
        </w:div>
        <w:div w:id="125200738">
          <w:marLeft w:val="640"/>
          <w:marRight w:val="0"/>
          <w:marTop w:val="0"/>
          <w:marBottom w:val="0"/>
          <w:divBdr>
            <w:top w:val="none" w:sz="0" w:space="0" w:color="auto"/>
            <w:left w:val="none" w:sz="0" w:space="0" w:color="auto"/>
            <w:bottom w:val="none" w:sz="0" w:space="0" w:color="auto"/>
            <w:right w:val="none" w:sz="0" w:space="0" w:color="auto"/>
          </w:divBdr>
        </w:div>
        <w:div w:id="196240094">
          <w:marLeft w:val="640"/>
          <w:marRight w:val="0"/>
          <w:marTop w:val="0"/>
          <w:marBottom w:val="0"/>
          <w:divBdr>
            <w:top w:val="none" w:sz="0" w:space="0" w:color="auto"/>
            <w:left w:val="none" w:sz="0" w:space="0" w:color="auto"/>
            <w:bottom w:val="none" w:sz="0" w:space="0" w:color="auto"/>
            <w:right w:val="none" w:sz="0" w:space="0" w:color="auto"/>
          </w:divBdr>
        </w:div>
        <w:div w:id="1088192458">
          <w:marLeft w:val="640"/>
          <w:marRight w:val="0"/>
          <w:marTop w:val="0"/>
          <w:marBottom w:val="0"/>
          <w:divBdr>
            <w:top w:val="none" w:sz="0" w:space="0" w:color="auto"/>
            <w:left w:val="none" w:sz="0" w:space="0" w:color="auto"/>
            <w:bottom w:val="none" w:sz="0" w:space="0" w:color="auto"/>
            <w:right w:val="none" w:sz="0" w:space="0" w:color="auto"/>
          </w:divBdr>
        </w:div>
        <w:div w:id="1418165711">
          <w:marLeft w:val="640"/>
          <w:marRight w:val="0"/>
          <w:marTop w:val="0"/>
          <w:marBottom w:val="0"/>
          <w:divBdr>
            <w:top w:val="none" w:sz="0" w:space="0" w:color="auto"/>
            <w:left w:val="none" w:sz="0" w:space="0" w:color="auto"/>
            <w:bottom w:val="none" w:sz="0" w:space="0" w:color="auto"/>
            <w:right w:val="none" w:sz="0" w:space="0" w:color="auto"/>
          </w:divBdr>
        </w:div>
      </w:divsChild>
    </w:div>
    <w:div w:id="1238982285">
      <w:bodyDiv w:val="1"/>
      <w:marLeft w:val="0"/>
      <w:marRight w:val="0"/>
      <w:marTop w:val="0"/>
      <w:marBottom w:val="0"/>
      <w:divBdr>
        <w:top w:val="none" w:sz="0" w:space="0" w:color="auto"/>
        <w:left w:val="none" w:sz="0" w:space="0" w:color="auto"/>
        <w:bottom w:val="none" w:sz="0" w:space="0" w:color="auto"/>
        <w:right w:val="none" w:sz="0" w:space="0" w:color="auto"/>
      </w:divBdr>
      <w:divsChild>
        <w:div w:id="1740059242">
          <w:marLeft w:val="640"/>
          <w:marRight w:val="0"/>
          <w:marTop w:val="0"/>
          <w:marBottom w:val="0"/>
          <w:divBdr>
            <w:top w:val="none" w:sz="0" w:space="0" w:color="auto"/>
            <w:left w:val="none" w:sz="0" w:space="0" w:color="auto"/>
            <w:bottom w:val="none" w:sz="0" w:space="0" w:color="auto"/>
            <w:right w:val="none" w:sz="0" w:space="0" w:color="auto"/>
          </w:divBdr>
        </w:div>
        <w:div w:id="1690058726">
          <w:marLeft w:val="640"/>
          <w:marRight w:val="0"/>
          <w:marTop w:val="0"/>
          <w:marBottom w:val="0"/>
          <w:divBdr>
            <w:top w:val="none" w:sz="0" w:space="0" w:color="auto"/>
            <w:left w:val="none" w:sz="0" w:space="0" w:color="auto"/>
            <w:bottom w:val="none" w:sz="0" w:space="0" w:color="auto"/>
            <w:right w:val="none" w:sz="0" w:space="0" w:color="auto"/>
          </w:divBdr>
        </w:div>
        <w:div w:id="1730761341">
          <w:marLeft w:val="640"/>
          <w:marRight w:val="0"/>
          <w:marTop w:val="0"/>
          <w:marBottom w:val="0"/>
          <w:divBdr>
            <w:top w:val="none" w:sz="0" w:space="0" w:color="auto"/>
            <w:left w:val="none" w:sz="0" w:space="0" w:color="auto"/>
            <w:bottom w:val="none" w:sz="0" w:space="0" w:color="auto"/>
            <w:right w:val="none" w:sz="0" w:space="0" w:color="auto"/>
          </w:divBdr>
        </w:div>
        <w:div w:id="577790905">
          <w:marLeft w:val="640"/>
          <w:marRight w:val="0"/>
          <w:marTop w:val="0"/>
          <w:marBottom w:val="0"/>
          <w:divBdr>
            <w:top w:val="none" w:sz="0" w:space="0" w:color="auto"/>
            <w:left w:val="none" w:sz="0" w:space="0" w:color="auto"/>
            <w:bottom w:val="none" w:sz="0" w:space="0" w:color="auto"/>
            <w:right w:val="none" w:sz="0" w:space="0" w:color="auto"/>
          </w:divBdr>
        </w:div>
        <w:div w:id="2040887149">
          <w:marLeft w:val="640"/>
          <w:marRight w:val="0"/>
          <w:marTop w:val="0"/>
          <w:marBottom w:val="0"/>
          <w:divBdr>
            <w:top w:val="none" w:sz="0" w:space="0" w:color="auto"/>
            <w:left w:val="none" w:sz="0" w:space="0" w:color="auto"/>
            <w:bottom w:val="none" w:sz="0" w:space="0" w:color="auto"/>
            <w:right w:val="none" w:sz="0" w:space="0" w:color="auto"/>
          </w:divBdr>
        </w:div>
        <w:div w:id="2053537344">
          <w:marLeft w:val="640"/>
          <w:marRight w:val="0"/>
          <w:marTop w:val="0"/>
          <w:marBottom w:val="0"/>
          <w:divBdr>
            <w:top w:val="none" w:sz="0" w:space="0" w:color="auto"/>
            <w:left w:val="none" w:sz="0" w:space="0" w:color="auto"/>
            <w:bottom w:val="none" w:sz="0" w:space="0" w:color="auto"/>
            <w:right w:val="none" w:sz="0" w:space="0" w:color="auto"/>
          </w:divBdr>
        </w:div>
        <w:div w:id="2107722414">
          <w:marLeft w:val="640"/>
          <w:marRight w:val="0"/>
          <w:marTop w:val="0"/>
          <w:marBottom w:val="0"/>
          <w:divBdr>
            <w:top w:val="none" w:sz="0" w:space="0" w:color="auto"/>
            <w:left w:val="none" w:sz="0" w:space="0" w:color="auto"/>
            <w:bottom w:val="none" w:sz="0" w:space="0" w:color="auto"/>
            <w:right w:val="none" w:sz="0" w:space="0" w:color="auto"/>
          </w:divBdr>
        </w:div>
        <w:div w:id="1823038722">
          <w:marLeft w:val="640"/>
          <w:marRight w:val="0"/>
          <w:marTop w:val="0"/>
          <w:marBottom w:val="0"/>
          <w:divBdr>
            <w:top w:val="none" w:sz="0" w:space="0" w:color="auto"/>
            <w:left w:val="none" w:sz="0" w:space="0" w:color="auto"/>
            <w:bottom w:val="none" w:sz="0" w:space="0" w:color="auto"/>
            <w:right w:val="none" w:sz="0" w:space="0" w:color="auto"/>
          </w:divBdr>
        </w:div>
        <w:div w:id="975182894">
          <w:marLeft w:val="640"/>
          <w:marRight w:val="0"/>
          <w:marTop w:val="0"/>
          <w:marBottom w:val="0"/>
          <w:divBdr>
            <w:top w:val="none" w:sz="0" w:space="0" w:color="auto"/>
            <w:left w:val="none" w:sz="0" w:space="0" w:color="auto"/>
            <w:bottom w:val="none" w:sz="0" w:space="0" w:color="auto"/>
            <w:right w:val="none" w:sz="0" w:space="0" w:color="auto"/>
          </w:divBdr>
        </w:div>
        <w:div w:id="185171012">
          <w:marLeft w:val="640"/>
          <w:marRight w:val="0"/>
          <w:marTop w:val="0"/>
          <w:marBottom w:val="0"/>
          <w:divBdr>
            <w:top w:val="none" w:sz="0" w:space="0" w:color="auto"/>
            <w:left w:val="none" w:sz="0" w:space="0" w:color="auto"/>
            <w:bottom w:val="none" w:sz="0" w:space="0" w:color="auto"/>
            <w:right w:val="none" w:sz="0" w:space="0" w:color="auto"/>
          </w:divBdr>
        </w:div>
        <w:div w:id="97527920">
          <w:marLeft w:val="640"/>
          <w:marRight w:val="0"/>
          <w:marTop w:val="0"/>
          <w:marBottom w:val="0"/>
          <w:divBdr>
            <w:top w:val="none" w:sz="0" w:space="0" w:color="auto"/>
            <w:left w:val="none" w:sz="0" w:space="0" w:color="auto"/>
            <w:bottom w:val="none" w:sz="0" w:space="0" w:color="auto"/>
            <w:right w:val="none" w:sz="0" w:space="0" w:color="auto"/>
          </w:divBdr>
        </w:div>
        <w:div w:id="558517552">
          <w:marLeft w:val="640"/>
          <w:marRight w:val="0"/>
          <w:marTop w:val="0"/>
          <w:marBottom w:val="0"/>
          <w:divBdr>
            <w:top w:val="none" w:sz="0" w:space="0" w:color="auto"/>
            <w:left w:val="none" w:sz="0" w:space="0" w:color="auto"/>
            <w:bottom w:val="none" w:sz="0" w:space="0" w:color="auto"/>
            <w:right w:val="none" w:sz="0" w:space="0" w:color="auto"/>
          </w:divBdr>
        </w:div>
        <w:div w:id="1226405762">
          <w:marLeft w:val="640"/>
          <w:marRight w:val="0"/>
          <w:marTop w:val="0"/>
          <w:marBottom w:val="0"/>
          <w:divBdr>
            <w:top w:val="none" w:sz="0" w:space="0" w:color="auto"/>
            <w:left w:val="none" w:sz="0" w:space="0" w:color="auto"/>
            <w:bottom w:val="none" w:sz="0" w:space="0" w:color="auto"/>
            <w:right w:val="none" w:sz="0" w:space="0" w:color="auto"/>
          </w:divBdr>
        </w:div>
        <w:div w:id="284166604">
          <w:marLeft w:val="640"/>
          <w:marRight w:val="0"/>
          <w:marTop w:val="0"/>
          <w:marBottom w:val="0"/>
          <w:divBdr>
            <w:top w:val="none" w:sz="0" w:space="0" w:color="auto"/>
            <w:left w:val="none" w:sz="0" w:space="0" w:color="auto"/>
            <w:bottom w:val="none" w:sz="0" w:space="0" w:color="auto"/>
            <w:right w:val="none" w:sz="0" w:space="0" w:color="auto"/>
          </w:divBdr>
        </w:div>
        <w:div w:id="1859126081">
          <w:marLeft w:val="640"/>
          <w:marRight w:val="0"/>
          <w:marTop w:val="0"/>
          <w:marBottom w:val="0"/>
          <w:divBdr>
            <w:top w:val="none" w:sz="0" w:space="0" w:color="auto"/>
            <w:left w:val="none" w:sz="0" w:space="0" w:color="auto"/>
            <w:bottom w:val="none" w:sz="0" w:space="0" w:color="auto"/>
            <w:right w:val="none" w:sz="0" w:space="0" w:color="auto"/>
          </w:divBdr>
        </w:div>
        <w:div w:id="860749968">
          <w:marLeft w:val="640"/>
          <w:marRight w:val="0"/>
          <w:marTop w:val="0"/>
          <w:marBottom w:val="0"/>
          <w:divBdr>
            <w:top w:val="none" w:sz="0" w:space="0" w:color="auto"/>
            <w:left w:val="none" w:sz="0" w:space="0" w:color="auto"/>
            <w:bottom w:val="none" w:sz="0" w:space="0" w:color="auto"/>
            <w:right w:val="none" w:sz="0" w:space="0" w:color="auto"/>
          </w:divBdr>
        </w:div>
        <w:div w:id="1488787799">
          <w:marLeft w:val="640"/>
          <w:marRight w:val="0"/>
          <w:marTop w:val="0"/>
          <w:marBottom w:val="0"/>
          <w:divBdr>
            <w:top w:val="none" w:sz="0" w:space="0" w:color="auto"/>
            <w:left w:val="none" w:sz="0" w:space="0" w:color="auto"/>
            <w:bottom w:val="none" w:sz="0" w:space="0" w:color="auto"/>
            <w:right w:val="none" w:sz="0" w:space="0" w:color="auto"/>
          </w:divBdr>
        </w:div>
        <w:div w:id="1593008392">
          <w:marLeft w:val="640"/>
          <w:marRight w:val="0"/>
          <w:marTop w:val="0"/>
          <w:marBottom w:val="0"/>
          <w:divBdr>
            <w:top w:val="none" w:sz="0" w:space="0" w:color="auto"/>
            <w:left w:val="none" w:sz="0" w:space="0" w:color="auto"/>
            <w:bottom w:val="none" w:sz="0" w:space="0" w:color="auto"/>
            <w:right w:val="none" w:sz="0" w:space="0" w:color="auto"/>
          </w:divBdr>
        </w:div>
        <w:div w:id="1716347476">
          <w:marLeft w:val="640"/>
          <w:marRight w:val="0"/>
          <w:marTop w:val="0"/>
          <w:marBottom w:val="0"/>
          <w:divBdr>
            <w:top w:val="none" w:sz="0" w:space="0" w:color="auto"/>
            <w:left w:val="none" w:sz="0" w:space="0" w:color="auto"/>
            <w:bottom w:val="none" w:sz="0" w:space="0" w:color="auto"/>
            <w:right w:val="none" w:sz="0" w:space="0" w:color="auto"/>
          </w:divBdr>
        </w:div>
        <w:div w:id="975987909">
          <w:marLeft w:val="640"/>
          <w:marRight w:val="0"/>
          <w:marTop w:val="0"/>
          <w:marBottom w:val="0"/>
          <w:divBdr>
            <w:top w:val="none" w:sz="0" w:space="0" w:color="auto"/>
            <w:left w:val="none" w:sz="0" w:space="0" w:color="auto"/>
            <w:bottom w:val="none" w:sz="0" w:space="0" w:color="auto"/>
            <w:right w:val="none" w:sz="0" w:space="0" w:color="auto"/>
          </w:divBdr>
        </w:div>
        <w:div w:id="1560552839">
          <w:marLeft w:val="640"/>
          <w:marRight w:val="0"/>
          <w:marTop w:val="0"/>
          <w:marBottom w:val="0"/>
          <w:divBdr>
            <w:top w:val="none" w:sz="0" w:space="0" w:color="auto"/>
            <w:left w:val="none" w:sz="0" w:space="0" w:color="auto"/>
            <w:bottom w:val="none" w:sz="0" w:space="0" w:color="auto"/>
            <w:right w:val="none" w:sz="0" w:space="0" w:color="auto"/>
          </w:divBdr>
        </w:div>
        <w:div w:id="263460024">
          <w:marLeft w:val="640"/>
          <w:marRight w:val="0"/>
          <w:marTop w:val="0"/>
          <w:marBottom w:val="0"/>
          <w:divBdr>
            <w:top w:val="none" w:sz="0" w:space="0" w:color="auto"/>
            <w:left w:val="none" w:sz="0" w:space="0" w:color="auto"/>
            <w:bottom w:val="none" w:sz="0" w:space="0" w:color="auto"/>
            <w:right w:val="none" w:sz="0" w:space="0" w:color="auto"/>
          </w:divBdr>
        </w:div>
        <w:div w:id="416245419">
          <w:marLeft w:val="640"/>
          <w:marRight w:val="0"/>
          <w:marTop w:val="0"/>
          <w:marBottom w:val="0"/>
          <w:divBdr>
            <w:top w:val="none" w:sz="0" w:space="0" w:color="auto"/>
            <w:left w:val="none" w:sz="0" w:space="0" w:color="auto"/>
            <w:bottom w:val="none" w:sz="0" w:space="0" w:color="auto"/>
            <w:right w:val="none" w:sz="0" w:space="0" w:color="auto"/>
          </w:divBdr>
        </w:div>
        <w:div w:id="500974792">
          <w:marLeft w:val="640"/>
          <w:marRight w:val="0"/>
          <w:marTop w:val="0"/>
          <w:marBottom w:val="0"/>
          <w:divBdr>
            <w:top w:val="none" w:sz="0" w:space="0" w:color="auto"/>
            <w:left w:val="none" w:sz="0" w:space="0" w:color="auto"/>
            <w:bottom w:val="none" w:sz="0" w:space="0" w:color="auto"/>
            <w:right w:val="none" w:sz="0" w:space="0" w:color="auto"/>
          </w:divBdr>
        </w:div>
        <w:div w:id="921648575">
          <w:marLeft w:val="640"/>
          <w:marRight w:val="0"/>
          <w:marTop w:val="0"/>
          <w:marBottom w:val="0"/>
          <w:divBdr>
            <w:top w:val="none" w:sz="0" w:space="0" w:color="auto"/>
            <w:left w:val="none" w:sz="0" w:space="0" w:color="auto"/>
            <w:bottom w:val="none" w:sz="0" w:space="0" w:color="auto"/>
            <w:right w:val="none" w:sz="0" w:space="0" w:color="auto"/>
          </w:divBdr>
        </w:div>
        <w:div w:id="5668780">
          <w:marLeft w:val="640"/>
          <w:marRight w:val="0"/>
          <w:marTop w:val="0"/>
          <w:marBottom w:val="0"/>
          <w:divBdr>
            <w:top w:val="none" w:sz="0" w:space="0" w:color="auto"/>
            <w:left w:val="none" w:sz="0" w:space="0" w:color="auto"/>
            <w:bottom w:val="none" w:sz="0" w:space="0" w:color="auto"/>
            <w:right w:val="none" w:sz="0" w:space="0" w:color="auto"/>
          </w:divBdr>
        </w:div>
        <w:div w:id="1575511779">
          <w:marLeft w:val="640"/>
          <w:marRight w:val="0"/>
          <w:marTop w:val="0"/>
          <w:marBottom w:val="0"/>
          <w:divBdr>
            <w:top w:val="none" w:sz="0" w:space="0" w:color="auto"/>
            <w:left w:val="none" w:sz="0" w:space="0" w:color="auto"/>
            <w:bottom w:val="none" w:sz="0" w:space="0" w:color="auto"/>
            <w:right w:val="none" w:sz="0" w:space="0" w:color="auto"/>
          </w:divBdr>
        </w:div>
        <w:div w:id="1689794186">
          <w:marLeft w:val="640"/>
          <w:marRight w:val="0"/>
          <w:marTop w:val="0"/>
          <w:marBottom w:val="0"/>
          <w:divBdr>
            <w:top w:val="none" w:sz="0" w:space="0" w:color="auto"/>
            <w:left w:val="none" w:sz="0" w:space="0" w:color="auto"/>
            <w:bottom w:val="none" w:sz="0" w:space="0" w:color="auto"/>
            <w:right w:val="none" w:sz="0" w:space="0" w:color="auto"/>
          </w:divBdr>
        </w:div>
        <w:div w:id="1349679733">
          <w:marLeft w:val="640"/>
          <w:marRight w:val="0"/>
          <w:marTop w:val="0"/>
          <w:marBottom w:val="0"/>
          <w:divBdr>
            <w:top w:val="none" w:sz="0" w:space="0" w:color="auto"/>
            <w:left w:val="none" w:sz="0" w:space="0" w:color="auto"/>
            <w:bottom w:val="none" w:sz="0" w:space="0" w:color="auto"/>
            <w:right w:val="none" w:sz="0" w:space="0" w:color="auto"/>
          </w:divBdr>
        </w:div>
        <w:div w:id="1685933625">
          <w:marLeft w:val="640"/>
          <w:marRight w:val="0"/>
          <w:marTop w:val="0"/>
          <w:marBottom w:val="0"/>
          <w:divBdr>
            <w:top w:val="none" w:sz="0" w:space="0" w:color="auto"/>
            <w:left w:val="none" w:sz="0" w:space="0" w:color="auto"/>
            <w:bottom w:val="none" w:sz="0" w:space="0" w:color="auto"/>
            <w:right w:val="none" w:sz="0" w:space="0" w:color="auto"/>
          </w:divBdr>
        </w:div>
        <w:div w:id="1354259644">
          <w:marLeft w:val="640"/>
          <w:marRight w:val="0"/>
          <w:marTop w:val="0"/>
          <w:marBottom w:val="0"/>
          <w:divBdr>
            <w:top w:val="none" w:sz="0" w:space="0" w:color="auto"/>
            <w:left w:val="none" w:sz="0" w:space="0" w:color="auto"/>
            <w:bottom w:val="none" w:sz="0" w:space="0" w:color="auto"/>
            <w:right w:val="none" w:sz="0" w:space="0" w:color="auto"/>
          </w:divBdr>
        </w:div>
        <w:div w:id="1981106136">
          <w:marLeft w:val="640"/>
          <w:marRight w:val="0"/>
          <w:marTop w:val="0"/>
          <w:marBottom w:val="0"/>
          <w:divBdr>
            <w:top w:val="none" w:sz="0" w:space="0" w:color="auto"/>
            <w:left w:val="none" w:sz="0" w:space="0" w:color="auto"/>
            <w:bottom w:val="none" w:sz="0" w:space="0" w:color="auto"/>
            <w:right w:val="none" w:sz="0" w:space="0" w:color="auto"/>
          </w:divBdr>
        </w:div>
        <w:div w:id="188373540">
          <w:marLeft w:val="640"/>
          <w:marRight w:val="0"/>
          <w:marTop w:val="0"/>
          <w:marBottom w:val="0"/>
          <w:divBdr>
            <w:top w:val="none" w:sz="0" w:space="0" w:color="auto"/>
            <w:left w:val="none" w:sz="0" w:space="0" w:color="auto"/>
            <w:bottom w:val="none" w:sz="0" w:space="0" w:color="auto"/>
            <w:right w:val="none" w:sz="0" w:space="0" w:color="auto"/>
          </w:divBdr>
        </w:div>
        <w:div w:id="307711997">
          <w:marLeft w:val="640"/>
          <w:marRight w:val="0"/>
          <w:marTop w:val="0"/>
          <w:marBottom w:val="0"/>
          <w:divBdr>
            <w:top w:val="none" w:sz="0" w:space="0" w:color="auto"/>
            <w:left w:val="none" w:sz="0" w:space="0" w:color="auto"/>
            <w:bottom w:val="none" w:sz="0" w:space="0" w:color="auto"/>
            <w:right w:val="none" w:sz="0" w:space="0" w:color="auto"/>
          </w:divBdr>
        </w:div>
        <w:div w:id="928587776">
          <w:marLeft w:val="640"/>
          <w:marRight w:val="0"/>
          <w:marTop w:val="0"/>
          <w:marBottom w:val="0"/>
          <w:divBdr>
            <w:top w:val="none" w:sz="0" w:space="0" w:color="auto"/>
            <w:left w:val="none" w:sz="0" w:space="0" w:color="auto"/>
            <w:bottom w:val="none" w:sz="0" w:space="0" w:color="auto"/>
            <w:right w:val="none" w:sz="0" w:space="0" w:color="auto"/>
          </w:divBdr>
        </w:div>
        <w:div w:id="852691128">
          <w:marLeft w:val="640"/>
          <w:marRight w:val="0"/>
          <w:marTop w:val="0"/>
          <w:marBottom w:val="0"/>
          <w:divBdr>
            <w:top w:val="none" w:sz="0" w:space="0" w:color="auto"/>
            <w:left w:val="none" w:sz="0" w:space="0" w:color="auto"/>
            <w:bottom w:val="none" w:sz="0" w:space="0" w:color="auto"/>
            <w:right w:val="none" w:sz="0" w:space="0" w:color="auto"/>
          </w:divBdr>
        </w:div>
      </w:divsChild>
    </w:div>
    <w:div w:id="1243490473">
      <w:bodyDiv w:val="1"/>
      <w:marLeft w:val="0"/>
      <w:marRight w:val="0"/>
      <w:marTop w:val="0"/>
      <w:marBottom w:val="0"/>
      <w:divBdr>
        <w:top w:val="none" w:sz="0" w:space="0" w:color="auto"/>
        <w:left w:val="none" w:sz="0" w:space="0" w:color="auto"/>
        <w:bottom w:val="none" w:sz="0" w:space="0" w:color="auto"/>
        <w:right w:val="none" w:sz="0" w:space="0" w:color="auto"/>
      </w:divBdr>
      <w:divsChild>
        <w:div w:id="536284180">
          <w:marLeft w:val="640"/>
          <w:marRight w:val="0"/>
          <w:marTop w:val="0"/>
          <w:marBottom w:val="0"/>
          <w:divBdr>
            <w:top w:val="none" w:sz="0" w:space="0" w:color="auto"/>
            <w:left w:val="none" w:sz="0" w:space="0" w:color="auto"/>
            <w:bottom w:val="none" w:sz="0" w:space="0" w:color="auto"/>
            <w:right w:val="none" w:sz="0" w:space="0" w:color="auto"/>
          </w:divBdr>
        </w:div>
        <w:div w:id="895894734">
          <w:marLeft w:val="640"/>
          <w:marRight w:val="0"/>
          <w:marTop w:val="0"/>
          <w:marBottom w:val="0"/>
          <w:divBdr>
            <w:top w:val="none" w:sz="0" w:space="0" w:color="auto"/>
            <w:left w:val="none" w:sz="0" w:space="0" w:color="auto"/>
            <w:bottom w:val="none" w:sz="0" w:space="0" w:color="auto"/>
            <w:right w:val="none" w:sz="0" w:space="0" w:color="auto"/>
          </w:divBdr>
        </w:div>
        <w:div w:id="1357151761">
          <w:marLeft w:val="640"/>
          <w:marRight w:val="0"/>
          <w:marTop w:val="0"/>
          <w:marBottom w:val="0"/>
          <w:divBdr>
            <w:top w:val="none" w:sz="0" w:space="0" w:color="auto"/>
            <w:left w:val="none" w:sz="0" w:space="0" w:color="auto"/>
            <w:bottom w:val="none" w:sz="0" w:space="0" w:color="auto"/>
            <w:right w:val="none" w:sz="0" w:space="0" w:color="auto"/>
          </w:divBdr>
        </w:div>
        <w:div w:id="1970473948">
          <w:marLeft w:val="640"/>
          <w:marRight w:val="0"/>
          <w:marTop w:val="0"/>
          <w:marBottom w:val="0"/>
          <w:divBdr>
            <w:top w:val="none" w:sz="0" w:space="0" w:color="auto"/>
            <w:left w:val="none" w:sz="0" w:space="0" w:color="auto"/>
            <w:bottom w:val="none" w:sz="0" w:space="0" w:color="auto"/>
            <w:right w:val="none" w:sz="0" w:space="0" w:color="auto"/>
          </w:divBdr>
        </w:div>
        <w:div w:id="1747221413">
          <w:marLeft w:val="640"/>
          <w:marRight w:val="0"/>
          <w:marTop w:val="0"/>
          <w:marBottom w:val="0"/>
          <w:divBdr>
            <w:top w:val="none" w:sz="0" w:space="0" w:color="auto"/>
            <w:left w:val="none" w:sz="0" w:space="0" w:color="auto"/>
            <w:bottom w:val="none" w:sz="0" w:space="0" w:color="auto"/>
            <w:right w:val="none" w:sz="0" w:space="0" w:color="auto"/>
          </w:divBdr>
        </w:div>
        <w:div w:id="1193614221">
          <w:marLeft w:val="640"/>
          <w:marRight w:val="0"/>
          <w:marTop w:val="0"/>
          <w:marBottom w:val="0"/>
          <w:divBdr>
            <w:top w:val="none" w:sz="0" w:space="0" w:color="auto"/>
            <w:left w:val="none" w:sz="0" w:space="0" w:color="auto"/>
            <w:bottom w:val="none" w:sz="0" w:space="0" w:color="auto"/>
            <w:right w:val="none" w:sz="0" w:space="0" w:color="auto"/>
          </w:divBdr>
        </w:div>
        <w:div w:id="2046296984">
          <w:marLeft w:val="640"/>
          <w:marRight w:val="0"/>
          <w:marTop w:val="0"/>
          <w:marBottom w:val="0"/>
          <w:divBdr>
            <w:top w:val="none" w:sz="0" w:space="0" w:color="auto"/>
            <w:left w:val="none" w:sz="0" w:space="0" w:color="auto"/>
            <w:bottom w:val="none" w:sz="0" w:space="0" w:color="auto"/>
            <w:right w:val="none" w:sz="0" w:space="0" w:color="auto"/>
          </w:divBdr>
        </w:div>
        <w:div w:id="1881671835">
          <w:marLeft w:val="640"/>
          <w:marRight w:val="0"/>
          <w:marTop w:val="0"/>
          <w:marBottom w:val="0"/>
          <w:divBdr>
            <w:top w:val="none" w:sz="0" w:space="0" w:color="auto"/>
            <w:left w:val="none" w:sz="0" w:space="0" w:color="auto"/>
            <w:bottom w:val="none" w:sz="0" w:space="0" w:color="auto"/>
            <w:right w:val="none" w:sz="0" w:space="0" w:color="auto"/>
          </w:divBdr>
        </w:div>
        <w:div w:id="1136070302">
          <w:marLeft w:val="640"/>
          <w:marRight w:val="0"/>
          <w:marTop w:val="0"/>
          <w:marBottom w:val="0"/>
          <w:divBdr>
            <w:top w:val="none" w:sz="0" w:space="0" w:color="auto"/>
            <w:left w:val="none" w:sz="0" w:space="0" w:color="auto"/>
            <w:bottom w:val="none" w:sz="0" w:space="0" w:color="auto"/>
            <w:right w:val="none" w:sz="0" w:space="0" w:color="auto"/>
          </w:divBdr>
        </w:div>
        <w:div w:id="1070008042">
          <w:marLeft w:val="640"/>
          <w:marRight w:val="0"/>
          <w:marTop w:val="0"/>
          <w:marBottom w:val="0"/>
          <w:divBdr>
            <w:top w:val="none" w:sz="0" w:space="0" w:color="auto"/>
            <w:left w:val="none" w:sz="0" w:space="0" w:color="auto"/>
            <w:bottom w:val="none" w:sz="0" w:space="0" w:color="auto"/>
            <w:right w:val="none" w:sz="0" w:space="0" w:color="auto"/>
          </w:divBdr>
        </w:div>
        <w:div w:id="1940210801">
          <w:marLeft w:val="640"/>
          <w:marRight w:val="0"/>
          <w:marTop w:val="0"/>
          <w:marBottom w:val="0"/>
          <w:divBdr>
            <w:top w:val="none" w:sz="0" w:space="0" w:color="auto"/>
            <w:left w:val="none" w:sz="0" w:space="0" w:color="auto"/>
            <w:bottom w:val="none" w:sz="0" w:space="0" w:color="auto"/>
            <w:right w:val="none" w:sz="0" w:space="0" w:color="auto"/>
          </w:divBdr>
        </w:div>
        <w:div w:id="638266201">
          <w:marLeft w:val="640"/>
          <w:marRight w:val="0"/>
          <w:marTop w:val="0"/>
          <w:marBottom w:val="0"/>
          <w:divBdr>
            <w:top w:val="none" w:sz="0" w:space="0" w:color="auto"/>
            <w:left w:val="none" w:sz="0" w:space="0" w:color="auto"/>
            <w:bottom w:val="none" w:sz="0" w:space="0" w:color="auto"/>
            <w:right w:val="none" w:sz="0" w:space="0" w:color="auto"/>
          </w:divBdr>
        </w:div>
        <w:div w:id="1213881574">
          <w:marLeft w:val="640"/>
          <w:marRight w:val="0"/>
          <w:marTop w:val="0"/>
          <w:marBottom w:val="0"/>
          <w:divBdr>
            <w:top w:val="none" w:sz="0" w:space="0" w:color="auto"/>
            <w:left w:val="none" w:sz="0" w:space="0" w:color="auto"/>
            <w:bottom w:val="none" w:sz="0" w:space="0" w:color="auto"/>
            <w:right w:val="none" w:sz="0" w:space="0" w:color="auto"/>
          </w:divBdr>
        </w:div>
        <w:div w:id="320427636">
          <w:marLeft w:val="640"/>
          <w:marRight w:val="0"/>
          <w:marTop w:val="0"/>
          <w:marBottom w:val="0"/>
          <w:divBdr>
            <w:top w:val="none" w:sz="0" w:space="0" w:color="auto"/>
            <w:left w:val="none" w:sz="0" w:space="0" w:color="auto"/>
            <w:bottom w:val="none" w:sz="0" w:space="0" w:color="auto"/>
            <w:right w:val="none" w:sz="0" w:space="0" w:color="auto"/>
          </w:divBdr>
        </w:div>
        <w:div w:id="777261226">
          <w:marLeft w:val="640"/>
          <w:marRight w:val="0"/>
          <w:marTop w:val="0"/>
          <w:marBottom w:val="0"/>
          <w:divBdr>
            <w:top w:val="none" w:sz="0" w:space="0" w:color="auto"/>
            <w:left w:val="none" w:sz="0" w:space="0" w:color="auto"/>
            <w:bottom w:val="none" w:sz="0" w:space="0" w:color="auto"/>
            <w:right w:val="none" w:sz="0" w:space="0" w:color="auto"/>
          </w:divBdr>
        </w:div>
        <w:div w:id="1380281168">
          <w:marLeft w:val="640"/>
          <w:marRight w:val="0"/>
          <w:marTop w:val="0"/>
          <w:marBottom w:val="0"/>
          <w:divBdr>
            <w:top w:val="none" w:sz="0" w:space="0" w:color="auto"/>
            <w:left w:val="none" w:sz="0" w:space="0" w:color="auto"/>
            <w:bottom w:val="none" w:sz="0" w:space="0" w:color="auto"/>
            <w:right w:val="none" w:sz="0" w:space="0" w:color="auto"/>
          </w:divBdr>
        </w:div>
        <w:div w:id="1441339470">
          <w:marLeft w:val="640"/>
          <w:marRight w:val="0"/>
          <w:marTop w:val="0"/>
          <w:marBottom w:val="0"/>
          <w:divBdr>
            <w:top w:val="none" w:sz="0" w:space="0" w:color="auto"/>
            <w:left w:val="none" w:sz="0" w:space="0" w:color="auto"/>
            <w:bottom w:val="none" w:sz="0" w:space="0" w:color="auto"/>
            <w:right w:val="none" w:sz="0" w:space="0" w:color="auto"/>
          </w:divBdr>
        </w:div>
        <w:div w:id="1620333295">
          <w:marLeft w:val="640"/>
          <w:marRight w:val="0"/>
          <w:marTop w:val="0"/>
          <w:marBottom w:val="0"/>
          <w:divBdr>
            <w:top w:val="none" w:sz="0" w:space="0" w:color="auto"/>
            <w:left w:val="none" w:sz="0" w:space="0" w:color="auto"/>
            <w:bottom w:val="none" w:sz="0" w:space="0" w:color="auto"/>
            <w:right w:val="none" w:sz="0" w:space="0" w:color="auto"/>
          </w:divBdr>
        </w:div>
        <w:div w:id="685138533">
          <w:marLeft w:val="640"/>
          <w:marRight w:val="0"/>
          <w:marTop w:val="0"/>
          <w:marBottom w:val="0"/>
          <w:divBdr>
            <w:top w:val="none" w:sz="0" w:space="0" w:color="auto"/>
            <w:left w:val="none" w:sz="0" w:space="0" w:color="auto"/>
            <w:bottom w:val="none" w:sz="0" w:space="0" w:color="auto"/>
            <w:right w:val="none" w:sz="0" w:space="0" w:color="auto"/>
          </w:divBdr>
        </w:div>
        <w:div w:id="1054965734">
          <w:marLeft w:val="640"/>
          <w:marRight w:val="0"/>
          <w:marTop w:val="0"/>
          <w:marBottom w:val="0"/>
          <w:divBdr>
            <w:top w:val="none" w:sz="0" w:space="0" w:color="auto"/>
            <w:left w:val="none" w:sz="0" w:space="0" w:color="auto"/>
            <w:bottom w:val="none" w:sz="0" w:space="0" w:color="auto"/>
            <w:right w:val="none" w:sz="0" w:space="0" w:color="auto"/>
          </w:divBdr>
        </w:div>
        <w:div w:id="232160197">
          <w:marLeft w:val="640"/>
          <w:marRight w:val="0"/>
          <w:marTop w:val="0"/>
          <w:marBottom w:val="0"/>
          <w:divBdr>
            <w:top w:val="none" w:sz="0" w:space="0" w:color="auto"/>
            <w:left w:val="none" w:sz="0" w:space="0" w:color="auto"/>
            <w:bottom w:val="none" w:sz="0" w:space="0" w:color="auto"/>
            <w:right w:val="none" w:sz="0" w:space="0" w:color="auto"/>
          </w:divBdr>
        </w:div>
        <w:div w:id="1984969097">
          <w:marLeft w:val="640"/>
          <w:marRight w:val="0"/>
          <w:marTop w:val="0"/>
          <w:marBottom w:val="0"/>
          <w:divBdr>
            <w:top w:val="none" w:sz="0" w:space="0" w:color="auto"/>
            <w:left w:val="none" w:sz="0" w:space="0" w:color="auto"/>
            <w:bottom w:val="none" w:sz="0" w:space="0" w:color="auto"/>
            <w:right w:val="none" w:sz="0" w:space="0" w:color="auto"/>
          </w:divBdr>
        </w:div>
        <w:div w:id="1642806199">
          <w:marLeft w:val="640"/>
          <w:marRight w:val="0"/>
          <w:marTop w:val="0"/>
          <w:marBottom w:val="0"/>
          <w:divBdr>
            <w:top w:val="none" w:sz="0" w:space="0" w:color="auto"/>
            <w:left w:val="none" w:sz="0" w:space="0" w:color="auto"/>
            <w:bottom w:val="none" w:sz="0" w:space="0" w:color="auto"/>
            <w:right w:val="none" w:sz="0" w:space="0" w:color="auto"/>
          </w:divBdr>
        </w:div>
        <w:div w:id="1218711141">
          <w:marLeft w:val="640"/>
          <w:marRight w:val="0"/>
          <w:marTop w:val="0"/>
          <w:marBottom w:val="0"/>
          <w:divBdr>
            <w:top w:val="none" w:sz="0" w:space="0" w:color="auto"/>
            <w:left w:val="none" w:sz="0" w:space="0" w:color="auto"/>
            <w:bottom w:val="none" w:sz="0" w:space="0" w:color="auto"/>
            <w:right w:val="none" w:sz="0" w:space="0" w:color="auto"/>
          </w:divBdr>
        </w:div>
        <w:div w:id="1565990908">
          <w:marLeft w:val="640"/>
          <w:marRight w:val="0"/>
          <w:marTop w:val="0"/>
          <w:marBottom w:val="0"/>
          <w:divBdr>
            <w:top w:val="none" w:sz="0" w:space="0" w:color="auto"/>
            <w:left w:val="none" w:sz="0" w:space="0" w:color="auto"/>
            <w:bottom w:val="none" w:sz="0" w:space="0" w:color="auto"/>
            <w:right w:val="none" w:sz="0" w:space="0" w:color="auto"/>
          </w:divBdr>
        </w:div>
        <w:div w:id="2054381177">
          <w:marLeft w:val="640"/>
          <w:marRight w:val="0"/>
          <w:marTop w:val="0"/>
          <w:marBottom w:val="0"/>
          <w:divBdr>
            <w:top w:val="none" w:sz="0" w:space="0" w:color="auto"/>
            <w:left w:val="none" w:sz="0" w:space="0" w:color="auto"/>
            <w:bottom w:val="none" w:sz="0" w:space="0" w:color="auto"/>
            <w:right w:val="none" w:sz="0" w:space="0" w:color="auto"/>
          </w:divBdr>
        </w:div>
        <w:div w:id="1651518909">
          <w:marLeft w:val="640"/>
          <w:marRight w:val="0"/>
          <w:marTop w:val="0"/>
          <w:marBottom w:val="0"/>
          <w:divBdr>
            <w:top w:val="none" w:sz="0" w:space="0" w:color="auto"/>
            <w:left w:val="none" w:sz="0" w:space="0" w:color="auto"/>
            <w:bottom w:val="none" w:sz="0" w:space="0" w:color="auto"/>
            <w:right w:val="none" w:sz="0" w:space="0" w:color="auto"/>
          </w:divBdr>
        </w:div>
        <w:div w:id="1137382028">
          <w:marLeft w:val="640"/>
          <w:marRight w:val="0"/>
          <w:marTop w:val="0"/>
          <w:marBottom w:val="0"/>
          <w:divBdr>
            <w:top w:val="none" w:sz="0" w:space="0" w:color="auto"/>
            <w:left w:val="none" w:sz="0" w:space="0" w:color="auto"/>
            <w:bottom w:val="none" w:sz="0" w:space="0" w:color="auto"/>
            <w:right w:val="none" w:sz="0" w:space="0" w:color="auto"/>
          </w:divBdr>
        </w:div>
        <w:div w:id="1251694682">
          <w:marLeft w:val="640"/>
          <w:marRight w:val="0"/>
          <w:marTop w:val="0"/>
          <w:marBottom w:val="0"/>
          <w:divBdr>
            <w:top w:val="none" w:sz="0" w:space="0" w:color="auto"/>
            <w:left w:val="none" w:sz="0" w:space="0" w:color="auto"/>
            <w:bottom w:val="none" w:sz="0" w:space="0" w:color="auto"/>
            <w:right w:val="none" w:sz="0" w:space="0" w:color="auto"/>
          </w:divBdr>
        </w:div>
        <w:div w:id="1455520827">
          <w:marLeft w:val="640"/>
          <w:marRight w:val="0"/>
          <w:marTop w:val="0"/>
          <w:marBottom w:val="0"/>
          <w:divBdr>
            <w:top w:val="none" w:sz="0" w:space="0" w:color="auto"/>
            <w:left w:val="none" w:sz="0" w:space="0" w:color="auto"/>
            <w:bottom w:val="none" w:sz="0" w:space="0" w:color="auto"/>
            <w:right w:val="none" w:sz="0" w:space="0" w:color="auto"/>
          </w:divBdr>
        </w:div>
        <w:div w:id="542446106">
          <w:marLeft w:val="640"/>
          <w:marRight w:val="0"/>
          <w:marTop w:val="0"/>
          <w:marBottom w:val="0"/>
          <w:divBdr>
            <w:top w:val="none" w:sz="0" w:space="0" w:color="auto"/>
            <w:left w:val="none" w:sz="0" w:space="0" w:color="auto"/>
            <w:bottom w:val="none" w:sz="0" w:space="0" w:color="auto"/>
            <w:right w:val="none" w:sz="0" w:space="0" w:color="auto"/>
          </w:divBdr>
        </w:div>
        <w:div w:id="862130347">
          <w:marLeft w:val="640"/>
          <w:marRight w:val="0"/>
          <w:marTop w:val="0"/>
          <w:marBottom w:val="0"/>
          <w:divBdr>
            <w:top w:val="none" w:sz="0" w:space="0" w:color="auto"/>
            <w:left w:val="none" w:sz="0" w:space="0" w:color="auto"/>
            <w:bottom w:val="none" w:sz="0" w:space="0" w:color="auto"/>
            <w:right w:val="none" w:sz="0" w:space="0" w:color="auto"/>
          </w:divBdr>
        </w:div>
        <w:div w:id="618492539">
          <w:marLeft w:val="640"/>
          <w:marRight w:val="0"/>
          <w:marTop w:val="0"/>
          <w:marBottom w:val="0"/>
          <w:divBdr>
            <w:top w:val="none" w:sz="0" w:space="0" w:color="auto"/>
            <w:left w:val="none" w:sz="0" w:space="0" w:color="auto"/>
            <w:bottom w:val="none" w:sz="0" w:space="0" w:color="auto"/>
            <w:right w:val="none" w:sz="0" w:space="0" w:color="auto"/>
          </w:divBdr>
        </w:div>
        <w:div w:id="1754350452">
          <w:marLeft w:val="640"/>
          <w:marRight w:val="0"/>
          <w:marTop w:val="0"/>
          <w:marBottom w:val="0"/>
          <w:divBdr>
            <w:top w:val="none" w:sz="0" w:space="0" w:color="auto"/>
            <w:left w:val="none" w:sz="0" w:space="0" w:color="auto"/>
            <w:bottom w:val="none" w:sz="0" w:space="0" w:color="auto"/>
            <w:right w:val="none" w:sz="0" w:space="0" w:color="auto"/>
          </w:divBdr>
        </w:div>
        <w:div w:id="811100538">
          <w:marLeft w:val="640"/>
          <w:marRight w:val="0"/>
          <w:marTop w:val="0"/>
          <w:marBottom w:val="0"/>
          <w:divBdr>
            <w:top w:val="none" w:sz="0" w:space="0" w:color="auto"/>
            <w:left w:val="none" w:sz="0" w:space="0" w:color="auto"/>
            <w:bottom w:val="none" w:sz="0" w:space="0" w:color="auto"/>
            <w:right w:val="none" w:sz="0" w:space="0" w:color="auto"/>
          </w:divBdr>
        </w:div>
        <w:div w:id="1764716690">
          <w:marLeft w:val="640"/>
          <w:marRight w:val="0"/>
          <w:marTop w:val="0"/>
          <w:marBottom w:val="0"/>
          <w:divBdr>
            <w:top w:val="none" w:sz="0" w:space="0" w:color="auto"/>
            <w:left w:val="none" w:sz="0" w:space="0" w:color="auto"/>
            <w:bottom w:val="none" w:sz="0" w:space="0" w:color="auto"/>
            <w:right w:val="none" w:sz="0" w:space="0" w:color="auto"/>
          </w:divBdr>
        </w:div>
      </w:divsChild>
    </w:div>
    <w:div w:id="1246111372">
      <w:bodyDiv w:val="1"/>
      <w:marLeft w:val="0"/>
      <w:marRight w:val="0"/>
      <w:marTop w:val="0"/>
      <w:marBottom w:val="0"/>
      <w:divBdr>
        <w:top w:val="none" w:sz="0" w:space="0" w:color="auto"/>
        <w:left w:val="none" w:sz="0" w:space="0" w:color="auto"/>
        <w:bottom w:val="none" w:sz="0" w:space="0" w:color="auto"/>
        <w:right w:val="none" w:sz="0" w:space="0" w:color="auto"/>
      </w:divBdr>
      <w:divsChild>
        <w:div w:id="446896915">
          <w:marLeft w:val="640"/>
          <w:marRight w:val="0"/>
          <w:marTop w:val="0"/>
          <w:marBottom w:val="0"/>
          <w:divBdr>
            <w:top w:val="none" w:sz="0" w:space="0" w:color="auto"/>
            <w:left w:val="none" w:sz="0" w:space="0" w:color="auto"/>
            <w:bottom w:val="none" w:sz="0" w:space="0" w:color="auto"/>
            <w:right w:val="none" w:sz="0" w:space="0" w:color="auto"/>
          </w:divBdr>
        </w:div>
        <w:div w:id="728957947">
          <w:marLeft w:val="640"/>
          <w:marRight w:val="0"/>
          <w:marTop w:val="0"/>
          <w:marBottom w:val="0"/>
          <w:divBdr>
            <w:top w:val="none" w:sz="0" w:space="0" w:color="auto"/>
            <w:left w:val="none" w:sz="0" w:space="0" w:color="auto"/>
            <w:bottom w:val="none" w:sz="0" w:space="0" w:color="auto"/>
            <w:right w:val="none" w:sz="0" w:space="0" w:color="auto"/>
          </w:divBdr>
        </w:div>
        <w:div w:id="928998579">
          <w:marLeft w:val="640"/>
          <w:marRight w:val="0"/>
          <w:marTop w:val="0"/>
          <w:marBottom w:val="0"/>
          <w:divBdr>
            <w:top w:val="none" w:sz="0" w:space="0" w:color="auto"/>
            <w:left w:val="none" w:sz="0" w:space="0" w:color="auto"/>
            <w:bottom w:val="none" w:sz="0" w:space="0" w:color="auto"/>
            <w:right w:val="none" w:sz="0" w:space="0" w:color="auto"/>
          </w:divBdr>
        </w:div>
        <w:div w:id="1116175200">
          <w:marLeft w:val="640"/>
          <w:marRight w:val="0"/>
          <w:marTop w:val="0"/>
          <w:marBottom w:val="0"/>
          <w:divBdr>
            <w:top w:val="none" w:sz="0" w:space="0" w:color="auto"/>
            <w:left w:val="none" w:sz="0" w:space="0" w:color="auto"/>
            <w:bottom w:val="none" w:sz="0" w:space="0" w:color="auto"/>
            <w:right w:val="none" w:sz="0" w:space="0" w:color="auto"/>
          </w:divBdr>
        </w:div>
        <w:div w:id="1130049532">
          <w:marLeft w:val="640"/>
          <w:marRight w:val="0"/>
          <w:marTop w:val="0"/>
          <w:marBottom w:val="0"/>
          <w:divBdr>
            <w:top w:val="none" w:sz="0" w:space="0" w:color="auto"/>
            <w:left w:val="none" w:sz="0" w:space="0" w:color="auto"/>
            <w:bottom w:val="none" w:sz="0" w:space="0" w:color="auto"/>
            <w:right w:val="none" w:sz="0" w:space="0" w:color="auto"/>
          </w:divBdr>
        </w:div>
        <w:div w:id="1199513165">
          <w:marLeft w:val="640"/>
          <w:marRight w:val="0"/>
          <w:marTop w:val="0"/>
          <w:marBottom w:val="0"/>
          <w:divBdr>
            <w:top w:val="none" w:sz="0" w:space="0" w:color="auto"/>
            <w:left w:val="none" w:sz="0" w:space="0" w:color="auto"/>
            <w:bottom w:val="none" w:sz="0" w:space="0" w:color="auto"/>
            <w:right w:val="none" w:sz="0" w:space="0" w:color="auto"/>
          </w:divBdr>
        </w:div>
        <w:div w:id="1326009438">
          <w:marLeft w:val="640"/>
          <w:marRight w:val="0"/>
          <w:marTop w:val="0"/>
          <w:marBottom w:val="0"/>
          <w:divBdr>
            <w:top w:val="none" w:sz="0" w:space="0" w:color="auto"/>
            <w:left w:val="none" w:sz="0" w:space="0" w:color="auto"/>
            <w:bottom w:val="none" w:sz="0" w:space="0" w:color="auto"/>
            <w:right w:val="none" w:sz="0" w:space="0" w:color="auto"/>
          </w:divBdr>
        </w:div>
        <w:div w:id="1440877578">
          <w:marLeft w:val="640"/>
          <w:marRight w:val="0"/>
          <w:marTop w:val="0"/>
          <w:marBottom w:val="0"/>
          <w:divBdr>
            <w:top w:val="none" w:sz="0" w:space="0" w:color="auto"/>
            <w:left w:val="none" w:sz="0" w:space="0" w:color="auto"/>
            <w:bottom w:val="none" w:sz="0" w:space="0" w:color="auto"/>
            <w:right w:val="none" w:sz="0" w:space="0" w:color="auto"/>
          </w:divBdr>
        </w:div>
        <w:div w:id="1639798952">
          <w:marLeft w:val="640"/>
          <w:marRight w:val="0"/>
          <w:marTop w:val="0"/>
          <w:marBottom w:val="0"/>
          <w:divBdr>
            <w:top w:val="none" w:sz="0" w:space="0" w:color="auto"/>
            <w:left w:val="none" w:sz="0" w:space="0" w:color="auto"/>
            <w:bottom w:val="none" w:sz="0" w:space="0" w:color="auto"/>
            <w:right w:val="none" w:sz="0" w:space="0" w:color="auto"/>
          </w:divBdr>
        </w:div>
        <w:div w:id="1732581603">
          <w:marLeft w:val="640"/>
          <w:marRight w:val="0"/>
          <w:marTop w:val="0"/>
          <w:marBottom w:val="0"/>
          <w:divBdr>
            <w:top w:val="none" w:sz="0" w:space="0" w:color="auto"/>
            <w:left w:val="none" w:sz="0" w:space="0" w:color="auto"/>
            <w:bottom w:val="none" w:sz="0" w:space="0" w:color="auto"/>
            <w:right w:val="none" w:sz="0" w:space="0" w:color="auto"/>
          </w:divBdr>
        </w:div>
        <w:div w:id="1852983935">
          <w:marLeft w:val="640"/>
          <w:marRight w:val="0"/>
          <w:marTop w:val="0"/>
          <w:marBottom w:val="0"/>
          <w:divBdr>
            <w:top w:val="none" w:sz="0" w:space="0" w:color="auto"/>
            <w:left w:val="none" w:sz="0" w:space="0" w:color="auto"/>
            <w:bottom w:val="none" w:sz="0" w:space="0" w:color="auto"/>
            <w:right w:val="none" w:sz="0" w:space="0" w:color="auto"/>
          </w:divBdr>
        </w:div>
        <w:div w:id="1898665095">
          <w:marLeft w:val="640"/>
          <w:marRight w:val="0"/>
          <w:marTop w:val="0"/>
          <w:marBottom w:val="0"/>
          <w:divBdr>
            <w:top w:val="none" w:sz="0" w:space="0" w:color="auto"/>
            <w:left w:val="none" w:sz="0" w:space="0" w:color="auto"/>
            <w:bottom w:val="none" w:sz="0" w:space="0" w:color="auto"/>
            <w:right w:val="none" w:sz="0" w:space="0" w:color="auto"/>
          </w:divBdr>
        </w:div>
        <w:div w:id="1992175052">
          <w:marLeft w:val="640"/>
          <w:marRight w:val="0"/>
          <w:marTop w:val="0"/>
          <w:marBottom w:val="0"/>
          <w:divBdr>
            <w:top w:val="none" w:sz="0" w:space="0" w:color="auto"/>
            <w:left w:val="none" w:sz="0" w:space="0" w:color="auto"/>
            <w:bottom w:val="none" w:sz="0" w:space="0" w:color="auto"/>
            <w:right w:val="none" w:sz="0" w:space="0" w:color="auto"/>
          </w:divBdr>
        </w:div>
        <w:div w:id="2029789277">
          <w:marLeft w:val="640"/>
          <w:marRight w:val="0"/>
          <w:marTop w:val="0"/>
          <w:marBottom w:val="0"/>
          <w:divBdr>
            <w:top w:val="none" w:sz="0" w:space="0" w:color="auto"/>
            <w:left w:val="none" w:sz="0" w:space="0" w:color="auto"/>
            <w:bottom w:val="none" w:sz="0" w:space="0" w:color="auto"/>
            <w:right w:val="none" w:sz="0" w:space="0" w:color="auto"/>
          </w:divBdr>
        </w:div>
        <w:div w:id="2037542757">
          <w:marLeft w:val="640"/>
          <w:marRight w:val="0"/>
          <w:marTop w:val="0"/>
          <w:marBottom w:val="0"/>
          <w:divBdr>
            <w:top w:val="none" w:sz="0" w:space="0" w:color="auto"/>
            <w:left w:val="none" w:sz="0" w:space="0" w:color="auto"/>
            <w:bottom w:val="none" w:sz="0" w:space="0" w:color="auto"/>
            <w:right w:val="none" w:sz="0" w:space="0" w:color="auto"/>
          </w:divBdr>
        </w:div>
      </w:divsChild>
    </w:div>
    <w:div w:id="1256784350">
      <w:bodyDiv w:val="1"/>
      <w:marLeft w:val="0"/>
      <w:marRight w:val="0"/>
      <w:marTop w:val="0"/>
      <w:marBottom w:val="0"/>
      <w:divBdr>
        <w:top w:val="none" w:sz="0" w:space="0" w:color="auto"/>
        <w:left w:val="none" w:sz="0" w:space="0" w:color="auto"/>
        <w:bottom w:val="none" w:sz="0" w:space="0" w:color="auto"/>
        <w:right w:val="none" w:sz="0" w:space="0" w:color="auto"/>
      </w:divBdr>
      <w:divsChild>
        <w:div w:id="1618298336">
          <w:marLeft w:val="640"/>
          <w:marRight w:val="0"/>
          <w:marTop w:val="0"/>
          <w:marBottom w:val="0"/>
          <w:divBdr>
            <w:top w:val="none" w:sz="0" w:space="0" w:color="auto"/>
            <w:left w:val="none" w:sz="0" w:space="0" w:color="auto"/>
            <w:bottom w:val="none" w:sz="0" w:space="0" w:color="auto"/>
            <w:right w:val="none" w:sz="0" w:space="0" w:color="auto"/>
          </w:divBdr>
        </w:div>
        <w:div w:id="972102924">
          <w:marLeft w:val="640"/>
          <w:marRight w:val="0"/>
          <w:marTop w:val="0"/>
          <w:marBottom w:val="0"/>
          <w:divBdr>
            <w:top w:val="none" w:sz="0" w:space="0" w:color="auto"/>
            <w:left w:val="none" w:sz="0" w:space="0" w:color="auto"/>
            <w:bottom w:val="none" w:sz="0" w:space="0" w:color="auto"/>
            <w:right w:val="none" w:sz="0" w:space="0" w:color="auto"/>
          </w:divBdr>
        </w:div>
        <w:div w:id="1821774004">
          <w:marLeft w:val="640"/>
          <w:marRight w:val="0"/>
          <w:marTop w:val="0"/>
          <w:marBottom w:val="0"/>
          <w:divBdr>
            <w:top w:val="none" w:sz="0" w:space="0" w:color="auto"/>
            <w:left w:val="none" w:sz="0" w:space="0" w:color="auto"/>
            <w:bottom w:val="none" w:sz="0" w:space="0" w:color="auto"/>
            <w:right w:val="none" w:sz="0" w:space="0" w:color="auto"/>
          </w:divBdr>
        </w:div>
        <w:div w:id="1994020588">
          <w:marLeft w:val="640"/>
          <w:marRight w:val="0"/>
          <w:marTop w:val="0"/>
          <w:marBottom w:val="0"/>
          <w:divBdr>
            <w:top w:val="none" w:sz="0" w:space="0" w:color="auto"/>
            <w:left w:val="none" w:sz="0" w:space="0" w:color="auto"/>
            <w:bottom w:val="none" w:sz="0" w:space="0" w:color="auto"/>
            <w:right w:val="none" w:sz="0" w:space="0" w:color="auto"/>
          </w:divBdr>
        </w:div>
        <w:div w:id="75639470">
          <w:marLeft w:val="640"/>
          <w:marRight w:val="0"/>
          <w:marTop w:val="0"/>
          <w:marBottom w:val="0"/>
          <w:divBdr>
            <w:top w:val="none" w:sz="0" w:space="0" w:color="auto"/>
            <w:left w:val="none" w:sz="0" w:space="0" w:color="auto"/>
            <w:bottom w:val="none" w:sz="0" w:space="0" w:color="auto"/>
            <w:right w:val="none" w:sz="0" w:space="0" w:color="auto"/>
          </w:divBdr>
        </w:div>
        <w:div w:id="1542475965">
          <w:marLeft w:val="640"/>
          <w:marRight w:val="0"/>
          <w:marTop w:val="0"/>
          <w:marBottom w:val="0"/>
          <w:divBdr>
            <w:top w:val="none" w:sz="0" w:space="0" w:color="auto"/>
            <w:left w:val="none" w:sz="0" w:space="0" w:color="auto"/>
            <w:bottom w:val="none" w:sz="0" w:space="0" w:color="auto"/>
            <w:right w:val="none" w:sz="0" w:space="0" w:color="auto"/>
          </w:divBdr>
        </w:div>
        <w:div w:id="1085885298">
          <w:marLeft w:val="640"/>
          <w:marRight w:val="0"/>
          <w:marTop w:val="0"/>
          <w:marBottom w:val="0"/>
          <w:divBdr>
            <w:top w:val="none" w:sz="0" w:space="0" w:color="auto"/>
            <w:left w:val="none" w:sz="0" w:space="0" w:color="auto"/>
            <w:bottom w:val="none" w:sz="0" w:space="0" w:color="auto"/>
            <w:right w:val="none" w:sz="0" w:space="0" w:color="auto"/>
          </w:divBdr>
        </w:div>
        <w:div w:id="62533928">
          <w:marLeft w:val="640"/>
          <w:marRight w:val="0"/>
          <w:marTop w:val="0"/>
          <w:marBottom w:val="0"/>
          <w:divBdr>
            <w:top w:val="none" w:sz="0" w:space="0" w:color="auto"/>
            <w:left w:val="none" w:sz="0" w:space="0" w:color="auto"/>
            <w:bottom w:val="none" w:sz="0" w:space="0" w:color="auto"/>
            <w:right w:val="none" w:sz="0" w:space="0" w:color="auto"/>
          </w:divBdr>
        </w:div>
        <w:div w:id="1707830105">
          <w:marLeft w:val="640"/>
          <w:marRight w:val="0"/>
          <w:marTop w:val="0"/>
          <w:marBottom w:val="0"/>
          <w:divBdr>
            <w:top w:val="none" w:sz="0" w:space="0" w:color="auto"/>
            <w:left w:val="none" w:sz="0" w:space="0" w:color="auto"/>
            <w:bottom w:val="none" w:sz="0" w:space="0" w:color="auto"/>
            <w:right w:val="none" w:sz="0" w:space="0" w:color="auto"/>
          </w:divBdr>
        </w:div>
        <w:div w:id="951090783">
          <w:marLeft w:val="640"/>
          <w:marRight w:val="0"/>
          <w:marTop w:val="0"/>
          <w:marBottom w:val="0"/>
          <w:divBdr>
            <w:top w:val="none" w:sz="0" w:space="0" w:color="auto"/>
            <w:left w:val="none" w:sz="0" w:space="0" w:color="auto"/>
            <w:bottom w:val="none" w:sz="0" w:space="0" w:color="auto"/>
            <w:right w:val="none" w:sz="0" w:space="0" w:color="auto"/>
          </w:divBdr>
        </w:div>
        <w:div w:id="266011728">
          <w:marLeft w:val="640"/>
          <w:marRight w:val="0"/>
          <w:marTop w:val="0"/>
          <w:marBottom w:val="0"/>
          <w:divBdr>
            <w:top w:val="none" w:sz="0" w:space="0" w:color="auto"/>
            <w:left w:val="none" w:sz="0" w:space="0" w:color="auto"/>
            <w:bottom w:val="none" w:sz="0" w:space="0" w:color="auto"/>
            <w:right w:val="none" w:sz="0" w:space="0" w:color="auto"/>
          </w:divBdr>
        </w:div>
        <w:div w:id="1151142502">
          <w:marLeft w:val="640"/>
          <w:marRight w:val="0"/>
          <w:marTop w:val="0"/>
          <w:marBottom w:val="0"/>
          <w:divBdr>
            <w:top w:val="none" w:sz="0" w:space="0" w:color="auto"/>
            <w:left w:val="none" w:sz="0" w:space="0" w:color="auto"/>
            <w:bottom w:val="none" w:sz="0" w:space="0" w:color="auto"/>
            <w:right w:val="none" w:sz="0" w:space="0" w:color="auto"/>
          </w:divBdr>
        </w:div>
        <w:div w:id="2064208113">
          <w:marLeft w:val="640"/>
          <w:marRight w:val="0"/>
          <w:marTop w:val="0"/>
          <w:marBottom w:val="0"/>
          <w:divBdr>
            <w:top w:val="none" w:sz="0" w:space="0" w:color="auto"/>
            <w:left w:val="none" w:sz="0" w:space="0" w:color="auto"/>
            <w:bottom w:val="none" w:sz="0" w:space="0" w:color="auto"/>
            <w:right w:val="none" w:sz="0" w:space="0" w:color="auto"/>
          </w:divBdr>
        </w:div>
        <w:div w:id="890922910">
          <w:marLeft w:val="640"/>
          <w:marRight w:val="0"/>
          <w:marTop w:val="0"/>
          <w:marBottom w:val="0"/>
          <w:divBdr>
            <w:top w:val="none" w:sz="0" w:space="0" w:color="auto"/>
            <w:left w:val="none" w:sz="0" w:space="0" w:color="auto"/>
            <w:bottom w:val="none" w:sz="0" w:space="0" w:color="auto"/>
            <w:right w:val="none" w:sz="0" w:space="0" w:color="auto"/>
          </w:divBdr>
        </w:div>
        <w:div w:id="1267732945">
          <w:marLeft w:val="640"/>
          <w:marRight w:val="0"/>
          <w:marTop w:val="0"/>
          <w:marBottom w:val="0"/>
          <w:divBdr>
            <w:top w:val="none" w:sz="0" w:space="0" w:color="auto"/>
            <w:left w:val="none" w:sz="0" w:space="0" w:color="auto"/>
            <w:bottom w:val="none" w:sz="0" w:space="0" w:color="auto"/>
            <w:right w:val="none" w:sz="0" w:space="0" w:color="auto"/>
          </w:divBdr>
        </w:div>
        <w:div w:id="443886870">
          <w:marLeft w:val="640"/>
          <w:marRight w:val="0"/>
          <w:marTop w:val="0"/>
          <w:marBottom w:val="0"/>
          <w:divBdr>
            <w:top w:val="none" w:sz="0" w:space="0" w:color="auto"/>
            <w:left w:val="none" w:sz="0" w:space="0" w:color="auto"/>
            <w:bottom w:val="none" w:sz="0" w:space="0" w:color="auto"/>
            <w:right w:val="none" w:sz="0" w:space="0" w:color="auto"/>
          </w:divBdr>
        </w:div>
        <w:div w:id="1267932025">
          <w:marLeft w:val="640"/>
          <w:marRight w:val="0"/>
          <w:marTop w:val="0"/>
          <w:marBottom w:val="0"/>
          <w:divBdr>
            <w:top w:val="none" w:sz="0" w:space="0" w:color="auto"/>
            <w:left w:val="none" w:sz="0" w:space="0" w:color="auto"/>
            <w:bottom w:val="none" w:sz="0" w:space="0" w:color="auto"/>
            <w:right w:val="none" w:sz="0" w:space="0" w:color="auto"/>
          </w:divBdr>
        </w:div>
        <w:div w:id="76444737">
          <w:marLeft w:val="640"/>
          <w:marRight w:val="0"/>
          <w:marTop w:val="0"/>
          <w:marBottom w:val="0"/>
          <w:divBdr>
            <w:top w:val="none" w:sz="0" w:space="0" w:color="auto"/>
            <w:left w:val="none" w:sz="0" w:space="0" w:color="auto"/>
            <w:bottom w:val="none" w:sz="0" w:space="0" w:color="auto"/>
            <w:right w:val="none" w:sz="0" w:space="0" w:color="auto"/>
          </w:divBdr>
        </w:div>
        <w:div w:id="2127311811">
          <w:marLeft w:val="640"/>
          <w:marRight w:val="0"/>
          <w:marTop w:val="0"/>
          <w:marBottom w:val="0"/>
          <w:divBdr>
            <w:top w:val="none" w:sz="0" w:space="0" w:color="auto"/>
            <w:left w:val="none" w:sz="0" w:space="0" w:color="auto"/>
            <w:bottom w:val="none" w:sz="0" w:space="0" w:color="auto"/>
            <w:right w:val="none" w:sz="0" w:space="0" w:color="auto"/>
          </w:divBdr>
        </w:div>
        <w:div w:id="910819988">
          <w:marLeft w:val="640"/>
          <w:marRight w:val="0"/>
          <w:marTop w:val="0"/>
          <w:marBottom w:val="0"/>
          <w:divBdr>
            <w:top w:val="none" w:sz="0" w:space="0" w:color="auto"/>
            <w:left w:val="none" w:sz="0" w:space="0" w:color="auto"/>
            <w:bottom w:val="none" w:sz="0" w:space="0" w:color="auto"/>
            <w:right w:val="none" w:sz="0" w:space="0" w:color="auto"/>
          </w:divBdr>
        </w:div>
        <w:div w:id="1515729696">
          <w:marLeft w:val="640"/>
          <w:marRight w:val="0"/>
          <w:marTop w:val="0"/>
          <w:marBottom w:val="0"/>
          <w:divBdr>
            <w:top w:val="none" w:sz="0" w:space="0" w:color="auto"/>
            <w:left w:val="none" w:sz="0" w:space="0" w:color="auto"/>
            <w:bottom w:val="none" w:sz="0" w:space="0" w:color="auto"/>
            <w:right w:val="none" w:sz="0" w:space="0" w:color="auto"/>
          </w:divBdr>
        </w:div>
        <w:div w:id="1784416435">
          <w:marLeft w:val="640"/>
          <w:marRight w:val="0"/>
          <w:marTop w:val="0"/>
          <w:marBottom w:val="0"/>
          <w:divBdr>
            <w:top w:val="none" w:sz="0" w:space="0" w:color="auto"/>
            <w:left w:val="none" w:sz="0" w:space="0" w:color="auto"/>
            <w:bottom w:val="none" w:sz="0" w:space="0" w:color="auto"/>
            <w:right w:val="none" w:sz="0" w:space="0" w:color="auto"/>
          </w:divBdr>
        </w:div>
        <w:div w:id="983386911">
          <w:marLeft w:val="640"/>
          <w:marRight w:val="0"/>
          <w:marTop w:val="0"/>
          <w:marBottom w:val="0"/>
          <w:divBdr>
            <w:top w:val="none" w:sz="0" w:space="0" w:color="auto"/>
            <w:left w:val="none" w:sz="0" w:space="0" w:color="auto"/>
            <w:bottom w:val="none" w:sz="0" w:space="0" w:color="auto"/>
            <w:right w:val="none" w:sz="0" w:space="0" w:color="auto"/>
          </w:divBdr>
        </w:div>
        <w:div w:id="1279991370">
          <w:marLeft w:val="640"/>
          <w:marRight w:val="0"/>
          <w:marTop w:val="0"/>
          <w:marBottom w:val="0"/>
          <w:divBdr>
            <w:top w:val="none" w:sz="0" w:space="0" w:color="auto"/>
            <w:left w:val="none" w:sz="0" w:space="0" w:color="auto"/>
            <w:bottom w:val="none" w:sz="0" w:space="0" w:color="auto"/>
            <w:right w:val="none" w:sz="0" w:space="0" w:color="auto"/>
          </w:divBdr>
        </w:div>
        <w:div w:id="624117935">
          <w:marLeft w:val="640"/>
          <w:marRight w:val="0"/>
          <w:marTop w:val="0"/>
          <w:marBottom w:val="0"/>
          <w:divBdr>
            <w:top w:val="none" w:sz="0" w:space="0" w:color="auto"/>
            <w:left w:val="none" w:sz="0" w:space="0" w:color="auto"/>
            <w:bottom w:val="none" w:sz="0" w:space="0" w:color="auto"/>
            <w:right w:val="none" w:sz="0" w:space="0" w:color="auto"/>
          </w:divBdr>
        </w:div>
        <w:div w:id="1923679856">
          <w:marLeft w:val="640"/>
          <w:marRight w:val="0"/>
          <w:marTop w:val="0"/>
          <w:marBottom w:val="0"/>
          <w:divBdr>
            <w:top w:val="none" w:sz="0" w:space="0" w:color="auto"/>
            <w:left w:val="none" w:sz="0" w:space="0" w:color="auto"/>
            <w:bottom w:val="none" w:sz="0" w:space="0" w:color="auto"/>
            <w:right w:val="none" w:sz="0" w:space="0" w:color="auto"/>
          </w:divBdr>
        </w:div>
        <w:div w:id="1821799606">
          <w:marLeft w:val="640"/>
          <w:marRight w:val="0"/>
          <w:marTop w:val="0"/>
          <w:marBottom w:val="0"/>
          <w:divBdr>
            <w:top w:val="none" w:sz="0" w:space="0" w:color="auto"/>
            <w:left w:val="none" w:sz="0" w:space="0" w:color="auto"/>
            <w:bottom w:val="none" w:sz="0" w:space="0" w:color="auto"/>
            <w:right w:val="none" w:sz="0" w:space="0" w:color="auto"/>
          </w:divBdr>
        </w:div>
        <w:div w:id="2041011689">
          <w:marLeft w:val="640"/>
          <w:marRight w:val="0"/>
          <w:marTop w:val="0"/>
          <w:marBottom w:val="0"/>
          <w:divBdr>
            <w:top w:val="none" w:sz="0" w:space="0" w:color="auto"/>
            <w:left w:val="none" w:sz="0" w:space="0" w:color="auto"/>
            <w:bottom w:val="none" w:sz="0" w:space="0" w:color="auto"/>
            <w:right w:val="none" w:sz="0" w:space="0" w:color="auto"/>
          </w:divBdr>
        </w:div>
        <w:div w:id="1545557820">
          <w:marLeft w:val="640"/>
          <w:marRight w:val="0"/>
          <w:marTop w:val="0"/>
          <w:marBottom w:val="0"/>
          <w:divBdr>
            <w:top w:val="none" w:sz="0" w:space="0" w:color="auto"/>
            <w:left w:val="none" w:sz="0" w:space="0" w:color="auto"/>
            <w:bottom w:val="none" w:sz="0" w:space="0" w:color="auto"/>
            <w:right w:val="none" w:sz="0" w:space="0" w:color="auto"/>
          </w:divBdr>
        </w:div>
        <w:div w:id="1215193144">
          <w:marLeft w:val="640"/>
          <w:marRight w:val="0"/>
          <w:marTop w:val="0"/>
          <w:marBottom w:val="0"/>
          <w:divBdr>
            <w:top w:val="none" w:sz="0" w:space="0" w:color="auto"/>
            <w:left w:val="none" w:sz="0" w:space="0" w:color="auto"/>
            <w:bottom w:val="none" w:sz="0" w:space="0" w:color="auto"/>
            <w:right w:val="none" w:sz="0" w:space="0" w:color="auto"/>
          </w:divBdr>
        </w:div>
        <w:div w:id="1998728644">
          <w:marLeft w:val="640"/>
          <w:marRight w:val="0"/>
          <w:marTop w:val="0"/>
          <w:marBottom w:val="0"/>
          <w:divBdr>
            <w:top w:val="none" w:sz="0" w:space="0" w:color="auto"/>
            <w:left w:val="none" w:sz="0" w:space="0" w:color="auto"/>
            <w:bottom w:val="none" w:sz="0" w:space="0" w:color="auto"/>
            <w:right w:val="none" w:sz="0" w:space="0" w:color="auto"/>
          </w:divBdr>
        </w:div>
        <w:div w:id="207570689">
          <w:marLeft w:val="640"/>
          <w:marRight w:val="0"/>
          <w:marTop w:val="0"/>
          <w:marBottom w:val="0"/>
          <w:divBdr>
            <w:top w:val="none" w:sz="0" w:space="0" w:color="auto"/>
            <w:left w:val="none" w:sz="0" w:space="0" w:color="auto"/>
            <w:bottom w:val="none" w:sz="0" w:space="0" w:color="auto"/>
            <w:right w:val="none" w:sz="0" w:space="0" w:color="auto"/>
          </w:divBdr>
        </w:div>
        <w:div w:id="1533155126">
          <w:marLeft w:val="640"/>
          <w:marRight w:val="0"/>
          <w:marTop w:val="0"/>
          <w:marBottom w:val="0"/>
          <w:divBdr>
            <w:top w:val="none" w:sz="0" w:space="0" w:color="auto"/>
            <w:left w:val="none" w:sz="0" w:space="0" w:color="auto"/>
            <w:bottom w:val="none" w:sz="0" w:space="0" w:color="auto"/>
            <w:right w:val="none" w:sz="0" w:space="0" w:color="auto"/>
          </w:divBdr>
        </w:div>
        <w:div w:id="971442216">
          <w:marLeft w:val="640"/>
          <w:marRight w:val="0"/>
          <w:marTop w:val="0"/>
          <w:marBottom w:val="0"/>
          <w:divBdr>
            <w:top w:val="none" w:sz="0" w:space="0" w:color="auto"/>
            <w:left w:val="none" w:sz="0" w:space="0" w:color="auto"/>
            <w:bottom w:val="none" w:sz="0" w:space="0" w:color="auto"/>
            <w:right w:val="none" w:sz="0" w:space="0" w:color="auto"/>
          </w:divBdr>
        </w:div>
        <w:div w:id="1582446615">
          <w:marLeft w:val="640"/>
          <w:marRight w:val="0"/>
          <w:marTop w:val="0"/>
          <w:marBottom w:val="0"/>
          <w:divBdr>
            <w:top w:val="none" w:sz="0" w:space="0" w:color="auto"/>
            <w:left w:val="none" w:sz="0" w:space="0" w:color="auto"/>
            <w:bottom w:val="none" w:sz="0" w:space="0" w:color="auto"/>
            <w:right w:val="none" w:sz="0" w:space="0" w:color="auto"/>
          </w:divBdr>
        </w:div>
        <w:div w:id="1382242810">
          <w:marLeft w:val="640"/>
          <w:marRight w:val="0"/>
          <w:marTop w:val="0"/>
          <w:marBottom w:val="0"/>
          <w:divBdr>
            <w:top w:val="none" w:sz="0" w:space="0" w:color="auto"/>
            <w:left w:val="none" w:sz="0" w:space="0" w:color="auto"/>
            <w:bottom w:val="none" w:sz="0" w:space="0" w:color="auto"/>
            <w:right w:val="none" w:sz="0" w:space="0" w:color="auto"/>
          </w:divBdr>
        </w:div>
        <w:div w:id="670721423">
          <w:marLeft w:val="640"/>
          <w:marRight w:val="0"/>
          <w:marTop w:val="0"/>
          <w:marBottom w:val="0"/>
          <w:divBdr>
            <w:top w:val="none" w:sz="0" w:space="0" w:color="auto"/>
            <w:left w:val="none" w:sz="0" w:space="0" w:color="auto"/>
            <w:bottom w:val="none" w:sz="0" w:space="0" w:color="auto"/>
            <w:right w:val="none" w:sz="0" w:space="0" w:color="auto"/>
          </w:divBdr>
        </w:div>
        <w:div w:id="1170750056">
          <w:marLeft w:val="640"/>
          <w:marRight w:val="0"/>
          <w:marTop w:val="0"/>
          <w:marBottom w:val="0"/>
          <w:divBdr>
            <w:top w:val="none" w:sz="0" w:space="0" w:color="auto"/>
            <w:left w:val="none" w:sz="0" w:space="0" w:color="auto"/>
            <w:bottom w:val="none" w:sz="0" w:space="0" w:color="auto"/>
            <w:right w:val="none" w:sz="0" w:space="0" w:color="auto"/>
          </w:divBdr>
        </w:div>
        <w:div w:id="1130593146">
          <w:marLeft w:val="640"/>
          <w:marRight w:val="0"/>
          <w:marTop w:val="0"/>
          <w:marBottom w:val="0"/>
          <w:divBdr>
            <w:top w:val="none" w:sz="0" w:space="0" w:color="auto"/>
            <w:left w:val="none" w:sz="0" w:space="0" w:color="auto"/>
            <w:bottom w:val="none" w:sz="0" w:space="0" w:color="auto"/>
            <w:right w:val="none" w:sz="0" w:space="0" w:color="auto"/>
          </w:divBdr>
        </w:div>
        <w:div w:id="1831365158">
          <w:marLeft w:val="640"/>
          <w:marRight w:val="0"/>
          <w:marTop w:val="0"/>
          <w:marBottom w:val="0"/>
          <w:divBdr>
            <w:top w:val="none" w:sz="0" w:space="0" w:color="auto"/>
            <w:left w:val="none" w:sz="0" w:space="0" w:color="auto"/>
            <w:bottom w:val="none" w:sz="0" w:space="0" w:color="auto"/>
            <w:right w:val="none" w:sz="0" w:space="0" w:color="auto"/>
          </w:divBdr>
        </w:div>
        <w:div w:id="974217502">
          <w:marLeft w:val="640"/>
          <w:marRight w:val="0"/>
          <w:marTop w:val="0"/>
          <w:marBottom w:val="0"/>
          <w:divBdr>
            <w:top w:val="none" w:sz="0" w:space="0" w:color="auto"/>
            <w:left w:val="none" w:sz="0" w:space="0" w:color="auto"/>
            <w:bottom w:val="none" w:sz="0" w:space="0" w:color="auto"/>
            <w:right w:val="none" w:sz="0" w:space="0" w:color="auto"/>
          </w:divBdr>
        </w:div>
      </w:divsChild>
    </w:div>
    <w:div w:id="1258519114">
      <w:bodyDiv w:val="1"/>
      <w:marLeft w:val="0"/>
      <w:marRight w:val="0"/>
      <w:marTop w:val="0"/>
      <w:marBottom w:val="0"/>
      <w:divBdr>
        <w:top w:val="none" w:sz="0" w:space="0" w:color="auto"/>
        <w:left w:val="none" w:sz="0" w:space="0" w:color="auto"/>
        <w:bottom w:val="none" w:sz="0" w:space="0" w:color="auto"/>
        <w:right w:val="none" w:sz="0" w:space="0" w:color="auto"/>
      </w:divBdr>
      <w:divsChild>
        <w:div w:id="346179038">
          <w:marLeft w:val="640"/>
          <w:marRight w:val="0"/>
          <w:marTop w:val="0"/>
          <w:marBottom w:val="0"/>
          <w:divBdr>
            <w:top w:val="none" w:sz="0" w:space="0" w:color="auto"/>
            <w:left w:val="none" w:sz="0" w:space="0" w:color="auto"/>
            <w:bottom w:val="none" w:sz="0" w:space="0" w:color="auto"/>
            <w:right w:val="none" w:sz="0" w:space="0" w:color="auto"/>
          </w:divBdr>
        </w:div>
        <w:div w:id="421032957">
          <w:marLeft w:val="640"/>
          <w:marRight w:val="0"/>
          <w:marTop w:val="0"/>
          <w:marBottom w:val="0"/>
          <w:divBdr>
            <w:top w:val="none" w:sz="0" w:space="0" w:color="auto"/>
            <w:left w:val="none" w:sz="0" w:space="0" w:color="auto"/>
            <w:bottom w:val="none" w:sz="0" w:space="0" w:color="auto"/>
            <w:right w:val="none" w:sz="0" w:space="0" w:color="auto"/>
          </w:divBdr>
        </w:div>
        <w:div w:id="1451239110">
          <w:marLeft w:val="640"/>
          <w:marRight w:val="0"/>
          <w:marTop w:val="0"/>
          <w:marBottom w:val="0"/>
          <w:divBdr>
            <w:top w:val="none" w:sz="0" w:space="0" w:color="auto"/>
            <w:left w:val="none" w:sz="0" w:space="0" w:color="auto"/>
            <w:bottom w:val="none" w:sz="0" w:space="0" w:color="auto"/>
            <w:right w:val="none" w:sz="0" w:space="0" w:color="auto"/>
          </w:divBdr>
        </w:div>
        <w:div w:id="1255090924">
          <w:marLeft w:val="640"/>
          <w:marRight w:val="0"/>
          <w:marTop w:val="0"/>
          <w:marBottom w:val="0"/>
          <w:divBdr>
            <w:top w:val="none" w:sz="0" w:space="0" w:color="auto"/>
            <w:left w:val="none" w:sz="0" w:space="0" w:color="auto"/>
            <w:bottom w:val="none" w:sz="0" w:space="0" w:color="auto"/>
            <w:right w:val="none" w:sz="0" w:space="0" w:color="auto"/>
          </w:divBdr>
        </w:div>
        <w:div w:id="115023560">
          <w:marLeft w:val="640"/>
          <w:marRight w:val="0"/>
          <w:marTop w:val="0"/>
          <w:marBottom w:val="0"/>
          <w:divBdr>
            <w:top w:val="none" w:sz="0" w:space="0" w:color="auto"/>
            <w:left w:val="none" w:sz="0" w:space="0" w:color="auto"/>
            <w:bottom w:val="none" w:sz="0" w:space="0" w:color="auto"/>
            <w:right w:val="none" w:sz="0" w:space="0" w:color="auto"/>
          </w:divBdr>
        </w:div>
        <w:div w:id="984820952">
          <w:marLeft w:val="640"/>
          <w:marRight w:val="0"/>
          <w:marTop w:val="0"/>
          <w:marBottom w:val="0"/>
          <w:divBdr>
            <w:top w:val="none" w:sz="0" w:space="0" w:color="auto"/>
            <w:left w:val="none" w:sz="0" w:space="0" w:color="auto"/>
            <w:bottom w:val="none" w:sz="0" w:space="0" w:color="auto"/>
            <w:right w:val="none" w:sz="0" w:space="0" w:color="auto"/>
          </w:divBdr>
        </w:div>
        <w:div w:id="733553923">
          <w:marLeft w:val="640"/>
          <w:marRight w:val="0"/>
          <w:marTop w:val="0"/>
          <w:marBottom w:val="0"/>
          <w:divBdr>
            <w:top w:val="none" w:sz="0" w:space="0" w:color="auto"/>
            <w:left w:val="none" w:sz="0" w:space="0" w:color="auto"/>
            <w:bottom w:val="none" w:sz="0" w:space="0" w:color="auto"/>
            <w:right w:val="none" w:sz="0" w:space="0" w:color="auto"/>
          </w:divBdr>
        </w:div>
        <w:div w:id="1277374548">
          <w:marLeft w:val="640"/>
          <w:marRight w:val="0"/>
          <w:marTop w:val="0"/>
          <w:marBottom w:val="0"/>
          <w:divBdr>
            <w:top w:val="none" w:sz="0" w:space="0" w:color="auto"/>
            <w:left w:val="none" w:sz="0" w:space="0" w:color="auto"/>
            <w:bottom w:val="none" w:sz="0" w:space="0" w:color="auto"/>
            <w:right w:val="none" w:sz="0" w:space="0" w:color="auto"/>
          </w:divBdr>
        </w:div>
        <w:div w:id="105583334">
          <w:marLeft w:val="640"/>
          <w:marRight w:val="0"/>
          <w:marTop w:val="0"/>
          <w:marBottom w:val="0"/>
          <w:divBdr>
            <w:top w:val="none" w:sz="0" w:space="0" w:color="auto"/>
            <w:left w:val="none" w:sz="0" w:space="0" w:color="auto"/>
            <w:bottom w:val="none" w:sz="0" w:space="0" w:color="auto"/>
            <w:right w:val="none" w:sz="0" w:space="0" w:color="auto"/>
          </w:divBdr>
        </w:div>
        <w:div w:id="1548446477">
          <w:marLeft w:val="640"/>
          <w:marRight w:val="0"/>
          <w:marTop w:val="0"/>
          <w:marBottom w:val="0"/>
          <w:divBdr>
            <w:top w:val="none" w:sz="0" w:space="0" w:color="auto"/>
            <w:left w:val="none" w:sz="0" w:space="0" w:color="auto"/>
            <w:bottom w:val="none" w:sz="0" w:space="0" w:color="auto"/>
            <w:right w:val="none" w:sz="0" w:space="0" w:color="auto"/>
          </w:divBdr>
        </w:div>
        <w:div w:id="640961329">
          <w:marLeft w:val="640"/>
          <w:marRight w:val="0"/>
          <w:marTop w:val="0"/>
          <w:marBottom w:val="0"/>
          <w:divBdr>
            <w:top w:val="none" w:sz="0" w:space="0" w:color="auto"/>
            <w:left w:val="none" w:sz="0" w:space="0" w:color="auto"/>
            <w:bottom w:val="none" w:sz="0" w:space="0" w:color="auto"/>
            <w:right w:val="none" w:sz="0" w:space="0" w:color="auto"/>
          </w:divBdr>
        </w:div>
        <w:div w:id="850492978">
          <w:marLeft w:val="640"/>
          <w:marRight w:val="0"/>
          <w:marTop w:val="0"/>
          <w:marBottom w:val="0"/>
          <w:divBdr>
            <w:top w:val="none" w:sz="0" w:space="0" w:color="auto"/>
            <w:left w:val="none" w:sz="0" w:space="0" w:color="auto"/>
            <w:bottom w:val="none" w:sz="0" w:space="0" w:color="auto"/>
            <w:right w:val="none" w:sz="0" w:space="0" w:color="auto"/>
          </w:divBdr>
        </w:div>
        <w:div w:id="648174965">
          <w:marLeft w:val="640"/>
          <w:marRight w:val="0"/>
          <w:marTop w:val="0"/>
          <w:marBottom w:val="0"/>
          <w:divBdr>
            <w:top w:val="none" w:sz="0" w:space="0" w:color="auto"/>
            <w:left w:val="none" w:sz="0" w:space="0" w:color="auto"/>
            <w:bottom w:val="none" w:sz="0" w:space="0" w:color="auto"/>
            <w:right w:val="none" w:sz="0" w:space="0" w:color="auto"/>
          </w:divBdr>
        </w:div>
        <w:div w:id="2033803623">
          <w:marLeft w:val="640"/>
          <w:marRight w:val="0"/>
          <w:marTop w:val="0"/>
          <w:marBottom w:val="0"/>
          <w:divBdr>
            <w:top w:val="none" w:sz="0" w:space="0" w:color="auto"/>
            <w:left w:val="none" w:sz="0" w:space="0" w:color="auto"/>
            <w:bottom w:val="none" w:sz="0" w:space="0" w:color="auto"/>
            <w:right w:val="none" w:sz="0" w:space="0" w:color="auto"/>
          </w:divBdr>
        </w:div>
        <w:div w:id="673342657">
          <w:marLeft w:val="640"/>
          <w:marRight w:val="0"/>
          <w:marTop w:val="0"/>
          <w:marBottom w:val="0"/>
          <w:divBdr>
            <w:top w:val="none" w:sz="0" w:space="0" w:color="auto"/>
            <w:left w:val="none" w:sz="0" w:space="0" w:color="auto"/>
            <w:bottom w:val="none" w:sz="0" w:space="0" w:color="auto"/>
            <w:right w:val="none" w:sz="0" w:space="0" w:color="auto"/>
          </w:divBdr>
        </w:div>
        <w:div w:id="1454790665">
          <w:marLeft w:val="640"/>
          <w:marRight w:val="0"/>
          <w:marTop w:val="0"/>
          <w:marBottom w:val="0"/>
          <w:divBdr>
            <w:top w:val="none" w:sz="0" w:space="0" w:color="auto"/>
            <w:left w:val="none" w:sz="0" w:space="0" w:color="auto"/>
            <w:bottom w:val="none" w:sz="0" w:space="0" w:color="auto"/>
            <w:right w:val="none" w:sz="0" w:space="0" w:color="auto"/>
          </w:divBdr>
        </w:div>
        <w:div w:id="1146044871">
          <w:marLeft w:val="640"/>
          <w:marRight w:val="0"/>
          <w:marTop w:val="0"/>
          <w:marBottom w:val="0"/>
          <w:divBdr>
            <w:top w:val="none" w:sz="0" w:space="0" w:color="auto"/>
            <w:left w:val="none" w:sz="0" w:space="0" w:color="auto"/>
            <w:bottom w:val="none" w:sz="0" w:space="0" w:color="auto"/>
            <w:right w:val="none" w:sz="0" w:space="0" w:color="auto"/>
          </w:divBdr>
        </w:div>
        <w:div w:id="1778017320">
          <w:marLeft w:val="640"/>
          <w:marRight w:val="0"/>
          <w:marTop w:val="0"/>
          <w:marBottom w:val="0"/>
          <w:divBdr>
            <w:top w:val="none" w:sz="0" w:space="0" w:color="auto"/>
            <w:left w:val="none" w:sz="0" w:space="0" w:color="auto"/>
            <w:bottom w:val="none" w:sz="0" w:space="0" w:color="auto"/>
            <w:right w:val="none" w:sz="0" w:space="0" w:color="auto"/>
          </w:divBdr>
        </w:div>
        <w:div w:id="1807240382">
          <w:marLeft w:val="640"/>
          <w:marRight w:val="0"/>
          <w:marTop w:val="0"/>
          <w:marBottom w:val="0"/>
          <w:divBdr>
            <w:top w:val="none" w:sz="0" w:space="0" w:color="auto"/>
            <w:left w:val="none" w:sz="0" w:space="0" w:color="auto"/>
            <w:bottom w:val="none" w:sz="0" w:space="0" w:color="auto"/>
            <w:right w:val="none" w:sz="0" w:space="0" w:color="auto"/>
          </w:divBdr>
        </w:div>
        <w:div w:id="1746761556">
          <w:marLeft w:val="640"/>
          <w:marRight w:val="0"/>
          <w:marTop w:val="0"/>
          <w:marBottom w:val="0"/>
          <w:divBdr>
            <w:top w:val="none" w:sz="0" w:space="0" w:color="auto"/>
            <w:left w:val="none" w:sz="0" w:space="0" w:color="auto"/>
            <w:bottom w:val="none" w:sz="0" w:space="0" w:color="auto"/>
            <w:right w:val="none" w:sz="0" w:space="0" w:color="auto"/>
          </w:divBdr>
        </w:div>
        <w:div w:id="127939387">
          <w:marLeft w:val="640"/>
          <w:marRight w:val="0"/>
          <w:marTop w:val="0"/>
          <w:marBottom w:val="0"/>
          <w:divBdr>
            <w:top w:val="none" w:sz="0" w:space="0" w:color="auto"/>
            <w:left w:val="none" w:sz="0" w:space="0" w:color="auto"/>
            <w:bottom w:val="none" w:sz="0" w:space="0" w:color="auto"/>
            <w:right w:val="none" w:sz="0" w:space="0" w:color="auto"/>
          </w:divBdr>
        </w:div>
        <w:div w:id="1140419571">
          <w:marLeft w:val="640"/>
          <w:marRight w:val="0"/>
          <w:marTop w:val="0"/>
          <w:marBottom w:val="0"/>
          <w:divBdr>
            <w:top w:val="none" w:sz="0" w:space="0" w:color="auto"/>
            <w:left w:val="none" w:sz="0" w:space="0" w:color="auto"/>
            <w:bottom w:val="none" w:sz="0" w:space="0" w:color="auto"/>
            <w:right w:val="none" w:sz="0" w:space="0" w:color="auto"/>
          </w:divBdr>
        </w:div>
        <w:div w:id="2129470546">
          <w:marLeft w:val="640"/>
          <w:marRight w:val="0"/>
          <w:marTop w:val="0"/>
          <w:marBottom w:val="0"/>
          <w:divBdr>
            <w:top w:val="none" w:sz="0" w:space="0" w:color="auto"/>
            <w:left w:val="none" w:sz="0" w:space="0" w:color="auto"/>
            <w:bottom w:val="none" w:sz="0" w:space="0" w:color="auto"/>
            <w:right w:val="none" w:sz="0" w:space="0" w:color="auto"/>
          </w:divBdr>
        </w:div>
        <w:div w:id="1656909421">
          <w:marLeft w:val="640"/>
          <w:marRight w:val="0"/>
          <w:marTop w:val="0"/>
          <w:marBottom w:val="0"/>
          <w:divBdr>
            <w:top w:val="none" w:sz="0" w:space="0" w:color="auto"/>
            <w:left w:val="none" w:sz="0" w:space="0" w:color="auto"/>
            <w:bottom w:val="none" w:sz="0" w:space="0" w:color="auto"/>
            <w:right w:val="none" w:sz="0" w:space="0" w:color="auto"/>
          </w:divBdr>
        </w:div>
        <w:div w:id="1386368831">
          <w:marLeft w:val="640"/>
          <w:marRight w:val="0"/>
          <w:marTop w:val="0"/>
          <w:marBottom w:val="0"/>
          <w:divBdr>
            <w:top w:val="none" w:sz="0" w:space="0" w:color="auto"/>
            <w:left w:val="none" w:sz="0" w:space="0" w:color="auto"/>
            <w:bottom w:val="none" w:sz="0" w:space="0" w:color="auto"/>
            <w:right w:val="none" w:sz="0" w:space="0" w:color="auto"/>
          </w:divBdr>
        </w:div>
        <w:div w:id="1524980944">
          <w:marLeft w:val="640"/>
          <w:marRight w:val="0"/>
          <w:marTop w:val="0"/>
          <w:marBottom w:val="0"/>
          <w:divBdr>
            <w:top w:val="none" w:sz="0" w:space="0" w:color="auto"/>
            <w:left w:val="none" w:sz="0" w:space="0" w:color="auto"/>
            <w:bottom w:val="none" w:sz="0" w:space="0" w:color="auto"/>
            <w:right w:val="none" w:sz="0" w:space="0" w:color="auto"/>
          </w:divBdr>
        </w:div>
        <w:div w:id="218396227">
          <w:marLeft w:val="640"/>
          <w:marRight w:val="0"/>
          <w:marTop w:val="0"/>
          <w:marBottom w:val="0"/>
          <w:divBdr>
            <w:top w:val="none" w:sz="0" w:space="0" w:color="auto"/>
            <w:left w:val="none" w:sz="0" w:space="0" w:color="auto"/>
            <w:bottom w:val="none" w:sz="0" w:space="0" w:color="auto"/>
            <w:right w:val="none" w:sz="0" w:space="0" w:color="auto"/>
          </w:divBdr>
        </w:div>
        <w:div w:id="1672876503">
          <w:marLeft w:val="640"/>
          <w:marRight w:val="0"/>
          <w:marTop w:val="0"/>
          <w:marBottom w:val="0"/>
          <w:divBdr>
            <w:top w:val="none" w:sz="0" w:space="0" w:color="auto"/>
            <w:left w:val="none" w:sz="0" w:space="0" w:color="auto"/>
            <w:bottom w:val="none" w:sz="0" w:space="0" w:color="auto"/>
            <w:right w:val="none" w:sz="0" w:space="0" w:color="auto"/>
          </w:divBdr>
        </w:div>
        <w:div w:id="386296326">
          <w:marLeft w:val="640"/>
          <w:marRight w:val="0"/>
          <w:marTop w:val="0"/>
          <w:marBottom w:val="0"/>
          <w:divBdr>
            <w:top w:val="none" w:sz="0" w:space="0" w:color="auto"/>
            <w:left w:val="none" w:sz="0" w:space="0" w:color="auto"/>
            <w:bottom w:val="none" w:sz="0" w:space="0" w:color="auto"/>
            <w:right w:val="none" w:sz="0" w:space="0" w:color="auto"/>
          </w:divBdr>
        </w:div>
        <w:div w:id="1802386118">
          <w:marLeft w:val="640"/>
          <w:marRight w:val="0"/>
          <w:marTop w:val="0"/>
          <w:marBottom w:val="0"/>
          <w:divBdr>
            <w:top w:val="none" w:sz="0" w:space="0" w:color="auto"/>
            <w:left w:val="none" w:sz="0" w:space="0" w:color="auto"/>
            <w:bottom w:val="none" w:sz="0" w:space="0" w:color="auto"/>
            <w:right w:val="none" w:sz="0" w:space="0" w:color="auto"/>
          </w:divBdr>
        </w:div>
        <w:div w:id="381949727">
          <w:marLeft w:val="640"/>
          <w:marRight w:val="0"/>
          <w:marTop w:val="0"/>
          <w:marBottom w:val="0"/>
          <w:divBdr>
            <w:top w:val="none" w:sz="0" w:space="0" w:color="auto"/>
            <w:left w:val="none" w:sz="0" w:space="0" w:color="auto"/>
            <w:bottom w:val="none" w:sz="0" w:space="0" w:color="auto"/>
            <w:right w:val="none" w:sz="0" w:space="0" w:color="auto"/>
          </w:divBdr>
        </w:div>
        <w:div w:id="1283421610">
          <w:marLeft w:val="640"/>
          <w:marRight w:val="0"/>
          <w:marTop w:val="0"/>
          <w:marBottom w:val="0"/>
          <w:divBdr>
            <w:top w:val="none" w:sz="0" w:space="0" w:color="auto"/>
            <w:left w:val="none" w:sz="0" w:space="0" w:color="auto"/>
            <w:bottom w:val="none" w:sz="0" w:space="0" w:color="auto"/>
            <w:right w:val="none" w:sz="0" w:space="0" w:color="auto"/>
          </w:divBdr>
        </w:div>
        <w:div w:id="985357075">
          <w:marLeft w:val="640"/>
          <w:marRight w:val="0"/>
          <w:marTop w:val="0"/>
          <w:marBottom w:val="0"/>
          <w:divBdr>
            <w:top w:val="none" w:sz="0" w:space="0" w:color="auto"/>
            <w:left w:val="none" w:sz="0" w:space="0" w:color="auto"/>
            <w:bottom w:val="none" w:sz="0" w:space="0" w:color="auto"/>
            <w:right w:val="none" w:sz="0" w:space="0" w:color="auto"/>
          </w:divBdr>
        </w:div>
        <w:div w:id="63143205">
          <w:marLeft w:val="640"/>
          <w:marRight w:val="0"/>
          <w:marTop w:val="0"/>
          <w:marBottom w:val="0"/>
          <w:divBdr>
            <w:top w:val="none" w:sz="0" w:space="0" w:color="auto"/>
            <w:left w:val="none" w:sz="0" w:space="0" w:color="auto"/>
            <w:bottom w:val="none" w:sz="0" w:space="0" w:color="auto"/>
            <w:right w:val="none" w:sz="0" w:space="0" w:color="auto"/>
          </w:divBdr>
        </w:div>
      </w:divsChild>
    </w:div>
    <w:div w:id="1291327770">
      <w:bodyDiv w:val="1"/>
      <w:marLeft w:val="0"/>
      <w:marRight w:val="0"/>
      <w:marTop w:val="0"/>
      <w:marBottom w:val="0"/>
      <w:divBdr>
        <w:top w:val="none" w:sz="0" w:space="0" w:color="auto"/>
        <w:left w:val="none" w:sz="0" w:space="0" w:color="auto"/>
        <w:bottom w:val="none" w:sz="0" w:space="0" w:color="auto"/>
        <w:right w:val="none" w:sz="0" w:space="0" w:color="auto"/>
      </w:divBdr>
      <w:divsChild>
        <w:div w:id="1057053196">
          <w:marLeft w:val="640"/>
          <w:marRight w:val="0"/>
          <w:marTop w:val="0"/>
          <w:marBottom w:val="0"/>
          <w:divBdr>
            <w:top w:val="none" w:sz="0" w:space="0" w:color="auto"/>
            <w:left w:val="none" w:sz="0" w:space="0" w:color="auto"/>
            <w:bottom w:val="none" w:sz="0" w:space="0" w:color="auto"/>
            <w:right w:val="none" w:sz="0" w:space="0" w:color="auto"/>
          </w:divBdr>
        </w:div>
        <w:div w:id="1925265708">
          <w:marLeft w:val="640"/>
          <w:marRight w:val="0"/>
          <w:marTop w:val="0"/>
          <w:marBottom w:val="0"/>
          <w:divBdr>
            <w:top w:val="none" w:sz="0" w:space="0" w:color="auto"/>
            <w:left w:val="none" w:sz="0" w:space="0" w:color="auto"/>
            <w:bottom w:val="none" w:sz="0" w:space="0" w:color="auto"/>
            <w:right w:val="none" w:sz="0" w:space="0" w:color="auto"/>
          </w:divBdr>
        </w:div>
        <w:div w:id="1992757991">
          <w:marLeft w:val="640"/>
          <w:marRight w:val="0"/>
          <w:marTop w:val="0"/>
          <w:marBottom w:val="0"/>
          <w:divBdr>
            <w:top w:val="none" w:sz="0" w:space="0" w:color="auto"/>
            <w:left w:val="none" w:sz="0" w:space="0" w:color="auto"/>
            <w:bottom w:val="none" w:sz="0" w:space="0" w:color="auto"/>
            <w:right w:val="none" w:sz="0" w:space="0" w:color="auto"/>
          </w:divBdr>
        </w:div>
        <w:div w:id="835419941">
          <w:marLeft w:val="640"/>
          <w:marRight w:val="0"/>
          <w:marTop w:val="0"/>
          <w:marBottom w:val="0"/>
          <w:divBdr>
            <w:top w:val="none" w:sz="0" w:space="0" w:color="auto"/>
            <w:left w:val="none" w:sz="0" w:space="0" w:color="auto"/>
            <w:bottom w:val="none" w:sz="0" w:space="0" w:color="auto"/>
            <w:right w:val="none" w:sz="0" w:space="0" w:color="auto"/>
          </w:divBdr>
        </w:div>
        <w:div w:id="1339236878">
          <w:marLeft w:val="640"/>
          <w:marRight w:val="0"/>
          <w:marTop w:val="0"/>
          <w:marBottom w:val="0"/>
          <w:divBdr>
            <w:top w:val="none" w:sz="0" w:space="0" w:color="auto"/>
            <w:left w:val="none" w:sz="0" w:space="0" w:color="auto"/>
            <w:bottom w:val="none" w:sz="0" w:space="0" w:color="auto"/>
            <w:right w:val="none" w:sz="0" w:space="0" w:color="auto"/>
          </w:divBdr>
        </w:div>
        <w:div w:id="336159580">
          <w:marLeft w:val="640"/>
          <w:marRight w:val="0"/>
          <w:marTop w:val="0"/>
          <w:marBottom w:val="0"/>
          <w:divBdr>
            <w:top w:val="none" w:sz="0" w:space="0" w:color="auto"/>
            <w:left w:val="none" w:sz="0" w:space="0" w:color="auto"/>
            <w:bottom w:val="none" w:sz="0" w:space="0" w:color="auto"/>
            <w:right w:val="none" w:sz="0" w:space="0" w:color="auto"/>
          </w:divBdr>
        </w:div>
        <w:div w:id="441386974">
          <w:marLeft w:val="640"/>
          <w:marRight w:val="0"/>
          <w:marTop w:val="0"/>
          <w:marBottom w:val="0"/>
          <w:divBdr>
            <w:top w:val="none" w:sz="0" w:space="0" w:color="auto"/>
            <w:left w:val="none" w:sz="0" w:space="0" w:color="auto"/>
            <w:bottom w:val="none" w:sz="0" w:space="0" w:color="auto"/>
            <w:right w:val="none" w:sz="0" w:space="0" w:color="auto"/>
          </w:divBdr>
        </w:div>
        <w:div w:id="1547794708">
          <w:marLeft w:val="640"/>
          <w:marRight w:val="0"/>
          <w:marTop w:val="0"/>
          <w:marBottom w:val="0"/>
          <w:divBdr>
            <w:top w:val="none" w:sz="0" w:space="0" w:color="auto"/>
            <w:left w:val="none" w:sz="0" w:space="0" w:color="auto"/>
            <w:bottom w:val="none" w:sz="0" w:space="0" w:color="auto"/>
            <w:right w:val="none" w:sz="0" w:space="0" w:color="auto"/>
          </w:divBdr>
        </w:div>
        <w:div w:id="981689799">
          <w:marLeft w:val="640"/>
          <w:marRight w:val="0"/>
          <w:marTop w:val="0"/>
          <w:marBottom w:val="0"/>
          <w:divBdr>
            <w:top w:val="none" w:sz="0" w:space="0" w:color="auto"/>
            <w:left w:val="none" w:sz="0" w:space="0" w:color="auto"/>
            <w:bottom w:val="none" w:sz="0" w:space="0" w:color="auto"/>
            <w:right w:val="none" w:sz="0" w:space="0" w:color="auto"/>
          </w:divBdr>
        </w:div>
        <w:div w:id="99571374">
          <w:marLeft w:val="640"/>
          <w:marRight w:val="0"/>
          <w:marTop w:val="0"/>
          <w:marBottom w:val="0"/>
          <w:divBdr>
            <w:top w:val="none" w:sz="0" w:space="0" w:color="auto"/>
            <w:left w:val="none" w:sz="0" w:space="0" w:color="auto"/>
            <w:bottom w:val="none" w:sz="0" w:space="0" w:color="auto"/>
            <w:right w:val="none" w:sz="0" w:space="0" w:color="auto"/>
          </w:divBdr>
        </w:div>
        <w:div w:id="2146502772">
          <w:marLeft w:val="640"/>
          <w:marRight w:val="0"/>
          <w:marTop w:val="0"/>
          <w:marBottom w:val="0"/>
          <w:divBdr>
            <w:top w:val="none" w:sz="0" w:space="0" w:color="auto"/>
            <w:left w:val="none" w:sz="0" w:space="0" w:color="auto"/>
            <w:bottom w:val="none" w:sz="0" w:space="0" w:color="auto"/>
            <w:right w:val="none" w:sz="0" w:space="0" w:color="auto"/>
          </w:divBdr>
        </w:div>
        <w:div w:id="1757941081">
          <w:marLeft w:val="640"/>
          <w:marRight w:val="0"/>
          <w:marTop w:val="0"/>
          <w:marBottom w:val="0"/>
          <w:divBdr>
            <w:top w:val="none" w:sz="0" w:space="0" w:color="auto"/>
            <w:left w:val="none" w:sz="0" w:space="0" w:color="auto"/>
            <w:bottom w:val="none" w:sz="0" w:space="0" w:color="auto"/>
            <w:right w:val="none" w:sz="0" w:space="0" w:color="auto"/>
          </w:divBdr>
        </w:div>
        <w:div w:id="1697267049">
          <w:marLeft w:val="640"/>
          <w:marRight w:val="0"/>
          <w:marTop w:val="0"/>
          <w:marBottom w:val="0"/>
          <w:divBdr>
            <w:top w:val="none" w:sz="0" w:space="0" w:color="auto"/>
            <w:left w:val="none" w:sz="0" w:space="0" w:color="auto"/>
            <w:bottom w:val="none" w:sz="0" w:space="0" w:color="auto"/>
            <w:right w:val="none" w:sz="0" w:space="0" w:color="auto"/>
          </w:divBdr>
        </w:div>
        <w:div w:id="1126777446">
          <w:marLeft w:val="640"/>
          <w:marRight w:val="0"/>
          <w:marTop w:val="0"/>
          <w:marBottom w:val="0"/>
          <w:divBdr>
            <w:top w:val="none" w:sz="0" w:space="0" w:color="auto"/>
            <w:left w:val="none" w:sz="0" w:space="0" w:color="auto"/>
            <w:bottom w:val="none" w:sz="0" w:space="0" w:color="auto"/>
            <w:right w:val="none" w:sz="0" w:space="0" w:color="auto"/>
          </w:divBdr>
        </w:div>
        <w:div w:id="1331640843">
          <w:marLeft w:val="640"/>
          <w:marRight w:val="0"/>
          <w:marTop w:val="0"/>
          <w:marBottom w:val="0"/>
          <w:divBdr>
            <w:top w:val="none" w:sz="0" w:space="0" w:color="auto"/>
            <w:left w:val="none" w:sz="0" w:space="0" w:color="auto"/>
            <w:bottom w:val="none" w:sz="0" w:space="0" w:color="auto"/>
            <w:right w:val="none" w:sz="0" w:space="0" w:color="auto"/>
          </w:divBdr>
        </w:div>
        <w:div w:id="625047487">
          <w:marLeft w:val="640"/>
          <w:marRight w:val="0"/>
          <w:marTop w:val="0"/>
          <w:marBottom w:val="0"/>
          <w:divBdr>
            <w:top w:val="none" w:sz="0" w:space="0" w:color="auto"/>
            <w:left w:val="none" w:sz="0" w:space="0" w:color="auto"/>
            <w:bottom w:val="none" w:sz="0" w:space="0" w:color="auto"/>
            <w:right w:val="none" w:sz="0" w:space="0" w:color="auto"/>
          </w:divBdr>
        </w:div>
        <w:div w:id="1545173540">
          <w:marLeft w:val="640"/>
          <w:marRight w:val="0"/>
          <w:marTop w:val="0"/>
          <w:marBottom w:val="0"/>
          <w:divBdr>
            <w:top w:val="none" w:sz="0" w:space="0" w:color="auto"/>
            <w:left w:val="none" w:sz="0" w:space="0" w:color="auto"/>
            <w:bottom w:val="none" w:sz="0" w:space="0" w:color="auto"/>
            <w:right w:val="none" w:sz="0" w:space="0" w:color="auto"/>
          </w:divBdr>
        </w:div>
        <w:div w:id="2109739040">
          <w:marLeft w:val="640"/>
          <w:marRight w:val="0"/>
          <w:marTop w:val="0"/>
          <w:marBottom w:val="0"/>
          <w:divBdr>
            <w:top w:val="none" w:sz="0" w:space="0" w:color="auto"/>
            <w:left w:val="none" w:sz="0" w:space="0" w:color="auto"/>
            <w:bottom w:val="none" w:sz="0" w:space="0" w:color="auto"/>
            <w:right w:val="none" w:sz="0" w:space="0" w:color="auto"/>
          </w:divBdr>
        </w:div>
        <w:div w:id="1627665338">
          <w:marLeft w:val="640"/>
          <w:marRight w:val="0"/>
          <w:marTop w:val="0"/>
          <w:marBottom w:val="0"/>
          <w:divBdr>
            <w:top w:val="none" w:sz="0" w:space="0" w:color="auto"/>
            <w:left w:val="none" w:sz="0" w:space="0" w:color="auto"/>
            <w:bottom w:val="none" w:sz="0" w:space="0" w:color="auto"/>
            <w:right w:val="none" w:sz="0" w:space="0" w:color="auto"/>
          </w:divBdr>
        </w:div>
        <w:div w:id="714155495">
          <w:marLeft w:val="640"/>
          <w:marRight w:val="0"/>
          <w:marTop w:val="0"/>
          <w:marBottom w:val="0"/>
          <w:divBdr>
            <w:top w:val="none" w:sz="0" w:space="0" w:color="auto"/>
            <w:left w:val="none" w:sz="0" w:space="0" w:color="auto"/>
            <w:bottom w:val="none" w:sz="0" w:space="0" w:color="auto"/>
            <w:right w:val="none" w:sz="0" w:space="0" w:color="auto"/>
          </w:divBdr>
        </w:div>
        <w:div w:id="1278176982">
          <w:marLeft w:val="640"/>
          <w:marRight w:val="0"/>
          <w:marTop w:val="0"/>
          <w:marBottom w:val="0"/>
          <w:divBdr>
            <w:top w:val="none" w:sz="0" w:space="0" w:color="auto"/>
            <w:left w:val="none" w:sz="0" w:space="0" w:color="auto"/>
            <w:bottom w:val="none" w:sz="0" w:space="0" w:color="auto"/>
            <w:right w:val="none" w:sz="0" w:space="0" w:color="auto"/>
          </w:divBdr>
        </w:div>
        <w:div w:id="2068217588">
          <w:marLeft w:val="640"/>
          <w:marRight w:val="0"/>
          <w:marTop w:val="0"/>
          <w:marBottom w:val="0"/>
          <w:divBdr>
            <w:top w:val="none" w:sz="0" w:space="0" w:color="auto"/>
            <w:left w:val="none" w:sz="0" w:space="0" w:color="auto"/>
            <w:bottom w:val="none" w:sz="0" w:space="0" w:color="auto"/>
            <w:right w:val="none" w:sz="0" w:space="0" w:color="auto"/>
          </w:divBdr>
        </w:div>
        <w:div w:id="194083214">
          <w:marLeft w:val="640"/>
          <w:marRight w:val="0"/>
          <w:marTop w:val="0"/>
          <w:marBottom w:val="0"/>
          <w:divBdr>
            <w:top w:val="none" w:sz="0" w:space="0" w:color="auto"/>
            <w:left w:val="none" w:sz="0" w:space="0" w:color="auto"/>
            <w:bottom w:val="none" w:sz="0" w:space="0" w:color="auto"/>
            <w:right w:val="none" w:sz="0" w:space="0" w:color="auto"/>
          </w:divBdr>
        </w:div>
        <w:div w:id="1350065275">
          <w:marLeft w:val="640"/>
          <w:marRight w:val="0"/>
          <w:marTop w:val="0"/>
          <w:marBottom w:val="0"/>
          <w:divBdr>
            <w:top w:val="none" w:sz="0" w:space="0" w:color="auto"/>
            <w:left w:val="none" w:sz="0" w:space="0" w:color="auto"/>
            <w:bottom w:val="none" w:sz="0" w:space="0" w:color="auto"/>
            <w:right w:val="none" w:sz="0" w:space="0" w:color="auto"/>
          </w:divBdr>
        </w:div>
        <w:div w:id="35206810">
          <w:marLeft w:val="640"/>
          <w:marRight w:val="0"/>
          <w:marTop w:val="0"/>
          <w:marBottom w:val="0"/>
          <w:divBdr>
            <w:top w:val="none" w:sz="0" w:space="0" w:color="auto"/>
            <w:left w:val="none" w:sz="0" w:space="0" w:color="auto"/>
            <w:bottom w:val="none" w:sz="0" w:space="0" w:color="auto"/>
            <w:right w:val="none" w:sz="0" w:space="0" w:color="auto"/>
          </w:divBdr>
        </w:div>
        <w:div w:id="757138436">
          <w:marLeft w:val="640"/>
          <w:marRight w:val="0"/>
          <w:marTop w:val="0"/>
          <w:marBottom w:val="0"/>
          <w:divBdr>
            <w:top w:val="none" w:sz="0" w:space="0" w:color="auto"/>
            <w:left w:val="none" w:sz="0" w:space="0" w:color="auto"/>
            <w:bottom w:val="none" w:sz="0" w:space="0" w:color="auto"/>
            <w:right w:val="none" w:sz="0" w:space="0" w:color="auto"/>
          </w:divBdr>
        </w:div>
        <w:div w:id="225147452">
          <w:marLeft w:val="640"/>
          <w:marRight w:val="0"/>
          <w:marTop w:val="0"/>
          <w:marBottom w:val="0"/>
          <w:divBdr>
            <w:top w:val="none" w:sz="0" w:space="0" w:color="auto"/>
            <w:left w:val="none" w:sz="0" w:space="0" w:color="auto"/>
            <w:bottom w:val="none" w:sz="0" w:space="0" w:color="auto"/>
            <w:right w:val="none" w:sz="0" w:space="0" w:color="auto"/>
          </w:divBdr>
        </w:div>
        <w:div w:id="889540789">
          <w:marLeft w:val="640"/>
          <w:marRight w:val="0"/>
          <w:marTop w:val="0"/>
          <w:marBottom w:val="0"/>
          <w:divBdr>
            <w:top w:val="none" w:sz="0" w:space="0" w:color="auto"/>
            <w:left w:val="none" w:sz="0" w:space="0" w:color="auto"/>
            <w:bottom w:val="none" w:sz="0" w:space="0" w:color="auto"/>
            <w:right w:val="none" w:sz="0" w:space="0" w:color="auto"/>
          </w:divBdr>
        </w:div>
      </w:divsChild>
    </w:div>
    <w:div w:id="1295477968">
      <w:bodyDiv w:val="1"/>
      <w:marLeft w:val="0"/>
      <w:marRight w:val="0"/>
      <w:marTop w:val="0"/>
      <w:marBottom w:val="0"/>
      <w:divBdr>
        <w:top w:val="none" w:sz="0" w:space="0" w:color="auto"/>
        <w:left w:val="none" w:sz="0" w:space="0" w:color="auto"/>
        <w:bottom w:val="none" w:sz="0" w:space="0" w:color="auto"/>
        <w:right w:val="none" w:sz="0" w:space="0" w:color="auto"/>
      </w:divBdr>
      <w:divsChild>
        <w:div w:id="100299631">
          <w:marLeft w:val="640"/>
          <w:marRight w:val="0"/>
          <w:marTop w:val="0"/>
          <w:marBottom w:val="0"/>
          <w:divBdr>
            <w:top w:val="none" w:sz="0" w:space="0" w:color="auto"/>
            <w:left w:val="none" w:sz="0" w:space="0" w:color="auto"/>
            <w:bottom w:val="none" w:sz="0" w:space="0" w:color="auto"/>
            <w:right w:val="none" w:sz="0" w:space="0" w:color="auto"/>
          </w:divBdr>
        </w:div>
        <w:div w:id="129906935">
          <w:marLeft w:val="640"/>
          <w:marRight w:val="0"/>
          <w:marTop w:val="0"/>
          <w:marBottom w:val="0"/>
          <w:divBdr>
            <w:top w:val="none" w:sz="0" w:space="0" w:color="auto"/>
            <w:left w:val="none" w:sz="0" w:space="0" w:color="auto"/>
            <w:bottom w:val="none" w:sz="0" w:space="0" w:color="auto"/>
            <w:right w:val="none" w:sz="0" w:space="0" w:color="auto"/>
          </w:divBdr>
        </w:div>
        <w:div w:id="216475054">
          <w:marLeft w:val="640"/>
          <w:marRight w:val="0"/>
          <w:marTop w:val="0"/>
          <w:marBottom w:val="0"/>
          <w:divBdr>
            <w:top w:val="none" w:sz="0" w:space="0" w:color="auto"/>
            <w:left w:val="none" w:sz="0" w:space="0" w:color="auto"/>
            <w:bottom w:val="none" w:sz="0" w:space="0" w:color="auto"/>
            <w:right w:val="none" w:sz="0" w:space="0" w:color="auto"/>
          </w:divBdr>
        </w:div>
        <w:div w:id="237833508">
          <w:marLeft w:val="640"/>
          <w:marRight w:val="0"/>
          <w:marTop w:val="0"/>
          <w:marBottom w:val="0"/>
          <w:divBdr>
            <w:top w:val="none" w:sz="0" w:space="0" w:color="auto"/>
            <w:left w:val="none" w:sz="0" w:space="0" w:color="auto"/>
            <w:bottom w:val="none" w:sz="0" w:space="0" w:color="auto"/>
            <w:right w:val="none" w:sz="0" w:space="0" w:color="auto"/>
          </w:divBdr>
        </w:div>
        <w:div w:id="302778547">
          <w:marLeft w:val="640"/>
          <w:marRight w:val="0"/>
          <w:marTop w:val="0"/>
          <w:marBottom w:val="0"/>
          <w:divBdr>
            <w:top w:val="none" w:sz="0" w:space="0" w:color="auto"/>
            <w:left w:val="none" w:sz="0" w:space="0" w:color="auto"/>
            <w:bottom w:val="none" w:sz="0" w:space="0" w:color="auto"/>
            <w:right w:val="none" w:sz="0" w:space="0" w:color="auto"/>
          </w:divBdr>
        </w:div>
        <w:div w:id="431899446">
          <w:marLeft w:val="640"/>
          <w:marRight w:val="0"/>
          <w:marTop w:val="0"/>
          <w:marBottom w:val="0"/>
          <w:divBdr>
            <w:top w:val="none" w:sz="0" w:space="0" w:color="auto"/>
            <w:left w:val="none" w:sz="0" w:space="0" w:color="auto"/>
            <w:bottom w:val="none" w:sz="0" w:space="0" w:color="auto"/>
            <w:right w:val="none" w:sz="0" w:space="0" w:color="auto"/>
          </w:divBdr>
        </w:div>
        <w:div w:id="637535715">
          <w:marLeft w:val="640"/>
          <w:marRight w:val="0"/>
          <w:marTop w:val="0"/>
          <w:marBottom w:val="0"/>
          <w:divBdr>
            <w:top w:val="none" w:sz="0" w:space="0" w:color="auto"/>
            <w:left w:val="none" w:sz="0" w:space="0" w:color="auto"/>
            <w:bottom w:val="none" w:sz="0" w:space="0" w:color="auto"/>
            <w:right w:val="none" w:sz="0" w:space="0" w:color="auto"/>
          </w:divBdr>
        </w:div>
        <w:div w:id="695421744">
          <w:marLeft w:val="640"/>
          <w:marRight w:val="0"/>
          <w:marTop w:val="0"/>
          <w:marBottom w:val="0"/>
          <w:divBdr>
            <w:top w:val="none" w:sz="0" w:space="0" w:color="auto"/>
            <w:left w:val="none" w:sz="0" w:space="0" w:color="auto"/>
            <w:bottom w:val="none" w:sz="0" w:space="0" w:color="auto"/>
            <w:right w:val="none" w:sz="0" w:space="0" w:color="auto"/>
          </w:divBdr>
        </w:div>
        <w:div w:id="745034576">
          <w:marLeft w:val="640"/>
          <w:marRight w:val="0"/>
          <w:marTop w:val="0"/>
          <w:marBottom w:val="0"/>
          <w:divBdr>
            <w:top w:val="none" w:sz="0" w:space="0" w:color="auto"/>
            <w:left w:val="none" w:sz="0" w:space="0" w:color="auto"/>
            <w:bottom w:val="none" w:sz="0" w:space="0" w:color="auto"/>
            <w:right w:val="none" w:sz="0" w:space="0" w:color="auto"/>
          </w:divBdr>
        </w:div>
        <w:div w:id="789326996">
          <w:marLeft w:val="640"/>
          <w:marRight w:val="0"/>
          <w:marTop w:val="0"/>
          <w:marBottom w:val="0"/>
          <w:divBdr>
            <w:top w:val="none" w:sz="0" w:space="0" w:color="auto"/>
            <w:left w:val="none" w:sz="0" w:space="0" w:color="auto"/>
            <w:bottom w:val="none" w:sz="0" w:space="0" w:color="auto"/>
            <w:right w:val="none" w:sz="0" w:space="0" w:color="auto"/>
          </w:divBdr>
        </w:div>
        <w:div w:id="987592264">
          <w:marLeft w:val="640"/>
          <w:marRight w:val="0"/>
          <w:marTop w:val="0"/>
          <w:marBottom w:val="0"/>
          <w:divBdr>
            <w:top w:val="none" w:sz="0" w:space="0" w:color="auto"/>
            <w:left w:val="none" w:sz="0" w:space="0" w:color="auto"/>
            <w:bottom w:val="none" w:sz="0" w:space="0" w:color="auto"/>
            <w:right w:val="none" w:sz="0" w:space="0" w:color="auto"/>
          </w:divBdr>
        </w:div>
        <w:div w:id="988435380">
          <w:marLeft w:val="640"/>
          <w:marRight w:val="0"/>
          <w:marTop w:val="0"/>
          <w:marBottom w:val="0"/>
          <w:divBdr>
            <w:top w:val="none" w:sz="0" w:space="0" w:color="auto"/>
            <w:left w:val="none" w:sz="0" w:space="0" w:color="auto"/>
            <w:bottom w:val="none" w:sz="0" w:space="0" w:color="auto"/>
            <w:right w:val="none" w:sz="0" w:space="0" w:color="auto"/>
          </w:divBdr>
        </w:div>
        <w:div w:id="995114579">
          <w:marLeft w:val="640"/>
          <w:marRight w:val="0"/>
          <w:marTop w:val="0"/>
          <w:marBottom w:val="0"/>
          <w:divBdr>
            <w:top w:val="none" w:sz="0" w:space="0" w:color="auto"/>
            <w:left w:val="none" w:sz="0" w:space="0" w:color="auto"/>
            <w:bottom w:val="none" w:sz="0" w:space="0" w:color="auto"/>
            <w:right w:val="none" w:sz="0" w:space="0" w:color="auto"/>
          </w:divBdr>
        </w:div>
        <w:div w:id="1023484525">
          <w:marLeft w:val="640"/>
          <w:marRight w:val="0"/>
          <w:marTop w:val="0"/>
          <w:marBottom w:val="0"/>
          <w:divBdr>
            <w:top w:val="none" w:sz="0" w:space="0" w:color="auto"/>
            <w:left w:val="none" w:sz="0" w:space="0" w:color="auto"/>
            <w:bottom w:val="none" w:sz="0" w:space="0" w:color="auto"/>
            <w:right w:val="none" w:sz="0" w:space="0" w:color="auto"/>
          </w:divBdr>
        </w:div>
        <w:div w:id="1052195098">
          <w:marLeft w:val="640"/>
          <w:marRight w:val="0"/>
          <w:marTop w:val="0"/>
          <w:marBottom w:val="0"/>
          <w:divBdr>
            <w:top w:val="none" w:sz="0" w:space="0" w:color="auto"/>
            <w:left w:val="none" w:sz="0" w:space="0" w:color="auto"/>
            <w:bottom w:val="none" w:sz="0" w:space="0" w:color="auto"/>
            <w:right w:val="none" w:sz="0" w:space="0" w:color="auto"/>
          </w:divBdr>
        </w:div>
        <w:div w:id="1202861136">
          <w:marLeft w:val="640"/>
          <w:marRight w:val="0"/>
          <w:marTop w:val="0"/>
          <w:marBottom w:val="0"/>
          <w:divBdr>
            <w:top w:val="none" w:sz="0" w:space="0" w:color="auto"/>
            <w:left w:val="none" w:sz="0" w:space="0" w:color="auto"/>
            <w:bottom w:val="none" w:sz="0" w:space="0" w:color="auto"/>
            <w:right w:val="none" w:sz="0" w:space="0" w:color="auto"/>
          </w:divBdr>
        </w:div>
        <w:div w:id="1251935058">
          <w:marLeft w:val="640"/>
          <w:marRight w:val="0"/>
          <w:marTop w:val="0"/>
          <w:marBottom w:val="0"/>
          <w:divBdr>
            <w:top w:val="none" w:sz="0" w:space="0" w:color="auto"/>
            <w:left w:val="none" w:sz="0" w:space="0" w:color="auto"/>
            <w:bottom w:val="none" w:sz="0" w:space="0" w:color="auto"/>
            <w:right w:val="none" w:sz="0" w:space="0" w:color="auto"/>
          </w:divBdr>
        </w:div>
        <w:div w:id="1312977583">
          <w:marLeft w:val="640"/>
          <w:marRight w:val="0"/>
          <w:marTop w:val="0"/>
          <w:marBottom w:val="0"/>
          <w:divBdr>
            <w:top w:val="none" w:sz="0" w:space="0" w:color="auto"/>
            <w:left w:val="none" w:sz="0" w:space="0" w:color="auto"/>
            <w:bottom w:val="none" w:sz="0" w:space="0" w:color="auto"/>
            <w:right w:val="none" w:sz="0" w:space="0" w:color="auto"/>
          </w:divBdr>
        </w:div>
        <w:div w:id="1381438410">
          <w:marLeft w:val="640"/>
          <w:marRight w:val="0"/>
          <w:marTop w:val="0"/>
          <w:marBottom w:val="0"/>
          <w:divBdr>
            <w:top w:val="none" w:sz="0" w:space="0" w:color="auto"/>
            <w:left w:val="none" w:sz="0" w:space="0" w:color="auto"/>
            <w:bottom w:val="none" w:sz="0" w:space="0" w:color="auto"/>
            <w:right w:val="none" w:sz="0" w:space="0" w:color="auto"/>
          </w:divBdr>
        </w:div>
        <w:div w:id="1713339681">
          <w:marLeft w:val="640"/>
          <w:marRight w:val="0"/>
          <w:marTop w:val="0"/>
          <w:marBottom w:val="0"/>
          <w:divBdr>
            <w:top w:val="none" w:sz="0" w:space="0" w:color="auto"/>
            <w:left w:val="none" w:sz="0" w:space="0" w:color="auto"/>
            <w:bottom w:val="none" w:sz="0" w:space="0" w:color="auto"/>
            <w:right w:val="none" w:sz="0" w:space="0" w:color="auto"/>
          </w:divBdr>
        </w:div>
        <w:div w:id="1790202606">
          <w:marLeft w:val="640"/>
          <w:marRight w:val="0"/>
          <w:marTop w:val="0"/>
          <w:marBottom w:val="0"/>
          <w:divBdr>
            <w:top w:val="none" w:sz="0" w:space="0" w:color="auto"/>
            <w:left w:val="none" w:sz="0" w:space="0" w:color="auto"/>
            <w:bottom w:val="none" w:sz="0" w:space="0" w:color="auto"/>
            <w:right w:val="none" w:sz="0" w:space="0" w:color="auto"/>
          </w:divBdr>
        </w:div>
        <w:div w:id="1881896633">
          <w:marLeft w:val="640"/>
          <w:marRight w:val="0"/>
          <w:marTop w:val="0"/>
          <w:marBottom w:val="0"/>
          <w:divBdr>
            <w:top w:val="none" w:sz="0" w:space="0" w:color="auto"/>
            <w:left w:val="none" w:sz="0" w:space="0" w:color="auto"/>
            <w:bottom w:val="none" w:sz="0" w:space="0" w:color="auto"/>
            <w:right w:val="none" w:sz="0" w:space="0" w:color="auto"/>
          </w:divBdr>
        </w:div>
        <w:div w:id="1979916285">
          <w:marLeft w:val="640"/>
          <w:marRight w:val="0"/>
          <w:marTop w:val="0"/>
          <w:marBottom w:val="0"/>
          <w:divBdr>
            <w:top w:val="none" w:sz="0" w:space="0" w:color="auto"/>
            <w:left w:val="none" w:sz="0" w:space="0" w:color="auto"/>
            <w:bottom w:val="none" w:sz="0" w:space="0" w:color="auto"/>
            <w:right w:val="none" w:sz="0" w:space="0" w:color="auto"/>
          </w:divBdr>
        </w:div>
      </w:divsChild>
    </w:div>
    <w:div w:id="1298225107">
      <w:bodyDiv w:val="1"/>
      <w:marLeft w:val="0"/>
      <w:marRight w:val="0"/>
      <w:marTop w:val="0"/>
      <w:marBottom w:val="0"/>
      <w:divBdr>
        <w:top w:val="none" w:sz="0" w:space="0" w:color="auto"/>
        <w:left w:val="none" w:sz="0" w:space="0" w:color="auto"/>
        <w:bottom w:val="none" w:sz="0" w:space="0" w:color="auto"/>
        <w:right w:val="none" w:sz="0" w:space="0" w:color="auto"/>
      </w:divBdr>
      <w:divsChild>
        <w:div w:id="160120652">
          <w:marLeft w:val="640"/>
          <w:marRight w:val="0"/>
          <w:marTop w:val="0"/>
          <w:marBottom w:val="0"/>
          <w:divBdr>
            <w:top w:val="none" w:sz="0" w:space="0" w:color="auto"/>
            <w:left w:val="none" w:sz="0" w:space="0" w:color="auto"/>
            <w:bottom w:val="none" w:sz="0" w:space="0" w:color="auto"/>
            <w:right w:val="none" w:sz="0" w:space="0" w:color="auto"/>
          </w:divBdr>
        </w:div>
        <w:div w:id="2045791036">
          <w:marLeft w:val="640"/>
          <w:marRight w:val="0"/>
          <w:marTop w:val="0"/>
          <w:marBottom w:val="0"/>
          <w:divBdr>
            <w:top w:val="none" w:sz="0" w:space="0" w:color="auto"/>
            <w:left w:val="none" w:sz="0" w:space="0" w:color="auto"/>
            <w:bottom w:val="none" w:sz="0" w:space="0" w:color="auto"/>
            <w:right w:val="none" w:sz="0" w:space="0" w:color="auto"/>
          </w:divBdr>
        </w:div>
        <w:div w:id="208348935">
          <w:marLeft w:val="640"/>
          <w:marRight w:val="0"/>
          <w:marTop w:val="0"/>
          <w:marBottom w:val="0"/>
          <w:divBdr>
            <w:top w:val="none" w:sz="0" w:space="0" w:color="auto"/>
            <w:left w:val="none" w:sz="0" w:space="0" w:color="auto"/>
            <w:bottom w:val="none" w:sz="0" w:space="0" w:color="auto"/>
            <w:right w:val="none" w:sz="0" w:space="0" w:color="auto"/>
          </w:divBdr>
        </w:div>
        <w:div w:id="1845196948">
          <w:marLeft w:val="640"/>
          <w:marRight w:val="0"/>
          <w:marTop w:val="0"/>
          <w:marBottom w:val="0"/>
          <w:divBdr>
            <w:top w:val="none" w:sz="0" w:space="0" w:color="auto"/>
            <w:left w:val="none" w:sz="0" w:space="0" w:color="auto"/>
            <w:bottom w:val="none" w:sz="0" w:space="0" w:color="auto"/>
            <w:right w:val="none" w:sz="0" w:space="0" w:color="auto"/>
          </w:divBdr>
        </w:div>
        <w:div w:id="1157767738">
          <w:marLeft w:val="640"/>
          <w:marRight w:val="0"/>
          <w:marTop w:val="0"/>
          <w:marBottom w:val="0"/>
          <w:divBdr>
            <w:top w:val="none" w:sz="0" w:space="0" w:color="auto"/>
            <w:left w:val="none" w:sz="0" w:space="0" w:color="auto"/>
            <w:bottom w:val="none" w:sz="0" w:space="0" w:color="auto"/>
            <w:right w:val="none" w:sz="0" w:space="0" w:color="auto"/>
          </w:divBdr>
        </w:div>
        <w:div w:id="724180329">
          <w:marLeft w:val="640"/>
          <w:marRight w:val="0"/>
          <w:marTop w:val="0"/>
          <w:marBottom w:val="0"/>
          <w:divBdr>
            <w:top w:val="none" w:sz="0" w:space="0" w:color="auto"/>
            <w:left w:val="none" w:sz="0" w:space="0" w:color="auto"/>
            <w:bottom w:val="none" w:sz="0" w:space="0" w:color="auto"/>
            <w:right w:val="none" w:sz="0" w:space="0" w:color="auto"/>
          </w:divBdr>
        </w:div>
        <w:div w:id="1725182779">
          <w:marLeft w:val="640"/>
          <w:marRight w:val="0"/>
          <w:marTop w:val="0"/>
          <w:marBottom w:val="0"/>
          <w:divBdr>
            <w:top w:val="none" w:sz="0" w:space="0" w:color="auto"/>
            <w:left w:val="none" w:sz="0" w:space="0" w:color="auto"/>
            <w:bottom w:val="none" w:sz="0" w:space="0" w:color="auto"/>
            <w:right w:val="none" w:sz="0" w:space="0" w:color="auto"/>
          </w:divBdr>
        </w:div>
        <w:div w:id="138153312">
          <w:marLeft w:val="640"/>
          <w:marRight w:val="0"/>
          <w:marTop w:val="0"/>
          <w:marBottom w:val="0"/>
          <w:divBdr>
            <w:top w:val="none" w:sz="0" w:space="0" w:color="auto"/>
            <w:left w:val="none" w:sz="0" w:space="0" w:color="auto"/>
            <w:bottom w:val="none" w:sz="0" w:space="0" w:color="auto"/>
            <w:right w:val="none" w:sz="0" w:space="0" w:color="auto"/>
          </w:divBdr>
        </w:div>
        <w:div w:id="2064213714">
          <w:marLeft w:val="640"/>
          <w:marRight w:val="0"/>
          <w:marTop w:val="0"/>
          <w:marBottom w:val="0"/>
          <w:divBdr>
            <w:top w:val="none" w:sz="0" w:space="0" w:color="auto"/>
            <w:left w:val="none" w:sz="0" w:space="0" w:color="auto"/>
            <w:bottom w:val="none" w:sz="0" w:space="0" w:color="auto"/>
            <w:right w:val="none" w:sz="0" w:space="0" w:color="auto"/>
          </w:divBdr>
        </w:div>
        <w:div w:id="1438259110">
          <w:marLeft w:val="640"/>
          <w:marRight w:val="0"/>
          <w:marTop w:val="0"/>
          <w:marBottom w:val="0"/>
          <w:divBdr>
            <w:top w:val="none" w:sz="0" w:space="0" w:color="auto"/>
            <w:left w:val="none" w:sz="0" w:space="0" w:color="auto"/>
            <w:bottom w:val="none" w:sz="0" w:space="0" w:color="auto"/>
            <w:right w:val="none" w:sz="0" w:space="0" w:color="auto"/>
          </w:divBdr>
        </w:div>
        <w:div w:id="1238006951">
          <w:marLeft w:val="640"/>
          <w:marRight w:val="0"/>
          <w:marTop w:val="0"/>
          <w:marBottom w:val="0"/>
          <w:divBdr>
            <w:top w:val="none" w:sz="0" w:space="0" w:color="auto"/>
            <w:left w:val="none" w:sz="0" w:space="0" w:color="auto"/>
            <w:bottom w:val="none" w:sz="0" w:space="0" w:color="auto"/>
            <w:right w:val="none" w:sz="0" w:space="0" w:color="auto"/>
          </w:divBdr>
        </w:div>
        <w:div w:id="1307735025">
          <w:marLeft w:val="640"/>
          <w:marRight w:val="0"/>
          <w:marTop w:val="0"/>
          <w:marBottom w:val="0"/>
          <w:divBdr>
            <w:top w:val="none" w:sz="0" w:space="0" w:color="auto"/>
            <w:left w:val="none" w:sz="0" w:space="0" w:color="auto"/>
            <w:bottom w:val="none" w:sz="0" w:space="0" w:color="auto"/>
            <w:right w:val="none" w:sz="0" w:space="0" w:color="auto"/>
          </w:divBdr>
        </w:div>
        <w:div w:id="748120605">
          <w:marLeft w:val="640"/>
          <w:marRight w:val="0"/>
          <w:marTop w:val="0"/>
          <w:marBottom w:val="0"/>
          <w:divBdr>
            <w:top w:val="none" w:sz="0" w:space="0" w:color="auto"/>
            <w:left w:val="none" w:sz="0" w:space="0" w:color="auto"/>
            <w:bottom w:val="none" w:sz="0" w:space="0" w:color="auto"/>
            <w:right w:val="none" w:sz="0" w:space="0" w:color="auto"/>
          </w:divBdr>
        </w:div>
        <w:div w:id="431898236">
          <w:marLeft w:val="640"/>
          <w:marRight w:val="0"/>
          <w:marTop w:val="0"/>
          <w:marBottom w:val="0"/>
          <w:divBdr>
            <w:top w:val="none" w:sz="0" w:space="0" w:color="auto"/>
            <w:left w:val="none" w:sz="0" w:space="0" w:color="auto"/>
            <w:bottom w:val="none" w:sz="0" w:space="0" w:color="auto"/>
            <w:right w:val="none" w:sz="0" w:space="0" w:color="auto"/>
          </w:divBdr>
        </w:div>
        <w:div w:id="1057824156">
          <w:marLeft w:val="640"/>
          <w:marRight w:val="0"/>
          <w:marTop w:val="0"/>
          <w:marBottom w:val="0"/>
          <w:divBdr>
            <w:top w:val="none" w:sz="0" w:space="0" w:color="auto"/>
            <w:left w:val="none" w:sz="0" w:space="0" w:color="auto"/>
            <w:bottom w:val="none" w:sz="0" w:space="0" w:color="auto"/>
            <w:right w:val="none" w:sz="0" w:space="0" w:color="auto"/>
          </w:divBdr>
        </w:div>
        <w:div w:id="926813523">
          <w:marLeft w:val="640"/>
          <w:marRight w:val="0"/>
          <w:marTop w:val="0"/>
          <w:marBottom w:val="0"/>
          <w:divBdr>
            <w:top w:val="none" w:sz="0" w:space="0" w:color="auto"/>
            <w:left w:val="none" w:sz="0" w:space="0" w:color="auto"/>
            <w:bottom w:val="none" w:sz="0" w:space="0" w:color="auto"/>
            <w:right w:val="none" w:sz="0" w:space="0" w:color="auto"/>
          </w:divBdr>
        </w:div>
        <w:div w:id="1904947186">
          <w:marLeft w:val="640"/>
          <w:marRight w:val="0"/>
          <w:marTop w:val="0"/>
          <w:marBottom w:val="0"/>
          <w:divBdr>
            <w:top w:val="none" w:sz="0" w:space="0" w:color="auto"/>
            <w:left w:val="none" w:sz="0" w:space="0" w:color="auto"/>
            <w:bottom w:val="none" w:sz="0" w:space="0" w:color="auto"/>
            <w:right w:val="none" w:sz="0" w:space="0" w:color="auto"/>
          </w:divBdr>
        </w:div>
        <w:div w:id="533659818">
          <w:marLeft w:val="640"/>
          <w:marRight w:val="0"/>
          <w:marTop w:val="0"/>
          <w:marBottom w:val="0"/>
          <w:divBdr>
            <w:top w:val="none" w:sz="0" w:space="0" w:color="auto"/>
            <w:left w:val="none" w:sz="0" w:space="0" w:color="auto"/>
            <w:bottom w:val="none" w:sz="0" w:space="0" w:color="auto"/>
            <w:right w:val="none" w:sz="0" w:space="0" w:color="auto"/>
          </w:divBdr>
        </w:div>
        <w:div w:id="1645425933">
          <w:marLeft w:val="640"/>
          <w:marRight w:val="0"/>
          <w:marTop w:val="0"/>
          <w:marBottom w:val="0"/>
          <w:divBdr>
            <w:top w:val="none" w:sz="0" w:space="0" w:color="auto"/>
            <w:left w:val="none" w:sz="0" w:space="0" w:color="auto"/>
            <w:bottom w:val="none" w:sz="0" w:space="0" w:color="auto"/>
            <w:right w:val="none" w:sz="0" w:space="0" w:color="auto"/>
          </w:divBdr>
        </w:div>
        <w:div w:id="496387028">
          <w:marLeft w:val="640"/>
          <w:marRight w:val="0"/>
          <w:marTop w:val="0"/>
          <w:marBottom w:val="0"/>
          <w:divBdr>
            <w:top w:val="none" w:sz="0" w:space="0" w:color="auto"/>
            <w:left w:val="none" w:sz="0" w:space="0" w:color="auto"/>
            <w:bottom w:val="none" w:sz="0" w:space="0" w:color="auto"/>
            <w:right w:val="none" w:sz="0" w:space="0" w:color="auto"/>
          </w:divBdr>
        </w:div>
        <w:div w:id="1663511814">
          <w:marLeft w:val="640"/>
          <w:marRight w:val="0"/>
          <w:marTop w:val="0"/>
          <w:marBottom w:val="0"/>
          <w:divBdr>
            <w:top w:val="none" w:sz="0" w:space="0" w:color="auto"/>
            <w:left w:val="none" w:sz="0" w:space="0" w:color="auto"/>
            <w:bottom w:val="none" w:sz="0" w:space="0" w:color="auto"/>
            <w:right w:val="none" w:sz="0" w:space="0" w:color="auto"/>
          </w:divBdr>
        </w:div>
        <w:div w:id="1419446402">
          <w:marLeft w:val="640"/>
          <w:marRight w:val="0"/>
          <w:marTop w:val="0"/>
          <w:marBottom w:val="0"/>
          <w:divBdr>
            <w:top w:val="none" w:sz="0" w:space="0" w:color="auto"/>
            <w:left w:val="none" w:sz="0" w:space="0" w:color="auto"/>
            <w:bottom w:val="none" w:sz="0" w:space="0" w:color="auto"/>
            <w:right w:val="none" w:sz="0" w:space="0" w:color="auto"/>
          </w:divBdr>
        </w:div>
        <w:div w:id="1002583833">
          <w:marLeft w:val="640"/>
          <w:marRight w:val="0"/>
          <w:marTop w:val="0"/>
          <w:marBottom w:val="0"/>
          <w:divBdr>
            <w:top w:val="none" w:sz="0" w:space="0" w:color="auto"/>
            <w:left w:val="none" w:sz="0" w:space="0" w:color="auto"/>
            <w:bottom w:val="none" w:sz="0" w:space="0" w:color="auto"/>
            <w:right w:val="none" w:sz="0" w:space="0" w:color="auto"/>
          </w:divBdr>
        </w:div>
        <w:div w:id="618612623">
          <w:marLeft w:val="640"/>
          <w:marRight w:val="0"/>
          <w:marTop w:val="0"/>
          <w:marBottom w:val="0"/>
          <w:divBdr>
            <w:top w:val="none" w:sz="0" w:space="0" w:color="auto"/>
            <w:left w:val="none" w:sz="0" w:space="0" w:color="auto"/>
            <w:bottom w:val="none" w:sz="0" w:space="0" w:color="auto"/>
            <w:right w:val="none" w:sz="0" w:space="0" w:color="auto"/>
          </w:divBdr>
        </w:div>
        <w:div w:id="1917518097">
          <w:marLeft w:val="640"/>
          <w:marRight w:val="0"/>
          <w:marTop w:val="0"/>
          <w:marBottom w:val="0"/>
          <w:divBdr>
            <w:top w:val="none" w:sz="0" w:space="0" w:color="auto"/>
            <w:left w:val="none" w:sz="0" w:space="0" w:color="auto"/>
            <w:bottom w:val="none" w:sz="0" w:space="0" w:color="auto"/>
            <w:right w:val="none" w:sz="0" w:space="0" w:color="auto"/>
          </w:divBdr>
        </w:div>
        <w:div w:id="230849823">
          <w:marLeft w:val="640"/>
          <w:marRight w:val="0"/>
          <w:marTop w:val="0"/>
          <w:marBottom w:val="0"/>
          <w:divBdr>
            <w:top w:val="none" w:sz="0" w:space="0" w:color="auto"/>
            <w:left w:val="none" w:sz="0" w:space="0" w:color="auto"/>
            <w:bottom w:val="none" w:sz="0" w:space="0" w:color="auto"/>
            <w:right w:val="none" w:sz="0" w:space="0" w:color="auto"/>
          </w:divBdr>
        </w:div>
        <w:div w:id="1101799668">
          <w:marLeft w:val="640"/>
          <w:marRight w:val="0"/>
          <w:marTop w:val="0"/>
          <w:marBottom w:val="0"/>
          <w:divBdr>
            <w:top w:val="none" w:sz="0" w:space="0" w:color="auto"/>
            <w:left w:val="none" w:sz="0" w:space="0" w:color="auto"/>
            <w:bottom w:val="none" w:sz="0" w:space="0" w:color="auto"/>
            <w:right w:val="none" w:sz="0" w:space="0" w:color="auto"/>
          </w:divBdr>
        </w:div>
        <w:div w:id="1443186521">
          <w:marLeft w:val="640"/>
          <w:marRight w:val="0"/>
          <w:marTop w:val="0"/>
          <w:marBottom w:val="0"/>
          <w:divBdr>
            <w:top w:val="none" w:sz="0" w:space="0" w:color="auto"/>
            <w:left w:val="none" w:sz="0" w:space="0" w:color="auto"/>
            <w:bottom w:val="none" w:sz="0" w:space="0" w:color="auto"/>
            <w:right w:val="none" w:sz="0" w:space="0" w:color="auto"/>
          </w:divBdr>
        </w:div>
        <w:div w:id="168495281">
          <w:marLeft w:val="640"/>
          <w:marRight w:val="0"/>
          <w:marTop w:val="0"/>
          <w:marBottom w:val="0"/>
          <w:divBdr>
            <w:top w:val="none" w:sz="0" w:space="0" w:color="auto"/>
            <w:left w:val="none" w:sz="0" w:space="0" w:color="auto"/>
            <w:bottom w:val="none" w:sz="0" w:space="0" w:color="auto"/>
            <w:right w:val="none" w:sz="0" w:space="0" w:color="auto"/>
          </w:divBdr>
        </w:div>
        <w:div w:id="845292794">
          <w:marLeft w:val="640"/>
          <w:marRight w:val="0"/>
          <w:marTop w:val="0"/>
          <w:marBottom w:val="0"/>
          <w:divBdr>
            <w:top w:val="none" w:sz="0" w:space="0" w:color="auto"/>
            <w:left w:val="none" w:sz="0" w:space="0" w:color="auto"/>
            <w:bottom w:val="none" w:sz="0" w:space="0" w:color="auto"/>
            <w:right w:val="none" w:sz="0" w:space="0" w:color="auto"/>
          </w:divBdr>
        </w:div>
        <w:div w:id="1625040176">
          <w:marLeft w:val="640"/>
          <w:marRight w:val="0"/>
          <w:marTop w:val="0"/>
          <w:marBottom w:val="0"/>
          <w:divBdr>
            <w:top w:val="none" w:sz="0" w:space="0" w:color="auto"/>
            <w:left w:val="none" w:sz="0" w:space="0" w:color="auto"/>
            <w:bottom w:val="none" w:sz="0" w:space="0" w:color="auto"/>
            <w:right w:val="none" w:sz="0" w:space="0" w:color="auto"/>
          </w:divBdr>
        </w:div>
        <w:div w:id="1198816521">
          <w:marLeft w:val="640"/>
          <w:marRight w:val="0"/>
          <w:marTop w:val="0"/>
          <w:marBottom w:val="0"/>
          <w:divBdr>
            <w:top w:val="none" w:sz="0" w:space="0" w:color="auto"/>
            <w:left w:val="none" w:sz="0" w:space="0" w:color="auto"/>
            <w:bottom w:val="none" w:sz="0" w:space="0" w:color="auto"/>
            <w:right w:val="none" w:sz="0" w:space="0" w:color="auto"/>
          </w:divBdr>
        </w:div>
        <w:div w:id="1448692995">
          <w:marLeft w:val="640"/>
          <w:marRight w:val="0"/>
          <w:marTop w:val="0"/>
          <w:marBottom w:val="0"/>
          <w:divBdr>
            <w:top w:val="none" w:sz="0" w:space="0" w:color="auto"/>
            <w:left w:val="none" w:sz="0" w:space="0" w:color="auto"/>
            <w:bottom w:val="none" w:sz="0" w:space="0" w:color="auto"/>
            <w:right w:val="none" w:sz="0" w:space="0" w:color="auto"/>
          </w:divBdr>
        </w:div>
        <w:div w:id="49693479">
          <w:marLeft w:val="640"/>
          <w:marRight w:val="0"/>
          <w:marTop w:val="0"/>
          <w:marBottom w:val="0"/>
          <w:divBdr>
            <w:top w:val="none" w:sz="0" w:space="0" w:color="auto"/>
            <w:left w:val="none" w:sz="0" w:space="0" w:color="auto"/>
            <w:bottom w:val="none" w:sz="0" w:space="0" w:color="auto"/>
            <w:right w:val="none" w:sz="0" w:space="0" w:color="auto"/>
          </w:divBdr>
        </w:div>
        <w:div w:id="1217205678">
          <w:marLeft w:val="640"/>
          <w:marRight w:val="0"/>
          <w:marTop w:val="0"/>
          <w:marBottom w:val="0"/>
          <w:divBdr>
            <w:top w:val="none" w:sz="0" w:space="0" w:color="auto"/>
            <w:left w:val="none" w:sz="0" w:space="0" w:color="auto"/>
            <w:bottom w:val="none" w:sz="0" w:space="0" w:color="auto"/>
            <w:right w:val="none" w:sz="0" w:space="0" w:color="auto"/>
          </w:divBdr>
        </w:div>
        <w:div w:id="733892733">
          <w:marLeft w:val="640"/>
          <w:marRight w:val="0"/>
          <w:marTop w:val="0"/>
          <w:marBottom w:val="0"/>
          <w:divBdr>
            <w:top w:val="none" w:sz="0" w:space="0" w:color="auto"/>
            <w:left w:val="none" w:sz="0" w:space="0" w:color="auto"/>
            <w:bottom w:val="none" w:sz="0" w:space="0" w:color="auto"/>
            <w:right w:val="none" w:sz="0" w:space="0" w:color="auto"/>
          </w:divBdr>
        </w:div>
      </w:divsChild>
    </w:div>
    <w:div w:id="1300914256">
      <w:bodyDiv w:val="1"/>
      <w:marLeft w:val="0"/>
      <w:marRight w:val="0"/>
      <w:marTop w:val="0"/>
      <w:marBottom w:val="0"/>
      <w:divBdr>
        <w:top w:val="none" w:sz="0" w:space="0" w:color="auto"/>
        <w:left w:val="none" w:sz="0" w:space="0" w:color="auto"/>
        <w:bottom w:val="none" w:sz="0" w:space="0" w:color="auto"/>
        <w:right w:val="none" w:sz="0" w:space="0" w:color="auto"/>
      </w:divBdr>
      <w:divsChild>
        <w:div w:id="1765220895">
          <w:marLeft w:val="640"/>
          <w:marRight w:val="0"/>
          <w:marTop w:val="0"/>
          <w:marBottom w:val="0"/>
          <w:divBdr>
            <w:top w:val="none" w:sz="0" w:space="0" w:color="auto"/>
            <w:left w:val="none" w:sz="0" w:space="0" w:color="auto"/>
            <w:bottom w:val="none" w:sz="0" w:space="0" w:color="auto"/>
            <w:right w:val="none" w:sz="0" w:space="0" w:color="auto"/>
          </w:divBdr>
        </w:div>
        <w:div w:id="2054764236">
          <w:marLeft w:val="640"/>
          <w:marRight w:val="0"/>
          <w:marTop w:val="0"/>
          <w:marBottom w:val="0"/>
          <w:divBdr>
            <w:top w:val="none" w:sz="0" w:space="0" w:color="auto"/>
            <w:left w:val="none" w:sz="0" w:space="0" w:color="auto"/>
            <w:bottom w:val="none" w:sz="0" w:space="0" w:color="auto"/>
            <w:right w:val="none" w:sz="0" w:space="0" w:color="auto"/>
          </w:divBdr>
        </w:div>
        <w:div w:id="156964562">
          <w:marLeft w:val="640"/>
          <w:marRight w:val="0"/>
          <w:marTop w:val="0"/>
          <w:marBottom w:val="0"/>
          <w:divBdr>
            <w:top w:val="none" w:sz="0" w:space="0" w:color="auto"/>
            <w:left w:val="none" w:sz="0" w:space="0" w:color="auto"/>
            <w:bottom w:val="none" w:sz="0" w:space="0" w:color="auto"/>
            <w:right w:val="none" w:sz="0" w:space="0" w:color="auto"/>
          </w:divBdr>
        </w:div>
        <w:div w:id="184565407">
          <w:marLeft w:val="640"/>
          <w:marRight w:val="0"/>
          <w:marTop w:val="0"/>
          <w:marBottom w:val="0"/>
          <w:divBdr>
            <w:top w:val="none" w:sz="0" w:space="0" w:color="auto"/>
            <w:left w:val="none" w:sz="0" w:space="0" w:color="auto"/>
            <w:bottom w:val="none" w:sz="0" w:space="0" w:color="auto"/>
            <w:right w:val="none" w:sz="0" w:space="0" w:color="auto"/>
          </w:divBdr>
        </w:div>
        <w:div w:id="1925065898">
          <w:marLeft w:val="640"/>
          <w:marRight w:val="0"/>
          <w:marTop w:val="0"/>
          <w:marBottom w:val="0"/>
          <w:divBdr>
            <w:top w:val="none" w:sz="0" w:space="0" w:color="auto"/>
            <w:left w:val="none" w:sz="0" w:space="0" w:color="auto"/>
            <w:bottom w:val="none" w:sz="0" w:space="0" w:color="auto"/>
            <w:right w:val="none" w:sz="0" w:space="0" w:color="auto"/>
          </w:divBdr>
        </w:div>
        <w:div w:id="1093667216">
          <w:marLeft w:val="640"/>
          <w:marRight w:val="0"/>
          <w:marTop w:val="0"/>
          <w:marBottom w:val="0"/>
          <w:divBdr>
            <w:top w:val="none" w:sz="0" w:space="0" w:color="auto"/>
            <w:left w:val="none" w:sz="0" w:space="0" w:color="auto"/>
            <w:bottom w:val="none" w:sz="0" w:space="0" w:color="auto"/>
            <w:right w:val="none" w:sz="0" w:space="0" w:color="auto"/>
          </w:divBdr>
        </w:div>
        <w:div w:id="1640189240">
          <w:marLeft w:val="640"/>
          <w:marRight w:val="0"/>
          <w:marTop w:val="0"/>
          <w:marBottom w:val="0"/>
          <w:divBdr>
            <w:top w:val="none" w:sz="0" w:space="0" w:color="auto"/>
            <w:left w:val="none" w:sz="0" w:space="0" w:color="auto"/>
            <w:bottom w:val="none" w:sz="0" w:space="0" w:color="auto"/>
            <w:right w:val="none" w:sz="0" w:space="0" w:color="auto"/>
          </w:divBdr>
        </w:div>
        <w:div w:id="642974201">
          <w:marLeft w:val="640"/>
          <w:marRight w:val="0"/>
          <w:marTop w:val="0"/>
          <w:marBottom w:val="0"/>
          <w:divBdr>
            <w:top w:val="none" w:sz="0" w:space="0" w:color="auto"/>
            <w:left w:val="none" w:sz="0" w:space="0" w:color="auto"/>
            <w:bottom w:val="none" w:sz="0" w:space="0" w:color="auto"/>
            <w:right w:val="none" w:sz="0" w:space="0" w:color="auto"/>
          </w:divBdr>
        </w:div>
        <w:div w:id="1253508107">
          <w:marLeft w:val="640"/>
          <w:marRight w:val="0"/>
          <w:marTop w:val="0"/>
          <w:marBottom w:val="0"/>
          <w:divBdr>
            <w:top w:val="none" w:sz="0" w:space="0" w:color="auto"/>
            <w:left w:val="none" w:sz="0" w:space="0" w:color="auto"/>
            <w:bottom w:val="none" w:sz="0" w:space="0" w:color="auto"/>
            <w:right w:val="none" w:sz="0" w:space="0" w:color="auto"/>
          </w:divBdr>
        </w:div>
        <w:div w:id="807863601">
          <w:marLeft w:val="640"/>
          <w:marRight w:val="0"/>
          <w:marTop w:val="0"/>
          <w:marBottom w:val="0"/>
          <w:divBdr>
            <w:top w:val="none" w:sz="0" w:space="0" w:color="auto"/>
            <w:left w:val="none" w:sz="0" w:space="0" w:color="auto"/>
            <w:bottom w:val="none" w:sz="0" w:space="0" w:color="auto"/>
            <w:right w:val="none" w:sz="0" w:space="0" w:color="auto"/>
          </w:divBdr>
        </w:div>
        <w:div w:id="822936075">
          <w:marLeft w:val="640"/>
          <w:marRight w:val="0"/>
          <w:marTop w:val="0"/>
          <w:marBottom w:val="0"/>
          <w:divBdr>
            <w:top w:val="none" w:sz="0" w:space="0" w:color="auto"/>
            <w:left w:val="none" w:sz="0" w:space="0" w:color="auto"/>
            <w:bottom w:val="none" w:sz="0" w:space="0" w:color="auto"/>
            <w:right w:val="none" w:sz="0" w:space="0" w:color="auto"/>
          </w:divBdr>
        </w:div>
        <w:div w:id="372196793">
          <w:marLeft w:val="640"/>
          <w:marRight w:val="0"/>
          <w:marTop w:val="0"/>
          <w:marBottom w:val="0"/>
          <w:divBdr>
            <w:top w:val="none" w:sz="0" w:space="0" w:color="auto"/>
            <w:left w:val="none" w:sz="0" w:space="0" w:color="auto"/>
            <w:bottom w:val="none" w:sz="0" w:space="0" w:color="auto"/>
            <w:right w:val="none" w:sz="0" w:space="0" w:color="auto"/>
          </w:divBdr>
        </w:div>
        <w:div w:id="1281718830">
          <w:marLeft w:val="640"/>
          <w:marRight w:val="0"/>
          <w:marTop w:val="0"/>
          <w:marBottom w:val="0"/>
          <w:divBdr>
            <w:top w:val="none" w:sz="0" w:space="0" w:color="auto"/>
            <w:left w:val="none" w:sz="0" w:space="0" w:color="auto"/>
            <w:bottom w:val="none" w:sz="0" w:space="0" w:color="auto"/>
            <w:right w:val="none" w:sz="0" w:space="0" w:color="auto"/>
          </w:divBdr>
        </w:div>
        <w:div w:id="1594707447">
          <w:marLeft w:val="640"/>
          <w:marRight w:val="0"/>
          <w:marTop w:val="0"/>
          <w:marBottom w:val="0"/>
          <w:divBdr>
            <w:top w:val="none" w:sz="0" w:space="0" w:color="auto"/>
            <w:left w:val="none" w:sz="0" w:space="0" w:color="auto"/>
            <w:bottom w:val="none" w:sz="0" w:space="0" w:color="auto"/>
            <w:right w:val="none" w:sz="0" w:space="0" w:color="auto"/>
          </w:divBdr>
        </w:div>
        <w:div w:id="1265066274">
          <w:marLeft w:val="640"/>
          <w:marRight w:val="0"/>
          <w:marTop w:val="0"/>
          <w:marBottom w:val="0"/>
          <w:divBdr>
            <w:top w:val="none" w:sz="0" w:space="0" w:color="auto"/>
            <w:left w:val="none" w:sz="0" w:space="0" w:color="auto"/>
            <w:bottom w:val="none" w:sz="0" w:space="0" w:color="auto"/>
            <w:right w:val="none" w:sz="0" w:space="0" w:color="auto"/>
          </w:divBdr>
        </w:div>
        <w:div w:id="1018508422">
          <w:marLeft w:val="640"/>
          <w:marRight w:val="0"/>
          <w:marTop w:val="0"/>
          <w:marBottom w:val="0"/>
          <w:divBdr>
            <w:top w:val="none" w:sz="0" w:space="0" w:color="auto"/>
            <w:left w:val="none" w:sz="0" w:space="0" w:color="auto"/>
            <w:bottom w:val="none" w:sz="0" w:space="0" w:color="auto"/>
            <w:right w:val="none" w:sz="0" w:space="0" w:color="auto"/>
          </w:divBdr>
        </w:div>
        <w:div w:id="922837632">
          <w:marLeft w:val="640"/>
          <w:marRight w:val="0"/>
          <w:marTop w:val="0"/>
          <w:marBottom w:val="0"/>
          <w:divBdr>
            <w:top w:val="none" w:sz="0" w:space="0" w:color="auto"/>
            <w:left w:val="none" w:sz="0" w:space="0" w:color="auto"/>
            <w:bottom w:val="none" w:sz="0" w:space="0" w:color="auto"/>
            <w:right w:val="none" w:sz="0" w:space="0" w:color="auto"/>
          </w:divBdr>
        </w:div>
        <w:div w:id="1627082085">
          <w:marLeft w:val="640"/>
          <w:marRight w:val="0"/>
          <w:marTop w:val="0"/>
          <w:marBottom w:val="0"/>
          <w:divBdr>
            <w:top w:val="none" w:sz="0" w:space="0" w:color="auto"/>
            <w:left w:val="none" w:sz="0" w:space="0" w:color="auto"/>
            <w:bottom w:val="none" w:sz="0" w:space="0" w:color="auto"/>
            <w:right w:val="none" w:sz="0" w:space="0" w:color="auto"/>
          </w:divBdr>
        </w:div>
        <w:div w:id="1233656161">
          <w:marLeft w:val="640"/>
          <w:marRight w:val="0"/>
          <w:marTop w:val="0"/>
          <w:marBottom w:val="0"/>
          <w:divBdr>
            <w:top w:val="none" w:sz="0" w:space="0" w:color="auto"/>
            <w:left w:val="none" w:sz="0" w:space="0" w:color="auto"/>
            <w:bottom w:val="none" w:sz="0" w:space="0" w:color="auto"/>
            <w:right w:val="none" w:sz="0" w:space="0" w:color="auto"/>
          </w:divBdr>
        </w:div>
        <w:div w:id="1896965200">
          <w:marLeft w:val="640"/>
          <w:marRight w:val="0"/>
          <w:marTop w:val="0"/>
          <w:marBottom w:val="0"/>
          <w:divBdr>
            <w:top w:val="none" w:sz="0" w:space="0" w:color="auto"/>
            <w:left w:val="none" w:sz="0" w:space="0" w:color="auto"/>
            <w:bottom w:val="none" w:sz="0" w:space="0" w:color="auto"/>
            <w:right w:val="none" w:sz="0" w:space="0" w:color="auto"/>
          </w:divBdr>
        </w:div>
        <w:div w:id="251862598">
          <w:marLeft w:val="640"/>
          <w:marRight w:val="0"/>
          <w:marTop w:val="0"/>
          <w:marBottom w:val="0"/>
          <w:divBdr>
            <w:top w:val="none" w:sz="0" w:space="0" w:color="auto"/>
            <w:left w:val="none" w:sz="0" w:space="0" w:color="auto"/>
            <w:bottom w:val="none" w:sz="0" w:space="0" w:color="auto"/>
            <w:right w:val="none" w:sz="0" w:space="0" w:color="auto"/>
          </w:divBdr>
        </w:div>
        <w:div w:id="2105302725">
          <w:marLeft w:val="640"/>
          <w:marRight w:val="0"/>
          <w:marTop w:val="0"/>
          <w:marBottom w:val="0"/>
          <w:divBdr>
            <w:top w:val="none" w:sz="0" w:space="0" w:color="auto"/>
            <w:left w:val="none" w:sz="0" w:space="0" w:color="auto"/>
            <w:bottom w:val="none" w:sz="0" w:space="0" w:color="auto"/>
            <w:right w:val="none" w:sz="0" w:space="0" w:color="auto"/>
          </w:divBdr>
        </w:div>
        <w:div w:id="1989939779">
          <w:marLeft w:val="640"/>
          <w:marRight w:val="0"/>
          <w:marTop w:val="0"/>
          <w:marBottom w:val="0"/>
          <w:divBdr>
            <w:top w:val="none" w:sz="0" w:space="0" w:color="auto"/>
            <w:left w:val="none" w:sz="0" w:space="0" w:color="auto"/>
            <w:bottom w:val="none" w:sz="0" w:space="0" w:color="auto"/>
            <w:right w:val="none" w:sz="0" w:space="0" w:color="auto"/>
          </w:divBdr>
        </w:div>
        <w:div w:id="1393700844">
          <w:marLeft w:val="640"/>
          <w:marRight w:val="0"/>
          <w:marTop w:val="0"/>
          <w:marBottom w:val="0"/>
          <w:divBdr>
            <w:top w:val="none" w:sz="0" w:space="0" w:color="auto"/>
            <w:left w:val="none" w:sz="0" w:space="0" w:color="auto"/>
            <w:bottom w:val="none" w:sz="0" w:space="0" w:color="auto"/>
            <w:right w:val="none" w:sz="0" w:space="0" w:color="auto"/>
          </w:divBdr>
        </w:div>
        <w:div w:id="1550918038">
          <w:marLeft w:val="640"/>
          <w:marRight w:val="0"/>
          <w:marTop w:val="0"/>
          <w:marBottom w:val="0"/>
          <w:divBdr>
            <w:top w:val="none" w:sz="0" w:space="0" w:color="auto"/>
            <w:left w:val="none" w:sz="0" w:space="0" w:color="auto"/>
            <w:bottom w:val="none" w:sz="0" w:space="0" w:color="auto"/>
            <w:right w:val="none" w:sz="0" w:space="0" w:color="auto"/>
          </w:divBdr>
        </w:div>
        <w:div w:id="442388753">
          <w:marLeft w:val="640"/>
          <w:marRight w:val="0"/>
          <w:marTop w:val="0"/>
          <w:marBottom w:val="0"/>
          <w:divBdr>
            <w:top w:val="none" w:sz="0" w:space="0" w:color="auto"/>
            <w:left w:val="none" w:sz="0" w:space="0" w:color="auto"/>
            <w:bottom w:val="none" w:sz="0" w:space="0" w:color="auto"/>
            <w:right w:val="none" w:sz="0" w:space="0" w:color="auto"/>
          </w:divBdr>
        </w:div>
        <w:div w:id="1049722306">
          <w:marLeft w:val="640"/>
          <w:marRight w:val="0"/>
          <w:marTop w:val="0"/>
          <w:marBottom w:val="0"/>
          <w:divBdr>
            <w:top w:val="none" w:sz="0" w:space="0" w:color="auto"/>
            <w:left w:val="none" w:sz="0" w:space="0" w:color="auto"/>
            <w:bottom w:val="none" w:sz="0" w:space="0" w:color="auto"/>
            <w:right w:val="none" w:sz="0" w:space="0" w:color="auto"/>
          </w:divBdr>
        </w:div>
        <w:div w:id="821317050">
          <w:marLeft w:val="640"/>
          <w:marRight w:val="0"/>
          <w:marTop w:val="0"/>
          <w:marBottom w:val="0"/>
          <w:divBdr>
            <w:top w:val="none" w:sz="0" w:space="0" w:color="auto"/>
            <w:left w:val="none" w:sz="0" w:space="0" w:color="auto"/>
            <w:bottom w:val="none" w:sz="0" w:space="0" w:color="auto"/>
            <w:right w:val="none" w:sz="0" w:space="0" w:color="auto"/>
          </w:divBdr>
        </w:div>
        <w:div w:id="472258617">
          <w:marLeft w:val="640"/>
          <w:marRight w:val="0"/>
          <w:marTop w:val="0"/>
          <w:marBottom w:val="0"/>
          <w:divBdr>
            <w:top w:val="none" w:sz="0" w:space="0" w:color="auto"/>
            <w:left w:val="none" w:sz="0" w:space="0" w:color="auto"/>
            <w:bottom w:val="none" w:sz="0" w:space="0" w:color="auto"/>
            <w:right w:val="none" w:sz="0" w:space="0" w:color="auto"/>
          </w:divBdr>
        </w:div>
        <w:div w:id="1087533654">
          <w:marLeft w:val="640"/>
          <w:marRight w:val="0"/>
          <w:marTop w:val="0"/>
          <w:marBottom w:val="0"/>
          <w:divBdr>
            <w:top w:val="none" w:sz="0" w:space="0" w:color="auto"/>
            <w:left w:val="none" w:sz="0" w:space="0" w:color="auto"/>
            <w:bottom w:val="none" w:sz="0" w:space="0" w:color="auto"/>
            <w:right w:val="none" w:sz="0" w:space="0" w:color="auto"/>
          </w:divBdr>
        </w:div>
        <w:div w:id="1775634578">
          <w:marLeft w:val="640"/>
          <w:marRight w:val="0"/>
          <w:marTop w:val="0"/>
          <w:marBottom w:val="0"/>
          <w:divBdr>
            <w:top w:val="none" w:sz="0" w:space="0" w:color="auto"/>
            <w:left w:val="none" w:sz="0" w:space="0" w:color="auto"/>
            <w:bottom w:val="none" w:sz="0" w:space="0" w:color="auto"/>
            <w:right w:val="none" w:sz="0" w:space="0" w:color="auto"/>
          </w:divBdr>
        </w:div>
        <w:div w:id="302808535">
          <w:marLeft w:val="640"/>
          <w:marRight w:val="0"/>
          <w:marTop w:val="0"/>
          <w:marBottom w:val="0"/>
          <w:divBdr>
            <w:top w:val="none" w:sz="0" w:space="0" w:color="auto"/>
            <w:left w:val="none" w:sz="0" w:space="0" w:color="auto"/>
            <w:bottom w:val="none" w:sz="0" w:space="0" w:color="auto"/>
            <w:right w:val="none" w:sz="0" w:space="0" w:color="auto"/>
          </w:divBdr>
        </w:div>
        <w:div w:id="199830441">
          <w:marLeft w:val="640"/>
          <w:marRight w:val="0"/>
          <w:marTop w:val="0"/>
          <w:marBottom w:val="0"/>
          <w:divBdr>
            <w:top w:val="none" w:sz="0" w:space="0" w:color="auto"/>
            <w:left w:val="none" w:sz="0" w:space="0" w:color="auto"/>
            <w:bottom w:val="none" w:sz="0" w:space="0" w:color="auto"/>
            <w:right w:val="none" w:sz="0" w:space="0" w:color="auto"/>
          </w:divBdr>
        </w:div>
        <w:div w:id="118377693">
          <w:marLeft w:val="640"/>
          <w:marRight w:val="0"/>
          <w:marTop w:val="0"/>
          <w:marBottom w:val="0"/>
          <w:divBdr>
            <w:top w:val="none" w:sz="0" w:space="0" w:color="auto"/>
            <w:left w:val="none" w:sz="0" w:space="0" w:color="auto"/>
            <w:bottom w:val="none" w:sz="0" w:space="0" w:color="auto"/>
            <w:right w:val="none" w:sz="0" w:space="0" w:color="auto"/>
          </w:divBdr>
        </w:div>
        <w:div w:id="1647008664">
          <w:marLeft w:val="640"/>
          <w:marRight w:val="0"/>
          <w:marTop w:val="0"/>
          <w:marBottom w:val="0"/>
          <w:divBdr>
            <w:top w:val="none" w:sz="0" w:space="0" w:color="auto"/>
            <w:left w:val="none" w:sz="0" w:space="0" w:color="auto"/>
            <w:bottom w:val="none" w:sz="0" w:space="0" w:color="auto"/>
            <w:right w:val="none" w:sz="0" w:space="0" w:color="auto"/>
          </w:divBdr>
        </w:div>
        <w:div w:id="481972605">
          <w:marLeft w:val="640"/>
          <w:marRight w:val="0"/>
          <w:marTop w:val="0"/>
          <w:marBottom w:val="0"/>
          <w:divBdr>
            <w:top w:val="none" w:sz="0" w:space="0" w:color="auto"/>
            <w:left w:val="none" w:sz="0" w:space="0" w:color="auto"/>
            <w:bottom w:val="none" w:sz="0" w:space="0" w:color="auto"/>
            <w:right w:val="none" w:sz="0" w:space="0" w:color="auto"/>
          </w:divBdr>
        </w:div>
        <w:div w:id="1985037235">
          <w:marLeft w:val="640"/>
          <w:marRight w:val="0"/>
          <w:marTop w:val="0"/>
          <w:marBottom w:val="0"/>
          <w:divBdr>
            <w:top w:val="none" w:sz="0" w:space="0" w:color="auto"/>
            <w:left w:val="none" w:sz="0" w:space="0" w:color="auto"/>
            <w:bottom w:val="none" w:sz="0" w:space="0" w:color="auto"/>
            <w:right w:val="none" w:sz="0" w:space="0" w:color="auto"/>
          </w:divBdr>
        </w:div>
        <w:div w:id="736436482">
          <w:marLeft w:val="640"/>
          <w:marRight w:val="0"/>
          <w:marTop w:val="0"/>
          <w:marBottom w:val="0"/>
          <w:divBdr>
            <w:top w:val="none" w:sz="0" w:space="0" w:color="auto"/>
            <w:left w:val="none" w:sz="0" w:space="0" w:color="auto"/>
            <w:bottom w:val="none" w:sz="0" w:space="0" w:color="auto"/>
            <w:right w:val="none" w:sz="0" w:space="0" w:color="auto"/>
          </w:divBdr>
        </w:div>
      </w:divsChild>
    </w:div>
    <w:div w:id="1306619623">
      <w:bodyDiv w:val="1"/>
      <w:marLeft w:val="0"/>
      <w:marRight w:val="0"/>
      <w:marTop w:val="0"/>
      <w:marBottom w:val="0"/>
      <w:divBdr>
        <w:top w:val="none" w:sz="0" w:space="0" w:color="auto"/>
        <w:left w:val="none" w:sz="0" w:space="0" w:color="auto"/>
        <w:bottom w:val="none" w:sz="0" w:space="0" w:color="auto"/>
        <w:right w:val="none" w:sz="0" w:space="0" w:color="auto"/>
      </w:divBdr>
      <w:divsChild>
        <w:div w:id="1920366247">
          <w:marLeft w:val="640"/>
          <w:marRight w:val="0"/>
          <w:marTop w:val="0"/>
          <w:marBottom w:val="0"/>
          <w:divBdr>
            <w:top w:val="none" w:sz="0" w:space="0" w:color="auto"/>
            <w:left w:val="none" w:sz="0" w:space="0" w:color="auto"/>
            <w:bottom w:val="none" w:sz="0" w:space="0" w:color="auto"/>
            <w:right w:val="none" w:sz="0" w:space="0" w:color="auto"/>
          </w:divBdr>
        </w:div>
        <w:div w:id="1657949118">
          <w:marLeft w:val="640"/>
          <w:marRight w:val="0"/>
          <w:marTop w:val="0"/>
          <w:marBottom w:val="0"/>
          <w:divBdr>
            <w:top w:val="none" w:sz="0" w:space="0" w:color="auto"/>
            <w:left w:val="none" w:sz="0" w:space="0" w:color="auto"/>
            <w:bottom w:val="none" w:sz="0" w:space="0" w:color="auto"/>
            <w:right w:val="none" w:sz="0" w:space="0" w:color="auto"/>
          </w:divBdr>
        </w:div>
        <w:div w:id="930547778">
          <w:marLeft w:val="640"/>
          <w:marRight w:val="0"/>
          <w:marTop w:val="0"/>
          <w:marBottom w:val="0"/>
          <w:divBdr>
            <w:top w:val="none" w:sz="0" w:space="0" w:color="auto"/>
            <w:left w:val="none" w:sz="0" w:space="0" w:color="auto"/>
            <w:bottom w:val="none" w:sz="0" w:space="0" w:color="auto"/>
            <w:right w:val="none" w:sz="0" w:space="0" w:color="auto"/>
          </w:divBdr>
        </w:div>
        <w:div w:id="1593968992">
          <w:marLeft w:val="640"/>
          <w:marRight w:val="0"/>
          <w:marTop w:val="0"/>
          <w:marBottom w:val="0"/>
          <w:divBdr>
            <w:top w:val="none" w:sz="0" w:space="0" w:color="auto"/>
            <w:left w:val="none" w:sz="0" w:space="0" w:color="auto"/>
            <w:bottom w:val="none" w:sz="0" w:space="0" w:color="auto"/>
            <w:right w:val="none" w:sz="0" w:space="0" w:color="auto"/>
          </w:divBdr>
        </w:div>
        <w:div w:id="802579246">
          <w:marLeft w:val="640"/>
          <w:marRight w:val="0"/>
          <w:marTop w:val="0"/>
          <w:marBottom w:val="0"/>
          <w:divBdr>
            <w:top w:val="none" w:sz="0" w:space="0" w:color="auto"/>
            <w:left w:val="none" w:sz="0" w:space="0" w:color="auto"/>
            <w:bottom w:val="none" w:sz="0" w:space="0" w:color="auto"/>
            <w:right w:val="none" w:sz="0" w:space="0" w:color="auto"/>
          </w:divBdr>
        </w:div>
        <w:div w:id="1075708017">
          <w:marLeft w:val="640"/>
          <w:marRight w:val="0"/>
          <w:marTop w:val="0"/>
          <w:marBottom w:val="0"/>
          <w:divBdr>
            <w:top w:val="none" w:sz="0" w:space="0" w:color="auto"/>
            <w:left w:val="none" w:sz="0" w:space="0" w:color="auto"/>
            <w:bottom w:val="none" w:sz="0" w:space="0" w:color="auto"/>
            <w:right w:val="none" w:sz="0" w:space="0" w:color="auto"/>
          </w:divBdr>
        </w:div>
        <w:div w:id="2120642915">
          <w:marLeft w:val="640"/>
          <w:marRight w:val="0"/>
          <w:marTop w:val="0"/>
          <w:marBottom w:val="0"/>
          <w:divBdr>
            <w:top w:val="none" w:sz="0" w:space="0" w:color="auto"/>
            <w:left w:val="none" w:sz="0" w:space="0" w:color="auto"/>
            <w:bottom w:val="none" w:sz="0" w:space="0" w:color="auto"/>
            <w:right w:val="none" w:sz="0" w:space="0" w:color="auto"/>
          </w:divBdr>
        </w:div>
        <w:div w:id="2093698660">
          <w:marLeft w:val="640"/>
          <w:marRight w:val="0"/>
          <w:marTop w:val="0"/>
          <w:marBottom w:val="0"/>
          <w:divBdr>
            <w:top w:val="none" w:sz="0" w:space="0" w:color="auto"/>
            <w:left w:val="none" w:sz="0" w:space="0" w:color="auto"/>
            <w:bottom w:val="none" w:sz="0" w:space="0" w:color="auto"/>
            <w:right w:val="none" w:sz="0" w:space="0" w:color="auto"/>
          </w:divBdr>
        </w:div>
        <w:div w:id="982545617">
          <w:marLeft w:val="640"/>
          <w:marRight w:val="0"/>
          <w:marTop w:val="0"/>
          <w:marBottom w:val="0"/>
          <w:divBdr>
            <w:top w:val="none" w:sz="0" w:space="0" w:color="auto"/>
            <w:left w:val="none" w:sz="0" w:space="0" w:color="auto"/>
            <w:bottom w:val="none" w:sz="0" w:space="0" w:color="auto"/>
            <w:right w:val="none" w:sz="0" w:space="0" w:color="auto"/>
          </w:divBdr>
        </w:div>
        <w:div w:id="1926650098">
          <w:marLeft w:val="640"/>
          <w:marRight w:val="0"/>
          <w:marTop w:val="0"/>
          <w:marBottom w:val="0"/>
          <w:divBdr>
            <w:top w:val="none" w:sz="0" w:space="0" w:color="auto"/>
            <w:left w:val="none" w:sz="0" w:space="0" w:color="auto"/>
            <w:bottom w:val="none" w:sz="0" w:space="0" w:color="auto"/>
            <w:right w:val="none" w:sz="0" w:space="0" w:color="auto"/>
          </w:divBdr>
        </w:div>
        <w:div w:id="1026718383">
          <w:marLeft w:val="640"/>
          <w:marRight w:val="0"/>
          <w:marTop w:val="0"/>
          <w:marBottom w:val="0"/>
          <w:divBdr>
            <w:top w:val="none" w:sz="0" w:space="0" w:color="auto"/>
            <w:left w:val="none" w:sz="0" w:space="0" w:color="auto"/>
            <w:bottom w:val="none" w:sz="0" w:space="0" w:color="auto"/>
            <w:right w:val="none" w:sz="0" w:space="0" w:color="auto"/>
          </w:divBdr>
        </w:div>
        <w:div w:id="241179971">
          <w:marLeft w:val="640"/>
          <w:marRight w:val="0"/>
          <w:marTop w:val="0"/>
          <w:marBottom w:val="0"/>
          <w:divBdr>
            <w:top w:val="none" w:sz="0" w:space="0" w:color="auto"/>
            <w:left w:val="none" w:sz="0" w:space="0" w:color="auto"/>
            <w:bottom w:val="none" w:sz="0" w:space="0" w:color="auto"/>
            <w:right w:val="none" w:sz="0" w:space="0" w:color="auto"/>
          </w:divBdr>
        </w:div>
        <w:div w:id="1479493055">
          <w:marLeft w:val="640"/>
          <w:marRight w:val="0"/>
          <w:marTop w:val="0"/>
          <w:marBottom w:val="0"/>
          <w:divBdr>
            <w:top w:val="none" w:sz="0" w:space="0" w:color="auto"/>
            <w:left w:val="none" w:sz="0" w:space="0" w:color="auto"/>
            <w:bottom w:val="none" w:sz="0" w:space="0" w:color="auto"/>
            <w:right w:val="none" w:sz="0" w:space="0" w:color="auto"/>
          </w:divBdr>
        </w:div>
        <w:div w:id="1596093187">
          <w:marLeft w:val="640"/>
          <w:marRight w:val="0"/>
          <w:marTop w:val="0"/>
          <w:marBottom w:val="0"/>
          <w:divBdr>
            <w:top w:val="none" w:sz="0" w:space="0" w:color="auto"/>
            <w:left w:val="none" w:sz="0" w:space="0" w:color="auto"/>
            <w:bottom w:val="none" w:sz="0" w:space="0" w:color="auto"/>
            <w:right w:val="none" w:sz="0" w:space="0" w:color="auto"/>
          </w:divBdr>
        </w:div>
        <w:div w:id="497311948">
          <w:marLeft w:val="640"/>
          <w:marRight w:val="0"/>
          <w:marTop w:val="0"/>
          <w:marBottom w:val="0"/>
          <w:divBdr>
            <w:top w:val="none" w:sz="0" w:space="0" w:color="auto"/>
            <w:left w:val="none" w:sz="0" w:space="0" w:color="auto"/>
            <w:bottom w:val="none" w:sz="0" w:space="0" w:color="auto"/>
            <w:right w:val="none" w:sz="0" w:space="0" w:color="auto"/>
          </w:divBdr>
        </w:div>
        <w:div w:id="2009824187">
          <w:marLeft w:val="640"/>
          <w:marRight w:val="0"/>
          <w:marTop w:val="0"/>
          <w:marBottom w:val="0"/>
          <w:divBdr>
            <w:top w:val="none" w:sz="0" w:space="0" w:color="auto"/>
            <w:left w:val="none" w:sz="0" w:space="0" w:color="auto"/>
            <w:bottom w:val="none" w:sz="0" w:space="0" w:color="auto"/>
            <w:right w:val="none" w:sz="0" w:space="0" w:color="auto"/>
          </w:divBdr>
        </w:div>
        <w:div w:id="1598516944">
          <w:marLeft w:val="640"/>
          <w:marRight w:val="0"/>
          <w:marTop w:val="0"/>
          <w:marBottom w:val="0"/>
          <w:divBdr>
            <w:top w:val="none" w:sz="0" w:space="0" w:color="auto"/>
            <w:left w:val="none" w:sz="0" w:space="0" w:color="auto"/>
            <w:bottom w:val="none" w:sz="0" w:space="0" w:color="auto"/>
            <w:right w:val="none" w:sz="0" w:space="0" w:color="auto"/>
          </w:divBdr>
        </w:div>
        <w:div w:id="128742906">
          <w:marLeft w:val="640"/>
          <w:marRight w:val="0"/>
          <w:marTop w:val="0"/>
          <w:marBottom w:val="0"/>
          <w:divBdr>
            <w:top w:val="none" w:sz="0" w:space="0" w:color="auto"/>
            <w:left w:val="none" w:sz="0" w:space="0" w:color="auto"/>
            <w:bottom w:val="none" w:sz="0" w:space="0" w:color="auto"/>
            <w:right w:val="none" w:sz="0" w:space="0" w:color="auto"/>
          </w:divBdr>
        </w:div>
        <w:div w:id="1864899343">
          <w:marLeft w:val="640"/>
          <w:marRight w:val="0"/>
          <w:marTop w:val="0"/>
          <w:marBottom w:val="0"/>
          <w:divBdr>
            <w:top w:val="none" w:sz="0" w:space="0" w:color="auto"/>
            <w:left w:val="none" w:sz="0" w:space="0" w:color="auto"/>
            <w:bottom w:val="none" w:sz="0" w:space="0" w:color="auto"/>
            <w:right w:val="none" w:sz="0" w:space="0" w:color="auto"/>
          </w:divBdr>
        </w:div>
        <w:div w:id="1255825067">
          <w:marLeft w:val="640"/>
          <w:marRight w:val="0"/>
          <w:marTop w:val="0"/>
          <w:marBottom w:val="0"/>
          <w:divBdr>
            <w:top w:val="none" w:sz="0" w:space="0" w:color="auto"/>
            <w:left w:val="none" w:sz="0" w:space="0" w:color="auto"/>
            <w:bottom w:val="none" w:sz="0" w:space="0" w:color="auto"/>
            <w:right w:val="none" w:sz="0" w:space="0" w:color="auto"/>
          </w:divBdr>
        </w:div>
        <w:div w:id="101150553">
          <w:marLeft w:val="640"/>
          <w:marRight w:val="0"/>
          <w:marTop w:val="0"/>
          <w:marBottom w:val="0"/>
          <w:divBdr>
            <w:top w:val="none" w:sz="0" w:space="0" w:color="auto"/>
            <w:left w:val="none" w:sz="0" w:space="0" w:color="auto"/>
            <w:bottom w:val="none" w:sz="0" w:space="0" w:color="auto"/>
            <w:right w:val="none" w:sz="0" w:space="0" w:color="auto"/>
          </w:divBdr>
        </w:div>
        <w:div w:id="1005090332">
          <w:marLeft w:val="640"/>
          <w:marRight w:val="0"/>
          <w:marTop w:val="0"/>
          <w:marBottom w:val="0"/>
          <w:divBdr>
            <w:top w:val="none" w:sz="0" w:space="0" w:color="auto"/>
            <w:left w:val="none" w:sz="0" w:space="0" w:color="auto"/>
            <w:bottom w:val="none" w:sz="0" w:space="0" w:color="auto"/>
            <w:right w:val="none" w:sz="0" w:space="0" w:color="auto"/>
          </w:divBdr>
        </w:div>
        <w:div w:id="2007903767">
          <w:marLeft w:val="640"/>
          <w:marRight w:val="0"/>
          <w:marTop w:val="0"/>
          <w:marBottom w:val="0"/>
          <w:divBdr>
            <w:top w:val="none" w:sz="0" w:space="0" w:color="auto"/>
            <w:left w:val="none" w:sz="0" w:space="0" w:color="auto"/>
            <w:bottom w:val="none" w:sz="0" w:space="0" w:color="auto"/>
            <w:right w:val="none" w:sz="0" w:space="0" w:color="auto"/>
          </w:divBdr>
        </w:div>
        <w:div w:id="1645424645">
          <w:marLeft w:val="640"/>
          <w:marRight w:val="0"/>
          <w:marTop w:val="0"/>
          <w:marBottom w:val="0"/>
          <w:divBdr>
            <w:top w:val="none" w:sz="0" w:space="0" w:color="auto"/>
            <w:left w:val="none" w:sz="0" w:space="0" w:color="auto"/>
            <w:bottom w:val="none" w:sz="0" w:space="0" w:color="auto"/>
            <w:right w:val="none" w:sz="0" w:space="0" w:color="auto"/>
          </w:divBdr>
        </w:div>
        <w:div w:id="1673750748">
          <w:marLeft w:val="640"/>
          <w:marRight w:val="0"/>
          <w:marTop w:val="0"/>
          <w:marBottom w:val="0"/>
          <w:divBdr>
            <w:top w:val="none" w:sz="0" w:space="0" w:color="auto"/>
            <w:left w:val="none" w:sz="0" w:space="0" w:color="auto"/>
            <w:bottom w:val="none" w:sz="0" w:space="0" w:color="auto"/>
            <w:right w:val="none" w:sz="0" w:space="0" w:color="auto"/>
          </w:divBdr>
        </w:div>
        <w:div w:id="1574075902">
          <w:marLeft w:val="640"/>
          <w:marRight w:val="0"/>
          <w:marTop w:val="0"/>
          <w:marBottom w:val="0"/>
          <w:divBdr>
            <w:top w:val="none" w:sz="0" w:space="0" w:color="auto"/>
            <w:left w:val="none" w:sz="0" w:space="0" w:color="auto"/>
            <w:bottom w:val="none" w:sz="0" w:space="0" w:color="auto"/>
            <w:right w:val="none" w:sz="0" w:space="0" w:color="auto"/>
          </w:divBdr>
        </w:div>
        <w:div w:id="273363786">
          <w:marLeft w:val="640"/>
          <w:marRight w:val="0"/>
          <w:marTop w:val="0"/>
          <w:marBottom w:val="0"/>
          <w:divBdr>
            <w:top w:val="none" w:sz="0" w:space="0" w:color="auto"/>
            <w:left w:val="none" w:sz="0" w:space="0" w:color="auto"/>
            <w:bottom w:val="none" w:sz="0" w:space="0" w:color="auto"/>
            <w:right w:val="none" w:sz="0" w:space="0" w:color="auto"/>
          </w:divBdr>
        </w:div>
        <w:div w:id="518855642">
          <w:marLeft w:val="640"/>
          <w:marRight w:val="0"/>
          <w:marTop w:val="0"/>
          <w:marBottom w:val="0"/>
          <w:divBdr>
            <w:top w:val="none" w:sz="0" w:space="0" w:color="auto"/>
            <w:left w:val="none" w:sz="0" w:space="0" w:color="auto"/>
            <w:bottom w:val="none" w:sz="0" w:space="0" w:color="auto"/>
            <w:right w:val="none" w:sz="0" w:space="0" w:color="auto"/>
          </w:divBdr>
        </w:div>
        <w:div w:id="1009480396">
          <w:marLeft w:val="640"/>
          <w:marRight w:val="0"/>
          <w:marTop w:val="0"/>
          <w:marBottom w:val="0"/>
          <w:divBdr>
            <w:top w:val="none" w:sz="0" w:space="0" w:color="auto"/>
            <w:left w:val="none" w:sz="0" w:space="0" w:color="auto"/>
            <w:bottom w:val="none" w:sz="0" w:space="0" w:color="auto"/>
            <w:right w:val="none" w:sz="0" w:space="0" w:color="auto"/>
          </w:divBdr>
        </w:div>
        <w:div w:id="2023238736">
          <w:marLeft w:val="640"/>
          <w:marRight w:val="0"/>
          <w:marTop w:val="0"/>
          <w:marBottom w:val="0"/>
          <w:divBdr>
            <w:top w:val="none" w:sz="0" w:space="0" w:color="auto"/>
            <w:left w:val="none" w:sz="0" w:space="0" w:color="auto"/>
            <w:bottom w:val="none" w:sz="0" w:space="0" w:color="auto"/>
            <w:right w:val="none" w:sz="0" w:space="0" w:color="auto"/>
          </w:divBdr>
        </w:div>
        <w:div w:id="1298342226">
          <w:marLeft w:val="640"/>
          <w:marRight w:val="0"/>
          <w:marTop w:val="0"/>
          <w:marBottom w:val="0"/>
          <w:divBdr>
            <w:top w:val="none" w:sz="0" w:space="0" w:color="auto"/>
            <w:left w:val="none" w:sz="0" w:space="0" w:color="auto"/>
            <w:bottom w:val="none" w:sz="0" w:space="0" w:color="auto"/>
            <w:right w:val="none" w:sz="0" w:space="0" w:color="auto"/>
          </w:divBdr>
        </w:div>
        <w:div w:id="1741564058">
          <w:marLeft w:val="640"/>
          <w:marRight w:val="0"/>
          <w:marTop w:val="0"/>
          <w:marBottom w:val="0"/>
          <w:divBdr>
            <w:top w:val="none" w:sz="0" w:space="0" w:color="auto"/>
            <w:left w:val="none" w:sz="0" w:space="0" w:color="auto"/>
            <w:bottom w:val="none" w:sz="0" w:space="0" w:color="auto"/>
            <w:right w:val="none" w:sz="0" w:space="0" w:color="auto"/>
          </w:divBdr>
        </w:div>
        <w:div w:id="1712073554">
          <w:marLeft w:val="640"/>
          <w:marRight w:val="0"/>
          <w:marTop w:val="0"/>
          <w:marBottom w:val="0"/>
          <w:divBdr>
            <w:top w:val="none" w:sz="0" w:space="0" w:color="auto"/>
            <w:left w:val="none" w:sz="0" w:space="0" w:color="auto"/>
            <w:bottom w:val="none" w:sz="0" w:space="0" w:color="auto"/>
            <w:right w:val="none" w:sz="0" w:space="0" w:color="auto"/>
          </w:divBdr>
        </w:div>
        <w:div w:id="2100784246">
          <w:marLeft w:val="640"/>
          <w:marRight w:val="0"/>
          <w:marTop w:val="0"/>
          <w:marBottom w:val="0"/>
          <w:divBdr>
            <w:top w:val="none" w:sz="0" w:space="0" w:color="auto"/>
            <w:left w:val="none" w:sz="0" w:space="0" w:color="auto"/>
            <w:bottom w:val="none" w:sz="0" w:space="0" w:color="auto"/>
            <w:right w:val="none" w:sz="0" w:space="0" w:color="auto"/>
          </w:divBdr>
        </w:div>
        <w:div w:id="1292173453">
          <w:marLeft w:val="640"/>
          <w:marRight w:val="0"/>
          <w:marTop w:val="0"/>
          <w:marBottom w:val="0"/>
          <w:divBdr>
            <w:top w:val="none" w:sz="0" w:space="0" w:color="auto"/>
            <w:left w:val="none" w:sz="0" w:space="0" w:color="auto"/>
            <w:bottom w:val="none" w:sz="0" w:space="0" w:color="auto"/>
            <w:right w:val="none" w:sz="0" w:space="0" w:color="auto"/>
          </w:divBdr>
        </w:div>
        <w:div w:id="1777871801">
          <w:marLeft w:val="640"/>
          <w:marRight w:val="0"/>
          <w:marTop w:val="0"/>
          <w:marBottom w:val="0"/>
          <w:divBdr>
            <w:top w:val="none" w:sz="0" w:space="0" w:color="auto"/>
            <w:left w:val="none" w:sz="0" w:space="0" w:color="auto"/>
            <w:bottom w:val="none" w:sz="0" w:space="0" w:color="auto"/>
            <w:right w:val="none" w:sz="0" w:space="0" w:color="auto"/>
          </w:divBdr>
        </w:div>
      </w:divsChild>
    </w:div>
    <w:div w:id="1310482542">
      <w:bodyDiv w:val="1"/>
      <w:marLeft w:val="0"/>
      <w:marRight w:val="0"/>
      <w:marTop w:val="0"/>
      <w:marBottom w:val="0"/>
      <w:divBdr>
        <w:top w:val="none" w:sz="0" w:space="0" w:color="auto"/>
        <w:left w:val="none" w:sz="0" w:space="0" w:color="auto"/>
        <w:bottom w:val="none" w:sz="0" w:space="0" w:color="auto"/>
        <w:right w:val="none" w:sz="0" w:space="0" w:color="auto"/>
      </w:divBdr>
      <w:divsChild>
        <w:div w:id="106581718">
          <w:marLeft w:val="640"/>
          <w:marRight w:val="0"/>
          <w:marTop w:val="0"/>
          <w:marBottom w:val="0"/>
          <w:divBdr>
            <w:top w:val="none" w:sz="0" w:space="0" w:color="auto"/>
            <w:left w:val="none" w:sz="0" w:space="0" w:color="auto"/>
            <w:bottom w:val="none" w:sz="0" w:space="0" w:color="auto"/>
            <w:right w:val="none" w:sz="0" w:space="0" w:color="auto"/>
          </w:divBdr>
        </w:div>
        <w:div w:id="166138785">
          <w:marLeft w:val="640"/>
          <w:marRight w:val="0"/>
          <w:marTop w:val="0"/>
          <w:marBottom w:val="0"/>
          <w:divBdr>
            <w:top w:val="none" w:sz="0" w:space="0" w:color="auto"/>
            <w:left w:val="none" w:sz="0" w:space="0" w:color="auto"/>
            <w:bottom w:val="none" w:sz="0" w:space="0" w:color="auto"/>
            <w:right w:val="none" w:sz="0" w:space="0" w:color="auto"/>
          </w:divBdr>
        </w:div>
        <w:div w:id="357051376">
          <w:marLeft w:val="640"/>
          <w:marRight w:val="0"/>
          <w:marTop w:val="0"/>
          <w:marBottom w:val="0"/>
          <w:divBdr>
            <w:top w:val="none" w:sz="0" w:space="0" w:color="auto"/>
            <w:left w:val="none" w:sz="0" w:space="0" w:color="auto"/>
            <w:bottom w:val="none" w:sz="0" w:space="0" w:color="auto"/>
            <w:right w:val="none" w:sz="0" w:space="0" w:color="auto"/>
          </w:divBdr>
        </w:div>
        <w:div w:id="440076204">
          <w:marLeft w:val="640"/>
          <w:marRight w:val="0"/>
          <w:marTop w:val="0"/>
          <w:marBottom w:val="0"/>
          <w:divBdr>
            <w:top w:val="none" w:sz="0" w:space="0" w:color="auto"/>
            <w:left w:val="none" w:sz="0" w:space="0" w:color="auto"/>
            <w:bottom w:val="none" w:sz="0" w:space="0" w:color="auto"/>
            <w:right w:val="none" w:sz="0" w:space="0" w:color="auto"/>
          </w:divBdr>
        </w:div>
        <w:div w:id="492181895">
          <w:marLeft w:val="640"/>
          <w:marRight w:val="0"/>
          <w:marTop w:val="0"/>
          <w:marBottom w:val="0"/>
          <w:divBdr>
            <w:top w:val="none" w:sz="0" w:space="0" w:color="auto"/>
            <w:left w:val="none" w:sz="0" w:space="0" w:color="auto"/>
            <w:bottom w:val="none" w:sz="0" w:space="0" w:color="auto"/>
            <w:right w:val="none" w:sz="0" w:space="0" w:color="auto"/>
          </w:divBdr>
        </w:div>
        <w:div w:id="784547102">
          <w:marLeft w:val="640"/>
          <w:marRight w:val="0"/>
          <w:marTop w:val="0"/>
          <w:marBottom w:val="0"/>
          <w:divBdr>
            <w:top w:val="none" w:sz="0" w:space="0" w:color="auto"/>
            <w:left w:val="none" w:sz="0" w:space="0" w:color="auto"/>
            <w:bottom w:val="none" w:sz="0" w:space="0" w:color="auto"/>
            <w:right w:val="none" w:sz="0" w:space="0" w:color="auto"/>
          </w:divBdr>
        </w:div>
        <w:div w:id="790171394">
          <w:marLeft w:val="640"/>
          <w:marRight w:val="0"/>
          <w:marTop w:val="0"/>
          <w:marBottom w:val="0"/>
          <w:divBdr>
            <w:top w:val="none" w:sz="0" w:space="0" w:color="auto"/>
            <w:left w:val="none" w:sz="0" w:space="0" w:color="auto"/>
            <w:bottom w:val="none" w:sz="0" w:space="0" w:color="auto"/>
            <w:right w:val="none" w:sz="0" w:space="0" w:color="auto"/>
          </w:divBdr>
        </w:div>
        <w:div w:id="1021517903">
          <w:marLeft w:val="640"/>
          <w:marRight w:val="0"/>
          <w:marTop w:val="0"/>
          <w:marBottom w:val="0"/>
          <w:divBdr>
            <w:top w:val="none" w:sz="0" w:space="0" w:color="auto"/>
            <w:left w:val="none" w:sz="0" w:space="0" w:color="auto"/>
            <w:bottom w:val="none" w:sz="0" w:space="0" w:color="auto"/>
            <w:right w:val="none" w:sz="0" w:space="0" w:color="auto"/>
          </w:divBdr>
        </w:div>
        <w:div w:id="1036276979">
          <w:marLeft w:val="640"/>
          <w:marRight w:val="0"/>
          <w:marTop w:val="0"/>
          <w:marBottom w:val="0"/>
          <w:divBdr>
            <w:top w:val="none" w:sz="0" w:space="0" w:color="auto"/>
            <w:left w:val="none" w:sz="0" w:space="0" w:color="auto"/>
            <w:bottom w:val="none" w:sz="0" w:space="0" w:color="auto"/>
            <w:right w:val="none" w:sz="0" w:space="0" w:color="auto"/>
          </w:divBdr>
        </w:div>
        <w:div w:id="1260990582">
          <w:marLeft w:val="640"/>
          <w:marRight w:val="0"/>
          <w:marTop w:val="0"/>
          <w:marBottom w:val="0"/>
          <w:divBdr>
            <w:top w:val="none" w:sz="0" w:space="0" w:color="auto"/>
            <w:left w:val="none" w:sz="0" w:space="0" w:color="auto"/>
            <w:bottom w:val="none" w:sz="0" w:space="0" w:color="auto"/>
            <w:right w:val="none" w:sz="0" w:space="0" w:color="auto"/>
          </w:divBdr>
        </w:div>
        <w:div w:id="1455906356">
          <w:marLeft w:val="640"/>
          <w:marRight w:val="0"/>
          <w:marTop w:val="0"/>
          <w:marBottom w:val="0"/>
          <w:divBdr>
            <w:top w:val="none" w:sz="0" w:space="0" w:color="auto"/>
            <w:left w:val="none" w:sz="0" w:space="0" w:color="auto"/>
            <w:bottom w:val="none" w:sz="0" w:space="0" w:color="auto"/>
            <w:right w:val="none" w:sz="0" w:space="0" w:color="auto"/>
          </w:divBdr>
        </w:div>
        <w:div w:id="2077630404">
          <w:marLeft w:val="640"/>
          <w:marRight w:val="0"/>
          <w:marTop w:val="0"/>
          <w:marBottom w:val="0"/>
          <w:divBdr>
            <w:top w:val="none" w:sz="0" w:space="0" w:color="auto"/>
            <w:left w:val="none" w:sz="0" w:space="0" w:color="auto"/>
            <w:bottom w:val="none" w:sz="0" w:space="0" w:color="auto"/>
            <w:right w:val="none" w:sz="0" w:space="0" w:color="auto"/>
          </w:divBdr>
        </w:div>
      </w:divsChild>
    </w:div>
    <w:div w:id="1311055583">
      <w:bodyDiv w:val="1"/>
      <w:marLeft w:val="0"/>
      <w:marRight w:val="0"/>
      <w:marTop w:val="0"/>
      <w:marBottom w:val="0"/>
      <w:divBdr>
        <w:top w:val="none" w:sz="0" w:space="0" w:color="auto"/>
        <w:left w:val="none" w:sz="0" w:space="0" w:color="auto"/>
        <w:bottom w:val="none" w:sz="0" w:space="0" w:color="auto"/>
        <w:right w:val="none" w:sz="0" w:space="0" w:color="auto"/>
      </w:divBdr>
      <w:divsChild>
        <w:div w:id="1640838832">
          <w:marLeft w:val="640"/>
          <w:marRight w:val="0"/>
          <w:marTop w:val="0"/>
          <w:marBottom w:val="0"/>
          <w:divBdr>
            <w:top w:val="none" w:sz="0" w:space="0" w:color="auto"/>
            <w:left w:val="none" w:sz="0" w:space="0" w:color="auto"/>
            <w:bottom w:val="none" w:sz="0" w:space="0" w:color="auto"/>
            <w:right w:val="none" w:sz="0" w:space="0" w:color="auto"/>
          </w:divBdr>
        </w:div>
        <w:div w:id="660889895">
          <w:marLeft w:val="640"/>
          <w:marRight w:val="0"/>
          <w:marTop w:val="0"/>
          <w:marBottom w:val="0"/>
          <w:divBdr>
            <w:top w:val="none" w:sz="0" w:space="0" w:color="auto"/>
            <w:left w:val="none" w:sz="0" w:space="0" w:color="auto"/>
            <w:bottom w:val="none" w:sz="0" w:space="0" w:color="auto"/>
            <w:right w:val="none" w:sz="0" w:space="0" w:color="auto"/>
          </w:divBdr>
        </w:div>
        <w:div w:id="313992428">
          <w:marLeft w:val="640"/>
          <w:marRight w:val="0"/>
          <w:marTop w:val="0"/>
          <w:marBottom w:val="0"/>
          <w:divBdr>
            <w:top w:val="none" w:sz="0" w:space="0" w:color="auto"/>
            <w:left w:val="none" w:sz="0" w:space="0" w:color="auto"/>
            <w:bottom w:val="none" w:sz="0" w:space="0" w:color="auto"/>
            <w:right w:val="none" w:sz="0" w:space="0" w:color="auto"/>
          </w:divBdr>
        </w:div>
        <w:div w:id="1152333001">
          <w:marLeft w:val="640"/>
          <w:marRight w:val="0"/>
          <w:marTop w:val="0"/>
          <w:marBottom w:val="0"/>
          <w:divBdr>
            <w:top w:val="none" w:sz="0" w:space="0" w:color="auto"/>
            <w:left w:val="none" w:sz="0" w:space="0" w:color="auto"/>
            <w:bottom w:val="none" w:sz="0" w:space="0" w:color="auto"/>
            <w:right w:val="none" w:sz="0" w:space="0" w:color="auto"/>
          </w:divBdr>
        </w:div>
        <w:div w:id="1202208728">
          <w:marLeft w:val="640"/>
          <w:marRight w:val="0"/>
          <w:marTop w:val="0"/>
          <w:marBottom w:val="0"/>
          <w:divBdr>
            <w:top w:val="none" w:sz="0" w:space="0" w:color="auto"/>
            <w:left w:val="none" w:sz="0" w:space="0" w:color="auto"/>
            <w:bottom w:val="none" w:sz="0" w:space="0" w:color="auto"/>
            <w:right w:val="none" w:sz="0" w:space="0" w:color="auto"/>
          </w:divBdr>
        </w:div>
        <w:div w:id="291981912">
          <w:marLeft w:val="640"/>
          <w:marRight w:val="0"/>
          <w:marTop w:val="0"/>
          <w:marBottom w:val="0"/>
          <w:divBdr>
            <w:top w:val="none" w:sz="0" w:space="0" w:color="auto"/>
            <w:left w:val="none" w:sz="0" w:space="0" w:color="auto"/>
            <w:bottom w:val="none" w:sz="0" w:space="0" w:color="auto"/>
            <w:right w:val="none" w:sz="0" w:space="0" w:color="auto"/>
          </w:divBdr>
        </w:div>
        <w:div w:id="867717167">
          <w:marLeft w:val="640"/>
          <w:marRight w:val="0"/>
          <w:marTop w:val="0"/>
          <w:marBottom w:val="0"/>
          <w:divBdr>
            <w:top w:val="none" w:sz="0" w:space="0" w:color="auto"/>
            <w:left w:val="none" w:sz="0" w:space="0" w:color="auto"/>
            <w:bottom w:val="none" w:sz="0" w:space="0" w:color="auto"/>
            <w:right w:val="none" w:sz="0" w:space="0" w:color="auto"/>
          </w:divBdr>
        </w:div>
        <w:div w:id="64685277">
          <w:marLeft w:val="640"/>
          <w:marRight w:val="0"/>
          <w:marTop w:val="0"/>
          <w:marBottom w:val="0"/>
          <w:divBdr>
            <w:top w:val="none" w:sz="0" w:space="0" w:color="auto"/>
            <w:left w:val="none" w:sz="0" w:space="0" w:color="auto"/>
            <w:bottom w:val="none" w:sz="0" w:space="0" w:color="auto"/>
            <w:right w:val="none" w:sz="0" w:space="0" w:color="auto"/>
          </w:divBdr>
        </w:div>
        <w:div w:id="883180174">
          <w:marLeft w:val="640"/>
          <w:marRight w:val="0"/>
          <w:marTop w:val="0"/>
          <w:marBottom w:val="0"/>
          <w:divBdr>
            <w:top w:val="none" w:sz="0" w:space="0" w:color="auto"/>
            <w:left w:val="none" w:sz="0" w:space="0" w:color="auto"/>
            <w:bottom w:val="none" w:sz="0" w:space="0" w:color="auto"/>
            <w:right w:val="none" w:sz="0" w:space="0" w:color="auto"/>
          </w:divBdr>
        </w:div>
        <w:div w:id="127091750">
          <w:marLeft w:val="640"/>
          <w:marRight w:val="0"/>
          <w:marTop w:val="0"/>
          <w:marBottom w:val="0"/>
          <w:divBdr>
            <w:top w:val="none" w:sz="0" w:space="0" w:color="auto"/>
            <w:left w:val="none" w:sz="0" w:space="0" w:color="auto"/>
            <w:bottom w:val="none" w:sz="0" w:space="0" w:color="auto"/>
            <w:right w:val="none" w:sz="0" w:space="0" w:color="auto"/>
          </w:divBdr>
        </w:div>
        <w:div w:id="1411077619">
          <w:marLeft w:val="640"/>
          <w:marRight w:val="0"/>
          <w:marTop w:val="0"/>
          <w:marBottom w:val="0"/>
          <w:divBdr>
            <w:top w:val="none" w:sz="0" w:space="0" w:color="auto"/>
            <w:left w:val="none" w:sz="0" w:space="0" w:color="auto"/>
            <w:bottom w:val="none" w:sz="0" w:space="0" w:color="auto"/>
            <w:right w:val="none" w:sz="0" w:space="0" w:color="auto"/>
          </w:divBdr>
        </w:div>
        <w:div w:id="1501238373">
          <w:marLeft w:val="640"/>
          <w:marRight w:val="0"/>
          <w:marTop w:val="0"/>
          <w:marBottom w:val="0"/>
          <w:divBdr>
            <w:top w:val="none" w:sz="0" w:space="0" w:color="auto"/>
            <w:left w:val="none" w:sz="0" w:space="0" w:color="auto"/>
            <w:bottom w:val="none" w:sz="0" w:space="0" w:color="auto"/>
            <w:right w:val="none" w:sz="0" w:space="0" w:color="auto"/>
          </w:divBdr>
        </w:div>
        <w:div w:id="2128810859">
          <w:marLeft w:val="640"/>
          <w:marRight w:val="0"/>
          <w:marTop w:val="0"/>
          <w:marBottom w:val="0"/>
          <w:divBdr>
            <w:top w:val="none" w:sz="0" w:space="0" w:color="auto"/>
            <w:left w:val="none" w:sz="0" w:space="0" w:color="auto"/>
            <w:bottom w:val="none" w:sz="0" w:space="0" w:color="auto"/>
            <w:right w:val="none" w:sz="0" w:space="0" w:color="auto"/>
          </w:divBdr>
        </w:div>
        <w:div w:id="568733246">
          <w:marLeft w:val="640"/>
          <w:marRight w:val="0"/>
          <w:marTop w:val="0"/>
          <w:marBottom w:val="0"/>
          <w:divBdr>
            <w:top w:val="none" w:sz="0" w:space="0" w:color="auto"/>
            <w:left w:val="none" w:sz="0" w:space="0" w:color="auto"/>
            <w:bottom w:val="none" w:sz="0" w:space="0" w:color="auto"/>
            <w:right w:val="none" w:sz="0" w:space="0" w:color="auto"/>
          </w:divBdr>
        </w:div>
        <w:div w:id="1727993809">
          <w:marLeft w:val="640"/>
          <w:marRight w:val="0"/>
          <w:marTop w:val="0"/>
          <w:marBottom w:val="0"/>
          <w:divBdr>
            <w:top w:val="none" w:sz="0" w:space="0" w:color="auto"/>
            <w:left w:val="none" w:sz="0" w:space="0" w:color="auto"/>
            <w:bottom w:val="none" w:sz="0" w:space="0" w:color="auto"/>
            <w:right w:val="none" w:sz="0" w:space="0" w:color="auto"/>
          </w:divBdr>
        </w:div>
        <w:div w:id="451289133">
          <w:marLeft w:val="640"/>
          <w:marRight w:val="0"/>
          <w:marTop w:val="0"/>
          <w:marBottom w:val="0"/>
          <w:divBdr>
            <w:top w:val="none" w:sz="0" w:space="0" w:color="auto"/>
            <w:left w:val="none" w:sz="0" w:space="0" w:color="auto"/>
            <w:bottom w:val="none" w:sz="0" w:space="0" w:color="auto"/>
            <w:right w:val="none" w:sz="0" w:space="0" w:color="auto"/>
          </w:divBdr>
        </w:div>
        <w:div w:id="2111074270">
          <w:marLeft w:val="640"/>
          <w:marRight w:val="0"/>
          <w:marTop w:val="0"/>
          <w:marBottom w:val="0"/>
          <w:divBdr>
            <w:top w:val="none" w:sz="0" w:space="0" w:color="auto"/>
            <w:left w:val="none" w:sz="0" w:space="0" w:color="auto"/>
            <w:bottom w:val="none" w:sz="0" w:space="0" w:color="auto"/>
            <w:right w:val="none" w:sz="0" w:space="0" w:color="auto"/>
          </w:divBdr>
        </w:div>
        <w:div w:id="171847029">
          <w:marLeft w:val="640"/>
          <w:marRight w:val="0"/>
          <w:marTop w:val="0"/>
          <w:marBottom w:val="0"/>
          <w:divBdr>
            <w:top w:val="none" w:sz="0" w:space="0" w:color="auto"/>
            <w:left w:val="none" w:sz="0" w:space="0" w:color="auto"/>
            <w:bottom w:val="none" w:sz="0" w:space="0" w:color="auto"/>
            <w:right w:val="none" w:sz="0" w:space="0" w:color="auto"/>
          </w:divBdr>
        </w:div>
        <w:div w:id="33652053">
          <w:marLeft w:val="640"/>
          <w:marRight w:val="0"/>
          <w:marTop w:val="0"/>
          <w:marBottom w:val="0"/>
          <w:divBdr>
            <w:top w:val="none" w:sz="0" w:space="0" w:color="auto"/>
            <w:left w:val="none" w:sz="0" w:space="0" w:color="auto"/>
            <w:bottom w:val="none" w:sz="0" w:space="0" w:color="auto"/>
            <w:right w:val="none" w:sz="0" w:space="0" w:color="auto"/>
          </w:divBdr>
        </w:div>
        <w:div w:id="29310485">
          <w:marLeft w:val="640"/>
          <w:marRight w:val="0"/>
          <w:marTop w:val="0"/>
          <w:marBottom w:val="0"/>
          <w:divBdr>
            <w:top w:val="none" w:sz="0" w:space="0" w:color="auto"/>
            <w:left w:val="none" w:sz="0" w:space="0" w:color="auto"/>
            <w:bottom w:val="none" w:sz="0" w:space="0" w:color="auto"/>
            <w:right w:val="none" w:sz="0" w:space="0" w:color="auto"/>
          </w:divBdr>
        </w:div>
        <w:div w:id="99032971">
          <w:marLeft w:val="640"/>
          <w:marRight w:val="0"/>
          <w:marTop w:val="0"/>
          <w:marBottom w:val="0"/>
          <w:divBdr>
            <w:top w:val="none" w:sz="0" w:space="0" w:color="auto"/>
            <w:left w:val="none" w:sz="0" w:space="0" w:color="auto"/>
            <w:bottom w:val="none" w:sz="0" w:space="0" w:color="auto"/>
            <w:right w:val="none" w:sz="0" w:space="0" w:color="auto"/>
          </w:divBdr>
        </w:div>
        <w:div w:id="564099888">
          <w:marLeft w:val="640"/>
          <w:marRight w:val="0"/>
          <w:marTop w:val="0"/>
          <w:marBottom w:val="0"/>
          <w:divBdr>
            <w:top w:val="none" w:sz="0" w:space="0" w:color="auto"/>
            <w:left w:val="none" w:sz="0" w:space="0" w:color="auto"/>
            <w:bottom w:val="none" w:sz="0" w:space="0" w:color="auto"/>
            <w:right w:val="none" w:sz="0" w:space="0" w:color="auto"/>
          </w:divBdr>
        </w:div>
        <w:div w:id="978614742">
          <w:marLeft w:val="640"/>
          <w:marRight w:val="0"/>
          <w:marTop w:val="0"/>
          <w:marBottom w:val="0"/>
          <w:divBdr>
            <w:top w:val="none" w:sz="0" w:space="0" w:color="auto"/>
            <w:left w:val="none" w:sz="0" w:space="0" w:color="auto"/>
            <w:bottom w:val="none" w:sz="0" w:space="0" w:color="auto"/>
            <w:right w:val="none" w:sz="0" w:space="0" w:color="auto"/>
          </w:divBdr>
        </w:div>
        <w:div w:id="139885451">
          <w:marLeft w:val="640"/>
          <w:marRight w:val="0"/>
          <w:marTop w:val="0"/>
          <w:marBottom w:val="0"/>
          <w:divBdr>
            <w:top w:val="none" w:sz="0" w:space="0" w:color="auto"/>
            <w:left w:val="none" w:sz="0" w:space="0" w:color="auto"/>
            <w:bottom w:val="none" w:sz="0" w:space="0" w:color="auto"/>
            <w:right w:val="none" w:sz="0" w:space="0" w:color="auto"/>
          </w:divBdr>
        </w:div>
        <w:div w:id="2072070365">
          <w:marLeft w:val="640"/>
          <w:marRight w:val="0"/>
          <w:marTop w:val="0"/>
          <w:marBottom w:val="0"/>
          <w:divBdr>
            <w:top w:val="none" w:sz="0" w:space="0" w:color="auto"/>
            <w:left w:val="none" w:sz="0" w:space="0" w:color="auto"/>
            <w:bottom w:val="none" w:sz="0" w:space="0" w:color="auto"/>
            <w:right w:val="none" w:sz="0" w:space="0" w:color="auto"/>
          </w:divBdr>
        </w:div>
        <w:div w:id="1315454973">
          <w:marLeft w:val="640"/>
          <w:marRight w:val="0"/>
          <w:marTop w:val="0"/>
          <w:marBottom w:val="0"/>
          <w:divBdr>
            <w:top w:val="none" w:sz="0" w:space="0" w:color="auto"/>
            <w:left w:val="none" w:sz="0" w:space="0" w:color="auto"/>
            <w:bottom w:val="none" w:sz="0" w:space="0" w:color="auto"/>
            <w:right w:val="none" w:sz="0" w:space="0" w:color="auto"/>
          </w:divBdr>
        </w:div>
        <w:div w:id="421266888">
          <w:marLeft w:val="640"/>
          <w:marRight w:val="0"/>
          <w:marTop w:val="0"/>
          <w:marBottom w:val="0"/>
          <w:divBdr>
            <w:top w:val="none" w:sz="0" w:space="0" w:color="auto"/>
            <w:left w:val="none" w:sz="0" w:space="0" w:color="auto"/>
            <w:bottom w:val="none" w:sz="0" w:space="0" w:color="auto"/>
            <w:right w:val="none" w:sz="0" w:space="0" w:color="auto"/>
          </w:divBdr>
        </w:div>
        <w:div w:id="1914317967">
          <w:marLeft w:val="640"/>
          <w:marRight w:val="0"/>
          <w:marTop w:val="0"/>
          <w:marBottom w:val="0"/>
          <w:divBdr>
            <w:top w:val="none" w:sz="0" w:space="0" w:color="auto"/>
            <w:left w:val="none" w:sz="0" w:space="0" w:color="auto"/>
            <w:bottom w:val="none" w:sz="0" w:space="0" w:color="auto"/>
            <w:right w:val="none" w:sz="0" w:space="0" w:color="auto"/>
          </w:divBdr>
        </w:div>
        <w:div w:id="2060740894">
          <w:marLeft w:val="640"/>
          <w:marRight w:val="0"/>
          <w:marTop w:val="0"/>
          <w:marBottom w:val="0"/>
          <w:divBdr>
            <w:top w:val="none" w:sz="0" w:space="0" w:color="auto"/>
            <w:left w:val="none" w:sz="0" w:space="0" w:color="auto"/>
            <w:bottom w:val="none" w:sz="0" w:space="0" w:color="auto"/>
            <w:right w:val="none" w:sz="0" w:space="0" w:color="auto"/>
          </w:divBdr>
        </w:div>
        <w:div w:id="1117678494">
          <w:marLeft w:val="640"/>
          <w:marRight w:val="0"/>
          <w:marTop w:val="0"/>
          <w:marBottom w:val="0"/>
          <w:divBdr>
            <w:top w:val="none" w:sz="0" w:space="0" w:color="auto"/>
            <w:left w:val="none" w:sz="0" w:space="0" w:color="auto"/>
            <w:bottom w:val="none" w:sz="0" w:space="0" w:color="auto"/>
            <w:right w:val="none" w:sz="0" w:space="0" w:color="auto"/>
          </w:divBdr>
        </w:div>
        <w:div w:id="1909419165">
          <w:marLeft w:val="640"/>
          <w:marRight w:val="0"/>
          <w:marTop w:val="0"/>
          <w:marBottom w:val="0"/>
          <w:divBdr>
            <w:top w:val="none" w:sz="0" w:space="0" w:color="auto"/>
            <w:left w:val="none" w:sz="0" w:space="0" w:color="auto"/>
            <w:bottom w:val="none" w:sz="0" w:space="0" w:color="auto"/>
            <w:right w:val="none" w:sz="0" w:space="0" w:color="auto"/>
          </w:divBdr>
        </w:div>
        <w:div w:id="1493792198">
          <w:marLeft w:val="640"/>
          <w:marRight w:val="0"/>
          <w:marTop w:val="0"/>
          <w:marBottom w:val="0"/>
          <w:divBdr>
            <w:top w:val="none" w:sz="0" w:space="0" w:color="auto"/>
            <w:left w:val="none" w:sz="0" w:space="0" w:color="auto"/>
            <w:bottom w:val="none" w:sz="0" w:space="0" w:color="auto"/>
            <w:right w:val="none" w:sz="0" w:space="0" w:color="auto"/>
          </w:divBdr>
        </w:div>
        <w:div w:id="433936478">
          <w:marLeft w:val="640"/>
          <w:marRight w:val="0"/>
          <w:marTop w:val="0"/>
          <w:marBottom w:val="0"/>
          <w:divBdr>
            <w:top w:val="none" w:sz="0" w:space="0" w:color="auto"/>
            <w:left w:val="none" w:sz="0" w:space="0" w:color="auto"/>
            <w:bottom w:val="none" w:sz="0" w:space="0" w:color="auto"/>
            <w:right w:val="none" w:sz="0" w:space="0" w:color="auto"/>
          </w:divBdr>
        </w:div>
        <w:div w:id="793867709">
          <w:marLeft w:val="640"/>
          <w:marRight w:val="0"/>
          <w:marTop w:val="0"/>
          <w:marBottom w:val="0"/>
          <w:divBdr>
            <w:top w:val="none" w:sz="0" w:space="0" w:color="auto"/>
            <w:left w:val="none" w:sz="0" w:space="0" w:color="auto"/>
            <w:bottom w:val="none" w:sz="0" w:space="0" w:color="auto"/>
            <w:right w:val="none" w:sz="0" w:space="0" w:color="auto"/>
          </w:divBdr>
        </w:div>
        <w:div w:id="1014497422">
          <w:marLeft w:val="640"/>
          <w:marRight w:val="0"/>
          <w:marTop w:val="0"/>
          <w:marBottom w:val="0"/>
          <w:divBdr>
            <w:top w:val="none" w:sz="0" w:space="0" w:color="auto"/>
            <w:left w:val="none" w:sz="0" w:space="0" w:color="auto"/>
            <w:bottom w:val="none" w:sz="0" w:space="0" w:color="auto"/>
            <w:right w:val="none" w:sz="0" w:space="0" w:color="auto"/>
          </w:divBdr>
        </w:div>
        <w:div w:id="1365670744">
          <w:marLeft w:val="640"/>
          <w:marRight w:val="0"/>
          <w:marTop w:val="0"/>
          <w:marBottom w:val="0"/>
          <w:divBdr>
            <w:top w:val="none" w:sz="0" w:space="0" w:color="auto"/>
            <w:left w:val="none" w:sz="0" w:space="0" w:color="auto"/>
            <w:bottom w:val="none" w:sz="0" w:space="0" w:color="auto"/>
            <w:right w:val="none" w:sz="0" w:space="0" w:color="auto"/>
          </w:divBdr>
        </w:div>
      </w:divsChild>
    </w:div>
    <w:div w:id="1313220063">
      <w:bodyDiv w:val="1"/>
      <w:marLeft w:val="0"/>
      <w:marRight w:val="0"/>
      <w:marTop w:val="0"/>
      <w:marBottom w:val="0"/>
      <w:divBdr>
        <w:top w:val="none" w:sz="0" w:space="0" w:color="auto"/>
        <w:left w:val="none" w:sz="0" w:space="0" w:color="auto"/>
        <w:bottom w:val="none" w:sz="0" w:space="0" w:color="auto"/>
        <w:right w:val="none" w:sz="0" w:space="0" w:color="auto"/>
      </w:divBdr>
      <w:divsChild>
        <w:div w:id="2018652321">
          <w:marLeft w:val="640"/>
          <w:marRight w:val="0"/>
          <w:marTop w:val="0"/>
          <w:marBottom w:val="0"/>
          <w:divBdr>
            <w:top w:val="none" w:sz="0" w:space="0" w:color="auto"/>
            <w:left w:val="none" w:sz="0" w:space="0" w:color="auto"/>
            <w:bottom w:val="none" w:sz="0" w:space="0" w:color="auto"/>
            <w:right w:val="none" w:sz="0" w:space="0" w:color="auto"/>
          </w:divBdr>
        </w:div>
        <w:div w:id="604115105">
          <w:marLeft w:val="640"/>
          <w:marRight w:val="0"/>
          <w:marTop w:val="0"/>
          <w:marBottom w:val="0"/>
          <w:divBdr>
            <w:top w:val="none" w:sz="0" w:space="0" w:color="auto"/>
            <w:left w:val="none" w:sz="0" w:space="0" w:color="auto"/>
            <w:bottom w:val="none" w:sz="0" w:space="0" w:color="auto"/>
            <w:right w:val="none" w:sz="0" w:space="0" w:color="auto"/>
          </w:divBdr>
        </w:div>
        <w:div w:id="1629237032">
          <w:marLeft w:val="640"/>
          <w:marRight w:val="0"/>
          <w:marTop w:val="0"/>
          <w:marBottom w:val="0"/>
          <w:divBdr>
            <w:top w:val="none" w:sz="0" w:space="0" w:color="auto"/>
            <w:left w:val="none" w:sz="0" w:space="0" w:color="auto"/>
            <w:bottom w:val="none" w:sz="0" w:space="0" w:color="auto"/>
            <w:right w:val="none" w:sz="0" w:space="0" w:color="auto"/>
          </w:divBdr>
        </w:div>
        <w:div w:id="127670823">
          <w:marLeft w:val="640"/>
          <w:marRight w:val="0"/>
          <w:marTop w:val="0"/>
          <w:marBottom w:val="0"/>
          <w:divBdr>
            <w:top w:val="none" w:sz="0" w:space="0" w:color="auto"/>
            <w:left w:val="none" w:sz="0" w:space="0" w:color="auto"/>
            <w:bottom w:val="none" w:sz="0" w:space="0" w:color="auto"/>
            <w:right w:val="none" w:sz="0" w:space="0" w:color="auto"/>
          </w:divBdr>
        </w:div>
        <w:div w:id="2100835057">
          <w:marLeft w:val="640"/>
          <w:marRight w:val="0"/>
          <w:marTop w:val="0"/>
          <w:marBottom w:val="0"/>
          <w:divBdr>
            <w:top w:val="none" w:sz="0" w:space="0" w:color="auto"/>
            <w:left w:val="none" w:sz="0" w:space="0" w:color="auto"/>
            <w:bottom w:val="none" w:sz="0" w:space="0" w:color="auto"/>
            <w:right w:val="none" w:sz="0" w:space="0" w:color="auto"/>
          </w:divBdr>
        </w:div>
        <w:div w:id="585000525">
          <w:marLeft w:val="640"/>
          <w:marRight w:val="0"/>
          <w:marTop w:val="0"/>
          <w:marBottom w:val="0"/>
          <w:divBdr>
            <w:top w:val="none" w:sz="0" w:space="0" w:color="auto"/>
            <w:left w:val="none" w:sz="0" w:space="0" w:color="auto"/>
            <w:bottom w:val="none" w:sz="0" w:space="0" w:color="auto"/>
            <w:right w:val="none" w:sz="0" w:space="0" w:color="auto"/>
          </w:divBdr>
        </w:div>
        <w:div w:id="1757559525">
          <w:marLeft w:val="640"/>
          <w:marRight w:val="0"/>
          <w:marTop w:val="0"/>
          <w:marBottom w:val="0"/>
          <w:divBdr>
            <w:top w:val="none" w:sz="0" w:space="0" w:color="auto"/>
            <w:left w:val="none" w:sz="0" w:space="0" w:color="auto"/>
            <w:bottom w:val="none" w:sz="0" w:space="0" w:color="auto"/>
            <w:right w:val="none" w:sz="0" w:space="0" w:color="auto"/>
          </w:divBdr>
        </w:div>
        <w:div w:id="233273791">
          <w:marLeft w:val="640"/>
          <w:marRight w:val="0"/>
          <w:marTop w:val="0"/>
          <w:marBottom w:val="0"/>
          <w:divBdr>
            <w:top w:val="none" w:sz="0" w:space="0" w:color="auto"/>
            <w:left w:val="none" w:sz="0" w:space="0" w:color="auto"/>
            <w:bottom w:val="none" w:sz="0" w:space="0" w:color="auto"/>
            <w:right w:val="none" w:sz="0" w:space="0" w:color="auto"/>
          </w:divBdr>
        </w:div>
        <w:div w:id="756829037">
          <w:marLeft w:val="640"/>
          <w:marRight w:val="0"/>
          <w:marTop w:val="0"/>
          <w:marBottom w:val="0"/>
          <w:divBdr>
            <w:top w:val="none" w:sz="0" w:space="0" w:color="auto"/>
            <w:left w:val="none" w:sz="0" w:space="0" w:color="auto"/>
            <w:bottom w:val="none" w:sz="0" w:space="0" w:color="auto"/>
            <w:right w:val="none" w:sz="0" w:space="0" w:color="auto"/>
          </w:divBdr>
        </w:div>
        <w:div w:id="528835065">
          <w:marLeft w:val="640"/>
          <w:marRight w:val="0"/>
          <w:marTop w:val="0"/>
          <w:marBottom w:val="0"/>
          <w:divBdr>
            <w:top w:val="none" w:sz="0" w:space="0" w:color="auto"/>
            <w:left w:val="none" w:sz="0" w:space="0" w:color="auto"/>
            <w:bottom w:val="none" w:sz="0" w:space="0" w:color="auto"/>
            <w:right w:val="none" w:sz="0" w:space="0" w:color="auto"/>
          </w:divBdr>
        </w:div>
        <w:div w:id="827554323">
          <w:marLeft w:val="640"/>
          <w:marRight w:val="0"/>
          <w:marTop w:val="0"/>
          <w:marBottom w:val="0"/>
          <w:divBdr>
            <w:top w:val="none" w:sz="0" w:space="0" w:color="auto"/>
            <w:left w:val="none" w:sz="0" w:space="0" w:color="auto"/>
            <w:bottom w:val="none" w:sz="0" w:space="0" w:color="auto"/>
            <w:right w:val="none" w:sz="0" w:space="0" w:color="auto"/>
          </w:divBdr>
        </w:div>
        <w:div w:id="392197877">
          <w:marLeft w:val="640"/>
          <w:marRight w:val="0"/>
          <w:marTop w:val="0"/>
          <w:marBottom w:val="0"/>
          <w:divBdr>
            <w:top w:val="none" w:sz="0" w:space="0" w:color="auto"/>
            <w:left w:val="none" w:sz="0" w:space="0" w:color="auto"/>
            <w:bottom w:val="none" w:sz="0" w:space="0" w:color="auto"/>
            <w:right w:val="none" w:sz="0" w:space="0" w:color="auto"/>
          </w:divBdr>
        </w:div>
        <w:div w:id="141771829">
          <w:marLeft w:val="640"/>
          <w:marRight w:val="0"/>
          <w:marTop w:val="0"/>
          <w:marBottom w:val="0"/>
          <w:divBdr>
            <w:top w:val="none" w:sz="0" w:space="0" w:color="auto"/>
            <w:left w:val="none" w:sz="0" w:space="0" w:color="auto"/>
            <w:bottom w:val="none" w:sz="0" w:space="0" w:color="auto"/>
            <w:right w:val="none" w:sz="0" w:space="0" w:color="auto"/>
          </w:divBdr>
        </w:div>
        <w:div w:id="2023313509">
          <w:marLeft w:val="640"/>
          <w:marRight w:val="0"/>
          <w:marTop w:val="0"/>
          <w:marBottom w:val="0"/>
          <w:divBdr>
            <w:top w:val="none" w:sz="0" w:space="0" w:color="auto"/>
            <w:left w:val="none" w:sz="0" w:space="0" w:color="auto"/>
            <w:bottom w:val="none" w:sz="0" w:space="0" w:color="auto"/>
            <w:right w:val="none" w:sz="0" w:space="0" w:color="auto"/>
          </w:divBdr>
        </w:div>
        <w:div w:id="411973079">
          <w:marLeft w:val="640"/>
          <w:marRight w:val="0"/>
          <w:marTop w:val="0"/>
          <w:marBottom w:val="0"/>
          <w:divBdr>
            <w:top w:val="none" w:sz="0" w:space="0" w:color="auto"/>
            <w:left w:val="none" w:sz="0" w:space="0" w:color="auto"/>
            <w:bottom w:val="none" w:sz="0" w:space="0" w:color="auto"/>
            <w:right w:val="none" w:sz="0" w:space="0" w:color="auto"/>
          </w:divBdr>
        </w:div>
        <w:div w:id="882904846">
          <w:marLeft w:val="640"/>
          <w:marRight w:val="0"/>
          <w:marTop w:val="0"/>
          <w:marBottom w:val="0"/>
          <w:divBdr>
            <w:top w:val="none" w:sz="0" w:space="0" w:color="auto"/>
            <w:left w:val="none" w:sz="0" w:space="0" w:color="auto"/>
            <w:bottom w:val="none" w:sz="0" w:space="0" w:color="auto"/>
            <w:right w:val="none" w:sz="0" w:space="0" w:color="auto"/>
          </w:divBdr>
        </w:div>
        <w:div w:id="1604410849">
          <w:marLeft w:val="640"/>
          <w:marRight w:val="0"/>
          <w:marTop w:val="0"/>
          <w:marBottom w:val="0"/>
          <w:divBdr>
            <w:top w:val="none" w:sz="0" w:space="0" w:color="auto"/>
            <w:left w:val="none" w:sz="0" w:space="0" w:color="auto"/>
            <w:bottom w:val="none" w:sz="0" w:space="0" w:color="auto"/>
            <w:right w:val="none" w:sz="0" w:space="0" w:color="auto"/>
          </w:divBdr>
        </w:div>
        <w:div w:id="233785014">
          <w:marLeft w:val="640"/>
          <w:marRight w:val="0"/>
          <w:marTop w:val="0"/>
          <w:marBottom w:val="0"/>
          <w:divBdr>
            <w:top w:val="none" w:sz="0" w:space="0" w:color="auto"/>
            <w:left w:val="none" w:sz="0" w:space="0" w:color="auto"/>
            <w:bottom w:val="none" w:sz="0" w:space="0" w:color="auto"/>
            <w:right w:val="none" w:sz="0" w:space="0" w:color="auto"/>
          </w:divBdr>
        </w:div>
        <w:div w:id="1050150872">
          <w:marLeft w:val="640"/>
          <w:marRight w:val="0"/>
          <w:marTop w:val="0"/>
          <w:marBottom w:val="0"/>
          <w:divBdr>
            <w:top w:val="none" w:sz="0" w:space="0" w:color="auto"/>
            <w:left w:val="none" w:sz="0" w:space="0" w:color="auto"/>
            <w:bottom w:val="none" w:sz="0" w:space="0" w:color="auto"/>
            <w:right w:val="none" w:sz="0" w:space="0" w:color="auto"/>
          </w:divBdr>
        </w:div>
        <w:div w:id="848907118">
          <w:marLeft w:val="640"/>
          <w:marRight w:val="0"/>
          <w:marTop w:val="0"/>
          <w:marBottom w:val="0"/>
          <w:divBdr>
            <w:top w:val="none" w:sz="0" w:space="0" w:color="auto"/>
            <w:left w:val="none" w:sz="0" w:space="0" w:color="auto"/>
            <w:bottom w:val="none" w:sz="0" w:space="0" w:color="auto"/>
            <w:right w:val="none" w:sz="0" w:space="0" w:color="auto"/>
          </w:divBdr>
        </w:div>
        <w:div w:id="1278951061">
          <w:marLeft w:val="640"/>
          <w:marRight w:val="0"/>
          <w:marTop w:val="0"/>
          <w:marBottom w:val="0"/>
          <w:divBdr>
            <w:top w:val="none" w:sz="0" w:space="0" w:color="auto"/>
            <w:left w:val="none" w:sz="0" w:space="0" w:color="auto"/>
            <w:bottom w:val="none" w:sz="0" w:space="0" w:color="auto"/>
            <w:right w:val="none" w:sz="0" w:space="0" w:color="auto"/>
          </w:divBdr>
        </w:div>
        <w:div w:id="1714965749">
          <w:marLeft w:val="640"/>
          <w:marRight w:val="0"/>
          <w:marTop w:val="0"/>
          <w:marBottom w:val="0"/>
          <w:divBdr>
            <w:top w:val="none" w:sz="0" w:space="0" w:color="auto"/>
            <w:left w:val="none" w:sz="0" w:space="0" w:color="auto"/>
            <w:bottom w:val="none" w:sz="0" w:space="0" w:color="auto"/>
            <w:right w:val="none" w:sz="0" w:space="0" w:color="auto"/>
          </w:divBdr>
        </w:div>
        <w:div w:id="1020398230">
          <w:marLeft w:val="640"/>
          <w:marRight w:val="0"/>
          <w:marTop w:val="0"/>
          <w:marBottom w:val="0"/>
          <w:divBdr>
            <w:top w:val="none" w:sz="0" w:space="0" w:color="auto"/>
            <w:left w:val="none" w:sz="0" w:space="0" w:color="auto"/>
            <w:bottom w:val="none" w:sz="0" w:space="0" w:color="auto"/>
            <w:right w:val="none" w:sz="0" w:space="0" w:color="auto"/>
          </w:divBdr>
        </w:div>
        <w:div w:id="1716197127">
          <w:marLeft w:val="640"/>
          <w:marRight w:val="0"/>
          <w:marTop w:val="0"/>
          <w:marBottom w:val="0"/>
          <w:divBdr>
            <w:top w:val="none" w:sz="0" w:space="0" w:color="auto"/>
            <w:left w:val="none" w:sz="0" w:space="0" w:color="auto"/>
            <w:bottom w:val="none" w:sz="0" w:space="0" w:color="auto"/>
            <w:right w:val="none" w:sz="0" w:space="0" w:color="auto"/>
          </w:divBdr>
        </w:div>
        <w:div w:id="357509396">
          <w:marLeft w:val="640"/>
          <w:marRight w:val="0"/>
          <w:marTop w:val="0"/>
          <w:marBottom w:val="0"/>
          <w:divBdr>
            <w:top w:val="none" w:sz="0" w:space="0" w:color="auto"/>
            <w:left w:val="none" w:sz="0" w:space="0" w:color="auto"/>
            <w:bottom w:val="none" w:sz="0" w:space="0" w:color="auto"/>
            <w:right w:val="none" w:sz="0" w:space="0" w:color="auto"/>
          </w:divBdr>
        </w:div>
        <w:div w:id="85881213">
          <w:marLeft w:val="640"/>
          <w:marRight w:val="0"/>
          <w:marTop w:val="0"/>
          <w:marBottom w:val="0"/>
          <w:divBdr>
            <w:top w:val="none" w:sz="0" w:space="0" w:color="auto"/>
            <w:left w:val="none" w:sz="0" w:space="0" w:color="auto"/>
            <w:bottom w:val="none" w:sz="0" w:space="0" w:color="auto"/>
            <w:right w:val="none" w:sz="0" w:space="0" w:color="auto"/>
          </w:divBdr>
        </w:div>
        <w:div w:id="331952187">
          <w:marLeft w:val="640"/>
          <w:marRight w:val="0"/>
          <w:marTop w:val="0"/>
          <w:marBottom w:val="0"/>
          <w:divBdr>
            <w:top w:val="none" w:sz="0" w:space="0" w:color="auto"/>
            <w:left w:val="none" w:sz="0" w:space="0" w:color="auto"/>
            <w:bottom w:val="none" w:sz="0" w:space="0" w:color="auto"/>
            <w:right w:val="none" w:sz="0" w:space="0" w:color="auto"/>
          </w:divBdr>
        </w:div>
        <w:div w:id="1638799458">
          <w:marLeft w:val="640"/>
          <w:marRight w:val="0"/>
          <w:marTop w:val="0"/>
          <w:marBottom w:val="0"/>
          <w:divBdr>
            <w:top w:val="none" w:sz="0" w:space="0" w:color="auto"/>
            <w:left w:val="none" w:sz="0" w:space="0" w:color="auto"/>
            <w:bottom w:val="none" w:sz="0" w:space="0" w:color="auto"/>
            <w:right w:val="none" w:sz="0" w:space="0" w:color="auto"/>
          </w:divBdr>
        </w:div>
        <w:div w:id="1630433626">
          <w:marLeft w:val="640"/>
          <w:marRight w:val="0"/>
          <w:marTop w:val="0"/>
          <w:marBottom w:val="0"/>
          <w:divBdr>
            <w:top w:val="none" w:sz="0" w:space="0" w:color="auto"/>
            <w:left w:val="none" w:sz="0" w:space="0" w:color="auto"/>
            <w:bottom w:val="none" w:sz="0" w:space="0" w:color="auto"/>
            <w:right w:val="none" w:sz="0" w:space="0" w:color="auto"/>
          </w:divBdr>
        </w:div>
        <w:div w:id="1197932722">
          <w:marLeft w:val="640"/>
          <w:marRight w:val="0"/>
          <w:marTop w:val="0"/>
          <w:marBottom w:val="0"/>
          <w:divBdr>
            <w:top w:val="none" w:sz="0" w:space="0" w:color="auto"/>
            <w:left w:val="none" w:sz="0" w:space="0" w:color="auto"/>
            <w:bottom w:val="none" w:sz="0" w:space="0" w:color="auto"/>
            <w:right w:val="none" w:sz="0" w:space="0" w:color="auto"/>
          </w:divBdr>
        </w:div>
        <w:div w:id="1753968698">
          <w:marLeft w:val="640"/>
          <w:marRight w:val="0"/>
          <w:marTop w:val="0"/>
          <w:marBottom w:val="0"/>
          <w:divBdr>
            <w:top w:val="none" w:sz="0" w:space="0" w:color="auto"/>
            <w:left w:val="none" w:sz="0" w:space="0" w:color="auto"/>
            <w:bottom w:val="none" w:sz="0" w:space="0" w:color="auto"/>
            <w:right w:val="none" w:sz="0" w:space="0" w:color="auto"/>
          </w:divBdr>
        </w:div>
        <w:div w:id="159393155">
          <w:marLeft w:val="640"/>
          <w:marRight w:val="0"/>
          <w:marTop w:val="0"/>
          <w:marBottom w:val="0"/>
          <w:divBdr>
            <w:top w:val="none" w:sz="0" w:space="0" w:color="auto"/>
            <w:left w:val="none" w:sz="0" w:space="0" w:color="auto"/>
            <w:bottom w:val="none" w:sz="0" w:space="0" w:color="auto"/>
            <w:right w:val="none" w:sz="0" w:space="0" w:color="auto"/>
          </w:divBdr>
        </w:div>
        <w:div w:id="1340695103">
          <w:marLeft w:val="640"/>
          <w:marRight w:val="0"/>
          <w:marTop w:val="0"/>
          <w:marBottom w:val="0"/>
          <w:divBdr>
            <w:top w:val="none" w:sz="0" w:space="0" w:color="auto"/>
            <w:left w:val="none" w:sz="0" w:space="0" w:color="auto"/>
            <w:bottom w:val="none" w:sz="0" w:space="0" w:color="auto"/>
            <w:right w:val="none" w:sz="0" w:space="0" w:color="auto"/>
          </w:divBdr>
        </w:div>
        <w:div w:id="488253665">
          <w:marLeft w:val="640"/>
          <w:marRight w:val="0"/>
          <w:marTop w:val="0"/>
          <w:marBottom w:val="0"/>
          <w:divBdr>
            <w:top w:val="none" w:sz="0" w:space="0" w:color="auto"/>
            <w:left w:val="none" w:sz="0" w:space="0" w:color="auto"/>
            <w:bottom w:val="none" w:sz="0" w:space="0" w:color="auto"/>
            <w:right w:val="none" w:sz="0" w:space="0" w:color="auto"/>
          </w:divBdr>
        </w:div>
      </w:divsChild>
    </w:div>
    <w:div w:id="1320957489">
      <w:bodyDiv w:val="1"/>
      <w:marLeft w:val="0"/>
      <w:marRight w:val="0"/>
      <w:marTop w:val="0"/>
      <w:marBottom w:val="0"/>
      <w:divBdr>
        <w:top w:val="none" w:sz="0" w:space="0" w:color="auto"/>
        <w:left w:val="none" w:sz="0" w:space="0" w:color="auto"/>
        <w:bottom w:val="none" w:sz="0" w:space="0" w:color="auto"/>
        <w:right w:val="none" w:sz="0" w:space="0" w:color="auto"/>
      </w:divBdr>
      <w:divsChild>
        <w:div w:id="298996571">
          <w:marLeft w:val="640"/>
          <w:marRight w:val="0"/>
          <w:marTop w:val="0"/>
          <w:marBottom w:val="0"/>
          <w:divBdr>
            <w:top w:val="none" w:sz="0" w:space="0" w:color="auto"/>
            <w:left w:val="none" w:sz="0" w:space="0" w:color="auto"/>
            <w:bottom w:val="none" w:sz="0" w:space="0" w:color="auto"/>
            <w:right w:val="none" w:sz="0" w:space="0" w:color="auto"/>
          </w:divBdr>
        </w:div>
        <w:div w:id="1786146753">
          <w:marLeft w:val="640"/>
          <w:marRight w:val="0"/>
          <w:marTop w:val="0"/>
          <w:marBottom w:val="0"/>
          <w:divBdr>
            <w:top w:val="none" w:sz="0" w:space="0" w:color="auto"/>
            <w:left w:val="none" w:sz="0" w:space="0" w:color="auto"/>
            <w:bottom w:val="none" w:sz="0" w:space="0" w:color="auto"/>
            <w:right w:val="none" w:sz="0" w:space="0" w:color="auto"/>
          </w:divBdr>
        </w:div>
        <w:div w:id="448355282">
          <w:marLeft w:val="640"/>
          <w:marRight w:val="0"/>
          <w:marTop w:val="0"/>
          <w:marBottom w:val="0"/>
          <w:divBdr>
            <w:top w:val="none" w:sz="0" w:space="0" w:color="auto"/>
            <w:left w:val="none" w:sz="0" w:space="0" w:color="auto"/>
            <w:bottom w:val="none" w:sz="0" w:space="0" w:color="auto"/>
            <w:right w:val="none" w:sz="0" w:space="0" w:color="auto"/>
          </w:divBdr>
        </w:div>
        <w:div w:id="2022976119">
          <w:marLeft w:val="640"/>
          <w:marRight w:val="0"/>
          <w:marTop w:val="0"/>
          <w:marBottom w:val="0"/>
          <w:divBdr>
            <w:top w:val="none" w:sz="0" w:space="0" w:color="auto"/>
            <w:left w:val="none" w:sz="0" w:space="0" w:color="auto"/>
            <w:bottom w:val="none" w:sz="0" w:space="0" w:color="auto"/>
            <w:right w:val="none" w:sz="0" w:space="0" w:color="auto"/>
          </w:divBdr>
        </w:div>
        <w:div w:id="478768575">
          <w:marLeft w:val="640"/>
          <w:marRight w:val="0"/>
          <w:marTop w:val="0"/>
          <w:marBottom w:val="0"/>
          <w:divBdr>
            <w:top w:val="none" w:sz="0" w:space="0" w:color="auto"/>
            <w:left w:val="none" w:sz="0" w:space="0" w:color="auto"/>
            <w:bottom w:val="none" w:sz="0" w:space="0" w:color="auto"/>
            <w:right w:val="none" w:sz="0" w:space="0" w:color="auto"/>
          </w:divBdr>
        </w:div>
        <w:div w:id="1654722890">
          <w:marLeft w:val="640"/>
          <w:marRight w:val="0"/>
          <w:marTop w:val="0"/>
          <w:marBottom w:val="0"/>
          <w:divBdr>
            <w:top w:val="none" w:sz="0" w:space="0" w:color="auto"/>
            <w:left w:val="none" w:sz="0" w:space="0" w:color="auto"/>
            <w:bottom w:val="none" w:sz="0" w:space="0" w:color="auto"/>
            <w:right w:val="none" w:sz="0" w:space="0" w:color="auto"/>
          </w:divBdr>
        </w:div>
        <w:div w:id="373431451">
          <w:marLeft w:val="640"/>
          <w:marRight w:val="0"/>
          <w:marTop w:val="0"/>
          <w:marBottom w:val="0"/>
          <w:divBdr>
            <w:top w:val="none" w:sz="0" w:space="0" w:color="auto"/>
            <w:left w:val="none" w:sz="0" w:space="0" w:color="auto"/>
            <w:bottom w:val="none" w:sz="0" w:space="0" w:color="auto"/>
            <w:right w:val="none" w:sz="0" w:space="0" w:color="auto"/>
          </w:divBdr>
        </w:div>
        <w:div w:id="304507297">
          <w:marLeft w:val="640"/>
          <w:marRight w:val="0"/>
          <w:marTop w:val="0"/>
          <w:marBottom w:val="0"/>
          <w:divBdr>
            <w:top w:val="none" w:sz="0" w:space="0" w:color="auto"/>
            <w:left w:val="none" w:sz="0" w:space="0" w:color="auto"/>
            <w:bottom w:val="none" w:sz="0" w:space="0" w:color="auto"/>
            <w:right w:val="none" w:sz="0" w:space="0" w:color="auto"/>
          </w:divBdr>
        </w:div>
        <w:div w:id="188446518">
          <w:marLeft w:val="640"/>
          <w:marRight w:val="0"/>
          <w:marTop w:val="0"/>
          <w:marBottom w:val="0"/>
          <w:divBdr>
            <w:top w:val="none" w:sz="0" w:space="0" w:color="auto"/>
            <w:left w:val="none" w:sz="0" w:space="0" w:color="auto"/>
            <w:bottom w:val="none" w:sz="0" w:space="0" w:color="auto"/>
            <w:right w:val="none" w:sz="0" w:space="0" w:color="auto"/>
          </w:divBdr>
        </w:div>
        <w:div w:id="1535849008">
          <w:marLeft w:val="640"/>
          <w:marRight w:val="0"/>
          <w:marTop w:val="0"/>
          <w:marBottom w:val="0"/>
          <w:divBdr>
            <w:top w:val="none" w:sz="0" w:space="0" w:color="auto"/>
            <w:left w:val="none" w:sz="0" w:space="0" w:color="auto"/>
            <w:bottom w:val="none" w:sz="0" w:space="0" w:color="auto"/>
            <w:right w:val="none" w:sz="0" w:space="0" w:color="auto"/>
          </w:divBdr>
        </w:div>
        <w:div w:id="1526944525">
          <w:marLeft w:val="640"/>
          <w:marRight w:val="0"/>
          <w:marTop w:val="0"/>
          <w:marBottom w:val="0"/>
          <w:divBdr>
            <w:top w:val="none" w:sz="0" w:space="0" w:color="auto"/>
            <w:left w:val="none" w:sz="0" w:space="0" w:color="auto"/>
            <w:bottom w:val="none" w:sz="0" w:space="0" w:color="auto"/>
            <w:right w:val="none" w:sz="0" w:space="0" w:color="auto"/>
          </w:divBdr>
        </w:div>
        <w:div w:id="1226405842">
          <w:marLeft w:val="640"/>
          <w:marRight w:val="0"/>
          <w:marTop w:val="0"/>
          <w:marBottom w:val="0"/>
          <w:divBdr>
            <w:top w:val="none" w:sz="0" w:space="0" w:color="auto"/>
            <w:left w:val="none" w:sz="0" w:space="0" w:color="auto"/>
            <w:bottom w:val="none" w:sz="0" w:space="0" w:color="auto"/>
            <w:right w:val="none" w:sz="0" w:space="0" w:color="auto"/>
          </w:divBdr>
        </w:div>
        <w:div w:id="1958486730">
          <w:marLeft w:val="640"/>
          <w:marRight w:val="0"/>
          <w:marTop w:val="0"/>
          <w:marBottom w:val="0"/>
          <w:divBdr>
            <w:top w:val="none" w:sz="0" w:space="0" w:color="auto"/>
            <w:left w:val="none" w:sz="0" w:space="0" w:color="auto"/>
            <w:bottom w:val="none" w:sz="0" w:space="0" w:color="auto"/>
            <w:right w:val="none" w:sz="0" w:space="0" w:color="auto"/>
          </w:divBdr>
        </w:div>
        <w:div w:id="1023556654">
          <w:marLeft w:val="640"/>
          <w:marRight w:val="0"/>
          <w:marTop w:val="0"/>
          <w:marBottom w:val="0"/>
          <w:divBdr>
            <w:top w:val="none" w:sz="0" w:space="0" w:color="auto"/>
            <w:left w:val="none" w:sz="0" w:space="0" w:color="auto"/>
            <w:bottom w:val="none" w:sz="0" w:space="0" w:color="auto"/>
            <w:right w:val="none" w:sz="0" w:space="0" w:color="auto"/>
          </w:divBdr>
        </w:div>
        <w:div w:id="130176605">
          <w:marLeft w:val="640"/>
          <w:marRight w:val="0"/>
          <w:marTop w:val="0"/>
          <w:marBottom w:val="0"/>
          <w:divBdr>
            <w:top w:val="none" w:sz="0" w:space="0" w:color="auto"/>
            <w:left w:val="none" w:sz="0" w:space="0" w:color="auto"/>
            <w:bottom w:val="none" w:sz="0" w:space="0" w:color="auto"/>
            <w:right w:val="none" w:sz="0" w:space="0" w:color="auto"/>
          </w:divBdr>
        </w:div>
        <w:div w:id="1191577310">
          <w:marLeft w:val="640"/>
          <w:marRight w:val="0"/>
          <w:marTop w:val="0"/>
          <w:marBottom w:val="0"/>
          <w:divBdr>
            <w:top w:val="none" w:sz="0" w:space="0" w:color="auto"/>
            <w:left w:val="none" w:sz="0" w:space="0" w:color="auto"/>
            <w:bottom w:val="none" w:sz="0" w:space="0" w:color="auto"/>
            <w:right w:val="none" w:sz="0" w:space="0" w:color="auto"/>
          </w:divBdr>
        </w:div>
        <w:div w:id="290014493">
          <w:marLeft w:val="640"/>
          <w:marRight w:val="0"/>
          <w:marTop w:val="0"/>
          <w:marBottom w:val="0"/>
          <w:divBdr>
            <w:top w:val="none" w:sz="0" w:space="0" w:color="auto"/>
            <w:left w:val="none" w:sz="0" w:space="0" w:color="auto"/>
            <w:bottom w:val="none" w:sz="0" w:space="0" w:color="auto"/>
            <w:right w:val="none" w:sz="0" w:space="0" w:color="auto"/>
          </w:divBdr>
        </w:div>
        <w:div w:id="997197331">
          <w:marLeft w:val="640"/>
          <w:marRight w:val="0"/>
          <w:marTop w:val="0"/>
          <w:marBottom w:val="0"/>
          <w:divBdr>
            <w:top w:val="none" w:sz="0" w:space="0" w:color="auto"/>
            <w:left w:val="none" w:sz="0" w:space="0" w:color="auto"/>
            <w:bottom w:val="none" w:sz="0" w:space="0" w:color="auto"/>
            <w:right w:val="none" w:sz="0" w:space="0" w:color="auto"/>
          </w:divBdr>
        </w:div>
        <w:div w:id="1326785973">
          <w:marLeft w:val="640"/>
          <w:marRight w:val="0"/>
          <w:marTop w:val="0"/>
          <w:marBottom w:val="0"/>
          <w:divBdr>
            <w:top w:val="none" w:sz="0" w:space="0" w:color="auto"/>
            <w:left w:val="none" w:sz="0" w:space="0" w:color="auto"/>
            <w:bottom w:val="none" w:sz="0" w:space="0" w:color="auto"/>
            <w:right w:val="none" w:sz="0" w:space="0" w:color="auto"/>
          </w:divBdr>
        </w:div>
        <w:div w:id="106119276">
          <w:marLeft w:val="640"/>
          <w:marRight w:val="0"/>
          <w:marTop w:val="0"/>
          <w:marBottom w:val="0"/>
          <w:divBdr>
            <w:top w:val="none" w:sz="0" w:space="0" w:color="auto"/>
            <w:left w:val="none" w:sz="0" w:space="0" w:color="auto"/>
            <w:bottom w:val="none" w:sz="0" w:space="0" w:color="auto"/>
            <w:right w:val="none" w:sz="0" w:space="0" w:color="auto"/>
          </w:divBdr>
        </w:div>
        <w:div w:id="2053144090">
          <w:marLeft w:val="640"/>
          <w:marRight w:val="0"/>
          <w:marTop w:val="0"/>
          <w:marBottom w:val="0"/>
          <w:divBdr>
            <w:top w:val="none" w:sz="0" w:space="0" w:color="auto"/>
            <w:left w:val="none" w:sz="0" w:space="0" w:color="auto"/>
            <w:bottom w:val="none" w:sz="0" w:space="0" w:color="auto"/>
            <w:right w:val="none" w:sz="0" w:space="0" w:color="auto"/>
          </w:divBdr>
        </w:div>
        <w:div w:id="554925155">
          <w:marLeft w:val="640"/>
          <w:marRight w:val="0"/>
          <w:marTop w:val="0"/>
          <w:marBottom w:val="0"/>
          <w:divBdr>
            <w:top w:val="none" w:sz="0" w:space="0" w:color="auto"/>
            <w:left w:val="none" w:sz="0" w:space="0" w:color="auto"/>
            <w:bottom w:val="none" w:sz="0" w:space="0" w:color="auto"/>
            <w:right w:val="none" w:sz="0" w:space="0" w:color="auto"/>
          </w:divBdr>
        </w:div>
        <w:div w:id="1858739311">
          <w:marLeft w:val="640"/>
          <w:marRight w:val="0"/>
          <w:marTop w:val="0"/>
          <w:marBottom w:val="0"/>
          <w:divBdr>
            <w:top w:val="none" w:sz="0" w:space="0" w:color="auto"/>
            <w:left w:val="none" w:sz="0" w:space="0" w:color="auto"/>
            <w:bottom w:val="none" w:sz="0" w:space="0" w:color="auto"/>
            <w:right w:val="none" w:sz="0" w:space="0" w:color="auto"/>
          </w:divBdr>
        </w:div>
        <w:div w:id="1727532037">
          <w:marLeft w:val="640"/>
          <w:marRight w:val="0"/>
          <w:marTop w:val="0"/>
          <w:marBottom w:val="0"/>
          <w:divBdr>
            <w:top w:val="none" w:sz="0" w:space="0" w:color="auto"/>
            <w:left w:val="none" w:sz="0" w:space="0" w:color="auto"/>
            <w:bottom w:val="none" w:sz="0" w:space="0" w:color="auto"/>
            <w:right w:val="none" w:sz="0" w:space="0" w:color="auto"/>
          </w:divBdr>
        </w:div>
        <w:div w:id="1294336757">
          <w:marLeft w:val="640"/>
          <w:marRight w:val="0"/>
          <w:marTop w:val="0"/>
          <w:marBottom w:val="0"/>
          <w:divBdr>
            <w:top w:val="none" w:sz="0" w:space="0" w:color="auto"/>
            <w:left w:val="none" w:sz="0" w:space="0" w:color="auto"/>
            <w:bottom w:val="none" w:sz="0" w:space="0" w:color="auto"/>
            <w:right w:val="none" w:sz="0" w:space="0" w:color="auto"/>
          </w:divBdr>
        </w:div>
        <w:div w:id="482694683">
          <w:marLeft w:val="640"/>
          <w:marRight w:val="0"/>
          <w:marTop w:val="0"/>
          <w:marBottom w:val="0"/>
          <w:divBdr>
            <w:top w:val="none" w:sz="0" w:space="0" w:color="auto"/>
            <w:left w:val="none" w:sz="0" w:space="0" w:color="auto"/>
            <w:bottom w:val="none" w:sz="0" w:space="0" w:color="auto"/>
            <w:right w:val="none" w:sz="0" w:space="0" w:color="auto"/>
          </w:divBdr>
        </w:div>
        <w:div w:id="2099791384">
          <w:marLeft w:val="640"/>
          <w:marRight w:val="0"/>
          <w:marTop w:val="0"/>
          <w:marBottom w:val="0"/>
          <w:divBdr>
            <w:top w:val="none" w:sz="0" w:space="0" w:color="auto"/>
            <w:left w:val="none" w:sz="0" w:space="0" w:color="auto"/>
            <w:bottom w:val="none" w:sz="0" w:space="0" w:color="auto"/>
            <w:right w:val="none" w:sz="0" w:space="0" w:color="auto"/>
          </w:divBdr>
        </w:div>
        <w:div w:id="1235630203">
          <w:marLeft w:val="640"/>
          <w:marRight w:val="0"/>
          <w:marTop w:val="0"/>
          <w:marBottom w:val="0"/>
          <w:divBdr>
            <w:top w:val="none" w:sz="0" w:space="0" w:color="auto"/>
            <w:left w:val="none" w:sz="0" w:space="0" w:color="auto"/>
            <w:bottom w:val="none" w:sz="0" w:space="0" w:color="auto"/>
            <w:right w:val="none" w:sz="0" w:space="0" w:color="auto"/>
          </w:divBdr>
        </w:div>
        <w:div w:id="863321561">
          <w:marLeft w:val="640"/>
          <w:marRight w:val="0"/>
          <w:marTop w:val="0"/>
          <w:marBottom w:val="0"/>
          <w:divBdr>
            <w:top w:val="none" w:sz="0" w:space="0" w:color="auto"/>
            <w:left w:val="none" w:sz="0" w:space="0" w:color="auto"/>
            <w:bottom w:val="none" w:sz="0" w:space="0" w:color="auto"/>
            <w:right w:val="none" w:sz="0" w:space="0" w:color="auto"/>
          </w:divBdr>
        </w:div>
        <w:div w:id="1334407361">
          <w:marLeft w:val="640"/>
          <w:marRight w:val="0"/>
          <w:marTop w:val="0"/>
          <w:marBottom w:val="0"/>
          <w:divBdr>
            <w:top w:val="none" w:sz="0" w:space="0" w:color="auto"/>
            <w:left w:val="none" w:sz="0" w:space="0" w:color="auto"/>
            <w:bottom w:val="none" w:sz="0" w:space="0" w:color="auto"/>
            <w:right w:val="none" w:sz="0" w:space="0" w:color="auto"/>
          </w:divBdr>
        </w:div>
        <w:div w:id="1375039785">
          <w:marLeft w:val="640"/>
          <w:marRight w:val="0"/>
          <w:marTop w:val="0"/>
          <w:marBottom w:val="0"/>
          <w:divBdr>
            <w:top w:val="none" w:sz="0" w:space="0" w:color="auto"/>
            <w:left w:val="none" w:sz="0" w:space="0" w:color="auto"/>
            <w:bottom w:val="none" w:sz="0" w:space="0" w:color="auto"/>
            <w:right w:val="none" w:sz="0" w:space="0" w:color="auto"/>
          </w:divBdr>
        </w:div>
        <w:div w:id="1632444429">
          <w:marLeft w:val="640"/>
          <w:marRight w:val="0"/>
          <w:marTop w:val="0"/>
          <w:marBottom w:val="0"/>
          <w:divBdr>
            <w:top w:val="none" w:sz="0" w:space="0" w:color="auto"/>
            <w:left w:val="none" w:sz="0" w:space="0" w:color="auto"/>
            <w:bottom w:val="none" w:sz="0" w:space="0" w:color="auto"/>
            <w:right w:val="none" w:sz="0" w:space="0" w:color="auto"/>
          </w:divBdr>
        </w:div>
        <w:div w:id="183641688">
          <w:marLeft w:val="640"/>
          <w:marRight w:val="0"/>
          <w:marTop w:val="0"/>
          <w:marBottom w:val="0"/>
          <w:divBdr>
            <w:top w:val="none" w:sz="0" w:space="0" w:color="auto"/>
            <w:left w:val="none" w:sz="0" w:space="0" w:color="auto"/>
            <w:bottom w:val="none" w:sz="0" w:space="0" w:color="auto"/>
            <w:right w:val="none" w:sz="0" w:space="0" w:color="auto"/>
          </w:divBdr>
        </w:div>
        <w:div w:id="1599482727">
          <w:marLeft w:val="640"/>
          <w:marRight w:val="0"/>
          <w:marTop w:val="0"/>
          <w:marBottom w:val="0"/>
          <w:divBdr>
            <w:top w:val="none" w:sz="0" w:space="0" w:color="auto"/>
            <w:left w:val="none" w:sz="0" w:space="0" w:color="auto"/>
            <w:bottom w:val="none" w:sz="0" w:space="0" w:color="auto"/>
            <w:right w:val="none" w:sz="0" w:space="0" w:color="auto"/>
          </w:divBdr>
        </w:div>
        <w:div w:id="688607015">
          <w:marLeft w:val="640"/>
          <w:marRight w:val="0"/>
          <w:marTop w:val="0"/>
          <w:marBottom w:val="0"/>
          <w:divBdr>
            <w:top w:val="none" w:sz="0" w:space="0" w:color="auto"/>
            <w:left w:val="none" w:sz="0" w:space="0" w:color="auto"/>
            <w:bottom w:val="none" w:sz="0" w:space="0" w:color="auto"/>
            <w:right w:val="none" w:sz="0" w:space="0" w:color="auto"/>
          </w:divBdr>
        </w:div>
        <w:div w:id="1673601574">
          <w:marLeft w:val="640"/>
          <w:marRight w:val="0"/>
          <w:marTop w:val="0"/>
          <w:marBottom w:val="0"/>
          <w:divBdr>
            <w:top w:val="none" w:sz="0" w:space="0" w:color="auto"/>
            <w:left w:val="none" w:sz="0" w:space="0" w:color="auto"/>
            <w:bottom w:val="none" w:sz="0" w:space="0" w:color="auto"/>
            <w:right w:val="none" w:sz="0" w:space="0" w:color="auto"/>
          </w:divBdr>
        </w:div>
        <w:div w:id="1060709903">
          <w:marLeft w:val="640"/>
          <w:marRight w:val="0"/>
          <w:marTop w:val="0"/>
          <w:marBottom w:val="0"/>
          <w:divBdr>
            <w:top w:val="none" w:sz="0" w:space="0" w:color="auto"/>
            <w:left w:val="none" w:sz="0" w:space="0" w:color="auto"/>
            <w:bottom w:val="none" w:sz="0" w:space="0" w:color="auto"/>
            <w:right w:val="none" w:sz="0" w:space="0" w:color="auto"/>
          </w:divBdr>
        </w:div>
      </w:divsChild>
    </w:div>
    <w:div w:id="1330327467">
      <w:bodyDiv w:val="1"/>
      <w:marLeft w:val="0"/>
      <w:marRight w:val="0"/>
      <w:marTop w:val="0"/>
      <w:marBottom w:val="0"/>
      <w:divBdr>
        <w:top w:val="none" w:sz="0" w:space="0" w:color="auto"/>
        <w:left w:val="none" w:sz="0" w:space="0" w:color="auto"/>
        <w:bottom w:val="none" w:sz="0" w:space="0" w:color="auto"/>
        <w:right w:val="none" w:sz="0" w:space="0" w:color="auto"/>
      </w:divBdr>
      <w:divsChild>
        <w:div w:id="1425107951">
          <w:marLeft w:val="640"/>
          <w:marRight w:val="0"/>
          <w:marTop w:val="0"/>
          <w:marBottom w:val="0"/>
          <w:divBdr>
            <w:top w:val="none" w:sz="0" w:space="0" w:color="auto"/>
            <w:left w:val="none" w:sz="0" w:space="0" w:color="auto"/>
            <w:bottom w:val="none" w:sz="0" w:space="0" w:color="auto"/>
            <w:right w:val="none" w:sz="0" w:space="0" w:color="auto"/>
          </w:divBdr>
        </w:div>
        <w:div w:id="968050984">
          <w:marLeft w:val="640"/>
          <w:marRight w:val="0"/>
          <w:marTop w:val="0"/>
          <w:marBottom w:val="0"/>
          <w:divBdr>
            <w:top w:val="none" w:sz="0" w:space="0" w:color="auto"/>
            <w:left w:val="none" w:sz="0" w:space="0" w:color="auto"/>
            <w:bottom w:val="none" w:sz="0" w:space="0" w:color="auto"/>
            <w:right w:val="none" w:sz="0" w:space="0" w:color="auto"/>
          </w:divBdr>
        </w:div>
        <w:div w:id="2101902143">
          <w:marLeft w:val="640"/>
          <w:marRight w:val="0"/>
          <w:marTop w:val="0"/>
          <w:marBottom w:val="0"/>
          <w:divBdr>
            <w:top w:val="none" w:sz="0" w:space="0" w:color="auto"/>
            <w:left w:val="none" w:sz="0" w:space="0" w:color="auto"/>
            <w:bottom w:val="none" w:sz="0" w:space="0" w:color="auto"/>
            <w:right w:val="none" w:sz="0" w:space="0" w:color="auto"/>
          </w:divBdr>
        </w:div>
        <w:div w:id="1035547813">
          <w:marLeft w:val="640"/>
          <w:marRight w:val="0"/>
          <w:marTop w:val="0"/>
          <w:marBottom w:val="0"/>
          <w:divBdr>
            <w:top w:val="none" w:sz="0" w:space="0" w:color="auto"/>
            <w:left w:val="none" w:sz="0" w:space="0" w:color="auto"/>
            <w:bottom w:val="none" w:sz="0" w:space="0" w:color="auto"/>
            <w:right w:val="none" w:sz="0" w:space="0" w:color="auto"/>
          </w:divBdr>
        </w:div>
        <w:div w:id="1753890104">
          <w:marLeft w:val="640"/>
          <w:marRight w:val="0"/>
          <w:marTop w:val="0"/>
          <w:marBottom w:val="0"/>
          <w:divBdr>
            <w:top w:val="none" w:sz="0" w:space="0" w:color="auto"/>
            <w:left w:val="none" w:sz="0" w:space="0" w:color="auto"/>
            <w:bottom w:val="none" w:sz="0" w:space="0" w:color="auto"/>
            <w:right w:val="none" w:sz="0" w:space="0" w:color="auto"/>
          </w:divBdr>
        </w:div>
        <w:div w:id="465437164">
          <w:marLeft w:val="640"/>
          <w:marRight w:val="0"/>
          <w:marTop w:val="0"/>
          <w:marBottom w:val="0"/>
          <w:divBdr>
            <w:top w:val="none" w:sz="0" w:space="0" w:color="auto"/>
            <w:left w:val="none" w:sz="0" w:space="0" w:color="auto"/>
            <w:bottom w:val="none" w:sz="0" w:space="0" w:color="auto"/>
            <w:right w:val="none" w:sz="0" w:space="0" w:color="auto"/>
          </w:divBdr>
        </w:div>
        <w:div w:id="760830836">
          <w:marLeft w:val="640"/>
          <w:marRight w:val="0"/>
          <w:marTop w:val="0"/>
          <w:marBottom w:val="0"/>
          <w:divBdr>
            <w:top w:val="none" w:sz="0" w:space="0" w:color="auto"/>
            <w:left w:val="none" w:sz="0" w:space="0" w:color="auto"/>
            <w:bottom w:val="none" w:sz="0" w:space="0" w:color="auto"/>
            <w:right w:val="none" w:sz="0" w:space="0" w:color="auto"/>
          </w:divBdr>
        </w:div>
        <w:div w:id="614213252">
          <w:marLeft w:val="640"/>
          <w:marRight w:val="0"/>
          <w:marTop w:val="0"/>
          <w:marBottom w:val="0"/>
          <w:divBdr>
            <w:top w:val="none" w:sz="0" w:space="0" w:color="auto"/>
            <w:left w:val="none" w:sz="0" w:space="0" w:color="auto"/>
            <w:bottom w:val="none" w:sz="0" w:space="0" w:color="auto"/>
            <w:right w:val="none" w:sz="0" w:space="0" w:color="auto"/>
          </w:divBdr>
        </w:div>
        <w:div w:id="873427877">
          <w:marLeft w:val="640"/>
          <w:marRight w:val="0"/>
          <w:marTop w:val="0"/>
          <w:marBottom w:val="0"/>
          <w:divBdr>
            <w:top w:val="none" w:sz="0" w:space="0" w:color="auto"/>
            <w:left w:val="none" w:sz="0" w:space="0" w:color="auto"/>
            <w:bottom w:val="none" w:sz="0" w:space="0" w:color="auto"/>
            <w:right w:val="none" w:sz="0" w:space="0" w:color="auto"/>
          </w:divBdr>
        </w:div>
        <w:div w:id="642856307">
          <w:marLeft w:val="640"/>
          <w:marRight w:val="0"/>
          <w:marTop w:val="0"/>
          <w:marBottom w:val="0"/>
          <w:divBdr>
            <w:top w:val="none" w:sz="0" w:space="0" w:color="auto"/>
            <w:left w:val="none" w:sz="0" w:space="0" w:color="auto"/>
            <w:bottom w:val="none" w:sz="0" w:space="0" w:color="auto"/>
            <w:right w:val="none" w:sz="0" w:space="0" w:color="auto"/>
          </w:divBdr>
        </w:div>
        <w:div w:id="124930788">
          <w:marLeft w:val="640"/>
          <w:marRight w:val="0"/>
          <w:marTop w:val="0"/>
          <w:marBottom w:val="0"/>
          <w:divBdr>
            <w:top w:val="none" w:sz="0" w:space="0" w:color="auto"/>
            <w:left w:val="none" w:sz="0" w:space="0" w:color="auto"/>
            <w:bottom w:val="none" w:sz="0" w:space="0" w:color="auto"/>
            <w:right w:val="none" w:sz="0" w:space="0" w:color="auto"/>
          </w:divBdr>
        </w:div>
        <w:div w:id="1314674224">
          <w:marLeft w:val="640"/>
          <w:marRight w:val="0"/>
          <w:marTop w:val="0"/>
          <w:marBottom w:val="0"/>
          <w:divBdr>
            <w:top w:val="none" w:sz="0" w:space="0" w:color="auto"/>
            <w:left w:val="none" w:sz="0" w:space="0" w:color="auto"/>
            <w:bottom w:val="none" w:sz="0" w:space="0" w:color="auto"/>
            <w:right w:val="none" w:sz="0" w:space="0" w:color="auto"/>
          </w:divBdr>
        </w:div>
        <w:div w:id="1807354507">
          <w:marLeft w:val="640"/>
          <w:marRight w:val="0"/>
          <w:marTop w:val="0"/>
          <w:marBottom w:val="0"/>
          <w:divBdr>
            <w:top w:val="none" w:sz="0" w:space="0" w:color="auto"/>
            <w:left w:val="none" w:sz="0" w:space="0" w:color="auto"/>
            <w:bottom w:val="none" w:sz="0" w:space="0" w:color="auto"/>
            <w:right w:val="none" w:sz="0" w:space="0" w:color="auto"/>
          </w:divBdr>
        </w:div>
        <w:div w:id="1580290879">
          <w:marLeft w:val="640"/>
          <w:marRight w:val="0"/>
          <w:marTop w:val="0"/>
          <w:marBottom w:val="0"/>
          <w:divBdr>
            <w:top w:val="none" w:sz="0" w:space="0" w:color="auto"/>
            <w:left w:val="none" w:sz="0" w:space="0" w:color="auto"/>
            <w:bottom w:val="none" w:sz="0" w:space="0" w:color="auto"/>
            <w:right w:val="none" w:sz="0" w:space="0" w:color="auto"/>
          </w:divBdr>
        </w:div>
        <w:div w:id="818689055">
          <w:marLeft w:val="640"/>
          <w:marRight w:val="0"/>
          <w:marTop w:val="0"/>
          <w:marBottom w:val="0"/>
          <w:divBdr>
            <w:top w:val="none" w:sz="0" w:space="0" w:color="auto"/>
            <w:left w:val="none" w:sz="0" w:space="0" w:color="auto"/>
            <w:bottom w:val="none" w:sz="0" w:space="0" w:color="auto"/>
            <w:right w:val="none" w:sz="0" w:space="0" w:color="auto"/>
          </w:divBdr>
        </w:div>
        <w:div w:id="906916191">
          <w:marLeft w:val="640"/>
          <w:marRight w:val="0"/>
          <w:marTop w:val="0"/>
          <w:marBottom w:val="0"/>
          <w:divBdr>
            <w:top w:val="none" w:sz="0" w:space="0" w:color="auto"/>
            <w:left w:val="none" w:sz="0" w:space="0" w:color="auto"/>
            <w:bottom w:val="none" w:sz="0" w:space="0" w:color="auto"/>
            <w:right w:val="none" w:sz="0" w:space="0" w:color="auto"/>
          </w:divBdr>
        </w:div>
        <w:div w:id="1063799703">
          <w:marLeft w:val="640"/>
          <w:marRight w:val="0"/>
          <w:marTop w:val="0"/>
          <w:marBottom w:val="0"/>
          <w:divBdr>
            <w:top w:val="none" w:sz="0" w:space="0" w:color="auto"/>
            <w:left w:val="none" w:sz="0" w:space="0" w:color="auto"/>
            <w:bottom w:val="none" w:sz="0" w:space="0" w:color="auto"/>
            <w:right w:val="none" w:sz="0" w:space="0" w:color="auto"/>
          </w:divBdr>
        </w:div>
        <w:div w:id="395855781">
          <w:marLeft w:val="640"/>
          <w:marRight w:val="0"/>
          <w:marTop w:val="0"/>
          <w:marBottom w:val="0"/>
          <w:divBdr>
            <w:top w:val="none" w:sz="0" w:space="0" w:color="auto"/>
            <w:left w:val="none" w:sz="0" w:space="0" w:color="auto"/>
            <w:bottom w:val="none" w:sz="0" w:space="0" w:color="auto"/>
            <w:right w:val="none" w:sz="0" w:space="0" w:color="auto"/>
          </w:divBdr>
        </w:div>
        <w:div w:id="540092694">
          <w:marLeft w:val="640"/>
          <w:marRight w:val="0"/>
          <w:marTop w:val="0"/>
          <w:marBottom w:val="0"/>
          <w:divBdr>
            <w:top w:val="none" w:sz="0" w:space="0" w:color="auto"/>
            <w:left w:val="none" w:sz="0" w:space="0" w:color="auto"/>
            <w:bottom w:val="none" w:sz="0" w:space="0" w:color="auto"/>
            <w:right w:val="none" w:sz="0" w:space="0" w:color="auto"/>
          </w:divBdr>
        </w:div>
        <w:div w:id="1591499236">
          <w:marLeft w:val="640"/>
          <w:marRight w:val="0"/>
          <w:marTop w:val="0"/>
          <w:marBottom w:val="0"/>
          <w:divBdr>
            <w:top w:val="none" w:sz="0" w:space="0" w:color="auto"/>
            <w:left w:val="none" w:sz="0" w:space="0" w:color="auto"/>
            <w:bottom w:val="none" w:sz="0" w:space="0" w:color="auto"/>
            <w:right w:val="none" w:sz="0" w:space="0" w:color="auto"/>
          </w:divBdr>
        </w:div>
        <w:div w:id="1286425375">
          <w:marLeft w:val="640"/>
          <w:marRight w:val="0"/>
          <w:marTop w:val="0"/>
          <w:marBottom w:val="0"/>
          <w:divBdr>
            <w:top w:val="none" w:sz="0" w:space="0" w:color="auto"/>
            <w:left w:val="none" w:sz="0" w:space="0" w:color="auto"/>
            <w:bottom w:val="none" w:sz="0" w:space="0" w:color="auto"/>
            <w:right w:val="none" w:sz="0" w:space="0" w:color="auto"/>
          </w:divBdr>
        </w:div>
        <w:div w:id="1675256044">
          <w:marLeft w:val="640"/>
          <w:marRight w:val="0"/>
          <w:marTop w:val="0"/>
          <w:marBottom w:val="0"/>
          <w:divBdr>
            <w:top w:val="none" w:sz="0" w:space="0" w:color="auto"/>
            <w:left w:val="none" w:sz="0" w:space="0" w:color="auto"/>
            <w:bottom w:val="none" w:sz="0" w:space="0" w:color="auto"/>
            <w:right w:val="none" w:sz="0" w:space="0" w:color="auto"/>
          </w:divBdr>
        </w:div>
        <w:div w:id="691960636">
          <w:marLeft w:val="640"/>
          <w:marRight w:val="0"/>
          <w:marTop w:val="0"/>
          <w:marBottom w:val="0"/>
          <w:divBdr>
            <w:top w:val="none" w:sz="0" w:space="0" w:color="auto"/>
            <w:left w:val="none" w:sz="0" w:space="0" w:color="auto"/>
            <w:bottom w:val="none" w:sz="0" w:space="0" w:color="auto"/>
            <w:right w:val="none" w:sz="0" w:space="0" w:color="auto"/>
          </w:divBdr>
        </w:div>
        <w:div w:id="526912665">
          <w:marLeft w:val="640"/>
          <w:marRight w:val="0"/>
          <w:marTop w:val="0"/>
          <w:marBottom w:val="0"/>
          <w:divBdr>
            <w:top w:val="none" w:sz="0" w:space="0" w:color="auto"/>
            <w:left w:val="none" w:sz="0" w:space="0" w:color="auto"/>
            <w:bottom w:val="none" w:sz="0" w:space="0" w:color="auto"/>
            <w:right w:val="none" w:sz="0" w:space="0" w:color="auto"/>
          </w:divBdr>
        </w:div>
        <w:div w:id="1445420226">
          <w:marLeft w:val="640"/>
          <w:marRight w:val="0"/>
          <w:marTop w:val="0"/>
          <w:marBottom w:val="0"/>
          <w:divBdr>
            <w:top w:val="none" w:sz="0" w:space="0" w:color="auto"/>
            <w:left w:val="none" w:sz="0" w:space="0" w:color="auto"/>
            <w:bottom w:val="none" w:sz="0" w:space="0" w:color="auto"/>
            <w:right w:val="none" w:sz="0" w:space="0" w:color="auto"/>
          </w:divBdr>
        </w:div>
        <w:div w:id="399137631">
          <w:marLeft w:val="640"/>
          <w:marRight w:val="0"/>
          <w:marTop w:val="0"/>
          <w:marBottom w:val="0"/>
          <w:divBdr>
            <w:top w:val="none" w:sz="0" w:space="0" w:color="auto"/>
            <w:left w:val="none" w:sz="0" w:space="0" w:color="auto"/>
            <w:bottom w:val="none" w:sz="0" w:space="0" w:color="auto"/>
            <w:right w:val="none" w:sz="0" w:space="0" w:color="auto"/>
          </w:divBdr>
        </w:div>
        <w:div w:id="1279751659">
          <w:marLeft w:val="640"/>
          <w:marRight w:val="0"/>
          <w:marTop w:val="0"/>
          <w:marBottom w:val="0"/>
          <w:divBdr>
            <w:top w:val="none" w:sz="0" w:space="0" w:color="auto"/>
            <w:left w:val="none" w:sz="0" w:space="0" w:color="auto"/>
            <w:bottom w:val="none" w:sz="0" w:space="0" w:color="auto"/>
            <w:right w:val="none" w:sz="0" w:space="0" w:color="auto"/>
          </w:divBdr>
        </w:div>
        <w:div w:id="425540774">
          <w:marLeft w:val="640"/>
          <w:marRight w:val="0"/>
          <w:marTop w:val="0"/>
          <w:marBottom w:val="0"/>
          <w:divBdr>
            <w:top w:val="none" w:sz="0" w:space="0" w:color="auto"/>
            <w:left w:val="none" w:sz="0" w:space="0" w:color="auto"/>
            <w:bottom w:val="none" w:sz="0" w:space="0" w:color="auto"/>
            <w:right w:val="none" w:sz="0" w:space="0" w:color="auto"/>
          </w:divBdr>
        </w:div>
        <w:div w:id="471293919">
          <w:marLeft w:val="640"/>
          <w:marRight w:val="0"/>
          <w:marTop w:val="0"/>
          <w:marBottom w:val="0"/>
          <w:divBdr>
            <w:top w:val="none" w:sz="0" w:space="0" w:color="auto"/>
            <w:left w:val="none" w:sz="0" w:space="0" w:color="auto"/>
            <w:bottom w:val="none" w:sz="0" w:space="0" w:color="auto"/>
            <w:right w:val="none" w:sz="0" w:space="0" w:color="auto"/>
          </w:divBdr>
        </w:div>
        <w:div w:id="2131512879">
          <w:marLeft w:val="640"/>
          <w:marRight w:val="0"/>
          <w:marTop w:val="0"/>
          <w:marBottom w:val="0"/>
          <w:divBdr>
            <w:top w:val="none" w:sz="0" w:space="0" w:color="auto"/>
            <w:left w:val="none" w:sz="0" w:space="0" w:color="auto"/>
            <w:bottom w:val="none" w:sz="0" w:space="0" w:color="auto"/>
            <w:right w:val="none" w:sz="0" w:space="0" w:color="auto"/>
          </w:divBdr>
        </w:div>
        <w:div w:id="278802560">
          <w:marLeft w:val="640"/>
          <w:marRight w:val="0"/>
          <w:marTop w:val="0"/>
          <w:marBottom w:val="0"/>
          <w:divBdr>
            <w:top w:val="none" w:sz="0" w:space="0" w:color="auto"/>
            <w:left w:val="none" w:sz="0" w:space="0" w:color="auto"/>
            <w:bottom w:val="none" w:sz="0" w:space="0" w:color="auto"/>
            <w:right w:val="none" w:sz="0" w:space="0" w:color="auto"/>
          </w:divBdr>
        </w:div>
        <w:div w:id="2063869805">
          <w:marLeft w:val="640"/>
          <w:marRight w:val="0"/>
          <w:marTop w:val="0"/>
          <w:marBottom w:val="0"/>
          <w:divBdr>
            <w:top w:val="none" w:sz="0" w:space="0" w:color="auto"/>
            <w:left w:val="none" w:sz="0" w:space="0" w:color="auto"/>
            <w:bottom w:val="none" w:sz="0" w:space="0" w:color="auto"/>
            <w:right w:val="none" w:sz="0" w:space="0" w:color="auto"/>
          </w:divBdr>
        </w:div>
        <w:div w:id="441074454">
          <w:marLeft w:val="640"/>
          <w:marRight w:val="0"/>
          <w:marTop w:val="0"/>
          <w:marBottom w:val="0"/>
          <w:divBdr>
            <w:top w:val="none" w:sz="0" w:space="0" w:color="auto"/>
            <w:left w:val="none" w:sz="0" w:space="0" w:color="auto"/>
            <w:bottom w:val="none" w:sz="0" w:space="0" w:color="auto"/>
            <w:right w:val="none" w:sz="0" w:space="0" w:color="auto"/>
          </w:divBdr>
        </w:div>
        <w:div w:id="563563645">
          <w:marLeft w:val="640"/>
          <w:marRight w:val="0"/>
          <w:marTop w:val="0"/>
          <w:marBottom w:val="0"/>
          <w:divBdr>
            <w:top w:val="none" w:sz="0" w:space="0" w:color="auto"/>
            <w:left w:val="none" w:sz="0" w:space="0" w:color="auto"/>
            <w:bottom w:val="none" w:sz="0" w:space="0" w:color="auto"/>
            <w:right w:val="none" w:sz="0" w:space="0" w:color="auto"/>
          </w:divBdr>
        </w:div>
        <w:div w:id="1949041980">
          <w:marLeft w:val="640"/>
          <w:marRight w:val="0"/>
          <w:marTop w:val="0"/>
          <w:marBottom w:val="0"/>
          <w:divBdr>
            <w:top w:val="none" w:sz="0" w:space="0" w:color="auto"/>
            <w:left w:val="none" w:sz="0" w:space="0" w:color="auto"/>
            <w:bottom w:val="none" w:sz="0" w:space="0" w:color="auto"/>
            <w:right w:val="none" w:sz="0" w:space="0" w:color="auto"/>
          </w:divBdr>
        </w:div>
        <w:div w:id="1785616758">
          <w:marLeft w:val="640"/>
          <w:marRight w:val="0"/>
          <w:marTop w:val="0"/>
          <w:marBottom w:val="0"/>
          <w:divBdr>
            <w:top w:val="none" w:sz="0" w:space="0" w:color="auto"/>
            <w:left w:val="none" w:sz="0" w:space="0" w:color="auto"/>
            <w:bottom w:val="none" w:sz="0" w:space="0" w:color="auto"/>
            <w:right w:val="none" w:sz="0" w:space="0" w:color="auto"/>
          </w:divBdr>
        </w:div>
        <w:div w:id="212205731">
          <w:marLeft w:val="640"/>
          <w:marRight w:val="0"/>
          <w:marTop w:val="0"/>
          <w:marBottom w:val="0"/>
          <w:divBdr>
            <w:top w:val="none" w:sz="0" w:space="0" w:color="auto"/>
            <w:left w:val="none" w:sz="0" w:space="0" w:color="auto"/>
            <w:bottom w:val="none" w:sz="0" w:space="0" w:color="auto"/>
            <w:right w:val="none" w:sz="0" w:space="0" w:color="auto"/>
          </w:divBdr>
        </w:div>
        <w:div w:id="1124732109">
          <w:marLeft w:val="640"/>
          <w:marRight w:val="0"/>
          <w:marTop w:val="0"/>
          <w:marBottom w:val="0"/>
          <w:divBdr>
            <w:top w:val="none" w:sz="0" w:space="0" w:color="auto"/>
            <w:left w:val="none" w:sz="0" w:space="0" w:color="auto"/>
            <w:bottom w:val="none" w:sz="0" w:space="0" w:color="auto"/>
            <w:right w:val="none" w:sz="0" w:space="0" w:color="auto"/>
          </w:divBdr>
        </w:div>
        <w:div w:id="828442288">
          <w:marLeft w:val="640"/>
          <w:marRight w:val="0"/>
          <w:marTop w:val="0"/>
          <w:marBottom w:val="0"/>
          <w:divBdr>
            <w:top w:val="none" w:sz="0" w:space="0" w:color="auto"/>
            <w:left w:val="none" w:sz="0" w:space="0" w:color="auto"/>
            <w:bottom w:val="none" w:sz="0" w:space="0" w:color="auto"/>
            <w:right w:val="none" w:sz="0" w:space="0" w:color="auto"/>
          </w:divBdr>
        </w:div>
        <w:div w:id="74322062">
          <w:marLeft w:val="640"/>
          <w:marRight w:val="0"/>
          <w:marTop w:val="0"/>
          <w:marBottom w:val="0"/>
          <w:divBdr>
            <w:top w:val="none" w:sz="0" w:space="0" w:color="auto"/>
            <w:left w:val="none" w:sz="0" w:space="0" w:color="auto"/>
            <w:bottom w:val="none" w:sz="0" w:space="0" w:color="auto"/>
            <w:right w:val="none" w:sz="0" w:space="0" w:color="auto"/>
          </w:divBdr>
        </w:div>
        <w:div w:id="2099905933">
          <w:marLeft w:val="640"/>
          <w:marRight w:val="0"/>
          <w:marTop w:val="0"/>
          <w:marBottom w:val="0"/>
          <w:divBdr>
            <w:top w:val="none" w:sz="0" w:space="0" w:color="auto"/>
            <w:left w:val="none" w:sz="0" w:space="0" w:color="auto"/>
            <w:bottom w:val="none" w:sz="0" w:space="0" w:color="auto"/>
            <w:right w:val="none" w:sz="0" w:space="0" w:color="auto"/>
          </w:divBdr>
        </w:div>
      </w:divsChild>
    </w:div>
    <w:div w:id="1343118783">
      <w:bodyDiv w:val="1"/>
      <w:marLeft w:val="0"/>
      <w:marRight w:val="0"/>
      <w:marTop w:val="0"/>
      <w:marBottom w:val="0"/>
      <w:divBdr>
        <w:top w:val="none" w:sz="0" w:space="0" w:color="auto"/>
        <w:left w:val="none" w:sz="0" w:space="0" w:color="auto"/>
        <w:bottom w:val="none" w:sz="0" w:space="0" w:color="auto"/>
        <w:right w:val="none" w:sz="0" w:space="0" w:color="auto"/>
      </w:divBdr>
      <w:divsChild>
        <w:div w:id="18548617">
          <w:marLeft w:val="640"/>
          <w:marRight w:val="0"/>
          <w:marTop w:val="0"/>
          <w:marBottom w:val="0"/>
          <w:divBdr>
            <w:top w:val="none" w:sz="0" w:space="0" w:color="auto"/>
            <w:left w:val="none" w:sz="0" w:space="0" w:color="auto"/>
            <w:bottom w:val="none" w:sz="0" w:space="0" w:color="auto"/>
            <w:right w:val="none" w:sz="0" w:space="0" w:color="auto"/>
          </w:divBdr>
        </w:div>
        <w:div w:id="60449835">
          <w:marLeft w:val="640"/>
          <w:marRight w:val="0"/>
          <w:marTop w:val="0"/>
          <w:marBottom w:val="0"/>
          <w:divBdr>
            <w:top w:val="none" w:sz="0" w:space="0" w:color="auto"/>
            <w:left w:val="none" w:sz="0" w:space="0" w:color="auto"/>
            <w:bottom w:val="none" w:sz="0" w:space="0" w:color="auto"/>
            <w:right w:val="none" w:sz="0" w:space="0" w:color="auto"/>
          </w:divBdr>
        </w:div>
        <w:div w:id="276764043">
          <w:marLeft w:val="640"/>
          <w:marRight w:val="0"/>
          <w:marTop w:val="0"/>
          <w:marBottom w:val="0"/>
          <w:divBdr>
            <w:top w:val="none" w:sz="0" w:space="0" w:color="auto"/>
            <w:left w:val="none" w:sz="0" w:space="0" w:color="auto"/>
            <w:bottom w:val="none" w:sz="0" w:space="0" w:color="auto"/>
            <w:right w:val="none" w:sz="0" w:space="0" w:color="auto"/>
          </w:divBdr>
        </w:div>
        <w:div w:id="300549099">
          <w:marLeft w:val="640"/>
          <w:marRight w:val="0"/>
          <w:marTop w:val="0"/>
          <w:marBottom w:val="0"/>
          <w:divBdr>
            <w:top w:val="none" w:sz="0" w:space="0" w:color="auto"/>
            <w:left w:val="none" w:sz="0" w:space="0" w:color="auto"/>
            <w:bottom w:val="none" w:sz="0" w:space="0" w:color="auto"/>
            <w:right w:val="none" w:sz="0" w:space="0" w:color="auto"/>
          </w:divBdr>
        </w:div>
        <w:div w:id="440686116">
          <w:marLeft w:val="640"/>
          <w:marRight w:val="0"/>
          <w:marTop w:val="0"/>
          <w:marBottom w:val="0"/>
          <w:divBdr>
            <w:top w:val="none" w:sz="0" w:space="0" w:color="auto"/>
            <w:left w:val="none" w:sz="0" w:space="0" w:color="auto"/>
            <w:bottom w:val="none" w:sz="0" w:space="0" w:color="auto"/>
            <w:right w:val="none" w:sz="0" w:space="0" w:color="auto"/>
          </w:divBdr>
        </w:div>
        <w:div w:id="549921320">
          <w:marLeft w:val="640"/>
          <w:marRight w:val="0"/>
          <w:marTop w:val="0"/>
          <w:marBottom w:val="0"/>
          <w:divBdr>
            <w:top w:val="none" w:sz="0" w:space="0" w:color="auto"/>
            <w:left w:val="none" w:sz="0" w:space="0" w:color="auto"/>
            <w:bottom w:val="none" w:sz="0" w:space="0" w:color="auto"/>
            <w:right w:val="none" w:sz="0" w:space="0" w:color="auto"/>
          </w:divBdr>
        </w:div>
        <w:div w:id="825628619">
          <w:marLeft w:val="640"/>
          <w:marRight w:val="0"/>
          <w:marTop w:val="0"/>
          <w:marBottom w:val="0"/>
          <w:divBdr>
            <w:top w:val="none" w:sz="0" w:space="0" w:color="auto"/>
            <w:left w:val="none" w:sz="0" w:space="0" w:color="auto"/>
            <w:bottom w:val="none" w:sz="0" w:space="0" w:color="auto"/>
            <w:right w:val="none" w:sz="0" w:space="0" w:color="auto"/>
          </w:divBdr>
        </w:div>
        <w:div w:id="906766696">
          <w:marLeft w:val="640"/>
          <w:marRight w:val="0"/>
          <w:marTop w:val="0"/>
          <w:marBottom w:val="0"/>
          <w:divBdr>
            <w:top w:val="none" w:sz="0" w:space="0" w:color="auto"/>
            <w:left w:val="none" w:sz="0" w:space="0" w:color="auto"/>
            <w:bottom w:val="none" w:sz="0" w:space="0" w:color="auto"/>
            <w:right w:val="none" w:sz="0" w:space="0" w:color="auto"/>
          </w:divBdr>
        </w:div>
        <w:div w:id="1067415793">
          <w:marLeft w:val="640"/>
          <w:marRight w:val="0"/>
          <w:marTop w:val="0"/>
          <w:marBottom w:val="0"/>
          <w:divBdr>
            <w:top w:val="none" w:sz="0" w:space="0" w:color="auto"/>
            <w:left w:val="none" w:sz="0" w:space="0" w:color="auto"/>
            <w:bottom w:val="none" w:sz="0" w:space="0" w:color="auto"/>
            <w:right w:val="none" w:sz="0" w:space="0" w:color="auto"/>
          </w:divBdr>
        </w:div>
        <w:div w:id="1212692102">
          <w:marLeft w:val="640"/>
          <w:marRight w:val="0"/>
          <w:marTop w:val="0"/>
          <w:marBottom w:val="0"/>
          <w:divBdr>
            <w:top w:val="none" w:sz="0" w:space="0" w:color="auto"/>
            <w:left w:val="none" w:sz="0" w:space="0" w:color="auto"/>
            <w:bottom w:val="none" w:sz="0" w:space="0" w:color="auto"/>
            <w:right w:val="none" w:sz="0" w:space="0" w:color="auto"/>
          </w:divBdr>
        </w:div>
        <w:div w:id="1246453952">
          <w:marLeft w:val="640"/>
          <w:marRight w:val="0"/>
          <w:marTop w:val="0"/>
          <w:marBottom w:val="0"/>
          <w:divBdr>
            <w:top w:val="none" w:sz="0" w:space="0" w:color="auto"/>
            <w:left w:val="none" w:sz="0" w:space="0" w:color="auto"/>
            <w:bottom w:val="none" w:sz="0" w:space="0" w:color="auto"/>
            <w:right w:val="none" w:sz="0" w:space="0" w:color="auto"/>
          </w:divBdr>
        </w:div>
        <w:div w:id="1318025997">
          <w:marLeft w:val="640"/>
          <w:marRight w:val="0"/>
          <w:marTop w:val="0"/>
          <w:marBottom w:val="0"/>
          <w:divBdr>
            <w:top w:val="none" w:sz="0" w:space="0" w:color="auto"/>
            <w:left w:val="none" w:sz="0" w:space="0" w:color="auto"/>
            <w:bottom w:val="none" w:sz="0" w:space="0" w:color="auto"/>
            <w:right w:val="none" w:sz="0" w:space="0" w:color="auto"/>
          </w:divBdr>
        </w:div>
        <w:div w:id="1343123254">
          <w:marLeft w:val="640"/>
          <w:marRight w:val="0"/>
          <w:marTop w:val="0"/>
          <w:marBottom w:val="0"/>
          <w:divBdr>
            <w:top w:val="none" w:sz="0" w:space="0" w:color="auto"/>
            <w:left w:val="none" w:sz="0" w:space="0" w:color="auto"/>
            <w:bottom w:val="none" w:sz="0" w:space="0" w:color="auto"/>
            <w:right w:val="none" w:sz="0" w:space="0" w:color="auto"/>
          </w:divBdr>
        </w:div>
        <w:div w:id="1355423601">
          <w:marLeft w:val="640"/>
          <w:marRight w:val="0"/>
          <w:marTop w:val="0"/>
          <w:marBottom w:val="0"/>
          <w:divBdr>
            <w:top w:val="none" w:sz="0" w:space="0" w:color="auto"/>
            <w:left w:val="none" w:sz="0" w:space="0" w:color="auto"/>
            <w:bottom w:val="none" w:sz="0" w:space="0" w:color="auto"/>
            <w:right w:val="none" w:sz="0" w:space="0" w:color="auto"/>
          </w:divBdr>
        </w:div>
        <w:div w:id="1384014685">
          <w:marLeft w:val="640"/>
          <w:marRight w:val="0"/>
          <w:marTop w:val="0"/>
          <w:marBottom w:val="0"/>
          <w:divBdr>
            <w:top w:val="none" w:sz="0" w:space="0" w:color="auto"/>
            <w:left w:val="none" w:sz="0" w:space="0" w:color="auto"/>
            <w:bottom w:val="none" w:sz="0" w:space="0" w:color="auto"/>
            <w:right w:val="none" w:sz="0" w:space="0" w:color="auto"/>
          </w:divBdr>
        </w:div>
        <w:div w:id="1505241884">
          <w:marLeft w:val="640"/>
          <w:marRight w:val="0"/>
          <w:marTop w:val="0"/>
          <w:marBottom w:val="0"/>
          <w:divBdr>
            <w:top w:val="none" w:sz="0" w:space="0" w:color="auto"/>
            <w:left w:val="none" w:sz="0" w:space="0" w:color="auto"/>
            <w:bottom w:val="none" w:sz="0" w:space="0" w:color="auto"/>
            <w:right w:val="none" w:sz="0" w:space="0" w:color="auto"/>
          </w:divBdr>
        </w:div>
        <w:div w:id="1846748801">
          <w:marLeft w:val="640"/>
          <w:marRight w:val="0"/>
          <w:marTop w:val="0"/>
          <w:marBottom w:val="0"/>
          <w:divBdr>
            <w:top w:val="none" w:sz="0" w:space="0" w:color="auto"/>
            <w:left w:val="none" w:sz="0" w:space="0" w:color="auto"/>
            <w:bottom w:val="none" w:sz="0" w:space="0" w:color="auto"/>
            <w:right w:val="none" w:sz="0" w:space="0" w:color="auto"/>
          </w:divBdr>
        </w:div>
        <w:div w:id="1891917927">
          <w:marLeft w:val="640"/>
          <w:marRight w:val="0"/>
          <w:marTop w:val="0"/>
          <w:marBottom w:val="0"/>
          <w:divBdr>
            <w:top w:val="none" w:sz="0" w:space="0" w:color="auto"/>
            <w:left w:val="none" w:sz="0" w:space="0" w:color="auto"/>
            <w:bottom w:val="none" w:sz="0" w:space="0" w:color="auto"/>
            <w:right w:val="none" w:sz="0" w:space="0" w:color="auto"/>
          </w:divBdr>
        </w:div>
        <w:div w:id="1911575895">
          <w:marLeft w:val="640"/>
          <w:marRight w:val="0"/>
          <w:marTop w:val="0"/>
          <w:marBottom w:val="0"/>
          <w:divBdr>
            <w:top w:val="none" w:sz="0" w:space="0" w:color="auto"/>
            <w:left w:val="none" w:sz="0" w:space="0" w:color="auto"/>
            <w:bottom w:val="none" w:sz="0" w:space="0" w:color="auto"/>
            <w:right w:val="none" w:sz="0" w:space="0" w:color="auto"/>
          </w:divBdr>
        </w:div>
        <w:div w:id="1929802781">
          <w:marLeft w:val="640"/>
          <w:marRight w:val="0"/>
          <w:marTop w:val="0"/>
          <w:marBottom w:val="0"/>
          <w:divBdr>
            <w:top w:val="none" w:sz="0" w:space="0" w:color="auto"/>
            <w:left w:val="none" w:sz="0" w:space="0" w:color="auto"/>
            <w:bottom w:val="none" w:sz="0" w:space="0" w:color="auto"/>
            <w:right w:val="none" w:sz="0" w:space="0" w:color="auto"/>
          </w:divBdr>
        </w:div>
        <w:div w:id="2011517347">
          <w:marLeft w:val="640"/>
          <w:marRight w:val="0"/>
          <w:marTop w:val="0"/>
          <w:marBottom w:val="0"/>
          <w:divBdr>
            <w:top w:val="none" w:sz="0" w:space="0" w:color="auto"/>
            <w:left w:val="none" w:sz="0" w:space="0" w:color="auto"/>
            <w:bottom w:val="none" w:sz="0" w:space="0" w:color="auto"/>
            <w:right w:val="none" w:sz="0" w:space="0" w:color="auto"/>
          </w:divBdr>
        </w:div>
        <w:div w:id="2044673012">
          <w:marLeft w:val="640"/>
          <w:marRight w:val="0"/>
          <w:marTop w:val="0"/>
          <w:marBottom w:val="0"/>
          <w:divBdr>
            <w:top w:val="none" w:sz="0" w:space="0" w:color="auto"/>
            <w:left w:val="none" w:sz="0" w:space="0" w:color="auto"/>
            <w:bottom w:val="none" w:sz="0" w:space="0" w:color="auto"/>
            <w:right w:val="none" w:sz="0" w:space="0" w:color="auto"/>
          </w:divBdr>
        </w:div>
        <w:div w:id="2066489923">
          <w:marLeft w:val="640"/>
          <w:marRight w:val="0"/>
          <w:marTop w:val="0"/>
          <w:marBottom w:val="0"/>
          <w:divBdr>
            <w:top w:val="none" w:sz="0" w:space="0" w:color="auto"/>
            <w:left w:val="none" w:sz="0" w:space="0" w:color="auto"/>
            <w:bottom w:val="none" w:sz="0" w:space="0" w:color="auto"/>
            <w:right w:val="none" w:sz="0" w:space="0" w:color="auto"/>
          </w:divBdr>
        </w:div>
      </w:divsChild>
    </w:div>
    <w:div w:id="1353846090">
      <w:bodyDiv w:val="1"/>
      <w:marLeft w:val="0"/>
      <w:marRight w:val="0"/>
      <w:marTop w:val="0"/>
      <w:marBottom w:val="0"/>
      <w:divBdr>
        <w:top w:val="none" w:sz="0" w:space="0" w:color="auto"/>
        <w:left w:val="none" w:sz="0" w:space="0" w:color="auto"/>
        <w:bottom w:val="none" w:sz="0" w:space="0" w:color="auto"/>
        <w:right w:val="none" w:sz="0" w:space="0" w:color="auto"/>
      </w:divBdr>
      <w:divsChild>
        <w:div w:id="912738424">
          <w:marLeft w:val="640"/>
          <w:marRight w:val="0"/>
          <w:marTop w:val="0"/>
          <w:marBottom w:val="0"/>
          <w:divBdr>
            <w:top w:val="none" w:sz="0" w:space="0" w:color="auto"/>
            <w:left w:val="none" w:sz="0" w:space="0" w:color="auto"/>
            <w:bottom w:val="none" w:sz="0" w:space="0" w:color="auto"/>
            <w:right w:val="none" w:sz="0" w:space="0" w:color="auto"/>
          </w:divBdr>
        </w:div>
        <w:div w:id="1518346331">
          <w:marLeft w:val="640"/>
          <w:marRight w:val="0"/>
          <w:marTop w:val="0"/>
          <w:marBottom w:val="0"/>
          <w:divBdr>
            <w:top w:val="none" w:sz="0" w:space="0" w:color="auto"/>
            <w:left w:val="none" w:sz="0" w:space="0" w:color="auto"/>
            <w:bottom w:val="none" w:sz="0" w:space="0" w:color="auto"/>
            <w:right w:val="none" w:sz="0" w:space="0" w:color="auto"/>
          </w:divBdr>
        </w:div>
        <w:div w:id="101153431">
          <w:marLeft w:val="640"/>
          <w:marRight w:val="0"/>
          <w:marTop w:val="0"/>
          <w:marBottom w:val="0"/>
          <w:divBdr>
            <w:top w:val="none" w:sz="0" w:space="0" w:color="auto"/>
            <w:left w:val="none" w:sz="0" w:space="0" w:color="auto"/>
            <w:bottom w:val="none" w:sz="0" w:space="0" w:color="auto"/>
            <w:right w:val="none" w:sz="0" w:space="0" w:color="auto"/>
          </w:divBdr>
        </w:div>
        <w:div w:id="399912731">
          <w:marLeft w:val="640"/>
          <w:marRight w:val="0"/>
          <w:marTop w:val="0"/>
          <w:marBottom w:val="0"/>
          <w:divBdr>
            <w:top w:val="none" w:sz="0" w:space="0" w:color="auto"/>
            <w:left w:val="none" w:sz="0" w:space="0" w:color="auto"/>
            <w:bottom w:val="none" w:sz="0" w:space="0" w:color="auto"/>
            <w:right w:val="none" w:sz="0" w:space="0" w:color="auto"/>
          </w:divBdr>
        </w:div>
        <w:div w:id="515114018">
          <w:marLeft w:val="640"/>
          <w:marRight w:val="0"/>
          <w:marTop w:val="0"/>
          <w:marBottom w:val="0"/>
          <w:divBdr>
            <w:top w:val="none" w:sz="0" w:space="0" w:color="auto"/>
            <w:left w:val="none" w:sz="0" w:space="0" w:color="auto"/>
            <w:bottom w:val="none" w:sz="0" w:space="0" w:color="auto"/>
            <w:right w:val="none" w:sz="0" w:space="0" w:color="auto"/>
          </w:divBdr>
        </w:div>
        <w:div w:id="928150012">
          <w:marLeft w:val="640"/>
          <w:marRight w:val="0"/>
          <w:marTop w:val="0"/>
          <w:marBottom w:val="0"/>
          <w:divBdr>
            <w:top w:val="none" w:sz="0" w:space="0" w:color="auto"/>
            <w:left w:val="none" w:sz="0" w:space="0" w:color="auto"/>
            <w:bottom w:val="none" w:sz="0" w:space="0" w:color="auto"/>
            <w:right w:val="none" w:sz="0" w:space="0" w:color="auto"/>
          </w:divBdr>
        </w:div>
        <w:div w:id="299237427">
          <w:marLeft w:val="640"/>
          <w:marRight w:val="0"/>
          <w:marTop w:val="0"/>
          <w:marBottom w:val="0"/>
          <w:divBdr>
            <w:top w:val="none" w:sz="0" w:space="0" w:color="auto"/>
            <w:left w:val="none" w:sz="0" w:space="0" w:color="auto"/>
            <w:bottom w:val="none" w:sz="0" w:space="0" w:color="auto"/>
            <w:right w:val="none" w:sz="0" w:space="0" w:color="auto"/>
          </w:divBdr>
        </w:div>
        <w:div w:id="446003457">
          <w:marLeft w:val="640"/>
          <w:marRight w:val="0"/>
          <w:marTop w:val="0"/>
          <w:marBottom w:val="0"/>
          <w:divBdr>
            <w:top w:val="none" w:sz="0" w:space="0" w:color="auto"/>
            <w:left w:val="none" w:sz="0" w:space="0" w:color="auto"/>
            <w:bottom w:val="none" w:sz="0" w:space="0" w:color="auto"/>
            <w:right w:val="none" w:sz="0" w:space="0" w:color="auto"/>
          </w:divBdr>
        </w:div>
        <w:div w:id="197664443">
          <w:marLeft w:val="640"/>
          <w:marRight w:val="0"/>
          <w:marTop w:val="0"/>
          <w:marBottom w:val="0"/>
          <w:divBdr>
            <w:top w:val="none" w:sz="0" w:space="0" w:color="auto"/>
            <w:left w:val="none" w:sz="0" w:space="0" w:color="auto"/>
            <w:bottom w:val="none" w:sz="0" w:space="0" w:color="auto"/>
            <w:right w:val="none" w:sz="0" w:space="0" w:color="auto"/>
          </w:divBdr>
        </w:div>
        <w:div w:id="887836960">
          <w:marLeft w:val="640"/>
          <w:marRight w:val="0"/>
          <w:marTop w:val="0"/>
          <w:marBottom w:val="0"/>
          <w:divBdr>
            <w:top w:val="none" w:sz="0" w:space="0" w:color="auto"/>
            <w:left w:val="none" w:sz="0" w:space="0" w:color="auto"/>
            <w:bottom w:val="none" w:sz="0" w:space="0" w:color="auto"/>
            <w:right w:val="none" w:sz="0" w:space="0" w:color="auto"/>
          </w:divBdr>
        </w:div>
        <w:div w:id="1811556761">
          <w:marLeft w:val="640"/>
          <w:marRight w:val="0"/>
          <w:marTop w:val="0"/>
          <w:marBottom w:val="0"/>
          <w:divBdr>
            <w:top w:val="none" w:sz="0" w:space="0" w:color="auto"/>
            <w:left w:val="none" w:sz="0" w:space="0" w:color="auto"/>
            <w:bottom w:val="none" w:sz="0" w:space="0" w:color="auto"/>
            <w:right w:val="none" w:sz="0" w:space="0" w:color="auto"/>
          </w:divBdr>
        </w:div>
        <w:div w:id="84232576">
          <w:marLeft w:val="640"/>
          <w:marRight w:val="0"/>
          <w:marTop w:val="0"/>
          <w:marBottom w:val="0"/>
          <w:divBdr>
            <w:top w:val="none" w:sz="0" w:space="0" w:color="auto"/>
            <w:left w:val="none" w:sz="0" w:space="0" w:color="auto"/>
            <w:bottom w:val="none" w:sz="0" w:space="0" w:color="auto"/>
            <w:right w:val="none" w:sz="0" w:space="0" w:color="auto"/>
          </w:divBdr>
        </w:div>
        <w:div w:id="684136370">
          <w:marLeft w:val="640"/>
          <w:marRight w:val="0"/>
          <w:marTop w:val="0"/>
          <w:marBottom w:val="0"/>
          <w:divBdr>
            <w:top w:val="none" w:sz="0" w:space="0" w:color="auto"/>
            <w:left w:val="none" w:sz="0" w:space="0" w:color="auto"/>
            <w:bottom w:val="none" w:sz="0" w:space="0" w:color="auto"/>
            <w:right w:val="none" w:sz="0" w:space="0" w:color="auto"/>
          </w:divBdr>
        </w:div>
        <w:div w:id="1172064782">
          <w:marLeft w:val="640"/>
          <w:marRight w:val="0"/>
          <w:marTop w:val="0"/>
          <w:marBottom w:val="0"/>
          <w:divBdr>
            <w:top w:val="none" w:sz="0" w:space="0" w:color="auto"/>
            <w:left w:val="none" w:sz="0" w:space="0" w:color="auto"/>
            <w:bottom w:val="none" w:sz="0" w:space="0" w:color="auto"/>
            <w:right w:val="none" w:sz="0" w:space="0" w:color="auto"/>
          </w:divBdr>
        </w:div>
        <w:div w:id="896815449">
          <w:marLeft w:val="640"/>
          <w:marRight w:val="0"/>
          <w:marTop w:val="0"/>
          <w:marBottom w:val="0"/>
          <w:divBdr>
            <w:top w:val="none" w:sz="0" w:space="0" w:color="auto"/>
            <w:left w:val="none" w:sz="0" w:space="0" w:color="auto"/>
            <w:bottom w:val="none" w:sz="0" w:space="0" w:color="auto"/>
            <w:right w:val="none" w:sz="0" w:space="0" w:color="auto"/>
          </w:divBdr>
        </w:div>
        <w:div w:id="32731986">
          <w:marLeft w:val="640"/>
          <w:marRight w:val="0"/>
          <w:marTop w:val="0"/>
          <w:marBottom w:val="0"/>
          <w:divBdr>
            <w:top w:val="none" w:sz="0" w:space="0" w:color="auto"/>
            <w:left w:val="none" w:sz="0" w:space="0" w:color="auto"/>
            <w:bottom w:val="none" w:sz="0" w:space="0" w:color="auto"/>
            <w:right w:val="none" w:sz="0" w:space="0" w:color="auto"/>
          </w:divBdr>
        </w:div>
        <w:div w:id="1671450143">
          <w:marLeft w:val="640"/>
          <w:marRight w:val="0"/>
          <w:marTop w:val="0"/>
          <w:marBottom w:val="0"/>
          <w:divBdr>
            <w:top w:val="none" w:sz="0" w:space="0" w:color="auto"/>
            <w:left w:val="none" w:sz="0" w:space="0" w:color="auto"/>
            <w:bottom w:val="none" w:sz="0" w:space="0" w:color="auto"/>
            <w:right w:val="none" w:sz="0" w:space="0" w:color="auto"/>
          </w:divBdr>
        </w:div>
        <w:div w:id="1722512612">
          <w:marLeft w:val="640"/>
          <w:marRight w:val="0"/>
          <w:marTop w:val="0"/>
          <w:marBottom w:val="0"/>
          <w:divBdr>
            <w:top w:val="none" w:sz="0" w:space="0" w:color="auto"/>
            <w:left w:val="none" w:sz="0" w:space="0" w:color="auto"/>
            <w:bottom w:val="none" w:sz="0" w:space="0" w:color="auto"/>
            <w:right w:val="none" w:sz="0" w:space="0" w:color="auto"/>
          </w:divBdr>
        </w:div>
        <w:div w:id="1190146419">
          <w:marLeft w:val="640"/>
          <w:marRight w:val="0"/>
          <w:marTop w:val="0"/>
          <w:marBottom w:val="0"/>
          <w:divBdr>
            <w:top w:val="none" w:sz="0" w:space="0" w:color="auto"/>
            <w:left w:val="none" w:sz="0" w:space="0" w:color="auto"/>
            <w:bottom w:val="none" w:sz="0" w:space="0" w:color="auto"/>
            <w:right w:val="none" w:sz="0" w:space="0" w:color="auto"/>
          </w:divBdr>
        </w:div>
        <w:div w:id="780104939">
          <w:marLeft w:val="640"/>
          <w:marRight w:val="0"/>
          <w:marTop w:val="0"/>
          <w:marBottom w:val="0"/>
          <w:divBdr>
            <w:top w:val="none" w:sz="0" w:space="0" w:color="auto"/>
            <w:left w:val="none" w:sz="0" w:space="0" w:color="auto"/>
            <w:bottom w:val="none" w:sz="0" w:space="0" w:color="auto"/>
            <w:right w:val="none" w:sz="0" w:space="0" w:color="auto"/>
          </w:divBdr>
        </w:div>
        <w:div w:id="1303777745">
          <w:marLeft w:val="640"/>
          <w:marRight w:val="0"/>
          <w:marTop w:val="0"/>
          <w:marBottom w:val="0"/>
          <w:divBdr>
            <w:top w:val="none" w:sz="0" w:space="0" w:color="auto"/>
            <w:left w:val="none" w:sz="0" w:space="0" w:color="auto"/>
            <w:bottom w:val="none" w:sz="0" w:space="0" w:color="auto"/>
            <w:right w:val="none" w:sz="0" w:space="0" w:color="auto"/>
          </w:divBdr>
        </w:div>
        <w:div w:id="568270227">
          <w:marLeft w:val="640"/>
          <w:marRight w:val="0"/>
          <w:marTop w:val="0"/>
          <w:marBottom w:val="0"/>
          <w:divBdr>
            <w:top w:val="none" w:sz="0" w:space="0" w:color="auto"/>
            <w:left w:val="none" w:sz="0" w:space="0" w:color="auto"/>
            <w:bottom w:val="none" w:sz="0" w:space="0" w:color="auto"/>
            <w:right w:val="none" w:sz="0" w:space="0" w:color="auto"/>
          </w:divBdr>
        </w:div>
        <w:div w:id="750010516">
          <w:marLeft w:val="640"/>
          <w:marRight w:val="0"/>
          <w:marTop w:val="0"/>
          <w:marBottom w:val="0"/>
          <w:divBdr>
            <w:top w:val="none" w:sz="0" w:space="0" w:color="auto"/>
            <w:left w:val="none" w:sz="0" w:space="0" w:color="auto"/>
            <w:bottom w:val="none" w:sz="0" w:space="0" w:color="auto"/>
            <w:right w:val="none" w:sz="0" w:space="0" w:color="auto"/>
          </w:divBdr>
        </w:div>
        <w:div w:id="1292859022">
          <w:marLeft w:val="640"/>
          <w:marRight w:val="0"/>
          <w:marTop w:val="0"/>
          <w:marBottom w:val="0"/>
          <w:divBdr>
            <w:top w:val="none" w:sz="0" w:space="0" w:color="auto"/>
            <w:left w:val="none" w:sz="0" w:space="0" w:color="auto"/>
            <w:bottom w:val="none" w:sz="0" w:space="0" w:color="auto"/>
            <w:right w:val="none" w:sz="0" w:space="0" w:color="auto"/>
          </w:divBdr>
        </w:div>
        <w:div w:id="34624342">
          <w:marLeft w:val="640"/>
          <w:marRight w:val="0"/>
          <w:marTop w:val="0"/>
          <w:marBottom w:val="0"/>
          <w:divBdr>
            <w:top w:val="none" w:sz="0" w:space="0" w:color="auto"/>
            <w:left w:val="none" w:sz="0" w:space="0" w:color="auto"/>
            <w:bottom w:val="none" w:sz="0" w:space="0" w:color="auto"/>
            <w:right w:val="none" w:sz="0" w:space="0" w:color="auto"/>
          </w:divBdr>
        </w:div>
        <w:div w:id="1974677507">
          <w:marLeft w:val="640"/>
          <w:marRight w:val="0"/>
          <w:marTop w:val="0"/>
          <w:marBottom w:val="0"/>
          <w:divBdr>
            <w:top w:val="none" w:sz="0" w:space="0" w:color="auto"/>
            <w:left w:val="none" w:sz="0" w:space="0" w:color="auto"/>
            <w:bottom w:val="none" w:sz="0" w:space="0" w:color="auto"/>
            <w:right w:val="none" w:sz="0" w:space="0" w:color="auto"/>
          </w:divBdr>
        </w:div>
        <w:div w:id="687296688">
          <w:marLeft w:val="640"/>
          <w:marRight w:val="0"/>
          <w:marTop w:val="0"/>
          <w:marBottom w:val="0"/>
          <w:divBdr>
            <w:top w:val="none" w:sz="0" w:space="0" w:color="auto"/>
            <w:left w:val="none" w:sz="0" w:space="0" w:color="auto"/>
            <w:bottom w:val="none" w:sz="0" w:space="0" w:color="auto"/>
            <w:right w:val="none" w:sz="0" w:space="0" w:color="auto"/>
          </w:divBdr>
        </w:div>
        <w:div w:id="94057541">
          <w:marLeft w:val="640"/>
          <w:marRight w:val="0"/>
          <w:marTop w:val="0"/>
          <w:marBottom w:val="0"/>
          <w:divBdr>
            <w:top w:val="none" w:sz="0" w:space="0" w:color="auto"/>
            <w:left w:val="none" w:sz="0" w:space="0" w:color="auto"/>
            <w:bottom w:val="none" w:sz="0" w:space="0" w:color="auto"/>
            <w:right w:val="none" w:sz="0" w:space="0" w:color="auto"/>
          </w:divBdr>
        </w:div>
      </w:divsChild>
    </w:div>
    <w:div w:id="1357072908">
      <w:bodyDiv w:val="1"/>
      <w:marLeft w:val="0"/>
      <w:marRight w:val="0"/>
      <w:marTop w:val="0"/>
      <w:marBottom w:val="0"/>
      <w:divBdr>
        <w:top w:val="none" w:sz="0" w:space="0" w:color="auto"/>
        <w:left w:val="none" w:sz="0" w:space="0" w:color="auto"/>
        <w:bottom w:val="none" w:sz="0" w:space="0" w:color="auto"/>
        <w:right w:val="none" w:sz="0" w:space="0" w:color="auto"/>
      </w:divBdr>
      <w:divsChild>
        <w:div w:id="1249852684">
          <w:marLeft w:val="640"/>
          <w:marRight w:val="0"/>
          <w:marTop w:val="0"/>
          <w:marBottom w:val="0"/>
          <w:divBdr>
            <w:top w:val="none" w:sz="0" w:space="0" w:color="auto"/>
            <w:left w:val="none" w:sz="0" w:space="0" w:color="auto"/>
            <w:bottom w:val="none" w:sz="0" w:space="0" w:color="auto"/>
            <w:right w:val="none" w:sz="0" w:space="0" w:color="auto"/>
          </w:divBdr>
        </w:div>
        <w:div w:id="1892885029">
          <w:marLeft w:val="640"/>
          <w:marRight w:val="0"/>
          <w:marTop w:val="0"/>
          <w:marBottom w:val="0"/>
          <w:divBdr>
            <w:top w:val="none" w:sz="0" w:space="0" w:color="auto"/>
            <w:left w:val="none" w:sz="0" w:space="0" w:color="auto"/>
            <w:bottom w:val="none" w:sz="0" w:space="0" w:color="auto"/>
            <w:right w:val="none" w:sz="0" w:space="0" w:color="auto"/>
          </w:divBdr>
        </w:div>
        <w:div w:id="1237399524">
          <w:marLeft w:val="640"/>
          <w:marRight w:val="0"/>
          <w:marTop w:val="0"/>
          <w:marBottom w:val="0"/>
          <w:divBdr>
            <w:top w:val="none" w:sz="0" w:space="0" w:color="auto"/>
            <w:left w:val="none" w:sz="0" w:space="0" w:color="auto"/>
            <w:bottom w:val="none" w:sz="0" w:space="0" w:color="auto"/>
            <w:right w:val="none" w:sz="0" w:space="0" w:color="auto"/>
          </w:divBdr>
        </w:div>
        <w:div w:id="1324503003">
          <w:marLeft w:val="640"/>
          <w:marRight w:val="0"/>
          <w:marTop w:val="0"/>
          <w:marBottom w:val="0"/>
          <w:divBdr>
            <w:top w:val="none" w:sz="0" w:space="0" w:color="auto"/>
            <w:left w:val="none" w:sz="0" w:space="0" w:color="auto"/>
            <w:bottom w:val="none" w:sz="0" w:space="0" w:color="auto"/>
            <w:right w:val="none" w:sz="0" w:space="0" w:color="auto"/>
          </w:divBdr>
        </w:div>
        <w:div w:id="633683711">
          <w:marLeft w:val="640"/>
          <w:marRight w:val="0"/>
          <w:marTop w:val="0"/>
          <w:marBottom w:val="0"/>
          <w:divBdr>
            <w:top w:val="none" w:sz="0" w:space="0" w:color="auto"/>
            <w:left w:val="none" w:sz="0" w:space="0" w:color="auto"/>
            <w:bottom w:val="none" w:sz="0" w:space="0" w:color="auto"/>
            <w:right w:val="none" w:sz="0" w:space="0" w:color="auto"/>
          </w:divBdr>
        </w:div>
        <w:div w:id="970328305">
          <w:marLeft w:val="640"/>
          <w:marRight w:val="0"/>
          <w:marTop w:val="0"/>
          <w:marBottom w:val="0"/>
          <w:divBdr>
            <w:top w:val="none" w:sz="0" w:space="0" w:color="auto"/>
            <w:left w:val="none" w:sz="0" w:space="0" w:color="auto"/>
            <w:bottom w:val="none" w:sz="0" w:space="0" w:color="auto"/>
            <w:right w:val="none" w:sz="0" w:space="0" w:color="auto"/>
          </w:divBdr>
        </w:div>
        <w:div w:id="2100130101">
          <w:marLeft w:val="640"/>
          <w:marRight w:val="0"/>
          <w:marTop w:val="0"/>
          <w:marBottom w:val="0"/>
          <w:divBdr>
            <w:top w:val="none" w:sz="0" w:space="0" w:color="auto"/>
            <w:left w:val="none" w:sz="0" w:space="0" w:color="auto"/>
            <w:bottom w:val="none" w:sz="0" w:space="0" w:color="auto"/>
            <w:right w:val="none" w:sz="0" w:space="0" w:color="auto"/>
          </w:divBdr>
        </w:div>
        <w:div w:id="614366717">
          <w:marLeft w:val="640"/>
          <w:marRight w:val="0"/>
          <w:marTop w:val="0"/>
          <w:marBottom w:val="0"/>
          <w:divBdr>
            <w:top w:val="none" w:sz="0" w:space="0" w:color="auto"/>
            <w:left w:val="none" w:sz="0" w:space="0" w:color="auto"/>
            <w:bottom w:val="none" w:sz="0" w:space="0" w:color="auto"/>
            <w:right w:val="none" w:sz="0" w:space="0" w:color="auto"/>
          </w:divBdr>
        </w:div>
        <w:div w:id="269626540">
          <w:marLeft w:val="640"/>
          <w:marRight w:val="0"/>
          <w:marTop w:val="0"/>
          <w:marBottom w:val="0"/>
          <w:divBdr>
            <w:top w:val="none" w:sz="0" w:space="0" w:color="auto"/>
            <w:left w:val="none" w:sz="0" w:space="0" w:color="auto"/>
            <w:bottom w:val="none" w:sz="0" w:space="0" w:color="auto"/>
            <w:right w:val="none" w:sz="0" w:space="0" w:color="auto"/>
          </w:divBdr>
        </w:div>
        <w:div w:id="1787042182">
          <w:marLeft w:val="640"/>
          <w:marRight w:val="0"/>
          <w:marTop w:val="0"/>
          <w:marBottom w:val="0"/>
          <w:divBdr>
            <w:top w:val="none" w:sz="0" w:space="0" w:color="auto"/>
            <w:left w:val="none" w:sz="0" w:space="0" w:color="auto"/>
            <w:bottom w:val="none" w:sz="0" w:space="0" w:color="auto"/>
            <w:right w:val="none" w:sz="0" w:space="0" w:color="auto"/>
          </w:divBdr>
        </w:div>
        <w:div w:id="985663551">
          <w:marLeft w:val="640"/>
          <w:marRight w:val="0"/>
          <w:marTop w:val="0"/>
          <w:marBottom w:val="0"/>
          <w:divBdr>
            <w:top w:val="none" w:sz="0" w:space="0" w:color="auto"/>
            <w:left w:val="none" w:sz="0" w:space="0" w:color="auto"/>
            <w:bottom w:val="none" w:sz="0" w:space="0" w:color="auto"/>
            <w:right w:val="none" w:sz="0" w:space="0" w:color="auto"/>
          </w:divBdr>
        </w:div>
        <w:div w:id="1210803714">
          <w:marLeft w:val="640"/>
          <w:marRight w:val="0"/>
          <w:marTop w:val="0"/>
          <w:marBottom w:val="0"/>
          <w:divBdr>
            <w:top w:val="none" w:sz="0" w:space="0" w:color="auto"/>
            <w:left w:val="none" w:sz="0" w:space="0" w:color="auto"/>
            <w:bottom w:val="none" w:sz="0" w:space="0" w:color="auto"/>
            <w:right w:val="none" w:sz="0" w:space="0" w:color="auto"/>
          </w:divBdr>
        </w:div>
        <w:div w:id="1515611854">
          <w:marLeft w:val="640"/>
          <w:marRight w:val="0"/>
          <w:marTop w:val="0"/>
          <w:marBottom w:val="0"/>
          <w:divBdr>
            <w:top w:val="none" w:sz="0" w:space="0" w:color="auto"/>
            <w:left w:val="none" w:sz="0" w:space="0" w:color="auto"/>
            <w:bottom w:val="none" w:sz="0" w:space="0" w:color="auto"/>
            <w:right w:val="none" w:sz="0" w:space="0" w:color="auto"/>
          </w:divBdr>
        </w:div>
        <w:div w:id="462886430">
          <w:marLeft w:val="640"/>
          <w:marRight w:val="0"/>
          <w:marTop w:val="0"/>
          <w:marBottom w:val="0"/>
          <w:divBdr>
            <w:top w:val="none" w:sz="0" w:space="0" w:color="auto"/>
            <w:left w:val="none" w:sz="0" w:space="0" w:color="auto"/>
            <w:bottom w:val="none" w:sz="0" w:space="0" w:color="auto"/>
            <w:right w:val="none" w:sz="0" w:space="0" w:color="auto"/>
          </w:divBdr>
        </w:div>
        <w:div w:id="919220592">
          <w:marLeft w:val="640"/>
          <w:marRight w:val="0"/>
          <w:marTop w:val="0"/>
          <w:marBottom w:val="0"/>
          <w:divBdr>
            <w:top w:val="none" w:sz="0" w:space="0" w:color="auto"/>
            <w:left w:val="none" w:sz="0" w:space="0" w:color="auto"/>
            <w:bottom w:val="none" w:sz="0" w:space="0" w:color="auto"/>
            <w:right w:val="none" w:sz="0" w:space="0" w:color="auto"/>
          </w:divBdr>
        </w:div>
        <w:div w:id="1107307690">
          <w:marLeft w:val="640"/>
          <w:marRight w:val="0"/>
          <w:marTop w:val="0"/>
          <w:marBottom w:val="0"/>
          <w:divBdr>
            <w:top w:val="none" w:sz="0" w:space="0" w:color="auto"/>
            <w:left w:val="none" w:sz="0" w:space="0" w:color="auto"/>
            <w:bottom w:val="none" w:sz="0" w:space="0" w:color="auto"/>
            <w:right w:val="none" w:sz="0" w:space="0" w:color="auto"/>
          </w:divBdr>
        </w:div>
        <w:div w:id="622229589">
          <w:marLeft w:val="640"/>
          <w:marRight w:val="0"/>
          <w:marTop w:val="0"/>
          <w:marBottom w:val="0"/>
          <w:divBdr>
            <w:top w:val="none" w:sz="0" w:space="0" w:color="auto"/>
            <w:left w:val="none" w:sz="0" w:space="0" w:color="auto"/>
            <w:bottom w:val="none" w:sz="0" w:space="0" w:color="auto"/>
            <w:right w:val="none" w:sz="0" w:space="0" w:color="auto"/>
          </w:divBdr>
        </w:div>
        <w:div w:id="701126660">
          <w:marLeft w:val="640"/>
          <w:marRight w:val="0"/>
          <w:marTop w:val="0"/>
          <w:marBottom w:val="0"/>
          <w:divBdr>
            <w:top w:val="none" w:sz="0" w:space="0" w:color="auto"/>
            <w:left w:val="none" w:sz="0" w:space="0" w:color="auto"/>
            <w:bottom w:val="none" w:sz="0" w:space="0" w:color="auto"/>
            <w:right w:val="none" w:sz="0" w:space="0" w:color="auto"/>
          </w:divBdr>
        </w:div>
        <w:div w:id="1467427658">
          <w:marLeft w:val="640"/>
          <w:marRight w:val="0"/>
          <w:marTop w:val="0"/>
          <w:marBottom w:val="0"/>
          <w:divBdr>
            <w:top w:val="none" w:sz="0" w:space="0" w:color="auto"/>
            <w:left w:val="none" w:sz="0" w:space="0" w:color="auto"/>
            <w:bottom w:val="none" w:sz="0" w:space="0" w:color="auto"/>
            <w:right w:val="none" w:sz="0" w:space="0" w:color="auto"/>
          </w:divBdr>
        </w:div>
        <w:div w:id="1121653935">
          <w:marLeft w:val="640"/>
          <w:marRight w:val="0"/>
          <w:marTop w:val="0"/>
          <w:marBottom w:val="0"/>
          <w:divBdr>
            <w:top w:val="none" w:sz="0" w:space="0" w:color="auto"/>
            <w:left w:val="none" w:sz="0" w:space="0" w:color="auto"/>
            <w:bottom w:val="none" w:sz="0" w:space="0" w:color="auto"/>
            <w:right w:val="none" w:sz="0" w:space="0" w:color="auto"/>
          </w:divBdr>
        </w:div>
        <w:div w:id="775055500">
          <w:marLeft w:val="640"/>
          <w:marRight w:val="0"/>
          <w:marTop w:val="0"/>
          <w:marBottom w:val="0"/>
          <w:divBdr>
            <w:top w:val="none" w:sz="0" w:space="0" w:color="auto"/>
            <w:left w:val="none" w:sz="0" w:space="0" w:color="auto"/>
            <w:bottom w:val="none" w:sz="0" w:space="0" w:color="auto"/>
            <w:right w:val="none" w:sz="0" w:space="0" w:color="auto"/>
          </w:divBdr>
        </w:div>
        <w:div w:id="1641770069">
          <w:marLeft w:val="640"/>
          <w:marRight w:val="0"/>
          <w:marTop w:val="0"/>
          <w:marBottom w:val="0"/>
          <w:divBdr>
            <w:top w:val="none" w:sz="0" w:space="0" w:color="auto"/>
            <w:left w:val="none" w:sz="0" w:space="0" w:color="auto"/>
            <w:bottom w:val="none" w:sz="0" w:space="0" w:color="auto"/>
            <w:right w:val="none" w:sz="0" w:space="0" w:color="auto"/>
          </w:divBdr>
        </w:div>
        <w:div w:id="746078467">
          <w:marLeft w:val="640"/>
          <w:marRight w:val="0"/>
          <w:marTop w:val="0"/>
          <w:marBottom w:val="0"/>
          <w:divBdr>
            <w:top w:val="none" w:sz="0" w:space="0" w:color="auto"/>
            <w:left w:val="none" w:sz="0" w:space="0" w:color="auto"/>
            <w:bottom w:val="none" w:sz="0" w:space="0" w:color="auto"/>
            <w:right w:val="none" w:sz="0" w:space="0" w:color="auto"/>
          </w:divBdr>
        </w:div>
        <w:div w:id="1121919376">
          <w:marLeft w:val="640"/>
          <w:marRight w:val="0"/>
          <w:marTop w:val="0"/>
          <w:marBottom w:val="0"/>
          <w:divBdr>
            <w:top w:val="none" w:sz="0" w:space="0" w:color="auto"/>
            <w:left w:val="none" w:sz="0" w:space="0" w:color="auto"/>
            <w:bottom w:val="none" w:sz="0" w:space="0" w:color="auto"/>
            <w:right w:val="none" w:sz="0" w:space="0" w:color="auto"/>
          </w:divBdr>
        </w:div>
        <w:div w:id="2006781424">
          <w:marLeft w:val="640"/>
          <w:marRight w:val="0"/>
          <w:marTop w:val="0"/>
          <w:marBottom w:val="0"/>
          <w:divBdr>
            <w:top w:val="none" w:sz="0" w:space="0" w:color="auto"/>
            <w:left w:val="none" w:sz="0" w:space="0" w:color="auto"/>
            <w:bottom w:val="none" w:sz="0" w:space="0" w:color="auto"/>
            <w:right w:val="none" w:sz="0" w:space="0" w:color="auto"/>
          </w:divBdr>
        </w:div>
        <w:div w:id="1874295949">
          <w:marLeft w:val="640"/>
          <w:marRight w:val="0"/>
          <w:marTop w:val="0"/>
          <w:marBottom w:val="0"/>
          <w:divBdr>
            <w:top w:val="none" w:sz="0" w:space="0" w:color="auto"/>
            <w:left w:val="none" w:sz="0" w:space="0" w:color="auto"/>
            <w:bottom w:val="none" w:sz="0" w:space="0" w:color="auto"/>
            <w:right w:val="none" w:sz="0" w:space="0" w:color="auto"/>
          </w:divBdr>
        </w:div>
        <w:div w:id="1716614087">
          <w:marLeft w:val="640"/>
          <w:marRight w:val="0"/>
          <w:marTop w:val="0"/>
          <w:marBottom w:val="0"/>
          <w:divBdr>
            <w:top w:val="none" w:sz="0" w:space="0" w:color="auto"/>
            <w:left w:val="none" w:sz="0" w:space="0" w:color="auto"/>
            <w:bottom w:val="none" w:sz="0" w:space="0" w:color="auto"/>
            <w:right w:val="none" w:sz="0" w:space="0" w:color="auto"/>
          </w:divBdr>
        </w:div>
        <w:div w:id="555436566">
          <w:marLeft w:val="640"/>
          <w:marRight w:val="0"/>
          <w:marTop w:val="0"/>
          <w:marBottom w:val="0"/>
          <w:divBdr>
            <w:top w:val="none" w:sz="0" w:space="0" w:color="auto"/>
            <w:left w:val="none" w:sz="0" w:space="0" w:color="auto"/>
            <w:bottom w:val="none" w:sz="0" w:space="0" w:color="auto"/>
            <w:right w:val="none" w:sz="0" w:space="0" w:color="auto"/>
          </w:divBdr>
        </w:div>
        <w:div w:id="1904678511">
          <w:marLeft w:val="640"/>
          <w:marRight w:val="0"/>
          <w:marTop w:val="0"/>
          <w:marBottom w:val="0"/>
          <w:divBdr>
            <w:top w:val="none" w:sz="0" w:space="0" w:color="auto"/>
            <w:left w:val="none" w:sz="0" w:space="0" w:color="auto"/>
            <w:bottom w:val="none" w:sz="0" w:space="0" w:color="auto"/>
            <w:right w:val="none" w:sz="0" w:space="0" w:color="auto"/>
          </w:divBdr>
        </w:div>
        <w:div w:id="898058964">
          <w:marLeft w:val="640"/>
          <w:marRight w:val="0"/>
          <w:marTop w:val="0"/>
          <w:marBottom w:val="0"/>
          <w:divBdr>
            <w:top w:val="none" w:sz="0" w:space="0" w:color="auto"/>
            <w:left w:val="none" w:sz="0" w:space="0" w:color="auto"/>
            <w:bottom w:val="none" w:sz="0" w:space="0" w:color="auto"/>
            <w:right w:val="none" w:sz="0" w:space="0" w:color="auto"/>
          </w:divBdr>
        </w:div>
        <w:div w:id="1597714030">
          <w:marLeft w:val="640"/>
          <w:marRight w:val="0"/>
          <w:marTop w:val="0"/>
          <w:marBottom w:val="0"/>
          <w:divBdr>
            <w:top w:val="none" w:sz="0" w:space="0" w:color="auto"/>
            <w:left w:val="none" w:sz="0" w:space="0" w:color="auto"/>
            <w:bottom w:val="none" w:sz="0" w:space="0" w:color="auto"/>
            <w:right w:val="none" w:sz="0" w:space="0" w:color="auto"/>
          </w:divBdr>
        </w:div>
        <w:div w:id="654531673">
          <w:marLeft w:val="640"/>
          <w:marRight w:val="0"/>
          <w:marTop w:val="0"/>
          <w:marBottom w:val="0"/>
          <w:divBdr>
            <w:top w:val="none" w:sz="0" w:space="0" w:color="auto"/>
            <w:left w:val="none" w:sz="0" w:space="0" w:color="auto"/>
            <w:bottom w:val="none" w:sz="0" w:space="0" w:color="auto"/>
            <w:right w:val="none" w:sz="0" w:space="0" w:color="auto"/>
          </w:divBdr>
        </w:div>
        <w:div w:id="2098792073">
          <w:marLeft w:val="640"/>
          <w:marRight w:val="0"/>
          <w:marTop w:val="0"/>
          <w:marBottom w:val="0"/>
          <w:divBdr>
            <w:top w:val="none" w:sz="0" w:space="0" w:color="auto"/>
            <w:left w:val="none" w:sz="0" w:space="0" w:color="auto"/>
            <w:bottom w:val="none" w:sz="0" w:space="0" w:color="auto"/>
            <w:right w:val="none" w:sz="0" w:space="0" w:color="auto"/>
          </w:divBdr>
        </w:div>
        <w:div w:id="1044524955">
          <w:marLeft w:val="640"/>
          <w:marRight w:val="0"/>
          <w:marTop w:val="0"/>
          <w:marBottom w:val="0"/>
          <w:divBdr>
            <w:top w:val="none" w:sz="0" w:space="0" w:color="auto"/>
            <w:left w:val="none" w:sz="0" w:space="0" w:color="auto"/>
            <w:bottom w:val="none" w:sz="0" w:space="0" w:color="auto"/>
            <w:right w:val="none" w:sz="0" w:space="0" w:color="auto"/>
          </w:divBdr>
        </w:div>
        <w:div w:id="177742231">
          <w:marLeft w:val="640"/>
          <w:marRight w:val="0"/>
          <w:marTop w:val="0"/>
          <w:marBottom w:val="0"/>
          <w:divBdr>
            <w:top w:val="none" w:sz="0" w:space="0" w:color="auto"/>
            <w:left w:val="none" w:sz="0" w:space="0" w:color="auto"/>
            <w:bottom w:val="none" w:sz="0" w:space="0" w:color="auto"/>
            <w:right w:val="none" w:sz="0" w:space="0" w:color="auto"/>
          </w:divBdr>
        </w:div>
        <w:div w:id="1659071673">
          <w:marLeft w:val="640"/>
          <w:marRight w:val="0"/>
          <w:marTop w:val="0"/>
          <w:marBottom w:val="0"/>
          <w:divBdr>
            <w:top w:val="none" w:sz="0" w:space="0" w:color="auto"/>
            <w:left w:val="none" w:sz="0" w:space="0" w:color="auto"/>
            <w:bottom w:val="none" w:sz="0" w:space="0" w:color="auto"/>
            <w:right w:val="none" w:sz="0" w:space="0" w:color="auto"/>
          </w:divBdr>
        </w:div>
      </w:divsChild>
    </w:div>
    <w:div w:id="1359312721">
      <w:bodyDiv w:val="1"/>
      <w:marLeft w:val="0"/>
      <w:marRight w:val="0"/>
      <w:marTop w:val="0"/>
      <w:marBottom w:val="0"/>
      <w:divBdr>
        <w:top w:val="none" w:sz="0" w:space="0" w:color="auto"/>
        <w:left w:val="none" w:sz="0" w:space="0" w:color="auto"/>
        <w:bottom w:val="none" w:sz="0" w:space="0" w:color="auto"/>
        <w:right w:val="none" w:sz="0" w:space="0" w:color="auto"/>
      </w:divBdr>
      <w:divsChild>
        <w:div w:id="1503743964">
          <w:marLeft w:val="640"/>
          <w:marRight w:val="0"/>
          <w:marTop w:val="0"/>
          <w:marBottom w:val="0"/>
          <w:divBdr>
            <w:top w:val="none" w:sz="0" w:space="0" w:color="auto"/>
            <w:left w:val="none" w:sz="0" w:space="0" w:color="auto"/>
            <w:bottom w:val="none" w:sz="0" w:space="0" w:color="auto"/>
            <w:right w:val="none" w:sz="0" w:space="0" w:color="auto"/>
          </w:divBdr>
        </w:div>
        <w:div w:id="414012537">
          <w:marLeft w:val="640"/>
          <w:marRight w:val="0"/>
          <w:marTop w:val="0"/>
          <w:marBottom w:val="0"/>
          <w:divBdr>
            <w:top w:val="none" w:sz="0" w:space="0" w:color="auto"/>
            <w:left w:val="none" w:sz="0" w:space="0" w:color="auto"/>
            <w:bottom w:val="none" w:sz="0" w:space="0" w:color="auto"/>
            <w:right w:val="none" w:sz="0" w:space="0" w:color="auto"/>
          </w:divBdr>
        </w:div>
        <w:div w:id="362443163">
          <w:marLeft w:val="640"/>
          <w:marRight w:val="0"/>
          <w:marTop w:val="0"/>
          <w:marBottom w:val="0"/>
          <w:divBdr>
            <w:top w:val="none" w:sz="0" w:space="0" w:color="auto"/>
            <w:left w:val="none" w:sz="0" w:space="0" w:color="auto"/>
            <w:bottom w:val="none" w:sz="0" w:space="0" w:color="auto"/>
            <w:right w:val="none" w:sz="0" w:space="0" w:color="auto"/>
          </w:divBdr>
        </w:div>
        <w:div w:id="1098865209">
          <w:marLeft w:val="640"/>
          <w:marRight w:val="0"/>
          <w:marTop w:val="0"/>
          <w:marBottom w:val="0"/>
          <w:divBdr>
            <w:top w:val="none" w:sz="0" w:space="0" w:color="auto"/>
            <w:left w:val="none" w:sz="0" w:space="0" w:color="auto"/>
            <w:bottom w:val="none" w:sz="0" w:space="0" w:color="auto"/>
            <w:right w:val="none" w:sz="0" w:space="0" w:color="auto"/>
          </w:divBdr>
        </w:div>
        <w:div w:id="417412463">
          <w:marLeft w:val="640"/>
          <w:marRight w:val="0"/>
          <w:marTop w:val="0"/>
          <w:marBottom w:val="0"/>
          <w:divBdr>
            <w:top w:val="none" w:sz="0" w:space="0" w:color="auto"/>
            <w:left w:val="none" w:sz="0" w:space="0" w:color="auto"/>
            <w:bottom w:val="none" w:sz="0" w:space="0" w:color="auto"/>
            <w:right w:val="none" w:sz="0" w:space="0" w:color="auto"/>
          </w:divBdr>
        </w:div>
        <w:div w:id="2146503403">
          <w:marLeft w:val="640"/>
          <w:marRight w:val="0"/>
          <w:marTop w:val="0"/>
          <w:marBottom w:val="0"/>
          <w:divBdr>
            <w:top w:val="none" w:sz="0" w:space="0" w:color="auto"/>
            <w:left w:val="none" w:sz="0" w:space="0" w:color="auto"/>
            <w:bottom w:val="none" w:sz="0" w:space="0" w:color="auto"/>
            <w:right w:val="none" w:sz="0" w:space="0" w:color="auto"/>
          </w:divBdr>
        </w:div>
        <w:div w:id="1293436970">
          <w:marLeft w:val="640"/>
          <w:marRight w:val="0"/>
          <w:marTop w:val="0"/>
          <w:marBottom w:val="0"/>
          <w:divBdr>
            <w:top w:val="none" w:sz="0" w:space="0" w:color="auto"/>
            <w:left w:val="none" w:sz="0" w:space="0" w:color="auto"/>
            <w:bottom w:val="none" w:sz="0" w:space="0" w:color="auto"/>
            <w:right w:val="none" w:sz="0" w:space="0" w:color="auto"/>
          </w:divBdr>
        </w:div>
        <w:div w:id="1041905743">
          <w:marLeft w:val="640"/>
          <w:marRight w:val="0"/>
          <w:marTop w:val="0"/>
          <w:marBottom w:val="0"/>
          <w:divBdr>
            <w:top w:val="none" w:sz="0" w:space="0" w:color="auto"/>
            <w:left w:val="none" w:sz="0" w:space="0" w:color="auto"/>
            <w:bottom w:val="none" w:sz="0" w:space="0" w:color="auto"/>
            <w:right w:val="none" w:sz="0" w:space="0" w:color="auto"/>
          </w:divBdr>
        </w:div>
        <w:div w:id="812872660">
          <w:marLeft w:val="640"/>
          <w:marRight w:val="0"/>
          <w:marTop w:val="0"/>
          <w:marBottom w:val="0"/>
          <w:divBdr>
            <w:top w:val="none" w:sz="0" w:space="0" w:color="auto"/>
            <w:left w:val="none" w:sz="0" w:space="0" w:color="auto"/>
            <w:bottom w:val="none" w:sz="0" w:space="0" w:color="auto"/>
            <w:right w:val="none" w:sz="0" w:space="0" w:color="auto"/>
          </w:divBdr>
        </w:div>
        <w:div w:id="167528111">
          <w:marLeft w:val="640"/>
          <w:marRight w:val="0"/>
          <w:marTop w:val="0"/>
          <w:marBottom w:val="0"/>
          <w:divBdr>
            <w:top w:val="none" w:sz="0" w:space="0" w:color="auto"/>
            <w:left w:val="none" w:sz="0" w:space="0" w:color="auto"/>
            <w:bottom w:val="none" w:sz="0" w:space="0" w:color="auto"/>
            <w:right w:val="none" w:sz="0" w:space="0" w:color="auto"/>
          </w:divBdr>
        </w:div>
        <w:div w:id="399669739">
          <w:marLeft w:val="640"/>
          <w:marRight w:val="0"/>
          <w:marTop w:val="0"/>
          <w:marBottom w:val="0"/>
          <w:divBdr>
            <w:top w:val="none" w:sz="0" w:space="0" w:color="auto"/>
            <w:left w:val="none" w:sz="0" w:space="0" w:color="auto"/>
            <w:bottom w:val="none" w:sz="0" w:space="0" w:color="auto"/>
            <w:right w:val="none" w:sz="0" w:space="0" w:color="auto"/>
          </w:divBdr>
        </w:div>
        <w:div w:id="1527525001">
          <w:marLeft w:val="640"/>
          <w:marRight w:val="0"/>
          <w:marTop w:val="0"/>
          <w:marBottom w:val="0"/>
          <w:divBdr>
            <w:top w:val="none" w:sz="0" w:space="0" w:color="auto"/>
            <w:left w:val="none" w:sz="0" w:space="0" w:color="auto"/>
            <w:bottom w:val="none" w:sz="0" w:space="0" w:color="auto"/>
            <w:right w:val="none" w:sz="0" w:space="0" w:color="auto"/>
          </w:divBdr>
        </w:div>
        <w:div w:id="2074615309">
          <w:marLeft w:val="640"/>
          <w:marRight w:val="0"/>
          <w:marTop w:val="0"/>
          <w:marBottom w:val="0"/>
          <w:divBdr>
            <w:top w:val="none" w:sz="0" w:space="0" w:color="auto"/>
            <w:left w:val="none" w:sz="0" w:space="0" w:color="auto"/>
            <w:bottom w:val="none" w:sz="0" w:space="0" w:color="auto"/>
            <w:right w:val="none" w:sz="0" w:space="0" w:color="auto"/>
          </w:divBdr>
        </w:div>
        <w:div w:id="1835991468">
          <w:marLeft w:val="640"/>
          <w:marRight w:val="0"/>
          <w:marTop w:val="0"/>
          <w:marBottom w:val="0"/>
          <w:divBdr>
            <w:top w:val="none" w:sz="0" w:space="0" w:color="auto"/>
            <w:left w:val="none" w:sz="0" w:space="0" w:color="auto"/>
            <w:bottom w:val="none" w:sz="0" w:space="0" w:color="auto"/>
            <w:right w:val="none" w:sz="0" w:space="0" w:color="auto"/>
          </w:divBdr>
        </w:div>
        <w:div w:id="1975871482">
          <w:marLeft w:val="640"/>
          <w:marRight w:val="0"/>
          <w:marTop w:val="0"/>
          <w:marBottom w:val="0"/>
          <w:divBdr>
            <w:top w:val="none" w:sz="0" w:space="0" w:color="auto"/>
            <w:left w:val="none" w:sz="0" w:space="0" w:color="auto"/>
            <w:bottom w:val="none" w:sz="0" w:space="0" w:color="auto"/>
            <w:right w:val="none" w:sz="0" w:space="0" w:color="auto"/>
          </w:divBdr>
        </w:div>
        <w:div w:id="1627924890">
          <w:marLeft w:val="640"/>
          <w:marRight w:val="0"/>
          <w:marTop w:val="0"/>
          <w:marBottom w:val="0"/>
          <w:divBdr>
            <w:top w:val="none" w:sz="0" w:space="0" w:color="auto"/>
            <w:left w:val="none" w:sz="0" w:space="0" w:color="auto"/>
            <w:bottom w:val="none" w:sz="0" w:space="0" w:color="auto"/>
            <w:right w:val="none" w:sz="0" w:space="0" w:color="auto"/>
          </w:divBdr>
        </w:div>
        <w:div w:id="404764516">
          <w:marLeft w:val="640"/>
          <w:marRight w:val="0"/>
          <w:marTop w:val="0"/>
          <w:marBottom w:val="0"/>
          <w:divBdr>
            <w:top w:val="none" w:sz="0" w:space="0" w:color="auto"/>
            <w:left w:val="none" w:sz="0" w:space="0" w:color="auto"/>
            <w:bottom w:val="none" w:sz="0" w:space="0" w:color="auto"/>
            <w:right w:val="none" w:sz="0" w:space="0" w:color="auto"/>
          </w:divBdr>
        </w:div>
        <w:div w:id="1253515225">
          <w:marLeft w:val="640"/>
          <w:marRight w:val="0"/>
          <w:marTop w:val="0"/>
          <w:marBottom w:val="0"/>
          <w:divBdr>
            <w:top w:val="none" w:sz="0" w:space="0" w:color="auto"/>
            <w:left w:val="none" w:sz="0" w:space="0" w:color="auto"/>
            <w:bottom w:val="none" w:sz="0" w:space="0" w:color="auto"/>
            <w:right w:val="none" w:sz="0" w:space="0" w:color="auto"/>
          </w:divBdr>
        </w:div>
        <w:div w:id="526061690">
          <w:marLeft w:val="640"/>
          <w:marRight w:val="0"/>
          <w:marTop w:val="0"/>
          <w:marBottom w:val="0"/>
          <w:divBdr>
            <w:top w:val="none" w:sz="0" w:space="0" w:color="auto"/>
            <w:left w:val="none" w:sz="0" w:space="0" w:color="auto"/>
            <w:bottom w:val="none" w:sz="0" w:space="0" w:color="auto"/>
            <w:right w:val="none" w:sz="0" w:space="0" w:color="auto"/>
          </w:divBdr>
        </w:div>
        <w:div w:id="83648817">
          <w:marLeft w:val="640"/>
          <w:marRight w:val="0"/>
          <w:marTop w:val="0"/>
          <w:marBottom w:val="0"/>
          <w:divBdr>
            <w:top w:val="none" w:sz="0" w:space="0" w:color="auto"/>
            <w:left w:val="none" w:sz="0" w:space="0" w:color="auto"/>
            <w:bottom w:val="none" w:sz="0" w:space="0" w:color="auto"/>
            <w:right w:val="none" w:sz="0" w:space="0" w:color="auto"/>
          </w:divBdr>
        </w:div>
        <w:div w:id="1903322964">
          <w:marLeft w:val="640"/>
          <w:marRight w:val="0"/>
          <w:marTop w:val="0"/>
          <w:marBottom w:val="0"/>
          <w:divBdr>
            <w:top w:val="none" w:sz="0" w:space="0" w:color="auto"/>
            <w:left w:val="none" w:sz="0" w:space="0" w:color="auto"/>
            <w:bottom w:val="none" w:sz="0" w:space="0" w:color="auto"/>
            <w:right w:val="none" w:sz="0" w:space="0" w:color="auto"/>
          </w:divBdr>
        </w:div>
        <w:div w:id="2100323565">
          <w:marLeft w:val="640"/>
          <w:marRight w:val="0"/>
          <w:marTop w:val="0"/>
          <w:marBottom w:val="0"/>
          <w:divBdr>
            <w:top w:val="none" w:sz="0" w:space="0" w:color="auto"/>
            <w:left w:val="none" w:sz="0" w:space="0" w:color="auto"/>
            <w:bottom w:val="none" w:sz="0" w:space="0" w:color="auto"/>
            <w:right w:val="none" w:sz="0" w:space="0" w:color="auto"/>
          </w:divBdr>
        </w:div>
        <w:div w:id="1007440956">
          <w:marLeft w:val="640"/>
          <w:marRight w:val="0"/>
          <w:marTop w:val="0"/>
          <w:marBottom w:val="0"/>
          <w:divBdr>
            <w:top w:val="none" w:sz="0" w:space="0" w:color="auto"/>
            <w:left w:val="none" w:sz="0" w:space="0" w:color="auto"/>
            <w:bottom w:val="none" w:sz="0" w:space="0" w:color="auto"/>
            <w:right w:val="none" w:sz="0" w:space="0" w:color="auto"/>
          </w:divBdr>
        </w:div>
        <w:div w:id="1575969672">
          <w:marLeft w:val="640"/>
          <w:marRight w:val="0"/>
          <w:marTop w:val="0"/>
          <w:marBottom w:val="0"/>
          <w:divBdr>
            <w:top w:val="none" w:sz="0" w:space="0" w:color="auto"/>
            <w:left w:val="none" w:sz="0" w:space="0" w:color="auto"/>
            <w:bottom w:val="none" w:sz="0" w:space="0" w:color="auto"/>
            <w:right w:val="none" w:sz="0" w:space="0" w:color="auto"/>
          </w:divBdr>
        </w:div>
        <w:div w:id="418448284">
          <w:marLeft w:val="640"/>
          <w:marRight w:val="0"/>
          <w:marTop w:val="0"/>
          <w:marBottom w:val="0"/>
          <w:divBdr>
            <w:top w:val="none" w:sz="0" w:space="0" w:color="auto"/>
            <w:left w:val="none" w:sz="0" w:space="0" w:color="auto"/>
            <w:bottom w:val="none" w:sz="0" w:space="0" w:color="auto"/>
            <w:right w:val="none" w:sz="0" w:space="0" w:color="auto"/>
          </w:divBdr>
        </w:div>
        <w:div w:id="191576613">
          <w:marLeft w:val="640"/>
          <w:marRight w:val="0"/>
          <w:marTop w:val="0"/>
          <w:marBottom w:val="0"/>
          <w:divBdr>
            <w:top w:val="none" w:sz="0" w:space="0" w:color="auto"/>
            <w:left w:val="none" w:sz="0" w:space="0" w:color="auto"/>
            <w:bottom w:val="none" w:sz="0" w:space="0" w:color="auto"/>
            <w:right w:val="none" w:sz="0" w:space="0" w:color="auto"/>
          </w:divBdr>
        </w:div>
        <w:div w:id="1481196411">
          <w:marLeft w:val="640"/>
          <w:marRight w:val="0"/>
          <w:marTop w:val="0"/>
          <w:marBottom w:val="0"/>
          <w:divBdr>
            <w:top w:val="none" w:sz="0" w:space="0" w:color="auto"/>
            <w:left w:val="none" w:sz="0" w:space="0" w:color="auto"/>
            <w:bottom w:val="none" w:sz="0" w:space="0" w:color="auto"/>
            <w:right w:val="none" w:sz="0" w:space="0" w:color="auto"/>
          </w:divBdr>
        </w:div>
        <w:div w:id="257909293">
          <w:marLeft w:val="640"/>
          <w:marRight w:val="0"/>
          <w:marTop w:val="0"/>
          <w:marBottom w:val="0"/>
          <w:divBdr>
            <w:top w:val="none" w:sz="0" w:space="0" w:color="auto"/>
            <w:left w:val="none" w:sz="0" w:space="0" w:color="auto"/>
            <w:bottom w:val="none" w:sz="0" w:space="0" w:color="auto"/>
            <w:right w:val="none" w:sz="0" w:space="0" w:color="auto"/>
          </w:divBdr>
        </w:div>
        <w:div w:id="556017934">
          <w:marLeft w:val="640"/>
          <w:marRight w:val="0"/>
          <w:marTop w:val="0"/>
          <w:marBottom w:val="0"/>
          <w:divBdr>
            <w:top w:val="none" w:sz="0" w:space="0" w:color="auto"/>
            <w:left w:val="none" w:sz="0" w:space="0" w:color="auto"/>
            <w:bottom w:val="none" w:sz="0" w:space="0" w:color="auto"/>
            <w:right w:val="none" w:sz="0" w:space="0" w:color="auto"/>
          </w:divBdr>
        </w:div>
        <w:div w:id="287593713">
          <w:marLeft w:val="640"/>
          <w:marRight w:val="0"/>
          <w:marTop w:val="0"/>
          <w:marBottom w:val="0"/>
          <w:divBdr>
            <w:top w:val="none" w:sz="0" w:space="0" w:color="auto"/>
            <w:left w:val="none" w:sz="0" w:space="0" w:color="auto"/>
            <w:bottom w:val="none" w:sz="0" w:space="0" w:color="auto"/>
            <w:right w:val="none" w:sz="0" w:space="0" w:color="auto"/>
          </w:divBdr>
        </w:div>
        <w:div w:id="1330983036">
          <w:marLeft w:val="640"/>
          <w:marRight w:val="0"/>
          <w:marTop w:val="0"/>
          <w:marBottom w:val="0"/>
          <w:divBdr>
            <w:top w:val="none" w:sz="0" w:space="0" w:color="auto"/>
            <w:left w:val="none" w:sz="0" w:space="0" w:color="auto"/>
            <w:bottom w:val="none" w:sz="0" w:space="0" w:color="auto"/>
            <w:right w:val="none" w:sz="0" w:space="0" w:color="auto"/>
          </w:divBdr>
        </w:div>
        <w:div w:id="679434608">
          <w:marLeft w:val="640"/>
          <w:marRight w:val="0"/>
          <w:marTop w:val="0"/>
          <w:marBottom w:val="0"/>
          <w:divBdr>
            <w:top w:val="none" w:sz="0" w:space="0" w:color="auto"/>
            <w:left w:val="none" w:sz="0" w:space="0" w:color="auto"/>
            <w:bottom w:val="none" w:sz="0" w:space="0" w:color="auto"/>
            <w:right w:val="none" w:sz="0" w:space="0" w:color="auto"/>
          </w:divBdr>
        </w:div>
        <w:div w:id="1030061369">
          <w:marLeft w:val="640"/>
          <w:marRight w:val="0"/>
          <w:marTop w:val="0"/>
          <w:marBottom w:val="0"/>
          <w:divBdr>
            <w:top w:val="none" w:sz="0" w:space="0" w:color="auto"/>
            <w:left w:val="none" w:sz="0" w:space="0" w:color="auto"/>
            <w:bottom w:val="none" w:sz="0" w:space="0" w:color="auto"/>
            <w:right w:val="none" w:sz="0" w:space="0" w:color="auto"/>
          </w:divBdr>
        </w:div>
        <w:div w:id="770051539">
          <w:marLeft w:val="640"/>
          <w:marRight w:val="0"/>
          <w:marTop w:val="0"/>
          <w:marBottom w:val="0"/>
          <w:divBdr>
            <w:top w:val="none" w:sz="0" w:space="0" w:color="auto"/>
            <w:left w:val="none" w:sz="0" w:space="0" w:color="auto"/>
            <w:bottom w:val="none" w:sz="0" w:space="0" w:color="auto"/>
            <w:right w:val="none" w:sz="0" w:space="0" w:color="auto"/>
          </w:divBdr>
        </w:div>
        <w:div w:id="1726829627">
          <w:marLeft w:val="640"/>
          <w:marRight w:val="0"/>
          <w:marTop w:val="0"/>
          <w:marBottom w:val="0"/>
          <w:divBdr>
            <w:top w:val="none" w:sz="0" w:space="0" w:color="auto"/>
            <w:left w:val="none" w:sz="0" w:space="0" w:color="auto"/>
            <w:bottom w:val="none" w:sz="0" w:space="0" w:color="auto"/>
            <w:right w:val="none" w:sz="0" w:space="0" w:color="auto"/>
          </w:divBdr>
        </w:div>
        <w:div w:id="430929689">
          <w:marLeft w:val="640"/>
          <w:marRight w:val="0"/>
          <w:marTop w:val="0"/>
          <w:marBottom w:val="0"/>
          <w:divBdr>
            <w:top w:val="none" w:sz="0" w:space="0" w:color="auto"/>
            <w:left w:val="none" w:sz="0" w:space="0" w:color="auto"/>
            <w:bottom w:val="none" w:sz="0" w:space="0" w:color="auto"/>
            <w:right w:val="none" w:sz="0" w:space="0" w:color="auto"/>
          </w:divBdr>
        </w:div>
      </w:divsChild>
    </w:div>
    <w:div w:id="1367609012">
      <w:bodyDiv w:val="1"/>
      <w:marLeft w:val="0"/>
      <w:marRight w:val="0"/>
      <w:marTop w:val="0"/>
      <w:marBottom w:val="0"/>
      <w:divBdr>
        <w:top w:val="none" w:sz="0" w:space="0" w:color="auto"/>
        <w:left w:val="none" w:sz="0" w:space="0" w:color="auto"/>
        <w:bottom w:val="none" w:sz="0" w:space="0" w:color="auto"/>
        <w:right w:val="none" w:sz="0" w:space="0" w:color="auto"/>
      </w:divBdr>
      <w:divsChild>
        <w:div w:id="1851135944">
          <w:marLeft w:val="640"/>
          <w:marRight w:val="0"/>
          <w:marTop w:val="0"/>
          <w:marBottom w:val="0"/>
          <w:divBdr>
            <w:top w:val="none" w:sz="0" w:space="0" w:color="auto"/>
            <w:left w:val="none" w:sz="0" w:space="0" w:color="auto"/>
            <w:bottom w:val="none" w:sz="0" w:space="0" w:color="auto"/>
            <w:right w:val="none" w:sz="0" w:space="0" w:color="auto"/>
          </w:divBdr>
        </w:div>
        <w:div w:id="1390038533">
          <w:marLeft w:val="640"/>
          <w:marRight w:val="0"/>
          <w:marTop w:val="0"/>
          <w:marBottom w:val="0"/>
          <w:divBdr>
            <w:top w:val="none" w:sz="0" w:space="0" w:color="auto"/>
            <w:left w:val="none" w:sz="0" w:space="0" w:color="auto"/>
            <w:bottom w:val="none" w:sz="0" w:space="0" w:color="auto"/>
            <w:right w:val="none" w:sz="0" w:space="0" w:color="auto"/>
          </w:divBdr>
        </w:div>
        <w:div w:id="421492922">
          <w:marLeft w:val="640"/>
          <w:marRight w:val="0"/>
          <w:marTop w:val="0"/>
          <w:marBottom w:val="0"/>
          <w:divBdr>
            <w:top w:val="none" w:sz="0" w:space="0" w:color="auto"/>
            <w:left w:val="none" w:sz="0" w:space="0" w:color="auto"/>
            <w:bottom w:val="none" w:sz="0" w:space="0" w:color="auto"/>
            <w:right w:val="none" w:sz="0" w:space="0" w:color="auto"/>
          </w:divBdr>
        </w:div>
        <w:div w:id="1320690931">
          <w:marLeft w:val="640"/>
          <w:marRight w:val="0"/>
          <w:marTop w:val="0"/>
          <w:marBottom w:val="0"/>
          <w:divBdr>
            <w:top w:val="none" w:sz="0" w:space="0" w:color="auto"/>
            <w:left w:val="none" w:sz="0" w:space="0" w:color="auto"/>
            <w:bottom w:val="none" w:sz="0" w:space="0" w:color="auto"/>
            <w:right w:val="none" w:sz="0" w:space="0" w:color="auto"/>
          </w:divBdr>
        </w:div>
        <w:div w:id="923683110">
          <w:marLeft w:val="640"/>
          <w:marRight w:val="0"/>
          <w:marTop w:val="0"/>
          <w:marBottom w:val="0"/>
          <w:divBdr>
            <w:top w:val="none" w:sz="0" w:space="0" w:color="auto"/>
            <w:left w:val="none" w:sz="0" w:space="0" w:color="auto"/>
            <w:bottom w:val="none" w:sz="0" w:space="0" w:color="auto"/>
            <w:right w:val="none" w:sz="0" w:space="0" w:color="auto"/>
          </w:divBdr>
        </w:div>
        <w:div w:id="1020858172">
          <w:marLeft w:val="640"/>
          <w:marRight w:val="0"/>
          <w:marTop w:val="0"/>
          <w:marBottom w:val="0"/>
          <w:divBdr>
            <w:top w:val="none" w:sz="0" w:space="0" w:color="auto"/>
            <w:left w:val="none" w:sz="0" w:space="0" w:color="auto"/>
            <w:bottom w:val="none" w:sz="0" w:space="0" w:color="auto"/>
            <w:right w:val="none" w:sz="0" w:space="0" w:color="auto"/>
          </w:divBdr>
        </w:div>
        <w:div w:id="211426532">
          <w:marLeft w:val="640"/>
          <w:marRight w:val="0"/>
          <w:marTop w:val="0"/>
          <w:marBottom w:val="0"/>
          <w:divBdr>
            <w:top w:val="none" w:sz="0" w:space="0" w:color="auto"/>
            <w:left w:val="none" w:sz="0" w:space="0" w:color="auto"/>
            <w:bottom w:val="none" w:sz="0" w:space="0" w:color="auto"/>
            <w:right w:val="none" w:sz="0" w:space="0" w:color="auto"/>
          </w:divBdr>
        </w:div>
        <w:div w:id="206987603">
          <w:marLeft w:val="640"/>
          <w:marRight w:val="0"/>
          <w:marTop w:val="0"/>
          <w:marBottom w:val="0"/>
          <w:divBdr>
            <w:top w:val="none" w:sz="0" w:space="0" w:color="auto"/>
            <w:left w:val="none" w:sz="0" w:space="0" w:color="auto"/>
            <w:bottom w:val="none" w:sz="0" w:space="0" w:color="auto"/>
            <w:right w:val="none" w:sz="0" w:space="0" w:color="auto"/>
          </w:divBdr>
        </w:div>
        <w:div w:id="293952845">
          <w:marLeft w:val="640"/>
          <w:marRight w:val="0"/>
          <w:marTop w:val="0"/>
          <w:marBottom w:val="0"/>
          <w:divBdr>
            <w:top w:val="none" w:sz="0" w:space="0" w:color="auto"/>
            <w:left w:val="none" w:sz="0" w:space="0" w:color="auto"/>
            <w:bottom w:val="none" w:sz="0" w:space="0" w:color="auto"/>
            <w:right w:val="none" w:sz="0" w:space="0" w:color="auto"/>
          </w:divBdr>
        </w:div>
        <w:div w:id="1149591092">
          <w:marLeft w:val="640"/>
          <w:marRight w:val="0"/>
          <w:marTop w:val="0"/>
          <w:marBottom w:val="0"/>
          <w:divBdr>
            <w:top w:val="none" w:sz="0" w:space="0" w:color="auto"/>
            <w:left w:val="none" w:sz="0" w:space="0" w:color="auto"/>
            <w:bottom w:val="none" w:sz="0" w:space="0" w:color="auto"/>
            <w:right w:val="none" w:sz="0" w:space="0" w:color="auto"/>
          </w:divBdr>
        </w:div>
        <w:div w:id="757678574">
          <w:marLeft w:val="640"/>
          <w:marRight w:val="0"/>
          <w:marTop w:val="0"/>
          <w:marBottom w:val="0"/>
          <w:divBdr>
            <w:top w:val="none" w:sz="0" w:space="0" w:color="auto"/>
            <w:left w:val="none" w:sz="0" w:space="0" w:color="auto"/>
            <w:bottom w:val="none" w:sz="0" w:space="0" w:color="auto"/>
            <w:right w:val="none" w:sz="0" w:space="0" w:color="auto"/>
          </w:divBdr>
        </w:div>
        <w:div w:id="1830946092">
          <w:marLeft w:val="640"/>
          <w:marRight w:val="0"/>
          <w:marTop w:val="0"/>
          <w:marBottom w:val="0"/>
          <w:divBdr>
            <w:top w:val="none" w:sz="0" w:space="0" w:color="auto"/>
            <w:left w:val="none" w:sz="0" w:space="0" w:color="auto"/>
            <w:bottom w:val="none" w:sz="0" w:space="0" w:color="auto"/>
            <w:right w:val="none" w:sz="0" w:space="0" w:color="auto"/>
          </w:divBdr>
        </w:div>
        <w:div w:id="1096369606">
          <w:marLeft w:val="640"/>
          <w:marRight w:val="0"/>
          <w:marTop w:val="0"/>
          <w:marBottom w:val="0"/>
          <w:divBdr>
            <w:top w:val="none" w:sz="0" w:space="0" w:color="auto"/>
            <w:left w:val="none" w:sz="0" w:space="0" w:color="auto"/>
            <w:bottom w:val="none" w:sz="0" w:space="0" w:color="auto"/>
            <w:right w:val="none" w:sz="0" w:space="0" w:color="auto"/>
          </w:divBdr>
        </w:div>
        <w:div w:id="1237134361">
          <w:marLeft w:val="640"/>
          <w:marRight w:val="0"/>
          <w:marTop w:val="0"/>
          <w:marBottom w:val="0"/>
          <w:divBdr>
            <w:top w:val="none" w:sz="0" w:space="0" w:color="auto"/>
            <w:left w:val="none" w:sz="0" w:space="0" w:color="auto"/>
            <w:bottom w:val="none" w:sz="0" w:space="0" w:color="auto"/>
            <w:right w:val="none" w:sz="0" w:space="0" w:color="auto"/>
          </w:divBdr>
        </w:div>
        <w:div w:id="105080254">
          <w:marLeft w:val="640"/>
          <w:marRight w:val="0"/>
          <w:marTop w:val="0"/>
          <w:marBottom w:val="0"/>
          <w:divBdr>
            <w:top w:val="none" w:sz="0" w:space="0" w:color="auto"/>
            <w:left w:val="none" w:sz="0" w:space="0" w:color="auto"/>
            <w:bottom w:val="none" w:sz="0" w:space="0" w:color="auto"/>
            <w:right w:val="none" w:sz="0" w:space="0" w:color="auto"/>
          </w:divBdr>
        </w:div>
        <w:div w:id="1245920987">
          <w:marLeft w:val="640"/>
          <w:marRight w:val="0"/>
          <w:marTop w:val="0"/>
          <w:marBottom w:val="0"/>
          <w:divBdr>
            <w:top w:val="none" w:sz="0" w:space="0" w:color="auto"/>
            <w:left w:val="none" w:sz="0" w:space="0" w:color="auto"/>
            <w:bottom w:val="none" w:sz="0" w:space="0" w:color="auto"/>
            <w:right w:val="none" w:sz="0" w:space="0" w:color="auto"/>
          </w:divBdr>
        </w:div>
        <w:div w:id="1861969370">
          <w:marLeft w:val="640"/>
          <w:marRight w:val="0"/>
          <w:marTop w:val="0"/>
          <w:marBottom w:val="0"/>
          <w:divBdr>
            <w:top w:val="none" w:sz="0" w:space="0" w:color="auto"/>
            <w:left w:val="none" w:sz="0" w:space="0" w:color="auto"/>
            <w:bottom w:val="none" w:sz="0" w:space="0" w:color="auto"/>
            <w:right w:val="none" w:sz="0" w:space="0" w:color="auto"/>
          </w:divBdr>
        </w:div>
        <w:div w:id="1699506589">
          <w:marLeft w:val="640"/>
          <w:marRight w:val="0"/>
          <w:marTop w:val="0"/>
          <w:marBottom w:val="0"/>
          <w:divBdr>
            <w:top w:val="none" w:sz="0" w:space="0" w:color="auto"/>
            <w:left w:val="none" w:sz="0" w:space="0" w:color="auto"/>
            <w:bottom w:val="none" w:sz="0" w:space="0" w:color="auto"/>
            <w:right w:val="none" w:sz="0" w:space="0" w:color="auto"/>
          </w:divBdr>
        </w:div>
        <w:div w:id="1727685830">
          <w:marLeft w:val="640"/>
          <w:marRight w:val="0"/>
          <w:marTop w:val="0"/>
          <w:marBottom w:val="0"/>
          <w:divBdr>
            <w:top w:val="none" w:sz="0" w:space="0" w:color="auto"/>
            <w:left w:val="none" w:sz="0" w:space="0" w:color="auto"/>
            <w:bottom w:val="none" w:sz="0" w:space="0" w:color="auto"/>
            <w:right w:val="none" w:sz="0" w:space="0" w:color="auto"/>
          </w:divBdr>
        </w:div>
        <w:div w:id="1222132835">
          <w:marLeft w:val="640"/>
          <w:marRight w:val="0"/>
          <w:marTop w:val="0"/>
          <w:marBottom w:val="0"/>
          <w:divBdr>
            <w:top w:val="none" w:sz="0" w:space="0" w:color="auto"/>
            <w:left w:val="none" w:sz="0" w:space="0" w:color="auto"/>
            <w:bottom w:val="none" w:sz="0" w:space="0" w:color="auto"/>
            <w:right w:val="none" w:sz="0" w:space="0" w:color="auto"/>
          </w:divBdr>
        </w:div>
        <w:div w:id="2066642523">
          <w:marLeft w:val="640"/>
          <w:marRight w:val="0"/>
          <w:marTop w:val="0"/>
          <w:marBottom w:val="0"/>
          <w:divBdr>
            <w:top w:val="none" w:sz="0" w:space="0" w:color="auto"/>
            <w:left w:val="none" w:sz="0" w:space="0" w:color="auto"/>
            <w:bottom w:val="none" w:sz="0" w:space="0" w:color="auto"/>
            <w:right w:val="none" w:sz="0" w:space="0" w:color="auto"/>
          </w:divBdr>
        </w:div>
        <w:div w:id="1671837270">
          <w:marLeft w:val="640"/>
          <w:marRight w:val="0"/>
          <w:marTop w:val="0"/>
          <w:marBottom w:val="0"/>
          <w:divBdr>
            <w:top w:val="none" w:sz="0" w:space="0" w:color="auto"/>
            <w:left w:val="none" w:sz="0" w:space="0" w:color="auto"/>
            <w:bottom w:val="none" w:sz="0" w:space="0" w:color="auto"/>
            <w:right w:val="none" w:sz="0" w:space="0" w:color="auto"/>
          </w:divBdr>
        </w:div>
        <w:div w:id="761217456">
          <w:marLeft w:val="640"/>
          <w:marRight w:val="0"/>
          <w:marTop w:val="0"/>
          <w:marBottom w:val="0"/>
          <w:divBdr>
            <w:top w:val="none" w:sz="0" w:space="0" w:color="auto"/>
            <w:left w:val="none" w:sz="0" w:space="0" w:color="auto"/>
            <w:bottom w:val="none" w:sz="0" w:space="0" w:color="auto"/>
            <w:right w:val="none" w:sz="0" w:space="0" w:color="auto"/>
          </w:divBdr>
        </w:div>
        <w:div w:id="1687513596">
          <w:marLeft w:val="640"/>
          <w:marRight w:val="0"/>
          <w:marTop w:val="0"/>
          <w:marBottom w:val="0"/>
          <w:divBdr>
            <w:top w:val="none" w:sz="0" w:space="0" w:color="auto"/>
            <w:left w:val="none" w:sz="0" w:space="0" w:color="auto"/>
            <w:bottom w:val="none" w:sz="0" w:space="0" w:color="auto"/>
            <w:right w:val="none" w:sz="0" w:space="0" w:color="auto"/>
          </w:divBdr>
        </w:div>
        <w:div w:id="1836459323">
          <w:marLeft w:val="640"/>
          <w:marRight w:val="0"/>
          <w:marTop w:val="0"/>
          <w:marBottom w:val="0"/>
          <w:divBdr>
            <w:top w:val="none" w:sz="0" w:space="0" w:color="auto"/>
            <w:left w:val="none" w:sz="0" w:space="0" w:color="auto"/>
            <w:bottom w:val="none" w:sz="0" w:space="0" w:color="auto"/>
            <w:right w:val="none" w:sz="0" w:space="0" w:color="auto"/>
          </w:divBdr>
        </w:div>
        <w:div w:id="1935743216">
          <w:marLeft w:val="640"/>
          <w:marRight w:val="0"/>
          <w:marTop w:val="0"/>
          <w:marBottom w:val="0"/>
          <w:divBdr>
            <w:top w:val="none" w:sz="0" w:space="0" w:color="auto"/>
            <w:left w:val="none" w:sz="0" w:space="0" w:color="auto"/>
            <w:bottom w:val="none" w:sz="0" w:space="0" w:color="auto"/>
            <w:right w:val="none" w:sz="0" w:space="0" w:color="auto"/>
          </w:divBdr>
        </w:div>
        <w:div w:id="587083450">
          <w:marLeft w:val="640"/>
          <w:marRight w:val="0"/>
          <w:marTop w:val="0"/>
          <w:marBottom w:val="0"/>
          <w:divBdr>
            <w:top w:val="none" w:sz="0" w:space="0" w:color="auto"/>
            <w:left w:val="none" w:sz="0" w:space="0" w:color="auto"/>
            <w:bottom w:val="none" w:sz="0" w:space="0" w:color="auto"/>
            <w:right w:val="none" w:sz="0" w:space="0" w:color="auto"/>
          </w:divBdr>
        </w:div>
        <w:div w:id="125710022">
          <w:marLeft w:val="640"/>
          <w:marRight w:val="0"/>
          <w:marTop w:val="0"/>
          <w:marBottom w:val="0"/>
          <w:divBdr>
            <w:top w:val="none" w:sz="0" w:space="0" w:color="auto"/>
            <w:left w:val="none" w:sz="0" w:space="0" w:color="auto"/>
            <w:bottom w:val="none" w:sz="0" w:space="0" w:color="auto"/>
            <w:right w:val="none" w:sz="0" w:space="0" w:color="auto"/>
          </w:divBdr>
        </w:div>
        <w:div w:id="262612581">
          <w:marLeft w:val="640"/>
          <w:marRight w:val="0"/>
          <w:marTop w:val="0"/>
          <w:marBottom w:val="0"/>
          <w:divBdr>
            <w:top w:val="none" w:sz="0" w:space="0" w:color="auto"/>
            <w:left w:val="none" w:sz="0" w:space="0" w:color="auto"/>
            <w:bottom w:val="none" w:sz="0" w:space="0" w:color="auto"/>
            <w:right w:val="none" w:sz="0" w:space="0" w:color="auto"/>
          </w:divBdr>
        </w:div>
        <w:div w:id="2070879053">
          <w:marLeft w:val="640"/>
          <w:marRight w:val="0"/>
          <w:marTop w:val="0"/>
          <w:marBottom w:val="0"/>
          <w:divBdr>
            <w:top w:val="none" w:sz="0" w:space="0" w:color="auto"/>
            <w:left w:val="none" w:sz="0" w:space="0" w:color="auto"/>
            <w:bottom w:val="none" w:sz="0" w:space="0" w:color="auto"/>
            <w:right w:val="none" w:sz="0" w:space="0" w:color="auto"/>
          </w:divBdr>
        </w:div>
        <w:div w:id="378937992">
          <w:marLeft w:val="640"/>
          <w:marRight w:val="0"/>
          <w:marTop w:val="0"/>
          <w:marBottom w:val="0"/>
          <w:divBdr>
            <w:top w:val="none" w:sz="0" w:space="0" w:color="auto"/>
            <w:left w:val="none" w:sz="0" w:space="0" w:color="auto"/>
            <w:bottom w:val="none" w:sz="0" w:space="0" w:color="auto"/>
            <w:right w:val="none" w:sz="0" w:space="0" w:color="auto"/>
          </w:divBdr>
        </w:div>
        <w:div w:id="297689959">
          <w:marLeft w:val="640"/>
          <w:marRight w:val="0"/>
          <w:marTop w:val="0"/>
          <w:marBottom w:val="0"/>
          <w:divBdr>
            <w:top w:val="none" w:sz="0" w:space="0" w:color="auto"/>
            <w:left w:val="none" w:sz="0" w:space="0" w:color="auto"/>
            <w:bottom w:val="none" w:sz="0" w:space="0" w:color="auto"/>
            <w:right w:val="none" w:sz="0" w:space="0" w:color="auto"/>
          </w:divBdr>
        </w:div>
        <w:div w:id="1064910115">
          <w:marLeft w:val="640"/>
          <w:marRight w:val="0"/>
          <w:marTop w:val="0"/>
          <w:marBottom w:val="0"/>
          <w:divBdr>
            <w:top w:val="none" w:sz="0" w:space="0" w:color="auto"/>
            <w:left w:val="none" w:sz="0" w:space="0" w:color="auto"/>
            <w:bottom w:val="none" w:sz="0" w:space="0" w:color="auto"/>
            <w:right w:val="none" w:sz="0" w:space="0" w:color="auto"/>
          </w:divBdr>
        </w:div>
        <w:div w:id="906382322">
          <w:marLeft w:val="640"/>
          <w:marRight w:val="0"/>
          <w:marTop w:val="0"/>
          <w:marBottom w:val="0"/>
          <w:divBdr>
            <w:top w:val="none" w:sz="0" w:space="0" w:color="auto"/>
            <w:left w:val="none" w:sz="0" w:space="0" w:color="auto"/>
            <w:bottom w:val="none" w:sz="0" w:space="0" w:color="auto"/>
            <w:right w:val="none" w:sz="0" w:space="0" w:color="auto"/>
          </w:divBdr>
        </w:div>
      </w:divsChild>
    </w:div>
    <w:div w:id="1371806188">
      <w:bodyDiv w:val="1"/>
      <w:marLeft w:val="0"/>
      <w:marRight w:val="0"/>
      <w:marTop w:val="0"/>
      <w:marBottom w:val="0"/>
      <w:divBdr>
        <w:top w:val="none" w:sz="0" w:space="0" w:color="auto"/>
        <w:left w:val="none" w:sz="0" w:space="0" w:color="auto"/>
        <w:bottom w:val="none" w:sz="0" w:space="0" w:color="auto"/>
        <w:right w:val="none" w:sz="0" w:space="0" w:color="auto"/>
      </w:divBdr>
      <w:divsChild>
        <w:div w:id="1500921140">
          <w:marLeft w:val="640"/>
          <w:marRight w:val="0"/>
          <w:marTop w:val="0"/>
          <w:marBottom w:val="0"/>
          <w:divBdr>
            <w:top w:val="none" w:sz="0" w:space="0" w:color="auto"/>
            <w:left w:val="none" w:sz="0" w:space="0" w:color="auto"/>
            <w:bottom w:val="none" w:sz="0" w:space="0" w:color="auto"/>
            <w:right w:val="none" w:sz="0" w:space="0" w:color="auto"/>
          </w:divBdr>
        </w:div>
        <w:div w:id="1607226839">
          <w:marLeft w:val="640"/>
          <w:marRight w:val="0"/>
          <w:marTop w:val="0"/>
          <w:marBottom w:val="0"/>
          <w:divBdr>
            <w:top w:val="none" w:sz="0" w:space="0" w:color="auto"/>
            <w:left w:val="none" w:sz="0" w:space="0" w:color="auto"/>
            <w:bottom w:val="none" w:sz="0" w:space="0" w:color="auto"/>
            <w:right w:val="none" w:sz="0" w:space="0" w:color="auto"/>
          </w:divBdr>
        </w:div>
        <w:div w:id="1410883354">
          <w:marLeft w:val="640"/>
          <w:marRight w:val="0"/>
          <w:marTop w:val="0"/>
          <w:marBottom w:val="0"/>
          <w:divBdr>
            <w:top w:val="none" w:sz="0" w:space="0" w:color="auto"/>
            <w:left w:val="none" w:sz="0" w:space="0" w:color="auto"/>
            <w:bottom w:val="none" w:sz="0" w:space="0" w:color="auto"/>
            <w:right w:val="none" w:sz="0" w:space="0" w:color="auto"/>
          </w:divBdr>
        </w:div>
        <w:div w:id="433402996">
          <w:marLeft w:val="640"/>
          <w:marRight w:val="0"/>
          <w:marTop w:val="0"/>
          <w:marBottom w:val="0"/>
          <w:divBdr>
            <w:top w:val="none" w:sz="0" w:space="0" w:color="auto"/>
            <w:left w:val="none" w:sz="0" w:space="0" w:color="auto"/>
            <w:bottom w:val="none" w:sz="0" w:space="0" w:color="auto"/>
            <w:right w:val="none" w:sz="0" w:space="0" w:color="auto"/>
          </w:divBdr>
        </w:div>
        <w:div w:id="1537086430">
          <w:marLeft w:val="640"/>
          <w:marRight w:val="0"/>
          <w:marTop w:val="0"/>
          <w:marBottom w:val="0"/>
          <w:divBdr>
            <w:top w:val="none" w:sz="0" w:space="0" w:color="auto"/>
            <w:left w:val="none" w:sz="0" w:space="0" w:color="auto"/>
            <w:bottom w:val="none" w:sz="0" w:space="0" w:color="auto"/>
            <w:right w:val="none" w:sz="0" w:space="0" w:color="auto"/>
          </w:divBdr>
        </w:div>
        <w:div w:id="999886109">
          <w:marLeft w:val="640"/>
          <w:marRight w:val="0"/>
          <w:marTop w:val="0"/>
          <w:marBottom w:val="0"/>
          <w:divBdr>
            <w:top w:val="none" w:sz="0" w:space="0" w:color="auto"/>
            <w:left w:val="none" w:sz="0" w:space="0" w:color="auto"/>
            <w:bottom w:val="none" w:sz="0" w:space="0" w:color="auto"/>
            <w:right w:val="none" w:sz="0" w:space="0" w:color="auto"/>
          </w:divBdr>
        </w:div>
        <w:div w:id="250627296">
          <w:marLeft w:val="640"/>
          <w:marRight w:val="0"/>
          <w:marTop w:val="0"/>
          <w:marBottom w:val="0"/>
          <w:divBdr>
            <w:top w:val="none" w:sz="0" w:space="0" w:color="auto"/>
            <w:left w:val="none" w:sz="0" w:space="0" w:color="auto"/>
            <w:bottom w:val="none" w:sz="0" w:space="0" w:color="auto"/>
            <w:right w:val="none" w:sz="0" w:space="0" w:color="auto"/>
          </w:divBdr>
        </w:div>
        <w:div w:id="1801338178">
          <w:marLeft w:val="640"/>
          <w:marRight w:val="0"/>
          <w:marTop w:val="0"/>
          <w:marBottom w:val="0"/>
          <w:divBdr>
            <w:top w:val="none" w:sz="0" w:space="0" w:color="auto"/>
            <w:left w:val="none" w:sz="0" w:space="0" w:color="auto"/>
            <w:bottom w:val="none" w:sz="0" w:space="0" w:color="auto"/>
            <w:right w:val="none" w:sz="0" w:space="0" w:color="auto"/>
          </w:divBdr>
        </w:div>
        <w:div w:id="1675304246">
          <w:marLeft w:val="640"/>
          <w:marRight w:val="0"/>
          <w:marTop w:val="0"/>
          <w:marBottom w:val="0"/>
          <w:divBdr>
            <w:top w:val="none" w:sz="0" w:space="0" w:color="auto"/>
            <w:left w:val="none" w:sz="0" w:space="0" w:color="auto"/>
            <w:bottom w:val="none" w:sz="0" w:space="0" w:color="auto"/>
            <w:right w:val="none" w:sz="0" w:space="0" w:color="auto"/>
          </w:divBdr>
        </w:div>
        <w:div w:id="1492911228">
          <w:marLeft w:val="640"/>
          <w:marRight w:val="0"/>
          <w:marTop w:val="0"/>
          <w:marBottom w:val="0"/>
          <w:divBdr>
            <w:top w:val="none" w:sz="0" w:space="0" w:color="auto"/>
            <w:left w:val="none" w:sz="0" w:space="0" w:color="auto"/>
            <w:bottom w:val="none" w:sz="0" w:space="0" w:color="auto"/>
            <w:right w:val="none" w:sz="0" w:space="0" w:color="auto"/>
          </w:divBdr>
        </w:div>
        <w:div w:id="2057121351">
          <w:marLeft w:val="640"/>
          <w:marRight w:val="0"/>
          <w:marTop w:val="0"/>
          <w:marBottom w:val="0"/>
          <w:divBdr>
            <w:top w:val="none" w:sz="0" w:space="0" w:color="auto"/>
            <w:left w:val="none" w:sz="0" w:space="0" w:color="auto"/>
            <w:bottom w:val="none" w:sz="0" w:space="0" w:color="auto"/>
            <w:right w:val="none" w:sz="0" w:space="0" w:color="auto"/>
          </w:divBdr>
        </w:div>
        <w:div w:id="871454752">
          <w:marLeft w:val="640"/>
          <w:marRight w:val="0"/>
          <w:marTop w:val="0"/>
          <w:marBottom w:val="0"/>
          <w:divBdr>
            <w:top w:val="none" w:sz="0" w:space="0" w:color="auto"/>
            <w:left w:val="none" w:sz="0" w:space="0" w:color="auto"/>
            <w:bottom w:val="none" w:sz="0" w:space="0" w:color="auto"/>
            <w:right w:val="none" w:sz="0" w:space="0" w:color="auto"/>
          </w:divBdr>
        </w:div>
        <w:div w:id="293829549">
          <w:marLeft w:val="640"/>
          <w:marRight w:val="0"/>
          <w:marTop w:val="0"/>
          <w:marBottom w:val="0"/>
          <w:divBdr>
            <w:top w:val="none" w:sz="0" w:space="0" w:color="auto"/>
            <w:left w:val="none" w:sz="0" w:space="0" w:color="auto"/>
            <w:bottom w:val="none" w:sz="0" w:space="0" w:color="auto"/>
            <w:right w:val="none" w:sz="0" w:space="0" w:color="auto"/>
          </w:divBdr>
        </w:div>
        <w:div w:id="1837767618">
          <w:marLeft w:val="640"/>
          <w:marRight w:val="0"/>
          <w:marTop w:val="0"/>
          <w:marBottom w:val="0"/>
          <w:divBdr>
            <w:top w:val="none" w:sz="0" w:space="0" w:color="auto"/>
            <w:left w:val="none" w:sz="0" w:space="0" w:color="auto"/>
            <w:bottom w:val="none" w:sz="0" w:space="0" w:color="auto"/>
            <w:right w:val="none" w:sz="0" w:space="0" w:color="auto"/>
          </w:divBdr>
        </w:div>
        <w:div w:id="1292633756">
          <w:marLeft w:val="640"/>
          <w:marRight w:val="0"/>
          <w:marTop w:val="0"/>
          <w:marBottom w:val="0"/>
          <w:divBdr>
            <w:top w:val="none" w:sz="0" w:space="0" w:color="auto"/>
            <w:left w:val="none" w:sz="0" w:space="0" w:color="auto"/>
            <w:bottom w:val="none" w:sz="0" w:space="0" w:color="auto"/>
            <w:right w:val="none" w:sz="0" w:space="0" w:color="auto"/>
          </w:divBdr>
        </w:div>
        <w:div w:id="1293369082">
          <w:marLeft w:val="640"/>
          <w:marRight w:val="0"/>
          <w:marTop w:val="0"/>
          <w:marBottom w:val="0"/>
          <w:divBdr>
            <w:top w:val="none" w:sz="0" w:space="0" w:color="auto"/>
            <w:left w:val="none" w:sz="0" w:space="0" w:color="auto"/>
            <w:bottom w:val="none" w:sz="0" w:space="0" w:color="auto"/>
            <w:right w:val="none" w:sz="0" w:space="0" w:color="auto"/>
          </w:divBdr>
        </w:div>
        <w:div w:id="577322234">
          <w:marLeft w:val="640"/>
          <w:marRight w:val="0"/>
          <w:marTop w:val="0"/>
          <w:marBottom w:val="0"/>
          <w:divBdr>
            <w:top w:val="none" w:sz="0" w:space="0" w:color="auto"/>
            <w:left w:val="none" w:sz="0" w:space="0" w:color="auto"/>
            <w:bottom w:val="none" w:sz="0" w:space="0" w:color="auto"/>
            <w:right w:val="none" w:sz="0" w:space="0" w:color="auto"/>
          </w:divBdr>
        </w:div>
        <w:div w:id="1104614421">
          <w:marLeft w:val="640"/>
          <w:marRight w:val="0"/>
          <w:marTop w:val="0"/>
          <w:marBottom w:val="0"/>
          <w:divBdr>
            <w:top w:val="none" w:sz="0" w:space="0" w:color="auto"/>
            <w:left w:val="none" w:sz="0" w:space="0" w:color="auto"/>
            <w:bottom w:val="none" w:sz="0" w:space="0" w:color="auto"/>
            <w:right w:val="none" w:sz="0" w:space="0" w:color="auto"/>
          </w:divBdr>
        </w:div>
        <w:div w:id="1153907967">
          <w:marLeft w:val="640"/>
          <w:marRight w:val="0"/>
          <w:marTop w:val="0"/>
          <w:marBottom w:val="0"/>
          <w:divBdr>
            <w:top w:val="none" w:sz="0" w:space="0" w:color="auto"/>
            <w:left w:val="none" w:sz="0" w:space="0" w:color="auto"/>
            <w:bottom w:val="none" w:sz="0" w:space="0" w:color="auto"/>
            <w:right w:val="none" w:sz="0" w:space="0" w:color="auto"/>
          </w:divBdr>
        </w:div>
        <w:div w:id="1085343862">
          <w:marLeft w:val="640"/>
          <w:marRight w:val="0"/>
          <w:marTop w:val="0"/>
          <w:marBottom w:val="0"/>
          <w:divBdr>
            <w:top w:val="none" w:sz="0" w:space="0" w:color="auto"/>
            <w:left w:val="none" w:sz="0" w:space="0" w:color="auto"/>
            <w:bottom w:val="none" w:sz="0" w:space="0" w:color="auto"/>
            <w:right w:val="none" w:sz="0" w:space="0" w:color="auto"/>
          </w:divBdr>
        </w:div>
        <w:div w:id="592905964">
          <w:marLeft w:val="640"/>
          <w:marRight w:val="0"/>
          <w:marTop w:val="0"/>
          <w:marBottom w:val="0"/>
          <w:divBdr>
            <w:top w:val="none" w:sz="0" w:space="0" w:color="auto"/>
            <w:left w:val="none" w:sz="0" w:space="0" w:color="auto"/>
            <w:bottom w:val="none" w:sz="0" w:space="0" w:color="auto"/>
            <w:right w:val="none" w:sz="0" w:space="0" w:color="auto"/>
          </w:divBdr>
        </w:div>
        <w:div w:id="1293709598">
          <w:marLeft w:val="640"/>
          <w:marRight w:val="0"/>
          <w:marTop w:val="0"/>
          <w:marBottom w:val="0"/>
          <w:divBdr>
            <w:top w:val="none" w:sz="0" w:space="0" w:color="auto"/>
            <w:left w:val="none" w:sz="0" w:space="0" w:color="auto"/>
            <w:bottom w:val="none" w:sz="0" w:space="0" w:color="auto"/>
            <w:right w:val="none" w:sz="0" w:space="0" w:color="auto"/>
          </w:divBdr>
        </w:div>
        <w:div w:id="390539788">
          <w:marLeft w:val="640"/>
          <w:marRight w:val="0"/>
          <w:marTop w:val="0"/>
          <w:marBottom w:val="0"/>
          <w:divBdr>
            <w:top w:val="none" w:sz="0" w:space="0" w:color="auto"/>
            <w:left w:val="none" w:sz="0" w:space="0" w:color="auto"/>
            <w:bottom w:val="none" w:sz="0" w:space="0" w:color="auto"/>
            <w:right w:val="none" w:sz="0" w:space="0" w:color="auto"/>
          </w:divBdr>
        </w:div>
        <w:div w:id="460223390">
          <w:marLeft w:val="640"/>
          <w:marRight w:val="0"/>
          <w:marTop w:val="0"/>
          <w:marBottom w:val="0"/>
          <w:divBdr>
            <w:top w:val="none" w:sz="0" w:space="0" w:color="auto"/>
            <w:left w:val="none" w:sz="0" w:space="0" w:color="auto"/>
            <w:bottom w:val="none" w:sz="0" w:space="0" w:color="auto"/>
            <w:right w:val="none" w:sz="0" w:space="0" w:color="auto"/>
          </w:divBdr>
        </w:div>
        <w:div w:id="1363625978">
          <w:marLeft w:val="640"/>
          <w:marRight w:val="0"/>
          <w:marTop w:val="0"/>
          <w:marBottom w:val="0"/>
          <w:divBdr>
            <w:top w:val="none" w:sz="0" w:space="0" w:color="auto"/>
            <w:left w:val="none" w:sz="0" w:space="0" w:color="auto"/>
            <w:bottom w:val="none" w:sz="0" w:space="0" w:color="auto"/>
            <w:right w:val="none" w:sz="0" w:space="0" w:color="auto"/>
          </w:divBdr>
        </w:div>
        <w:div w:id="260919243">
          <w:marLeft w:val="640"/>
          <w:marRight w:val="0"/>
          <w:marTop w:val="0"/>
          <w:marBottom w:val="0"/>
          <w:divBdr>
            <w:top w:val="none" w:sz="0" w:space="0" w:color="auto"/>
            <w:left w:val="none" w:sz="0" w:space="0" w:color="auto"/>
            <w:bottom w:val="none" w:sz="0" w:space="0" w:color="auto"/>
            <w:right w:val="none" w:sz="0" w:space="0" w:color="auto"/>
          </w:divBdr>
        </w:div>
        <w:div w:id="1374160643">
          <w:marLeft w:val="640"/>
          <w:marRight w:val="0"/>
          <w:marTop w:val="0"/>
          <w:marBottom w:val="0"/>
          <w:divBdr>
            <w:top w:val="none" w:sz="0" w:space="0" w:color="auto"/>
            <w:left w:val="none" w:sz="0" w:space="0" w:color="auto"/>
            <w:bottom w:val="none" w:sz="0" w:space="0" w:color="auto"/>
            <w:right w:val="none" w:sz="0" w:space="0" w:color="auto"/>
          </w:divBdr>
        </w:div>
        <w:div w:id="557086833">
          <w:marLeft w:val="640"/>
          <w:marRight w:val="0"/>
          <w:marTop w:val="0"/>
          <w:marBottom w:val="0"/>
          <w:divBdr>
            <w:top w:val="none" w:sz="0" w:space="0" w:color="auto"/>
            <w:left w:val="none" w:sz="0" w:space="0" w:color="auto"/>
            <w:bottom w:val="none" w:sz="0" w:space="0" w:color="auto"/>
            <w:right w:val="none" w:sz="0" w:space="0" w:color="auto"/>
          </w:divBdr>
        </w:div>
        <w:div w:id="375593844">
          <w:marLeft w:val="640"/>
          <w:marRight w:val="0"/>
          <w:marTop w:val="0"/>
          <w:marBottom w:val="0"/>
          <w:divBdr>
            <w:top w:val="none" w:sz="0" w:space="0" w:color="auto"/>
            <w:left w:val="none" w:sz="0" w:space="0" w:color="auto"/>
            <w:bottom w:val="none" w:sz="0" w:space="0" w:color="auto"/>
            <w:right w:val="none" w:sz="0" w:space="0" w:color="auto"/>
          </w:divBdr>
        </w:div>
        <w:div w:id="1430738883">
          <w:marLeft w:val="640"/>
          <w:marRight w:val="0"/>
          <w:marTop w:val="0"/>
          <w:marBottom w:val="0"/>
          <w:divBdr>
            <w:top w:val="none" w:sz="0" w:space="0" w:color="auto"/>
            <w:left w:val="none" w:sz="0" w:space="0" w:color="auto"/>
            <w:bottom w:val="none" w:sz="0" w:space="0" w:color="auto"/>
            <w:right w:val="none" w:sz="0" w:space="0" w:color="auto"/>
          </w:divBdr>
        </w:div>
        <w:div w:id="1408066777">
          <w:marLeft w:val="640"/>
          <w:marRight w:val="0"/>
          <w:marTop w:val="0"/>
          <w:marBottom w:val="0"/>
          <w:divBdr>
            <w:top w:val="none" w:sz="0" w:space="0" w:color="auto"/>
            <w:left w:val="none" w:sz="0" w:space="0" w:color="auto"/>
            <w:bottom w:val="none" w:sz="0" w:space="0" w:color="auto"/>
            <w:right w:val="none" w:sz="0" w:space="0" w:color="auto"/>
          </w:divBdr>
        </w:div>
        <w:div w:id="1240017031">
          <w:marLeft w:val="640"/>
          <w:marRight w:val="0"/>
          <w:marTop w:val="0"/>
          <w:marBottom w:val="0"/>
          <w:divBdr>
            <w:top w:val="none" w:sz="0" w:space="0" w:color="auto"/>
            <w:left w:val="none" w:sz="0" w:space="0" w:color="auto"/>
            <w:bottom w:val="none" w:sz="0" w:space="0" w:color="auto"/>
            <w:right w:val="none" w:sz="0" w:space="0" w:color="auto"/>
          </w:divBdr>
        </w:div>
        <w:div w:id="946811288">
          <w:marLeft w:val="640"/>
          <w:marRight w:val="0"/>
          <w:marTop w:val="0"/>
          <w:marBottom w:val="0"/>
          <w:divBdr>
            <w:top w:val="none" w:sz="0" w:space="0" w:color="auto"/>
            <w:left w:val="none" w:sz="0" w:space="0" w:color="auto"/>
            <w:bottom w:val="none" w:sz="0" w:space="0" w:color="auto"/>
            <w:right w:val="none" w:sz="0" w:space="0" w:color="auto"/>
          </w:divBdr>
        </w:div>
        <w:div w:id="655569015">
          <w:marLeft w:val="640"/>
          <w:marRight w:val="0"/>
          <w:marTop w:val="0"/>
          <w:marBottom w:val="0"/>
          <w:divBdr>
            <w:top w:val="none" w:sz="0" w:space="0" w:color="auto"/>
            <w:left w:val="none" w:sz="0" w:space="0" w:color="auto"/>
            <w:bottom w:val="none" w:sz="0" w:space="0" w:color="auto"/>
            <w:right w:val="none" w:sz="0" w:space="0" w:color="auto"/>
          </w:divBdr>
        </w:div>
        <w:div w:id="1471098140">
          <w:marLeft w:val="640"/>
          <w:marRight w:val="0"/>
          <w:marTop w:val="0"/>
          <w:marBottom w:val="0"/>
          <w:divBdr>
            <w:top w:val="none" w:sz="0" w:space="0" w:color="auto"/>
            <w:left w:val="none" w:sz="0" w:space="0" w:color="auto"/>
            <w:bottom w:val="none" w:sz="0" w:space="0" w:color="auto"/>
            <w:right w:val="none" w:sz="0" w:space="0" w:color="auto"/>
          </w:divBdr>
        </w:div>
      </w:divsChild>
    </w:div>
    <w:div w:id="1377391308">
      <w:bodyDiv w:val="1"/>
      <w:marLeft w:val="0"/>
      <w:marRight w:val="0"/>
      <w:marTop w:val="0"/>
      <w:marBottom w:val="0"/>
      <w:divBdr>
        <w:top w:val="none" w:sz="0" w:space="0" w:color="auto"/>
        <w:left w:val="none" w:sz="0" w:space="0" w:color="auto"/>
        <w:bottom w:val="none" w:sz="0" w:space="0" w:color="auto"/>
        <w:right w:val="none" w:sz="0" w:space="0" w:color="auto"/>
      </w:divBdr>
      <w:divsChild>
        <w:div w:id="77754965">
          <w:marLeft w:val="640"/>
          <w:marRight w:val="0"/>
          <w:marTop w:val="0"/>
          <w:marBottom w:val="0"/>
          <w:divBdr>
            <w:top w:val="none" w:sz="0" w:space="0" w:color="auto"/>
            <w:left w:val="none" w:sz="0" w:space="0" w:color="auto"/>
            <w:bottom w:val="none" w:sz="0" w:space="0" w:color="auto"/>
            <w:right w:val="none" w:sz="0" w:space="0" w:color="auto"/>
          </w:divBdr>
        </w:div>
        <w:div w:id="79761731">
          <w:marLeft w:val="640"/>
          <w:marRight w:val="0"/>
          <w:marTop w:val="0"/>
          <w:marBottom w:val="0"/>
          <w:divBdr>
            <w:top w:val="none" w:sz="0" w:space="0" w:color="auto"/>
            <w:left w:val="none" w:sz="0" w:space="0" w:color="auto"/>
            <w:bottom w:val="none" w:sz="0" w:space="0" w:color="auto"/>
            <w:right w:val="none" w:sz="0" w:space="0" w:color="auto"/>
          </w:divBdr>
        </w:div>
        <w:div w:id="318466247">
          <w:marLeft w:val="640"/>
          <w:marRight w:val="0"/>
          <w:marTop w:val="0"/>
          <w:marBottom w:val="0"/>
          <w:divBdr>
            <w:top w:val="none" w:sz="0" w:space="0" w:color="auto"/>
            <w:left w:val="none" w:sz="0" w:space="0" w:color="auto"/>
            <w:bottom w:val="none" w:sz="0" w:space="0" w:color="auto"/>
            <w:right w:val="none" w:sz="0" w:space="0" w:color="auto"/>
          </w:divBdr>
        </w:div>
        <w:div w:id="333848141">
          <w:marLeft w:val="640"/>
          <w:marRight w:val="0"/>
          <w:marTop w:val="0"/>
          <w:marBottom w:val="0"/>
          <w:divBdr>
            <w:top w:val="none" w:sz="0" w:space="0" w:color="auto"/>
            <w:left w:val="none" w:sz="0" w:space="0" w:color="auto"/>
            <w:bottom w:val="none" w:sz="0" w:space="0" w:color="auto"/>
            <w:right w:val="none" w:sz="0" w:space="0" w:color="auto"/>
          </w:divBdr>
        </w:div>
        <w:div w:id="473989007">
          <w:marLeft w:val="640"/>
          <w:marRight w:val="0"/>
          <w:marTop w:val="0"/>
          <w:marBottom w:val="0"/>
          <w:divBdr>
            <w:top w:val="none" w:sz="0" w:space="0" w:color="auto"/>
            <w:left w:val="none" w:sz="0" w:space="0" w:color="auto"/>
            <w:bottom w:val="none" w:sz="0" w:space="0" w:color="auto"/>
            <w:right w:val="none" w:sz="0" w:space="0" w:color="auto"/>
          </w:divBdr>
        </w:div>
        <w:div w:id="644621420">
          <w:marLeft w:val="640"/>
          <w:marRight w:val="0"/>
          <w:marTop w:val="0"/>
          <w:marBottom w:val="0"/>
          <w:divBdr>
            <w:top w:val="none" w:sz="0" w:space="0" w:color="auto"/>
            <w:left w:val="none" w:sz="0" w:space="0" w:color="auto"/>
            <w:bottom w:val="none" w:sz="0" w:space="0" w:color="auto"/>
            <w:right w:val="none" w:sz="0" w:space="0" w:color="auto"/>
          </w:divBdr>
        </w:div>
        <w:div w:id="976105429">
          <w:marLeft w:val="640"/>
          <w:marRight w:val="0"/>
          <w:marTop w:val="0"/>
          <w:marBottom w:val="0"/>
          <w:divBdr>
            <w:top w:val="none" w:sz="0" w:space="0" w:color="auto"/>
            <w:left w:val="none" w:sz="0" w:space="0" w:color="auto"/>
            <w:bottom w:val="none" w:sz="0" w:space="0" w:color="auto"/>
            <w:right w:val="none" w:sz="0" w:space="0" w:color="auto"/>
          </w:divBdr>
        </w:div>
        <w:div w:id="1024555587">
          <w:marLeft w:val="640"/>
          <w:marRight w:val="0"/>
          <w:marTop w:val="0"/>
          <w:marBottom w:val="0"/>
          <w:divBdr>
            <w:top w:val="none" w:sz="0" w:space="0" w:color="auto"/>
            <w:left w:val="none" w:sz="0" w:space="0" w:color="auto"/>
            <w:bottom w:val="none" w:sz="0" w:space="0" w:color="auto"/>
            <w:right w:val="none" w:sz="0" w:space="0" w:color="auto"/>
          </w:divBdr>
        </w:div>
        <w:div w:id="1060861587">
          <w:marLeft w:val="640"/>
          <w:marRight w:val="0"/>
          <w:marTop w:val="0"/>
          <w:marBottom w:val="0"/>
          <w:divBdr>
            <w:top w:val="none" w:sz="0" w:space="0" w:color="auto"/>
            <w:left w:val="none" w:sz="0" w:space="0" w:color="auto"/>
            <w:bottom w:val="none" w:sz="0" w:space="0" w:color="auto"/>
            <w:right w:val="none" w:sz="0" w:space="0" w:color="auto"/>
          </w:divBdr>
        </w:div>
        <w:div w:id="1133673546">
          <w:marLeft w:val="640"/>
          <w:marRight w:val="0"/>
          <w:marTop w:val="0"/>
          <w:marBottom w:val="0"/>
          <w:divBdr>
            <w:top w:val="none" w:sz="0" w:space="0" w:color="auto"/>
            <w:left w:val="none" w:sz="0" w:space="0" w:color="auto"/>
            <w:bottom w:val="none" w:sz="0" w:space="0" w:color="auto"/>
            <w:right w:val="none" w:sz="0" w:space="0" w:color="auto"/>
          </w:divBdr>
        </w:div>
        <w:div w:id="1153180327">
          <w:marLeft w:val="640"/>
          <w:marRight w:val="0"/>
          <w:marTop w:val="0"/>
          <w:marBottom w:val="0"/>
          <w:divBdr>
            <w:top w:val="none" w:sz="0" w:space="0" w:color="auto"/>
            <w:left w:val="none" w:sz="0" w:space="0" w:color="auto"/>
            <w:bottom w:val="none" w:sz="0" w:space="0" w:color="auto"/>
            <w:right w:val="none" w:sz="0" w:space="0" w:color="auto"/>
          </w:divBdr>
        </w:div>
        <w:div w:id="1325934874">
          <w:marLeft w:val="640"/>
          <w:marRight w:val="0"/>
          <w:marTop w:val="0"/>
          <w:marBottom w:val="0"/>
          <w:divBdr>
            <w:top w:val="none" w:sz="0" w:space="0" w:color="auto"/>
            <w:left w:val="none" w:sz="0" w:space="0" w:color="auto"/>
            <w:bottom w:val="none" w:sz="0" w:space="0" w:color="auto"/>
            <w:right w:val="none" w:sz="0" w:space="0" w:color="auto"/>
          </w:divBdr>
        </w:div>
        <w:div w:id="1399744300">
          <w:marLeft w:val="640"/>
          <w:marRight w:val="0"/>
          <w:marTop w:val="0"/>
          <w:marBottom w:val="0"/>
          <w:divBdr>
            <w:top w:val="none" w:sz="0" w:space="0" w:color="auto"/>
            <w:left w:val="none" w:sz="0" w:space="0" w:color="auto"/>
            <w:bottom w:val="none" w:sz="0" w:space="0" w:color="auto"/>
            <w:right w:val="none" w:sz="0" w:space="0" w:color="auto"/>
          </w:divBdr>
        </w:div>
        <w:div w:id="1408916307">
          <w:marLeft w:val="640"/>
          <w:marRight w:val="0"/>
          <w:marTop w:val="0"/>
          <w:marBottom w:val="0"/>
          <w:divBdr>
            <w:top w:val="none" w:sz="0" w:space="0" w:color="auto"/>
            <w:left w:val="none" w:sz="0" w:space="0" w:color="auto"/>
            <w:bottom w:val="none" w:sz="0" w:space="0" w:color="auto"/>
            <w:right w:val="none" w:sz="0" w:space="0" w:color="auto"/>
          </w:divBdr>
        </w:div>
        <w:div w:id="1476489146">
          <w:marLeft w:val="640"/>
          <w:marRight w:val="0"/>
          <w:marTop w:val="0"/>
          <w:marBottom w:val="0"/>
          <w:divBdr>
            <w:top w:val="none" w:sz="0" w:space="0" w:color="auto"/>
            <w:left w:val="none" w:sz="0" w:space="0" w:color="auto"/>
            <w:bottom w:val="none" w:sz="0" w:space="0" w:color="auto"/>
            <w:right w:val="none" w:sz="0" w:space="0" w:color="auto"/>
          </w:divBdr>
        </w:div>
        <w:div w:id="1601991183">
          <w:marLeft w:val="640"/>
          <w:marRight w:val="0"/>
          <w:marTop w:val="0"/>
          <w:marBottom w:val="0"/>
          <w:divBdr>
            <w:top w:val="none" w:sz="0" w:space="0" w:color="auto"/>
            <w:left w:val="none" w:sz="0" w:space="0" w:color="auto"/>
            <w:bottom w:val="none" w:sz="0" w:space="0" w:color="auto"/>
            <w:right w:val="none" w:sz="0" w:space="0" w:color="auto"/>
          </w:divBdr>
        </w:div>
        <w:div w:id="1701780501">
          <w:marLeft w:val="640"/>
          <w:marRight w:val="0"/>
          <w:marTop w:val="0"/>
          <w:marBottom w:val="0"/>
          <w:divBdr>
            <w:top w:val="none" w:sz="0" w:space="0" w:color="auto"/>
            <w:left w:val="none" w:sz="0" w:space="0" w:color="auto"/>
            <w:bottom w:val="none" w:sz="0" w:space="0" w:color="auto"/>
            <w:right w:val="none" w:sz="0" w:space="0" w:color="auto"/>
          </w:divBdr>
        </w:div>
        <w:div w:id="1708989328">
          <w:marLeft w:val="640"/>
          <w:marRight w:val="0"/>
          <w:marTop w:val="0"/>
          <w:marBottom w:val="0"/>
          <w:divBdr>
            <w:top w:val="none" w:sz="0" w:space="0" w:color="auto"/>
            <w:left w:val="none" w:sz="0" w:space="0" w:color="auto"/>
            <w:bottom w:val="none" w:sz="0" w:space="0" w:color="auto"/>
            <w:right w:val="none" w:sz="0" w:space="0" w:color="auto"/>
          </w:divBdr>
        </w:div>
        <w:div w:id="1784692813">
          <w:marLeft w:val="640"/>
          <w:marRight w:val="0"/>
          <w:marTop w:val="0"/>
          <w:marBottom w:val="0"/>
          <w:divBdr>
            <w:top w:val="none" w:sz="0" w:space="0" w:color="auto"/>
            <w:left w:val="none" w:sz="0" w:space="0" w:color="auto"/>
            <w:bottom w:val="none" w:sz="0" w:space="0" w:color="auto"/>
            <w:right w:val="none" w:sz="0" w:space="0" w:color="auto"/>
          </w:divBdr>
        </w:div>
        <w:div w:id="1792361686">
          <w:marLeft w:val="640"/>
          <w:marRight w:val="0"/>
          <w:marTop w:val="0"/>
          <w:marBottom w:val="0"/>
          <w:divBdr>
            <w:top w:val="none" w:sz="0" w:space="0" w:color="auto"/>
            <w:left w:val="none" w:sz="0" w:space="0" w:color="auto"/>
            <w:bottom w:val="none" w:sz="0" w:space="0" w:color="auto"/>
            <w:right w:val="none" w:sz="0" w:space="0" w:color="auto"/>
          </w:divBdr>
        </w:div>
        <w:div w:id="1795752670">
          <w:marLeft w:val="640"/>
          <w:marRight w:val="0"/>
          <w:marTop w:val="0"/>
          <w:marBottom w:val="0"/>
          <w:divBdr>
            <w:top w:val="none" w:sz="0" w:space="0" w:color="auto"/>
            <w:left w:val="none" w:sz="0" w:space="0" w:color="auto"/>
            <w:bottom w:val="none" w:sz="0" w:space="0" w:color="auto"/>
            <w:right w:val="none" w:sz="0" w:space="0" w:color="auto"/>
          </w:divBdr>
        </w:div>
        <w:div w:id="1982349403">
          <w:marLeft w:val="640"/>
          <w:marRight w:val="0"/>
          <w:marTop w:val="0"/>
          <w:marBottom w:val="0"/>
          <w:divBdr>
            <w:top w:val="none" w:sz="0" w:space="0" w:color="auto"/>
            <w:left w:val="none" w:sz="0" w:space="0" w:color="auto"/>
            <w:bottom w:val="none" w:sz="0" w:space="0" w:color="auto"/>
            <w:right w:val="none" w:sz="0" w:space="0" w:color="auto"/>
          </w:divBdr>
        </w:div>
      </w:divsChild>
    </w:div>
    <w:div w:id="1378773117">
      <w:bodyDiv w:val="1"/>
      <w:marLeft w:val="0"/>
      <w:marRight w:val="0"/>
      <w:marTop w:val="0"/>
      <w:marBottom w:val="0"/>
      <w:divBdr>
        <w:top w:val="none" w:sz="0" w:space="0" w:color="auto"/>
        <w:left w:val="none" w:sz="0" w:space="0" w:color="auto"/>
        <w:bottom w:val="none" w:sz="0" w:space="0" w:color="auto"/>
        <w:right w:val="none" w:sz="0" w:space="0" w:color="auto"/>
      </w:divBdr>
      <w:divsChild>
        <w:div w:id="64107297">
          <w:marLeft w:val="640"/>
          <w:marRight w:val="0"/>
          <w:marTop w:val="0"/>
          <w:marBottom w:val="0"/>
          <w:divBdr>
            <w:top w:val="none" w:sz="0" w:space="0" w:color="auto"/>
            <w:left w:val="none" w:sz="0" w:space="0" w:color="auto"/>
            <w:bottom w:val="none" w:sz="0" w:space="0" w:color="auto"/>
            <w:right w:val="none" w:sz="0" w:space="0" w:color="auto"/>
          </w:divBdr>
        </w:div>
        <w:div w:id="1040781432">
          <w:marLeft w:val="640"/>
          <w:marRight w:val="0"/>
          <w:marTop w:val="0"/>
          <w:marBottom w:val="0"/>
          <w:divBdr>
            <w:top w:val="none" w:sz="0" w:space="0" w:color="auto"/>
            <w:left w:val="none" w:sz="0" w:space="0" w:color="auto"/>
            <w:bottom w:val="none" w:sz="0" w:space="0" w:color="auto"/>
            <w:right w:val="none" w:sz="0" w:space="0" w:color="auto"/>
          </w:divBdr>
        </w:div>
        <w:div w:id="1068042514">
          <w:marLeft w:val="640"/>
          <w:marRight w:val="0"/>
          <w:marTop w:val="0"/>
          <w:marBottom w:val="0"/>
          <w:divBdr>
            <w:top w:val="none" w:sz="0" w:space="0" w:color="auto"/>
            <w:left w:val="none" w:sz="0" w:space="0" w:color="auto"/>
            <w:bottom w:val="none" w:sz="0" w:space="0" w:color="auto"/>
            <w:right w:val="none" w:sz="0" w:space="0" w:color="auto"/>
          </w:divBdr>
        </w:div>
        <w:div w:id="1093357092">
          <w:marLeft w:val="640"/>
          <w:marRight w:val="0"/>
          <w:marTop w:val="0"/>
          <w:marBottom w:val="0"/>
          <w:divBdr>
            <w:top w:val="none" w:sz="0" w:space="0" w:color="auto"/>
            <w:left w:val="none" w:sz="0" w:space="0" w:color="auto"/>
            <w:bottom w:val="none" w:sz="0" w:space="0" w:color="auto"/>
            <w:right w:val="none" w:sz="0" w:space="0" w:color="auto"/>
          </w:divBdr>
        </w:div>
        <w:div w:id="1177571896">
          <w:marLeft w:val="640"/>
          <w:marRight w:val="0"/>
          <w:marTop w:val="0"/>
          <w:marBottom w:val="0"/>
          <w:divBdr>
            <w:top w:val="none" w:sz="0" w:space="0" w:color="auto"/>
            <w:left w:val="none" w:sz="0" w:space="0" w:color="auto"/>
            <w:bottom w:val="none" w:sz="0" w:space="0" w:color="auto"/>
            <w:right w:val="none" w:sz="0" w:space="0" w:color="auto"/>
          </w:divBdr>
        </w:div>
        <w:div w:id="1182206722">
          <w:marLeft w:val="640"/>
          <w:marRight w:val="0"/>
          <w:marTop w:val="0"/>
          <w:marBottom w:val="0"/>
          <w:divBdr>
            <w:top w:val="none" w:sz="0" w:space="0" w:color="auto"/>
            <w:left w:val="none" w:sz="0" w:space="0" w:color="auto"/>
            <w:bottom w:val="none" w:sz="0" w:space="0" w:color="auto"/>
            <w:right w:val="none" w:sz="0" w:space="0" w:color="auto"/>
          </w:divBdr>
        </w:div>
        <w:div w:id="1226838960">
          <w:marLeft w:val="640"/>
          <w:marRight w:val="0"/>
          <w:marTop w:val="0"/>
          <w:marBottom w:val="0"/>
          <w:divBdr>
            <w:top w:val="none" w:sz="0" w:space="0" w:color="auto"/>
            <w:left w:val="none" w:sz="0" w:space="0" w:color="auto"/>
            <w:bottom w:val="none" w:sz="0" w:space="0" w:color="auto"/>
            <w:right w:val="none" w:sz="0" w:space="0" w:color="auto"/>
          </w:divBdr>
        </w:div>
        <w:div w:id="1600289427">
          <w:marLeft w:val="640"/>
          <w:marRight w:val="0"/>
          <w:marTop w:val="0"/>
          <w:marBottom w:val="0"/>
          <w:divBdr>
            <w:top w:val="none" w:sz="0" w:space="0" w:color="auto"/>
            <w:left w:val="none" w:sz="0" w:space="0" w:color="auto"/>
            <w:bottom w:val="none" w:sz="0" w:space="0" w:color="auto"/>
            <w:right w:val="none" w:sz="0" w:space="0" w:color="auto"/>
          </w:divBdr>
        </w:div>
        <w:div w:id="1688755401">
          <w:marLeft w:val="640"/>
          <w:marRight w:val="0"/>
          <w:marTop w:val="0"/>
          <w:marBottom w:val="0"/>
          <w:divBdr>
            <w:top w:val="none" w:sz="0" w:space="0" w:color="auto"/>
            <w:left w:val="none" w:sz="0" w:space="0" w:color="auto"/>
            <w:bottom w:val="none" w:sz="0" w:space="0" w:color="auto"/>
            <w:right w:val="none" w:sz="0" w:space="0" w:color="auto"/>
          </w:divBdr>
        </w:div>
        <w:div w:id="1735933361">
          <w:marLeft w:val="640"/>
          <w:marRight w:val="0"/>
          <w:marTop w:val="0"/>
          <w:marBottom w:val="0"/>
          <w:divBdr>
            <w:top w:val="none" w:sz="0" w:space="0" w:color="auto"/>
            <w:left w:val="none" w:sz="0" w:space="0" w:color="auto"/>
            <w:bottom w:val="none" w:sz="0" w:space="0" w:color="auto"/>
            <w:right w:val="none" w:sz="0" w:space="0" w:color="auto"/>
          </w:divBdr>
        </w:div>
        <w:div w:id="1793746990">
          <w:marLeft w:val="640"/>
          <w:marRight w:val="0"/>
          <w:marTop w:val="0"/>
          <w:marBottom w:val="0"/>
          <w:divBdr>
            <w:top w:val="none" w:sz="0" w:space="0" w:color="auto"/>
            <w:left w:val="none" w:sz="0" w:space="0" w:color="auto"/>
            <w:bottom w:val="none" w:sz="0" w:space="0" w:color="auto"/>
            <w:right w:val="none" w:sz="0" w:space="0" w:color="auto"/>
          </w:divBdr>
        </w:div>
        <w:div w:id="1932541345">
          <w:marLeft w:val="640"/>
          <w:marRight w:val="0"/>
          <w:marTop w:val="0"/>
          <w:marBottom w:val="0"/>
          <w:divBdr>
            <w:top w:val="none" w:sz="0" w:space="0" w:color="auto"/>
            <w:left w:val="none" w:sz="0" w:space="0" w:color="auto"/>
            <w:bottom w:val="none" w:sz="0" w:space="0" w:color="auto"/>
            <w:right w:val="none" w:sz="0" w:space="0" w:color="auto"/>
          </w:divBdr>
        </w:div>
        <w:div w:id="1969629903">
          <w:marLeft w:val="640"/>
          <w:marRight w:val="0"/>
          <w:marTop w:val="0"/>
          <w:marBottom w:val="0"/>
          <w:divBdr>
            <w:top w:val="none" w:sz="0" w:space="0" w:color="auto"/>
            <w:left w:val="none" w:sz="0" w:space="0" w:color="auto"/>
            <w:bottom w:val="none" w:sz="0" w:space="0" w:color="auto"/>
            <w:right w:val="none" w:sz="0" w:space="0" w:color="auto"/>
          </w:divBdr>
        </w:div>
        <w:div w:id="2133329643">
          <w:marLeft w:val="640"/>
          <w:marRight w:val="0"/>
          <w:marTop w:val="0"/>
          <w:marBottom w:val="0"/>
          <w:divBdr>
            <w:top w:val="none" w:sz="0" w:space="0" w:color="auto"/>
            <w:left w:val="none" w:sz="0" w:space="0" w:color="auto"/>
            <w:bottom w:val="none" w:sz="0" w:space="0" w:color="auto"/>
            <w:right w:val="none" w:sz="0" w:space="0" w:color="auto"/>
          </w:divBdr>
        </w:div>
        <w:div w:id="2133551767">
          <w:marLeft w:val="640"/>
          <w:marRight w:val="0"/>
          <w:marTop w:val="0"/>
          <w:marBottom w:val="0"/>
          <w:divBdr>
            <w:top w:val="none" w:sz="0" w:space="0" w:color="auto"/>
            <w:left w:val="none" w:sz="0" w:space="0" w:color="auto"/>
            <w:bottom w:val="none" w:sz="0" w:space="0" w:color="auto"/>
            <w:right w:val="none" w:sz="0" w:space="0" w:color="auto"/>
          </w:divBdr>
        </w:div>
      </w:divsChild>
    </w:div>
    <w:div w:id="1384787762">
      <w:bodyDiv w:val="1"/>
      <w:marLeft w:val="0"/>
      <w:marRight w:val="0"/>
      <w:marTop w:val="0"/>
      <w:marBottom w:val="0"/>
      <w:divBdr>
        <w:top w:val="none" w:sz="0" w:space="0" w:color="auto"/>
        <w:left w:val="none" w:sz="0" w:space="0" w:color="auto"/>
        <w:bottom w:val="none" w:sz="0" w:space="0" w:color="auto"/>
        <w:right w:val="none" w:sz="0" w:space="0" w:color="auto"/>
      </w:divBdr>
      <w:divsChild>
        <w:div w:id="957415747">
          <w:marLeft w:val="640"/>
          <w:marRight w:val="0"/>
          <w:marTop w:val="0"/>
          <w:marBottom w:val="0"/>
          <w:divBdr>
            <w:top w:val="none" w:sz="0" w:space="0" w:color="auto"/>
            <w:left w:val="none" w:sz="0" w:space="0" w:color="auto"/>
            <w:bottom w:val="none" w:sz="0" w:space="0" w:color="auto"/>
            <w:right w:val="none" w:sz="0" w:space="0" w:color="auto"/>
          </w:divBdr>
        </w:div>
        <w:div w:id="865216136">
          <w:marLeft w:val="640"/>
          <w:marRight w:val="0"/>
          <w:marTop w:val="0"/>
          <w:marBottom w:val="0"/>
          <w:divBdr>
            <w:top w:val="none" w:sz="0" w:space="0" w:color="auto"/>
            <w:left w:val="none" w:sz="0" w:space="0" w:color="auto"/>
            <w:bottom w:val="none" w:sz="0" w:space="0" w:color="auto"/>
            <w:right w:val="none" w:sz="0" w:space="0" w:color="auto"/>
          </w:divBdr>
        </w:div>
        <w:div w:id="633409495">
          <w:marLeft w:val="640"/>
          <w:marRight w:val="0"/>
          <w:marTop w:val="0"/>
          <w:marBottom w:val="0"/>
          <w:divBdr>
            <w:top w:val="none" w:sz="0" w:space="0" w:color="auto"/>
            <w:left w:val="none" w:sz="0" w:space="0" w:color="auto"/>
            <w:bottom w:val="none" w:sz="0" w:space="0" w:color="auto"/>
            <w:right w:val="none" w:sz="0" w:space="0" w:color="auto"/>
          </w:divBdr>
        </w:div>
        <w:div w:id="521668759">
          <w:marLeft w:val="640"/>
          <w:marRight w:val="0"/>
          <w:marTop w:val="0"/>
          <w:marBottom w:val="0"/>
          <w:divBdr>
            <w:top w:val="none" w:sz="0" w:space="0" w:color="auto"/>
            <w:left w:val="none" w:sz="0" w:space="0" w:color="auto"/>
            <w:bottom w:val="none" w:sz="0" w:space="0" w:color="auto"/>
            <w:right w:val="none" w:sz="0" w:space="0" w:color="auto"/>
          </w:divBdr>
        </w:div>
        <w:div w:id="1966540372">
          <w:marLeft w:val="640"/>
          <w:marRight w:val="0"/>
          <w:marTop w:val="0"/>
          <w:marBottom w:val="0"/>
          <w:divBdr>
            <w:top w:val="none" w:sz="0" w:space="0" w:color="auto"/>
            <w:left w:val="none" w:sz="0" w:space="0" w:color="auto"/>
            <w:bottom w:val="none" w:sz="0" w:space="0" w:color="auto"/>
            <w:right w:val="none" w:sz="0" w:space="0" w:color="auto"/>
          </w:divBdr>
        </w:div>
        <w:div w:id="1090931192">
          <w:marLeft w:val="640"/>
          <w:marRight w:val="0"/>
          <w:marTop w:val="0"/>
          <w:marBottom w:val="0"/>
          <w:divBdr>
            <w:top w:val="none" w:sz="0" w:space="0" w:color="auto"/>
            <w:left w:val="none" w:sz="0" w:space="0" w:color="auto"/>
            <w:bottom w:val="none" w:sz="0" w:space="0" w:color="auto"/>
            <w:right w:val="none" w:sz="0" w:space="0" w:color="auto"/>
          </w:divBdr>
        </w:div>
        <w:div w:id="1329097322">
          <w:marLeft w:val="640"/>
          <w:marRight w:val="0"/>
          <w:marTop w:val="0"/>
          <w:marBottom w:val="0"/>
          <w:divBdr>
            <w:top w:val="none" w:sz="0" w:space="0" w:color="auto"/>
            <w:left w:val="none" w:sz="0" w:space="0" w:color="auto"/>
            <w:bottom w:val="none" w:sz="0" w:space="0" w:color="auto"/>
            <w:right w:val="none" w:sz="0" w:space="0" w:color="auto"/>
          </w:divBdr>
        </w:div>
        <w:div w:id="1637756799">
          <w:marLeft w:val="640"/>
          <w:marRight w:val="0"/>
          <w:marTop w:val="0"/>
          <w:marBottom w:val="0"/>
          <w:divBdr>
            <w:top w:val="none" w:sz="0" w:space="0" w:color="auto"/>
            <w:left w:val="none" w:sz="0" w:space="0" w:color="auto"/>
            <w:bottom w:val="none" w:sz="0" w:space="0" w:color="auto"/>
            <w:right w:val="none" w:sz="0" w:space="0" w:color="auto"/>
          </w:divBdr>
        </w:div>
        <w:div w:id="578715429">
          <w:marLeft w:val="640"/>
          <w:marRight w:val="0"/>
          <w:marTop w:val="0"/>
          <w:marBottom w:val="0"/>
          <w:divBdr>
            <w:top w:val="none" w:sz="0" w:space="0" w:color="auto"/>
            <w:left w:val="none" w:sz="0" w:space="0" w:color="auto"/>
            <w:bottom w:val="none" w:sz="0" w:space="0" w:color="auto"/>
            <w:right w:val="none" w:sz="0" w:space="0" w:color="auto"/>
          </w:divBdr>
        </w:div>
        <w:div w:id="80033501">
          <w:marLeft w:val="640"/>
          <w:marRight w:val="0"/>
          <w:marTop w:val="0"/>
          <w:marBottom w:val="0"/>
          <w:divBdr>
            <w:top w:val="none" w:sz="0" w:space="0" w:color="auto"/>
            <w:left w:val="none" w:sz="0" w:space="0" w:color="auto"/>
            <w:bottom w:val="none" w:sz="0" w:space="0" w:color="auto"/>
            <w:right w:val="none" w:sz="0" w:space="0" w:color="auto"/>
          </w:divBdr>
        </w:div>
        <w:div w:id="1862665287">
          <w:marLeft w:val="640"/>
          <w:marRight w:val="0"/>
          <w:marTop w:val="0"/>
          <w:marBottom w:val="0"/>
          <w:divBdr>
            <w:top w:val="none" w:sz="0" w:space="0" w:color="auto"/>
            <w:left w:val="none" w:sz="0" w:space="0" w:color="auto"/>
            <w:bottom w:val="none" w:sz="0" w:space="0" w:color="auto"/>
            <w:right w:val="none" w:sz="0" w:space="0" w:color="auto"/>
          </w:divBdr>
        </w:div>
        <w:div w:id="1221137800">
          <w:marLeft w:val="640"/>
          <w:marRight w:val="0"/>
          <w:marTop w:val="0"/>
          <w:marBottom w:val="0"/>
          <w:divBdr>
            <w:top w:val="none" w:sz="0" w:space="0" w:color="auto"/>
            <w:left w:val="none" w:sz="0" w:space="0" w:color="auto"/>
            <w:bottom w:val="none" w:sz="0" w:space="0" w:color="auto"/>
            <w:right w:val="none" w:sz="0" w:space="0" w:color="auto"/>
          </w:divBdr>
        </w:div>
        <w:div w:id="2071342889">
          <w:marLeft w:val="640"/>
          <w:marRight w:val="0"/>
          <w:marTop w:val="0"/>
          <w:marBottom w:val="0"/>
          <w:divBdr>
            <w:top w:val="none" w:sz="0" w:space="0" w:color="auto"/>
            <w:left w:val="none" w:sz="0" w:space="0" w:color="auto"/>
            <w:bottom w:val="none" w:sz="0" w:space="0" w:color="auto"/>
            <w:right w:val="none" w:sz="0" w:space="0" w:color="auto"/>
          </w:divBdr>
        </w:div>
        <w:div w:id="1384522872">
          <w:marLeft w:val="640"/>
          <w:marRight w:val="0"/>
          <w:marTop w:val="0"/>
          <w:marBottom w:val="0"/>
          <w:divBdr>
            <w:top w:val="none" w:sz="0" w:space="0" w:color="auto"/>
            <w:left w:val="none" w:sz="0" w:space="0" w:color="auto"/>
            <w:bottom w:val="none" w:sz="0" w:space="0" w:color="auto"/>
            <w:right w:val="none" w:sz="0" w:space="0" w:color="auto"/>
          </w:divBdr>
        </w:div>
        <w:div w:id="1016922940">
          <w:marLeft w:val="640"/>
          <w:marRight w:val="0"/>
          <w:marTop w:val="0"/>
          <w:marBottom w:val="0"/>
          <w:divBdr>
            <w:top w:val="none" w:sz="0" w:space="0" w:color="auto"/>
            <w:left w:val="none" w:sz="0" w:space="0" w:color="auto"/>
            <w:bottom w:val="none" w:sz="0" w:space="0" w:color="auto"/>
            <w:right w:val="none" w:sz="0" w:space="0" w:color="auto"/>
          </w:divBdr>
        </w:div>
        <w:div w:id="369650682">
          <w:marLeft w:val="640"/>
          <w:marRight w:val="0"/>
          <w:marTop w:val="0"/>
          <w:marBottom w:val="0"/>
          <w:divBdr>
            <w:top w:val="none" w:sz="0" w:space="0" w:color="auto"/>
            <w:left w:val="none" w:sz="0" w:space="0" w:color="auto"/>
            <w:bottom w:val="none" w:sz="0" w:space="0" w:color="auto"/>
            <w:right w:val="none" w:sz="0" w:space="0" w:color="auto"/>
          </w:divBdr>
        </w:div>
        <w:div w:id="1197696831">
          <w:marLeft w:val="640"/>
          <w:marRight w:val="0"/>
          <w:marTop w:val="0"/>
          <w:marBottom w:val="0"/>
          <w:divBdr>
            <w:top w:val="none" w:sz="0" w:space="0" w:color="auto"/>
            <w:left w:val="none" w:sz="0" w:space="0" w:color="auto"/>
            <w:bottom w:val="none" w:sz="0" w:space="0" w:color="auto"/>
            <w:right w:val="none" w:sz="0" w:space="0" w:color="auto"/>
          </w:divBdr>
        </w:div>
        <w:div w:id="105856023">
          <w:marLeft w:val="640"/>
          <w:marRight w:val="0"/>
          <w:marTop w:val="0"/>
          <w:marBottom w:val="0"/>
          <w:divBdr>
            <w:top w:val="none" w:sz="0" w:space="0" w:color="auto"/>
            <w:left w:val="none" w:sz="0" w:space="0" w:color="auto"/>
            <w:bottom w:val="none" w:sz="0" w:space="0" w:color="auto"/>
            <w:right w:val="none" w:sz="0" w:space="0" w:color="auto"/>
          </w:divBdr>
        </w:div>
        <w:div w:id="1031152217">
          <w:marLeft w:val="640"/>
          <w:marRight w:val="0"/>
          <w:marTop w:val="0"/>
          <w:marBottom w:val="0"/>
          <w:divBdr>
            <w:top w:val="none" w:sz="0" w:space="0" w:color="auto"/>
            <w:left w:val="none" w:sz="0" w:space="0" w:color="auto"/>
            <w:bottom w:val="none" w:sz="0" w:space="0" w:color="auto"/>
            <w:right w:val="none" w:sz="0" w:space="0" w:color="auto"/>
          </w:divBdr>
        </w:div>
        <w:div w:id="2108456077">
          <w:marLeft w:val="640"/>
          <w:marRight w:val="0"/>
          <w:marTop w:val="0"/>
          <w:marBottom w:val="0"/>
          <w:divBdr>
            <w:top w:val="none" w:sz="0" w:space="0" w:color="auto"/>
            <w:left w:val="none" w:sz="0" w:space="0" w:color="auto"/>
            <w:bottom w:val="none" w:sz="0" w:space="0" w:color="auto"/>
            <w:right w:val="none" w:sz="0" w:space="0" w:color="auto"/>
          </w:divBdr>
        </w:div>
        <w:div w:id="1476677807">
          <w:marLeft w:val="640"/>
          <w:marRight w:val="0"/>
          <w:marTop w:val="0"/>
          <w:marBottom w:val="0"/>
          <w:divBdr>
            <w:top w:val="none" w:sz="0" w:space="0" w:color="auto"/>
            <w:left w:val="none" w:sz="0" w:space="0" w:color="auto"/>
            <w:bottom w:val="none" w:sz="0" w:space="0" w:color="auto"/>
            <w:right w:val="none" w:sz="0" w:space="0" w:color="auto"/>
          </w:divBdr>
        </w:div>
        <w:div w:id="885869017">
          <w:marLeft w:val="640"/>
          <w:marRight w:val="0"/>
          <w:marTop w:val="0"/>
          <w:marBottom w:val="0"/>
          <w:divBdr>
            <w:top w:val="none" w:sz="0" w:space="0" w:color="auto"/>
            <w:left w:val="none" w:sz="0" w:space="0" w:color="auto"/>
            <w:bottom w:val="none" w:sz="0" w:space="0" w:color="auto"/>
            <w:right w:val="none" w:sz="0" w:space="0" w:color="auto"/>
          </w:divBdr>
        </w:div>
        <w:div w:id="1942177966">
          <w:marLeft w:val="640"/>
          <w:marRight w:val="0"/>
          <w:marTop w:val="0"/>
          <w:marBottom w:val="0"/>
          <w:divBdr>
            <w:top w:val="none" w:sz="0" w:space="0" w:color="auto"/>
            <w:left w:val="none" w:sz="0" w:space="0" w:color="auto"/>
            <w:bottom w:val="none" w:sz="0" w:space="0" w:color="auto"/>
            <w:right w:val="none" w:sz="0" w:space="0" w:color="auto"/>
          </w:divBdr>
        </w:div>
        <w:div w:id="1723285636">
          <w:marLeft w:val="640"/>
          <w:marRight w:val="0"/>
          <w:marTop w:val="0"/>
          <w:marBottom w:val="0"/>
          <w:divBdr>
            <w:top w:val="none" w:sz="0" w:space="0" w:color="auto"/>
            <w:left w:val="none" w:sz="0" w:space="0" w:color="auto"/>
            <w:bottom w:val="none" w:sz="0" w:space="0" w:color="auto"/>
            <w:right w:val="none" w:sz="0" w:space="0" w:color="auto"/>
          </w:divBdr>
        </w:div>
        <w:div w:id="1658996040">
          <w:marLeft w:val="640"/>
          <w:marRight w:val="0"/>
          <w:marTop w:val="0"/>
          <w:marBottom w:val="0"/>
          <w:divBdr>
            <w:top w:val="none" w:sz="0" w:space="0" w:color="auto"/>
            <w:left w:val="none" w:sz="0" w:space="0" w:color="auto"/>
            <w:bottom w:val="none" w:sz="0" w:space="0" w:color="auto"/>
            <w:right w:val="none" w:sz="0" w:space="0" w:color="auto"/>
          </w:divBdr>
        </w:div>
        <w:div w:id="1871533578">
          <w:marLeft w:val="640"/>
          <w:marRight w:val="0"/>
          <w:marTop w:val="0"/>
          <w:marBottom w:val="0"/>
          <w:divBdr>
            <w:top w:val="none" w:sz="0" w:space="0" w:color="auto"/>
            <w:left w:val="none" w:sz="0" w:space="0" w:color="auto"/>
            <w:bottom w:val="none" w:sz="0" w:space="0" w:color="auto"/>
            <w:right w:val="none" w:sz="0" w:space="0" w:color="auto"/>
          </w:divBdr>
        </w:div>
        <w:div w:id="2116904836">
          <w:marLeft w:val="640"/>
          <w:marRight w:val="0"/>
          <w:marTop w:val="0"/>
          <w:marBottom w:val="0"/>
          <w:divBdr>
            <w:top w:val="none" w:sz="0" w:space="0" w:color="auto"/>
            <w:left w:val="none" w:sz="0" w:space="0" w:color="auto"/>
            <w:bottom w:val="none" w:sz="0" w:space="0" w:color="auto"/>
            <w:right w:val="none" w:sz="0" w:space="0" w:color="auto"/>
          </w:divBdr>
        </w:div>
        <w:div w:id="1293831726">
          <w:marLeft w:val="640"/>
          <w:marRight w:val="0"/>
          <w:marTop w:val="0"/>
          <w:marBottom w:val="0"/>
          <w:divBdr>
            <w:top w:val="none" w:sz="0" w:space="0" w:color="auto"/>
            <w:left w:val="none" w:sz="0" w:space="0" w:color="auto"/>
            <w:bottom w:val="none" w:sz="0" w:space="0" w:color="auto"/>
            <w:right w:val="none" w:sz="0" w:space="0" w:color="auto"/>
          </w:divBdr>
        </w:div>
        <w:div w:id="1137838594">
          <w:marLeft w:val="640"/>
          <w:marRight w:val="0"/>
          <w:marTop w:val="0"/>
          <w:marBottom w:val="0"/>
          <w:divBdr>
            <w:top w:val="none" w:sz="0" w:space="0" w:color="auto"/>
            <w:left w:val="none" w:sz="0" w:space="0" w:color="auto"/>
            <w:bottom w:val="none" w:sz="0" w:space="0" w:color="auto"/>
            <w:right w:val="none" w:sz="0" w:space="0" w:color="auto"/>
          </w:divBdr>
        </w:div>
        <w:div w:id="1482771697">
          <w:marLeft w:val="640"/>
          <w:marRight w:val="0"/>
          <w:marTop w:val="0"/>
          <w:marBottom w:val="0"/>
          <w:divBdr>
            <w:top w:val="none" w:sz="0" w:space="0" w:color="auto"/>
            <w:left w:val="none" w:sz="0" w:space="0" w:color="auto"/>
            <w:bottom w:val="none" w:sz="0" w:space="0" w:color="auto"/>
            <w:right w:val="none" w:sz="0" w:space="0" w:color="auto"/>
          </w:divBdr>
        </w:div>
        <w:div w:id="622536865">
          <w:marLeft w:val="640"/>
          <w:marRight w:val="0"/>
          <w:marTop w:val="0"/>
          <w:marBottom w:val="0"/>
          <w:divBdr>
            <w:top w:val="none" w:sz="0" w:space="0" w:color="auto"/>
            <w:left w:val="none" w:sz="0" w:space="0" w:color="auto"/>
            <w:bottom w:val="none" w:sz="0" w:space="0" w:color="auto"/>
            <w:right w:val="none" w:sz="0" w:space="0" w:color="auto"/>
          </w:divBdr>
        </w:div>
        <w:div w:id="1694960138">
          <w:marLeft w:val="640"/>
          <w:marRight w:val="0"/>
          <w:marTop w:val="0"/>
          <w:marBottom w:val="0"/>
          <w:divBdr>
            <w:top w:val="none" w:sz="0" w:space="0" w:color="auto"/>
            <w:left w:val="none" w:sz="0" w:space="0" w:color="auto"/>
            <w:bottom w:val="none" w:sz="0" w:space="0" w:color="auto"/>
            <w:right w:val="none" w:sz="0" w:space="0" w:color="auto"/>
          </w:divBdr>
        </w:div>
        <w:div w:id="1093892846">
          <w:marLeft w:val="640"/>
          <w:marRight w:val="0"/>
          <w:marTop w:val="0"/>
          <w:marBottom w:val="0"/>
          <w:divBdr>
            <w:top w:val="none" w:sz="0" w:space="0" w:color="auto"/>
            <w:left w:val="none" w:sz="0" w:space="0" w:color="auto"/>
            <w:bottom w:val="none" w:sz="0" w:space="0" w:color="auto"/>
            <w:right w:val="none" w:sz="0" w:space="0" w:color="auto"/>
          </w:divBdr>
        </w:div>
        <w:div w:id="609778175">
          <w:marLeft w:val="640"/>
          <w:marRight w:val="0"/>
          <w:marTop w:val="0"/>
          <w:marBottom w:val="0"/>
          <w:divBdr>
            <w:top w:val="none" w:sz="0" w:space="0" w:color="auto"/>
            <w:left w:val="none" w:sz="0" w:space="0" w:color="auto"/>
            <w:bottom w:val="none" w:sz="0" w:space="0" w:color="auto"/>
            <w:right w:val="none" w:sz="0" w:space="0" w:color="auto"/>
          </w:divBdr>
        </w:div>
        <w:div w:id="505218645">
          <w:marLeft w:val="640"/>
          <w:marRight w:val="0"/>
          <w:marTop w:val="0"/>
          <w:marBottom w:val="0"/>
          <w:divBdr>
            <w:top w:val="none" w:sz="0" w:space="0" w:color="auto"/>
            <w:left w:val="none" w:sz="0" w:space="0" w:color="auto"/>
            <w:bottom w:val="none" w:sz="0" w:space="0" w:color="auto"/>
            <w:right w:val="none" w:sz="0" w:space="0" w:color="auto"/>
          </w:divBdr>
        </w:div>
        <w:div w:id="223684570">
          <w:marLeft w:val="640"/>
          <w:marRight w:val="0"/>
          <w:marTop w:val="0"/>
          <w:marBottom w:val="0"/>
          <w:divBdr>
            <w:top w:val="none" w:sz="0" w:space="0" w:color="auto"/>
            <w:left w:val="none" w:sz="0" w:space="0" w:color="auto"/>
            <w:bottom w:val="none" w:sz="0" w:space="0" w:color="auto"/>
            <w:right w:val="none" w:sz="0" w:space="0" w:color="auto"/>
          </w:divBdr>
        </w:div>
      </w:divsChild>
    </w:div>
    <w:div w:id="1385179571">
      <w:bodyDiv w:val="1"/>
      <w:marLeft w:val="0"/>
      <w:marRight w:val="0"/>
      <w:marTop w:val="0"/>
      <w:marBottom w:val="0"/>
      <w:divBdr>
        <w:top w:val="none" w:sz="0" w:space="0" w:color="auto"/>
        <w:left w:val="none" w:sz="0" w:space="0" w:color="auto"/>
        <w:bottom w:val="none" w:sz="0" w:space="0" w:color="auto"/>
        <w:right w:val="none" w:sz="0" w:space="0" w:color="auto"/>
      </w:divBdr>
      <w:divsChild>
        <w:div w:id="390080196">
          <w:marLeft w:val="640"/>
          <w:marRight w:val="0"/>
          <w:marTop w:val="0"/>
          <w:marBottom w:val="0"/>
          <w:divBdr>
            <w:top w:val="none" w:sz="0" w:space="0" w:color="auto"/>
            <w:left w:val="none" w:sz="0" w:space="0" w:color="auto"/>
            <w:bottom w:val="none" w:sz="0" w:space="0" w:color="auto"/>
            <w:right w:val="none" w:sz="0" w:space="0" w:color="auto"/>
          </w:divBdr>
        </w:div>
        <w:div w:id="944000915">
          <w:marLeft w:val="640"/>
          <w:marRight w:val="0"/>
          <w:marTop w:val="0"/>
          <w:marBottom w:val="0"/>
          <w:divBdr>
            <w:top w:val="none" w:sz="0" w:space="0" w:color="auto"/>
            <w:left w:val="none" w:sz="0" w:space="0" w:color="auto"/>
            <w:bottom w:val="none" w:sz="0" w:space="0" w:color="auto"/>
            <w:right w:val="none" w:sz="0" w:space="0" w:color="auto"/>
          </w:divBdr>
        </w:div>
        <w:div w:id="1277642987">
          <w:marLeft w:val="640"/>
          <w:marRight w:val="0"/>
          <w:marTop w:val="0"/>
          <w:marBottom w:val="0"/>
          <w:divBdr>
            <w:top w:val="none" w:sz="0" w:space="0" w:color="auto"/>
            <w:left w:val="none" w:sz="0" w:space="0" w:color="auto"/>
            <w:bottom w:val="none" w:sz="0" w:space="0" w:color="auto"/>
            <w:right w:val="none" w:sz="0" w:space="0" w:color="auto"/>
          </w:divBdr>
        </w:div>
        <w:div w:id="93944298">
          <w:marLeft w:val="640"/>
          <w:marRight w:val="0"/>
          <w:marTop w:val="0"/>
          <w:marBottom w:val="0"/>
          <w:divBdr>
            <w:top w:val="none" w:sz="0" w:space="0" w:color="auto"/>
            <w:left w:val="none" w:sz="0" w:space="0" w:color="auto"/>
            <w:bottom w:val="none" w:sz="0" w:space="0" w:color="auto"/>
            <w:right w:val="none" w:sz="0" w:space="0" w:color="auto"/>
          </w:divBdr>
        </w:div>
        <w:div w:id="545917657">
          <w:marLeft w:val="640"/>
          <w:marRight w:val="0"/>
          <w:marTop w:val="0"/>
          <w:marBottom w:val="0"/>
          <w:divBdr>
            <w:top w:val="none" w:sz="0" w:space="0" w:color="auto"/>
            <w:left w:val="none" w:sz="0" w:space="0" w:color="auto"/>
            <w:bottom w:val="none" w:sz="0" w:space="0" w:color="auto"/>
            <w:right w:val="none" w:sz="0" w:space="0" w:color="auto"/>
          </w:divBdr>
        </w:div>
        <w:div w:id="887956694">
          <w:marLeft w:val="640"/>
          <w:marRight w:val="0"/>
          <w:marTop w:val="0"/>
          <w:marBottom w:val="0"/>
          <w:divBdr>
            <w:top w:val="none" w:sz="0" w:space="0" w:color="auto"/>
            <w:left w:val="none" w:sz="0" w:space="0" w:color="auto"/>
            <w:bottom w:val="none" w:sz="0" w:space="0" w:color="auto"/>
            <w:right w:val="none" w:sz="0" w:space="0" w:color="auto"/>
          </w:divBdr>
        </w:div>
        <w:div w:id="156504325">
          <w:marLeft w:val="640"/>
          <w:marRight w:val="0"/>
          <w:marTop w:val="0"/>
          <w:marBottom w:val="0"/>
          <w:divBdr>
            <w:top w:val="none" w:sz="0" w:space="0" w:color="auto"/>
            <w:left w:val="none" w:sz="0" w:space="0" w:color="auto"/>
            <w:bottom w:val="none" w:sz="0" w:space="0" w:color="auto"/>
            <w:right w:val="none" w:sz="0" w:space="0" w:color="auto"/>
          </w:divBdr>
        </w:div>
        <w:div w:id="1919048309">
          <w:marLeft w:val="640"/>
          <w:marRight w:val="0"/>
          <w:marTop w:val="0"/>
          <w:marBottom w:val="0"/>
          <w:divBdr>
            <w:top w:val="none" w:sz="0" w:space="0" w:color="auto"/>
            <w:left w:val="none" w:sz="0" w:space="0" w:color="auto"/>
            <w:bottom w:val="none" w:sz="0" w:space="0" w:color="auto"/>
            <w:right w:val="none" w:sz="0" w:space="0" w:color="auto"/>
          </w:divBdr>
        </w:div>
        <w:div w:id="736589372">
          <w:marLeft w:val="640"/>
          <w:marRight w:val="0"/>
          <w:marTop w:val="0"/>
          <w:marBottom w:val="0"/>
          <w:divBdr>
            <w:top w:val="none" w:sz="0" w:space="0" w:color="auto"/>
            <w:left w:val="none" w:sz="0" w:space="0" w:color="auto"/>
            <w:bottom w:val="none" w:sz="0" w:space="0" w:color="auto"/>
            <w:right w:val="none" w:sz="0" w:space="0" w:color="auto"/>
          </w:divBdr>
        </w:div>
        <w:div w:id="1578320311">
          <w:marLeft w:val="640"/>
          <w:marRight w:val="0"/>
          <w:marTop w:val="0"/>
          <w:marBottom w:val="0"/>
          <w:divBdr>
            <w:top w:val="none" w:sz="0" w:space="0" w:color="auto"/>
            <w:left w:val="none" w:sz="0" w:space="0" w:color="auto"/>
            <w:bottom w:val="none" w:sz="0" w:space="0" w:color="auto"/>
            <w:right w:val="none" w:sz="0" w:space="0" w:color="auto"/>
          </w:divBdr>
        </w:div>
        <w:div w:id="880938894">
          <w:marLeft w:val="640"/>
          <w:marRight w:val="0"/>
          <w:marTop w:val="0"/>
          <w:marBottom w:val="0"/>
          <w:divBdr>
            <w:top w:val="none" w:sz="0" w:space="0" w:color="auto"/>
            <w:left w:val="none" w:sz="0" w:space="0" w:color="auto"/>
            <w:bottom w:val="none" w:sz="0" w:space="0" w:color="auto"/>
            <w:right w:val="none" w:sz="0" w:space="0" w:color="auto"/>
          </w:divBdr>
        </w:div>
        <w:div w:id="532033330">
          <w:marLeft w:val="640"/>
          <w:marRight w:val="0"/>
          <w:marTop w:val="0"/>
          <w:marBottom w:val="0"/>
          <w:divBdr>
            <w:top w:val="none" w:sz="0" w:space="0" w:color="auto"/>
            <w:left w:val="none" w:sz="0" w:space="0" w:color="auto"/>
            <w:bottom w:val="none" w:sz="0" w:space="0" w:color="auto"/>
            <w:right w:val="none" w:sz="0" w:space="0" w:color="auto"/>
          </w:divBdr>
        </w:div>
        <w:div w:id="9914424">
          <w:marLeft w:val="640"/>
          <w:marRight w:val="0"/>
          <w:marTop w:val="0"/>
          <w:marBottom w:val="0"/>
          <w:divBdr>
            <w:top w:val="none" w:sz="0" w:space="0" w:color="auto"/>
            <w:left w:val="none" w:sz="0" w:space="0" w:color="auto"/>
            <w:bottom w:val="none" w:sz="0" w:space="0" w:color="auto"/>
            <w:right w:val="none" w:sz="0" w:space="0" w:color="auto"/>
          </w:divBdr>
        </w:div>
        <w:div w:id="1204058351">
          <w:marLeft w:val="640"/>
          <w:marRight w:val="0"/>
          <w:marTop w:val="0"/>
          <w:marBottom w:val="0"/>
          <w:divBdr>
            <w:top w:val="none" w:sz="0" w:space="0" w:color="auto"/>
            <w:left w:val="none" w:sz="0" w:space="0" w:color="auto"/>
            <w:bottom w:val="none" w:sz="0" w:space="0" w:color="auto"/>
            <w:right w:val="none" w:sz="0" w:space="0" w:color="auto"/>
          </w:divBdr>
        </w:div>
        <w:div w:id="1922595227">
          <w:marLeft w:val="640"/>
          <w:marRight w:val="0"/>
          <w:marTop w:val="0"/>
          <w:marBottom w:val="0"/>
          <w:divBdr>
            <w:top w:val="none" w:sz="0" w:space="0" w:color="auto"/>
            <w:left w:val="none" w:sz="0" w:space="0" w:color="auto"/>
            <w:bottom w:val="none" w:sz="0" w:space="0" w:color="auto"/>
            <w:right w:val="none" w:sz="0" w:space="0" w:color="auto"/>
          </w:divBdr>
        </w:div>
        <w:div w:id="1550069016">
          <w:marLeft w:val="640"/>
          <w:marRight w:val="0"/>
          <w:marTop w:val="0"/>
          <w:marBottom w:val="0"/>
          <w:divBdr>
            <w:top w:val="none" w:sz="0" w:space="0" w:color="auto"/>
            <w:left w:val="none" w:sz="0" w:space="0" w:color="auto"/>
            <w:bottom w:val="none" w:sz="0" w:space="0" w:color="auto"/>
            <w:right w:val="none" w:sz="0" w:space="0" w:color="auto"/>
          </w:divBdr>
        </w:div>
        <w:div w:id="204102722">
          <w:marLeft w:val="640"/>
          <w:marRight w:val="0"/>
          <w:marTop w:val="0"/>
          <w:marBottom w:val="0"/>
          <w:divBdr>
            <w:top w:val="none" w:sz="0" w:space="0" w:color="auto"/>
            <w:left w:val="none" w:sz="0" w:space="0" w:color="auto"/>
            <w:bottom w:val="none" w:sz="0" w:space="0" w:color="auto"/>
            <w:right w:val="none" w:sz="0" w:space="0" w:color="auto"/>
          </w:divBdr>
        </w:div>
        <w:div w:id="1301377377">
          <w:marLeft w:val="640"/>
          <w:marRight w:val="0"/>
          <w:marTop w:val="0"/>
          <w:marBottom w:val="0"/>
          <w:divBdr>
            <w:top w:val="none" w:sz="0" w:space="0" w:color="auto"/>
            <w:left w:val="none" w:sz="0" w:space="0" w:color="auto"/>
            <w:bottom w:val="none" w:sz="0" w:space="0" w:color="auto"/>
            <w:right w:val="none" w:sz="0" w:space="0" w:color="auto"/>
          </w:divBdr>
        </w:div>
        <w:div w:id="1753550540">
          <w:marLeft w:val="640"/>
          <w:marRight w:val="0"/>
          <w:marTop w:val="0"/>
          <w:marBottom w:val="0"/>
          <w:divBdr>
            <w:top w:val="none" w:sz="0" w:space="0" w:color="auto"/>
            <w:left w:val="none" w:sz="0" w:space="0" w:color="auto"/>
            <w:bottom w:val="none" w:sz="0" w:space="0" w:color="auto"/>
            <w:right w:val="none" w:sz="0" w:space="0" w:color="auto"/>
          </w:divBdr>
        </w:div>
        <w:div w:id="1959754847">
          <w:marLeft w:val="640"/>
          <w:marRight w:val="0"/>
          <w:marTop w:val="0"/>
          <w:marBottom w:val="0"/>
          <w:divBdr>
            <w:top w:val="none" w:sz="0" w:space="0" w:color="auto"/>
            <w:left w:val="none" w:sz="0" w:space="0" w:color="auto"/>
            <w:bottom w:val="none" w:sz="0" w:space="0" w:color="auto"/>
            <w:right w:val="none" w:sz="0" w:space="0" w:color="auto"/>
          </w:divBdr>
        </w:div>
        <w:div w:id="543179150">
          <w:marLeft w:val="640"/>
          <w:marRight w:val="0"/>
          <w:marTop w:val="0"/>
          <w:marBottom w:val="0"/>
          <w:divBdr>
            <w:top w:val="none" w:sz="0" w:space="0" w:color="auto"/>
            <w:left w:val="none" w:sz="0" w:space="0" w:color="auto"/>
            <w:bottom w:val="none" w:sz="0" w:space="0" w:color="auto"/>
            <w:right w:val="none" w:sz="0" w:space="0" w:color="auto"/>
          </w:divBdr>
        </w:div>
        <w:div w:id="1056047447">
          <w:marLeft w:val="640"/>
          <w:marRight w:val="0"/>
          <w:marTop w:val="0"/>
          <w:marBottom w:val="0"/>
          <w:divBdr>
            <w:top w:val="none" w:sz="0" w:space="0" w:color="auto"/>
            <w:left w:val="none" w:sz="0" w:space="0" w:color="auto"/>
            <w:bottom w:val="none" w:sz="0" w:space="0" w:color="auto"/>
            <w:right w:val="none" w:sz="0" w:space="0" w:color="auto"/>
          </w:divBdr>
        </w:div>
        <w:div w:id="1937057884">
          <w:marLeft w:val="640"/>
          <w:marRight w:val="0"/>
          <w:marTop w:val="0"/>
          <w:marBottom w:val="0"/>
          <w:divBdr>
            <w:top w:val="none" w:sz="0" w:space="0" w:color="auto"/>
            <w:left w:val="none" w:sz="0" w:space="0" w:color="auto"/>
            <w:bottom w:val="none" w:sz="0" w:space="0" w:color="auto"/>
            <w:right w:val="none" w:sz="0" w:space="0" w:color="auto"/>
          </w:divBdr>
        </w:div>
        <w:div w:id="1994410834">
          <w:marLeft w:val="640"/>
          <w:marRight w:val="0"/>
          <w:marTop w:val="0"/>
          <w:marBottom w:val="0"/>
          <w:divBdr>
            <w:top w:val="none" w:sz="0" w:space="0" w:color="auto"/>
            <w:left w:val="none" w:sz="0" w:space="0" w:color="auto"/>
            <w:bottom w:val="none" w:sz="0" w:space="0" w:color="auto"/>
            <w:right w:val="none" w:sz="0" w:space="0" w:color="auto"/>
          </w:divBdr>
        </w:div>
        <w:div w:id="1628588533">
          <w:marLeft w:val="640"/>
          <w:marRight w:val="0"/>
          <w:marTop w:val="0"/>
          <w:marBottom w:val="0"/>
          <w:divBdr>
            <w:top w:val="none" w:sz="0" w:space="0" w:color="auto"/>
            <w:left w:val="none" w:sz="0" w:space="0" w:color="auto"/>
            <w:bottom w:val="none" w:sz="0" w:space="0" w:color="auto"/>
            <w:right w:val="none" w:sz="0" w:space="0" w:color="auto"/>
          </w:divBdr>
        </w:div>
        <w:div w:id="877208546">
          <w:marLeft w:val="640"/>
          <w:marRight w:val="0"/>
          <w:marTop w:val="0"/>
          <w:marBottom w:val="0"/>
          <w:divBdr>
            <w:top w:val="none" w:sz="0" w:space="0" w:color="auto"/>
            <w:left w:val="none" w:sz="0" w:space="0" w:color="auto"/>
            <w:bottom w:val="none" w:sz="0" w:space="0" w:color="auto"/>
            <w:right w:val="none" w:sz="0" w:space="0" w:color="auto"/>
          </w:divBdr>
        </w:div>
        <w:div w:id="895118132">
          <w:marLeft w:val="640"/>
          <w:marRight w:val="0"/>
          <w:marTop w:val="0"/>
          <w:marBottom w:val="0"/>
          <w:divBdr>
            <w:top w:val="none" w:sz="0" w:space="0" w:color="auto"/>
            <w:left w:val="none" w:sz="0" w:space="0" w:color="auto"/>
            <w:bottom w:val="none" w:sz="0" w:space="0" w:color="auto"/>
            <w:right w:val="none" w:sz="0" w:space="0" w:color="auto"/>
          </w:divBdr>
        </w:div>
        <w:div w:id="1838886447">
          <w:marLeft w:val="640"/>
          <w:marRight w:val="0"/>
          <w:marTop w:val="0"/>
          <w:marBottom w:val="0"/>
          <w:divBdr>
            <w:top w:val="none" w:sz="0" w:space="0" w:color="auto"/>
            <w:left w:val="none" w:sz="0" w:space="0" w:color="auto"/>
            <w:bottom w:val="none" w:sz="0" w:space="0" w:color="auto"/>
            <w:right w:val="none" w:sz="0" w:space="0" w:color="auto"/>
          </w:divBdr>
        </w:div>
        <w:div w:id="1939756663">
          <w:marLeft w:val="640"/>
          <w:marRight w:val="0"/>
          <w:marTop w:val="0"/>
          <w:marBottom w:val="0"/>
          <w:divBdr>
            <w:top w:val="none" w:sz="0" w:space="0" w:color="auto"/>
            <w:left w:val="none" w:sz="0" w:space="0" w:color="auto"/>
            <w:bottom w:val="none" w:sz="0" w:space="0" w:color="auto"/>
            <w:right w:val="none" w:sz="0" w:space="0" w:color="auto"/>
          </w:divBdr>
        </w:div>
        <w:div w:id="952445934">
          <w:marLeft w:val="640"/>
          <w:marRight w:val="0"/>
          <w:marTop w:val="0"/>
          <w:marBottom w:val="0"/>
          <w:divBdr>
            <w:top w:val="none" w:sz="0" w:space="0" w:color="auto"/>
            <w:left w:val="none" w:sz="0" w:space="0" w:color="auto"/>
            <w:bottom w:val="none" w:sz="0" w:space="0" w:color="auto"/>
            <w:right w:val="none" w:sz="0" w:space="0" w:color="auto"/>
          </w:divBdr>
        </w:div>
        <w:div w:id="301083322">
          <w:marLeft w:val="640"/>
          <w:marRight w:val="0"/>
          <w:marTop w:val="0"/>
          <w:marBottom w:val="0"/>
          <w:divBdr>
            <w:top w:val="none" w:sz="0" w:space="0" w:color="auto"/>
            <w:left w:val="none" w:sz="0" w:space="0" w:color="auto"/>
            <w:bottom w:val="none" w:sz="0" w:space="0" w:color="auto"/>
            <w:right w:val="none" w:sz="0" w:space="0" w:color="auto"/>
          </w:divBdr>
        </w:div>
        <w:div w:id="1606812591">
          <w:marLeft w:val="640"/>
          <w:marRight w:val="0"/>
          <w:marTop w:val="0"/>
          <w:marBottom w:val="0"/>
          <w:divBdr>
            <w:top w:val="none" w:sz="0" w:space="0" w:color="auto"/>
            <w:left w:val="none" w:sz="0" w:space="0" w:color="auto"/>
            <w:bottom w:val="none" w:sz="0" w:space="0" w:color="auto"/>
            <w:right w:val="none" w:sz="0" w:space="0" w:color="auto"/>
          </w:divBdr>
        </w:div>
        <w:div w:id="285162454">
          <w:marLeft w:val="640"/>
          <w:marRight w:val="0"/>
          <w:marTop w:val="0"/>
          <w:marBottom w:val="0"/>
          <w:divBdr>
            <w:top w:val="none" w:sz="0" w:space="0" w:color="auto"/>
            <w:left w:val="none" w:sz="0" w:space="0" w:color="auto"/>
            <w:bottom w:val="none" w:sz="0" w:space="0" w:color="auto"/>
            <w:right w:val="none" w:sz="0" w:space="0" w:color="auto"/>
          </w:divBdr>
        </w:div>
        <w:div w:id="1243099721">
          <w:marLeft w:val="640"/>
          <w:marRight w:val="0"/>
          <w:marTop w:val="0"/>
          <w:marBottom w:val="0"/>
          <w:divBdr>
            <w:top w:val="none" w:sz="0" w:space="0" w:color="auto"/>
            <w:left w:val="none" w:sz="0" w:space="0" w:color="auto"/>
            <w:bottom w:val="none" w:sz="0" w:space="0" w:color="auto"/>
            <w:right w:val="none" w:sz="0" w:space="0" w:color="auto"/>
          </w:divBdr>
        </w:div>
        <w:div w:id="246770947">
          <w:marLeft w:val="640"/>
          <w:marRight w:val="0"/>
          <w:marTop w:val="0"/>
          <w:marBottom w:val="0"/>
          <w:divBdr>
            <w:top w:val="none" w:sz="0" w:space="0" w:color="auto"/>
            <w:left w:val="none" w:sz="0" w:space="0" w:color="auto"/>
            <w:bottom w:val="none" w:sz="0" w:space="0" w:color="auto"/>
            <w:right w:val="none" w:sz="0" w:space="0" w:color="auto"/>
          </w:divBdr>
        </w:div>
        <w:div w:id="1528062165">
          <w:marLeft w:val="640"/>
          <w:marRight w:val="0"/>
          <w:marTop w:val="0"/>
          <w:marBottom w:val="0"/>
          <w:divBdr>
            <w:top w:val="none" w:sz="0" w:space="0" w:color="auto"/>
            <w:left w:val="none" w:sz="0" w:space="0" w:color="auto"/>
            <w:bottom w:val="none" w:sz="0" w:space="0" w:color="auto"/>
            <w:right w:val="none" w:sz="0" w:space="0" w:color="auto"/>
          </w:divBdr>
        </w:div>
        <w:div w:id="1792432869">
          <w:marLeft w:val="640"/>
          <w:marRight w:val="0"/>
          <w:marTop w:val="0"/>
          <w:marBottom w:val="0"/>
          <w:divBdr>
            <w:top w:val="none" w:sz="0" w:space="0" w:color="auto"/>
            <w:left w:val="none" w:sz="0" w:space="0" w:color="auto"/>
            <w:bottom w:val="none" w:sz="0" w:space="0" w:color="auto"/>
            <w:right w:val="none" w:sz="0" w:space="0" w:color="auto"/>
          </w:divBdr>
        </w:div>
        <w:div w:id="96754842">
          <w:marLeft w:val="640"/>
          <w:marRight w:val="0"/>
          <w:marTop w:val="0"/>
          <w:marBottom w:val="0"/>
          <w:divBdr>
            <w:top w:val="none" w:sz="0" w:space="0" w:color="auto"/>
            <w:left w:val="none" w:sz="0" w:space="0" w:color="auto"/>
            <w:bottom w:val="none" w:sz="0" w:space="0" w:color="auto"/>
            <w:right w:val="none" w:sz="0" w:space="0" w:color="auto"/>
          </w:divBdr>
        </w:div>
        <w:div w:id="1187207917">
          <w:marLeft w:val="640"/>
          <w:marRight w:val="0"/>
          <w:marTop w:val="0"/>
          <w:marBottom w:val="0"/>
          <w:divBdr>
            <w:top w:val="none" w:sz="0" w:space="0" w:color="auto"/>
            <w:left w:val="none" w:sz="0" w:space="0" w:color="auto"/>
            <w:bottom w:val="none" w:sz="0" w:space="0" w:color="auto"/>
            <w:right w:val="none" w:sz="0" w:space="0" w:color="auto"/>
          </w:divBdr>
        </w:div>
        <w:div w:id="860702652">
          <w:marLeft w:val="640"/>
          <w:marRight w:val="0"/>
          <w:marTop w:val="0"/>
          <w:marBottom w:val="0"/>
          <w:divBdr>
            <w:top w:val="none" w:sz="0" w:space="0" w:color="auto"/>
            <w:left w:val="none" w:sz="0" w:space="0" w:color="auto"/>
            <w:bottom w:val="none" w:sz="0" w:space="0" w:color="auto"/>
            <w:right w:val="none" w:sz="0" w:space="0" w:color="auto"/>
          </w:divBdr>
        </w:div>
      </w:divsChild>
    </w:div>
    <w:div w:id="1388802866">
      <w:bodyDiv w:val="1"/>
      <w:marLeft w:val="0"/>
      <w:marRight w:val="0"/>
      <w:marTop w:val="0"/>
      <w:marBottom w:val="0"/>
      <w:divBdr>
        <w:top w:val="none" w:sz="0" w:space="0" w:color="auto"/>
        <w:left w:val="none" w:sz="0" w:space="0" w:color="auto"/>
        <w:bottom w:val="none" w:sz="0" w:space="0" w:color="auto"/>
        <w:right w:val="none" w:sz="0" w:space="0" w:color="auto"/>
      </w:divBdr>
      <w:divsChild>
        <w:div w:id="696662575">
          <w:marLeft w:val="640"/>
          <w:marRight w:val="0"/>
          <w:marTop w:val="0"/>
          <w:marBottom w:val="0"/>
          <w:divBdr>
            <w:top w:val="none" w:sz="0" w:space="0" w:color="auto"/>
            <w:left w:val="none" w:sz="0" w:space="0" w:color="auto"/>
            <w:bottom w:val="none" w:sz="0" w:space="0" w:color="auto"/>
            <w:right w:val="none" w:sz="0" w:space="0" w:color="auto"/>
          </w:divBdr>
        </w:div>
        <w:div w:id="183598950">
          <w:marLeft w:val="640"/>
          <w:marRight w:val="0"/>
          <w:marTop w:val="0"/>
          <w:marBottom w:val="0"/>
          <w:divBdr>
            <w:top w:val="none" w:sz="0" w:space="0" w:color="auto"/>
            <w:left w:val="none" w:sz="0" w:space="0" w:color="auto"/>
            <w:bottom w:val="none" w:sz="0" w:space="0" w:color="auto"/>
            <w:right w:val="none" w:sz="0" w:space="0" w:color="auto"/>
          </w:divBdr>
        </w:div>
        <w:div w:id="478352715">
          <w:marLeft w:val="640"/>
          <w:marRight w:val="0"/>
          <w:marTop w:val="0"/>
          <w:marBottom w:val="0"/>
          <w:divBdr>
            <w:top w:val="none" w:sz="0" w:space="0" w:color="auto"/>
            <w:left w:val="none" w:sz="0" w:space="0" w:color="auto"/>
            <w:bottom w:val="none" w:sz="0" w:space="0" w:color="auto"/>
            <w:right w:val="none" w:sz="0" w:space="0" w:color="auto"/>
          </w:divBdr>
        </w:div>
        <w:div w:id="1821459186">
          <w:marLeft w:val="640"/>
          <w:marRight w:val="0"/>
          <w:marTop w:val="0"/>
          <w:marBottom w:val="0"/>
          <w:divBdr>
            <w:top w:val="none" w:sz="0" w:space="0" w:color="auto"/>
            <w:left w:val="none" w:sz="0" w:space="0" w:color="auto"/>
            <w:bottom w:val="none" w:sz="0" w:space="0" w:color="auto"/>
            <w:right w:val="none" w:sz="0" w:space="0" w:color="auto"/>
          </w:divBdr>
        </w:div>
        <w:div w:id="1459182096">
          <w:marLeft w:val="640"/>
          <w:marRight w:val="0"/>
          <w:marTop w:val="0"/>
          <w:marBottom w:val="0"/>
          <w:divBdr>
            <w:top w:val="none" w:sz="0" w:space="0" w:color="auto"/>
            <w:left w:val="none" w:sz="0" w:space="0" w:color="auto"/>
            <w:bottom w:val="none" w:sz="0" w:space="0" w:color="auto"/>
            <w:right w:val="none" w:sz="0" w:space="0" w:color="auto"/>
          </w:divBdr>
        </w:div>
        <w:div w:id="545340492">
          <w:marLeft w:val="640"/>
          <w:marRight w:val="0"/>
          <w:marTop w:val="0"/>
          <w:marBottom w:val="0"/>
          <w:divBdr>
            <w:top w:val="none" w:sz="0" w:space="0" w:color="auto"/>
            <w:left w:val="none" w:sz="0" w:space="0" w:color="auto"/>
            <w:bottom w:val="none" w:sz="0" w:space="0" w:color="auto"/>
            <w:right w:val="none" w:sz="0" w:space="0" w:color="auto"/>
          </w:divBdr>
        </w:div>
        <w:div w:id="709570456">
          <w:marLeft w:val="640"/>
          <w:marRight w:val="0"/>
          <w:marTop w:val="0"/>
          <w:marBottom w:val="0"/>
          <w:divBdr>
            <w:top w:val="none" w:sz="0" w:space="0" w:color="auto"/>
            <w:left w:val="none" w:sz="0" w:space="0" w:color="auto"/>
            <w:bottom w:val="none" w:sz="0" w:space="0" w:color="auto"/>
            <w:right w:val="none" w:sz="0" w:space="0" w:color="auto"/>
          </w:divBdr>
        </w:div>
        <w:div w:id="1479345536">
          <w:marLeft w:val="640"/>
          <w:marRight w:val="0"/>
          <w:marTop w:val="0"/>
          <w:marBottom w:val="0"/>
          <w:divBdr>
            <w:top w:val="none" w:sz="0" w:space="0" w:color="auto"/>
            <w:left w:val="none" w:sz="0" w:space="0" w:color="auto"/>
            <w:bottom w:val="none" w:sz="0" w:space="0" w:color="auto"/>
            <w:right w:val="none" w:sz="0" w:space="0" w:color="auto"/>
          </w:divBdr>
        </w:div>
        <w:div w:id="97876492">
          <w:marLeft w:val="640"/>
          <w:marRight w:val="0"/>
          <w:marTop w:val="0"/>
          <w:marBottom w:val="0"/>
          <w:divBdr>
            <w:top w:val="none" w:sz="0" w:space="0" w:color="auto"/>
            <w:left w:val="none" w:sz="0" w:space="0" w:color="auto"/>
            <w:bottom w:val="none" w:sz="0" w:space="0" w:color="auto"/>
            <w:right w:val="none" w:sz="0" w:space="0" w:color="auto"/>
          </w:divBdr>
        </w:div>
        <w:div w:id="558518059">
          <w:marLeft w:val="640"/>
          <w:marRight w:val="0"/>
          <w:marTop w:val="0"/>
          <w:marBottom w:val="0"/>
          <w:divBdr>
            <w:top w:val="none" w:sz="0" w:space="0" w:color="auto"/>
            <w:left w:val="none" w:sz="0" w:space="0" w:color="auto"/>
            <w:bottom w:val="none" w:sz="0" w:space="0" w:color="auto"/>
            <w:right w:val="none" w:sz="0" w:space="0" w:color="auto"/>
          </w:divBdr>
        </w:div>
        <w:div w:id="386563886">
          <w:marLeft w:val="640"/>
          <w:marRight w:val="0"/>
          <w:marTop w:val="0"/>
          <w:marBottom w:val="0"/>
          <w:divBdr>
            <w:top w:val="none" w:sz="0" w:space="0" w:color="auto"/>
            <w:left w:val="none" w:sz="0" w:space="0" w:color="auto"/>
            <w:bottom w:val="none" w:sz="0" w:space="0" w:color="auto"/>
            <w:right w:val="none" w:sz="0" w:space="0" w:color="auto"/>
          </w:divBdr>
        </w:div>
        <w:div w:id="144856916">
          <w:marLeft w:val="640"/>
          <w:marRight w:val="0"/>
          <w:marTop w:val="0"/>
          <w:marBottom w:val="0"/>
          <w:divBdr>
            <w:top w:val="none" w:sz="0" w:space="0" w:color="auto"/>
            <w:left w:val="none" w:sz="0" w:space="0" w:color="auto"/>
            <w:bottom w:val="none" w:sz="0" w:space="0" w:color="auto"/>
            <w:right w:val="none" w:sz="0" w:space="0" w:color="auto"/>
          </w:divBdr>
        </w:div>
        <w:div w:id="1083919665">
          <w:marLeft w:val="640"/>
          <w:marRight w:val="0"/>
          <w:marTop w:val="0"/>
          <w:marBottom w:val="0"/>
          <w:divBdr>
            <w:top w:val="none" w:sz="0" w:space="0" w:color="auto"/>
            <w:left w:val="none" w:sz="0" w:space="0" w:color="auto"/>
            <w:bottom w:val="none" w:sz="0" w:space="0" w:color="auto"/>
            <w:right w:val="none" w:sz="0" w:space="0" w:color="auto"/>
          </w:divBdr>
        </w:div>
        <w:div w:id="587542388">
          <w:marLeft w:val="640"/>
          <w:marRight w:val="0"/>
          <w:marTop w:val="0"/>
          <w:marBottom w:val="0"/>
          <w:divBdr>
            <w:top w:val="none" w:sz="0" w:space="0" w:color="auto"/>
            <w:left w:val="none" w:sz="0" w:space="0" w:color="auto"/>
            <w:bottom w:val="none" w:sz="0" w:space="0" w:color="auto"/>
            <w:right w:val="none" w:sz="0" w:space="0" w:color="auto"/>
          </w:divBdr>
        </w:div>
        <w:div w:id="1563249500">
          <w:marLeft w:val="640"/>
          <w:marRight w:val="0"/>
          <w:marTop w:val="0"/>
          <w:marBottom w:val="0"/>
          <w:divBdr>
            <w:top w:val="none" w:sz="0" w:space="0" w:color="auto"/>
            <w:left w:val="none" w:sz="0" w:space="0" w:color="auto"/>
            <w:bottom w:val="none" w:sz="0" w:space="0" w:color="auto"/>
            <w:right w:val="none" w:sz="0" w:space="0" w:color="auto"/>
          </w:divBdr>
        </w:div>
        <w:div w:id="720177181">
          <w:marLeft w:val="640"/>
          <w:marRight w:val="0"/>
          <w:marTop w:val="0"/>
          <w:marBottom w:val="0"/>
          <w:divBdr>
            <w:top w:val="none" w:sz="0" w:space="0" w:color="auto"/>
            <w:left w:val="none" w:sz="0" w:space="0" w:color="auto"/>
            <w:bottom w:val="none" w:sz="0" w:space="0" w:color="auto"/>
            <w:right w:val="none" w:sz="0" w:space="0" w:color="auto"/>
          </w:divBdr>
        </w:div>
        <w:div w:id="761876821">
          <w:marLeft w:val="640"/>
          <w:marRight w:val="0"/>
          <w:marTop w:val="0"/>
          <w:marBottom w:val="0"/>
          <w:divBdr>
            <w:top w:val="none" w:sz="0" w:space="0" w:color="auto"/>
            <w:left w:val="none" w:sz="0" w:space="0" w:color="auto"/>
            <w:bottom w:val="none" w:sz="0" w:space="0" w:color="auto"/>
            <w:right w:val="none" w:sz="0" w:space="0" w:color="auto"/>
          </w:divBdr>
        </w:div>
        <w:div w:id="951547483">
          <w:marLeft w:val="640"/>
          <w:marRight w:val="0"/>
          <w:marTop w:val="0"/>
          <w:marBottom w:val="0"/>
          <w:divBdr>
            <w:top w:val="none" w:sz="0" w:space="0" w:color="auto"/>
            <w:left w:val="none" w:sz="0" w:space="0" w:color="auto"/>
            <w:bottom w:val="none" w:sz="0" w:space="0" w:color="auto"/>
            <w:right w:val="none" w:sz="0" w:space="0" w:color="auto"/>
          </w:divBdr>
        </w:div>
        <w:div w:id="2037611299">
          <w:marLeft w:val="640"/>
          <w:marRight w:val="0"/>
          <w:marTop w:val="0"/>
          <w:marBottom w:val="0"/>
          <w:divBdr>
            <w:top w:val="none" w:sz="0" w:space="0" w:color="auto"/>
            <w:left w:val="none" w:sz="0" w:space="0" w:color="auto"/>
            <w:bottom w:val="none" w:sz="0" w:space="0" w:color="auto"/>
            <w:right w:val="none" w:sz="0" w:space="0" w:color="auto"/>
          </w:divBdr>
        </w:div>
        <w:div w:id="1936404886">
          <w:marLeft w:val="640"/>
          <w:marRight w:val="0"/>
          <w:marTop w:val="0"/>
          <w:marBottom w:val="0"/>
          <w:divBdr>
            <w:top w:val="none" w:sz="0" w:space="0" w:color="auto"/>
            <w:left w:val="none" w:sz="0" w:space="0" w:color="auto"/>
            <w:bottom w:val="none" w:sz="0" w:space="0" w:color="auto"/>
            <w:right w:val="none" w:sz="0" w:space="0" w:color="auto"/>
          </w:divBdr>
        </w:div>
        <w:div w:id="748238522">
          <w:marLeft w:val="640"/>
          <w:marRight w:val="0"/>
          <w:marTop w:val="0"/>
          <w:marBottom w:val="0"/>
          <w:divBdr>
            <w:top w:val="none" w:sz="0" w:space="0" w:color="auto"/>
            <w:left w:val="none" w:sz="0" w:space="0" w:color="auto"/>
            <w:bottom w:val="none" w:sz="0" w:space="0" w:color="auto"/>
            <w:right w:val="none" w:sz="0" w:space="0" w:color="auto"/>
          </w:divBdr>
        </w:div>
        <w:div w:id="1739207772">
          <w:marLeft w:val="640"/>
          <w:marRight w:val="0"/>
          <w:marTop w:val="0"/>
          <w:marBottom w:val="0"/>
          <w:divBdr>
            <w:top w:val="none" w:sz="0" w:space="0" w:color="auto"/>
            <w:left w:val="none" w:sz="0" w:space="0" w:color="auto"/>
            <w:bottom w:val="none" w:sz="0" w:space="0" w:color="auto"/>
            <w:right w:val="none" w:sz="0" w:space="0" w:color="auto"/>
          </w:divBdr>
        </w:div>
        <w:div w:id="238713875">
          <w:marLeft w:val="640"/>
          <w:marRight w:val="0"/>
          <w:marTop w:val="0"/>
          <w:marBottom w:val="0"/>
          <w:divBdr>
            <w:top w:val="none" w:sz="0" w:space="0" w:color="auto"/>
            <w:left w:val="none" w:sz="0" w:space="0" w:color="auto"/>
            <w:bottom w:val="none" w:sz="0" w:space="0" w:color="auto"/>
            <w:right w:val="none" w:sz="0" w:space="0" w:color="auto"/>
          </w:divBdr>
        </w:div>
        <w:div w:id="404232162">
          <w:marLeft w:val="640"/>
          <w:marRight w:val="0"/>
          <w:marTop w:val="0"/>
          <w:marBottom w:val="0"/>
          <w:divBdr>
            <w:top w:val="none" w:sz="0" w:space="0" w:color="auto"/>
            <w:left w:val="none" w:sz="0" w:space="0" w:color="auto"/>
            <w:bottom w:val="none" w:sz="0" w:space="0" w:color="auto"/>
            <w:right w:val="none" w:sz="0" w:space="0" w:color="auto"/>
          </w:divBdr>
        </w:div>
        <w:div w:id="462233527">
          <w:marLeft w:val="640"/>
          <w:marRight w:val="0"/>
          <w:marTop w:val="0"/>
          <w:marBottom w:val="0"/>
          <w:divBdr>
            <w:top w:val="none" w:sz="0" w:space="0" w:color="auto"/>
            <w:left w:val="none" w:sz="0" w:space="0" w:color="auto"/>
            <w:bottom w:val="none" w:sz="0" w:space="0" w:color="auto"/>
            <w:right w:val="none" w:sz="0" w:space="0" w:color="auto"/>
          </w:divBdr>
        </w:div>
        <w:div w:id="2110541649">
          <w:marLeft w:val="640"/>
          <w:marRight w:val="0"/>
          <w:marTop w:val="0"/>
          <w:marBottom w:val="0"/>
          <w:divBdr>
            <w:top w:val="none" w:sz="0" w:space="0" w:color="auto"/>
            <w:left w:val="none" w:sz="0" w:space="0" w:color="auto"/>
            <w:bottom w:val="none" w:sz="0" w:space="0" w:color="auto"/>
            <w:right w:val="none" w:sz="0" w:space="0" w:color="auto"/>
          </w:divBdr>
        </w:div>
        <w:div w:id="492454899">
          <w:marLeft w:val="640"/>
          <w:marRight w:val="0"/>
          <w:marTop w:val="0"/>
          <w:marBottom w:val="0"/>
          <w:divBdr>
            <w:top w:val="none" w:sz="0" w:space="0" w:color="auto"/>
            <w:left w:val="none" w:sz="0" w:space="0" w:color="auto"/>
            <w:bottom w:val="none" w:sz="0" w:space="0" w:color="auto"/>
            <w:right w:val="none" w:sz="0" w:space="0" w:color="auto"/>
          </w:divBdr>
        </w:div>
        <w:div w:id="579028145">
          <w:marLeft w:val="640"/>
          <w:marRight w:val="0"/>
          <w:marTop w:val="0"/>
          <w:marBottom w:val="0"/>
          <w:divBdr>
            <w:top w:val="none" w:sz="0" w:space="0" w:color="auto"/>
            <w:left w:val="none" w:sz="0" w:space="0" w:color="auto"/>
            <w:bottom w:val="none" w:sz="0" w:space="0" w:color="auto"/>
            <w:right w:val="none" w:sz="0" w:space="0" w:color="auto"/>
          </w:divBdr>
        </w:div>
        <w:div w:id="1229917482">
          <w:marLeft w:val="640"/>
          <w:marRight w:val="0"/>
          <w:marTop w:val="0"/>
          <w:marBottom w:val="0"/>
          <w:divBdr>
            <w:top w:val="none" w:sz="0" w:space="0" w:color="auto"/>
            <w:left w:val="none" w:sz="0" w:space="0" w:color="auto"/>
            <w:bottom w:val="none" w:sz="0" w:space="0" w:color="auto"/>
            <w:right w:val="none" w:sz="0" w:space="0" w:color="auto"/>
          </w:divBdr>
        </w:div>
        <w:div w:id="194003049">
          <w:marLeft w:val="640"/>
          <w:marRight w:val="0"/>
          <w:marTop w:val="0"/>
          <w:marBottom w:val="0"/>
          <w:divBdr>
            <w:top w:val="none" w:sz="0" w:space="0" w:color="auto"/>
            <w:left w:val="none" w:sz="0" w:space="0" w:color="auto"/>
            <w:bottom w:val="none" w:sz="0" w:space="0" w:color="auto"/>
            <w:right w:val="none" w:sz="0" w:space="0" w:color="auto"/>
          </w:divBdr>
        </w:div>
        <w:div w:id="22486900">
          <w:marLeft w:val="640"/>
          <w:marRight w:val="0"/>
          <w:marTop w:val="0"/>
          <w:marBottom w:val="0"/>
          <w:divBdr>
            <w:top w:val="none" w:sz="0" w:space="0" w:color="auto"/>
            <w:left w:val="none" w:sz="0" w:space="0" w:color="auto"/>
            <w:bottom w:val="none" w:sz="0" w:space="0" w:color="auto"/>
            <w:right w:val="none" w:sz="0" w:space="0" w:color="auto"/>
          </w:divBdr>
        </w:div>
        <w:div w:id="1608191401">
          <w:marLeft w:val="640"/>
          <w:marRight w:val="0"/>
          <w:marTop w:val="0"/>
          <w:marBottom w:val="0"/>
          <w:divBdr>
            <w:top w:val="none" w:sz="0" w:space="0" w:color="auto"/>
            <w:left w:val="none" w:sz="0" w:space="0" w:color="auto"/>
            <w:bottom w:val="none" w:sz="0" w:space="0" w:color="auto"/>
            <w:right w:val="none" w:sz="0" w:space="0" w:color="auto"/>
          </w:divBdr>
        </w:div>
        <w:div w:id="597565192">
          <w:marLeft w:val="640"/>
          <w:marRight w:val="0"/>
          <w:marTop w:val="0"/>
          <w:marBottom w:val="0"/>
          <w:divBdr>
            <w:top w:val="none" w:sz="0" w:space="0" w:color="auto"/>
            <w:left w:val="none" w:sz="0" w:space="0" w:color="auto"/>
            <w:bottom w:val="none" w:sz="0" w:space="0" w:color="auto"/>
            <w:right w:val="none" w:sz="0" w:space="0" w:color="auto"/>
          </w:divBdr>
        </w:div>
        <w:div w:id="33162242">
          <w:marLeft w:val="640"/>
          <w:marRight w:val="0"/>
          <w:marTop w:val="0"/>
          <w:marBottom w:val="0"/>
          <w:divBdr>
            <w:top w:val="none" w:sz="0" w:space="0" w:color="auto"/>
            <w:left w:val="none" w:sz="0" w:space="0" w:color="auto"/>
            <w:bottom w:val="none" w:sz="0" w:space="0" w:color="auto"/>
            <w:right w:val="none" w:sz="0" w:space="0" w:color="auto"/>
          </w:divBdr>
        </w:div>
        <w:div w:id="1214192976">
          <w:marLeft w:val="640"/>
          <w:marRight w:val="0"/>
          <w:marTop w:val="0"/>
          <w:marBottom w:val="0"/>
          <w:divBdr>
            <w:top w:val="none" w:sz="0" w:space="0" w:color="auto"/>
            <w:left w:val="none" w:sz="0" w:space="0" w:color="auto"/>
            <w:bottom w:val="none" w:sz="0" w:space="0" w:color="auto"/>
            <w:right w:val="none" w:sz="0" w:space="0" w:color="auto"/>
          </w:divBdr>
        </w:div>
        <w:div w:id="777868208">
          <w:marLeft w:val="640"/>
          <w:marRight w:val="0"/>
          <w:marTop w:val="0"/>
          <w:marBottom w:val="0"/>
          <w:divBdr>
            <w:top w:val="none" w:sz="0" w:space="0" w:color="auto"/>
            <w:left w:val="none" w:sz="0" w:space="0" w:color="auto"/>
            <w:bottom w:val="none" w:sz="0" w:space="0" w:color="auto"/>
            <w:right w:val="none" w:sz="0" w:space="0" w:color="auto"/>
          </w:divBdr>
        </w:div>
      </w:divsChild>
    </w:div>
    <w:div w:id="1395464834">
      <w:bodyDiv w:val="1"/>
      <w:marLeft w:val="0"/>
      <w:marRight w:val="0"/>
      <w:marTop w:val="0"/>
      <w:marBottom w:val="0"/>
      <w:divBdr>
        <w:top w:val="none" w:sz="0" w:space="0" w:color="auto"/>
        <w:left w:val="none" w:sz="0" w:space="0" w:color="auto"/>
        <w:bottom w:val="none" w:sz="0" w:space="0" w:color="auto"/>
        <w:right w:val="none" w:sz="0" w:space="0" w:color="auto"/>
      </w:divBdr>
      <w:divsChild>
        <w:div w:id="91975653">
          <w:marLeft w:val="640"/>
          <w:marRight w:val="0"/>
          <w:marTop w:val="0"/>
          <w:marBottom w:val="0"/>
          <w:divBdr>
            <w:top w:val="none" w:sz="0" w:space="0" w:color="auto"/>
            <w:left w:val="none" w:sz="0" w:space="0" w:color="auto"/>
            <w:bottom w:val="none" w:sz="0" w:space="0" w:color="auto"/>
            <w:right w:val="none" w:sz="0" w:space="0" w:color="auto"/>
          </w:divBdr>
        </w:div>
        <w:div w:id="248731844">
          <w:marLeft w:val="640"/>
          <w:marRight w:val="0"/>
          <w:marTop w:val="0"/>
          <w:marBottom w:val="0"/>
          <w:divBdr>
            <w:top w:val="none" w:sz="0" w:space="0" w:color="auto"/>
            <w:left w:val="none" w:sz="0" w:space="0" w:color="auto"/>
            <w:bottom w:val="none" w:sz="0" w:space="0" w:color="auto"/>
            <w:right w:val="none" w:sz="0" w:space="0" w:color="auto"/>
          </w:divBdr>
        </w:div>
        <w:div w:id="317878316">
          <w:marLeft w:val="640"/>
          <w:marRight w:val="0"/>
          <w:marTop w:val="0"/>
          <w:marBottom w:val="0"/>
          <w:divBdr>
            <w:top w:val="none" w:sz="0" w:space="0" w:color="auto"/>
            <w:left w:val="none" w:sz="0" w:space="0" w:color="auto"/>
            <w:bottom w:val="none" w:sz="0" w:space="0" w:color="auto"/>
            <w:right w:val="none" w:sz="0" w:space="0" w:color="auto"/>
          </w:divBdr>
        </w:div>
        <w:div w:id="348455941">
          <w:marLeft w:val="640"/>
          <w:marRight w:val="0"/>
          <w:marTop w:val="0"/>
          <w:marBottom w:val="0"/>
          <w:divBdr>
            <w:top w:val="none" w:sz="0" w:space="0" w:color="auto"/>
            <w:left w:val="none" w:sz="0" w:space="0" w:color="auto"/>
            <w:bottom w:val="none" w:sz="0" w:space="0" w:color="auto"/>
            <w:right w:val="none" w:sz="0" w:space="0" w:color="auto"/>
          </w:divBdr>
        </w:div>
        <w:div w:id="493178983">
          <w:marLeft w:val="640"/>
          <w:marRight w:val="0"/>
          <w:marTop w:val="0"/>
          <w:marBottom w:val="0"/>
          <w:divBdr>
            <w:top w:val="none" w:sz="0" w:space="0" w:color="auto"/>
            <w:left w:val="none" w:sz="0" w:space="0" w:color="auto"/>
            <w:bottom w:val="none" w:sz="0" w:space="0" w:color="auto"/>
            <w:right w:val="none" w:sz="0" w:space="0" w:color="auto"/>
          </w:divBdr>
        </w:div>
        <w:div w:id="541984454">
          <w:marLeft w:val="640"/>
          <w:marRight w:val="0"/>
          <w:marTop w:val="0"/>
          <w:marBottom w:val="0"/>
          <w:divBdr>
            <w:top w:val="none" w:sz="0" w:space="0" w:color="auto"/>
            <w:left w:val="none" w:sz="0" w:space="0" w:color="auto"/>
            <w:bottom w:val="none" w:sz="0" w:space="0" w:color="auto"/>
            <w:right w:val="none" w:sz="0" w:space="0" w:color="auto"/>
          </w:divBdr>
        </w:div>
        <w:div w:id="552691830">
          <w:marLeft w:val="640"/>
          <w:marRight w:val="0"/>
          <w:marTop w:val="0"/>
          <w:marBottom w:val="0"/>
          <w:divBdr>
            <w:top w:val="none" w:sz="0" w:space="0" w:color="auto"/>
            <w:left w:val="none" w:sz="0" w:space="0" w:color="auto"/>
            <w:bottom w:val="none" w:sz="0" w:space="0" w:color="auto"/>
            <w:right w:val="none" w:sz="0" w:space="0" w:color="auto"/>
          </w:divBdr>
        </w:div>
        <w:div w:id="763303502">
          <w:marLeft w:val="640"/>
          <w:marRight w:val="0"/>
          <w:marTop w:val="0"/>
          <w:marBottom w:val="0"/>
          <w:divBdr>
            <w:top w:val="none" w:sz="0" w:space="0" w:color="auto"/>
            <w:left w:val="none" w:sz="0" w:space="0" w:color="auto"/>
            <w:bottom w:val="none" w:sz="0" w:space="0" w:color="auto"/>
            <w:right w:val="none" w:sz="0" w:space="0" w:color="auto"/>
          </w:divBdr>
        </w:div>
        <w:div w:id="789058600">
          <w:marLeft w:val="640"/>
          <w:marRight w:val="0"/>
          <w:marTop w:val="0"/>
          <w:marBottom w:val="0"/>
          <w:divBdr>
            <w:top w:val="none" w:sz="0" w:space="0" w:color="auto"/>
            <w:left w:val="none" w:sz="0" w:space="0" w:color="auto"/>
            <w:bottom w:val="none" w:sz="0" w:space="0" w:color="auto"/>
            <w:right w:val="none" w:sz="0" w:space="0" w:color="auto"/>
          </w:divBdr>
        </w:div>
        <w:div w:id="792867088">
          <w:marLeft w:val="640"/>
          <w:marRight w:val="0"/>
          <w:marTop w:val="0"/>
          <w:marBottom w:val="0"/>
          <w:divBdr>
            <w:top w:val="none" w:sz="0" w:space="0" w:color="auto"/>
            <w:left w:val="none" w:sz="0" w:space="0" w:color="auto"/>
            <w:bottom w:val="none" w:sz="0" w:space="0" w:color="auto"/>
            <w:right w:val="none" w:sz="0" w:space="0" w:color="auto"/>
          </w:divBdr>
        </w:div>
        <w:div w:id="812527984">
          <w:marLeft w:val="640"/>
          <w:marRight w:val="0"/>
          <w:marTop w:val="0"/>
          <w:marBottom w:val="0"/>
          <w:divBdr>
            <w:top w:val="none" w:sz="0" w:space="0" w:color="auto"/>
            <w:left w:val="none" w:sz="0" w:space="0" w:color="auto"/>
            <w:bottom w:val="none" w:sz="0" w:space="0" w:color="auto"/>
            <w:right w:val="none" w:sz="0" w:space="0" w:color="auto"/>
          </w:divBdr>
        </w:div>
        <w:div w:id="823400768">
          <w:marLeft w:val="640"/>
          <w:marRight w:val="0"/>
          <w:marTop w:val="0"/>
          <w:marBottom w:val="0"/>
          <w:divBdr>
            <w:top w:val="none" w:sz="0" w:space="0" w:color="auto"/>
            <w:left w:val="none" w:sz="0" w:space="0" w:color="auto"/>
            <w:bottom w:val="none" w:sz="0" w:space="0" w:color="auto"/>
            <w:right w:val="none" w:sz="0" w:space="0" w:color="auto"/>
          </w:divBdr>
        </w:div>
        <w:div w:id="910820330">
          <w:marLeft w:val="640"/>
          <w:marRight w:val="0"/>
          <w:marTop w:val="0"/>
          <w:marBottom w:val="0"/>
          <w:divBdr>
            <w:top w:val="none" w:sz="0" w:space="0" w:color="auto"/>
            <w:left w:val="none" w:sz="0" w:space="0" w:color="auto"/>
            <w:bottom w:val="none" w:sz="0" w:space="0" w:color="auto"/>
            <w:right w:val="none" w:sz="0" w:space="0" w:color="auto"/>
          </w:divBdr>
        </w:div>
        <w:div w:id="1008218084">
          <w:marLeft w:val="640"/>
          <w:marRight w:val="0"/>
          <w:marTop w:val="0"/>
          <w:marBottom w:val="0"/>
          <w:divBdr>
            <w:top w:val="none" w:sz="0" w:space="0" w:color="auto"/>
            <w:left w:val="none" w:sz="0" w:space="0" w:color="auto"/>
            <w:bottom w:val="none" w:sz="0" w:space="0" w:color="auto"/>
            <w:right w:val="none" w:sz="0" w:space="0" w:color="auto"/>
          </w:divBdr>
        </w:div>
        <w:div w:id="1060178433">
          <w:marLeft w:val="640"/>
          <w:marRight w:val="0"/>
          <w:marTop w:val="0"/>
          <w:marBottom w:val="0"/>
          <w:divBdr>
            <w:top w:val="none" w:sz="0" w:space="0" w:color="auto"/>
            <w:left w:val="none" w:sz="0" w:space="0" w:color="auto"/>
            <w:bottom w:val="none" w:sz="0" w:space="0" w:color="auto"/>
            <w:right w:val="none" w:sz="0" w:space="0" w:color="auto"/>
          </w:divBdr>
        </w:div>
        <w:div w:id="1111243966">
          <w:marLeft w:val="640"/>
          <w:marRight w:val="0"/>
          <w:marTop w:val="0"/>
          <w:marBottom w:val="0"/>
          <w:divBdr>
            <w:top w:val="none" w:sz="0" w:space="0" w:color="auto"/>
            <w:left w:val="none" w:sz="0" w:space="0" w:color="auto"/>
            <w:bottom w:val="none" w:sz="0" w:space="0" w:color="auto"/>
            <w:right w:val="none" w:sz="0" w:space="0" w:color="auto"/>
          </w:divBdr>
        </w:div>
        <w:div w:id="1295714649">
          <w:marLeft w:val="640"/>
          <w:marRight w:val="0"/>
          <w:marTop w:val="0"/>
          <w:marBottom w:val="0"/>
          <w:divBdr>
            <w:top w:val="none" w:sz="0" w:space="0" w:color="auto"/>
            <w:left w:val="none" w:sz="0" w:space="0" w:color="auto"/>
            <w:bottom w:val="none" w:sz="0" w:space="0" w:color="auto"/>
            <w:right w:val="none" w:sz="0" w:space="0" w:color="auto"/>
          </w:divBdr>
        </w:div>
        <w:div w:id="1352141439">
          <w:marLeft w:val="640"/>
          <w:marRight w:val="0"/>
          <w:marTop w:val="0"/>
          <w:marBottom w:val="0"/>
          <w:divBdr>
            <w:top w:val="none" w:sz="0" w:space="0" w:color="auto"/>
            <w:left w:val="none" w:sz="0" w:space="0" w:color="auto"/>
            <w:bottom w:val="none" w:sz="0" w:space="0" w:color="auto"/>
            <w:right w:val="none" w:sz="0" w:space="0" w:color="auto"/>
          </w:divBdr>
        </w:div>
        <w:div w:id="1418407807">
          <w:marLeft w:val="640"/>
          <w:marRight w:val="0"/>
          <w:marTop w:val="0"/>
          <w:marBottom w:val="0"/>
          <w:divBdr>
            <w:top w:val="none" w:sz="0" w:space="0" w:color="auto"/>
            <w:left w:val="none" w:sz="0" w:space="0" w:color="auto"/>
            <w:bottom w:val="none" w:sz="0" w:space="0" w:color="auto"/>
            <w:right w:val="none" w:sz="0" w:space="0" w:color="auto"/>
          </w:divBdr>
        </w:div>
        <w:div w:id="1423378876">
          <w:marLeft w:val="640"/>
          <w:marRight w:val="0"/>
          <w:marTop w:val="0"/>
          <w:marBottom w:val="0"/>
          <w:divBdr>
            <w:top w:val="none" w:sz="0" w:space="0" w:color="auto"/>
            <w:left w:val="none" w:sz="0" w:space="0" w:color="auto"/>
            <w:bottom w:val="none" w:sz="0" w:space="0" w:color="auto"/>
            <w:right w:val="none" w:sz="0" w:space="0" w:color="auto"/>
          </w:divBdr>
        </w:div>
        <w:div w:id="1491477884">
          <w:marLeft w:val="640"/>
          <w:marRight w:val="0"/>
          <w:marTop w:val="0"/>
          <w:marBottom w:val="0"/>
          <w:divBdr>
            <w:top w:val="none" w:sz="0" w:space="0" w:color="auto"/>
            <w:left w:val="none" w:sz="0" w:space="0" w:color="auto"/>
            <w:bottom w:val="none" w:sz="0" w:space="0" w:color="auto"/>
            <w:right w:val="none" w:sz="0" w:space="0" w:color="auto"/>
          </w:divBdr>
        </w:div>
        <w:div w:id="1859660853">
          <w:marLeft w:val="640"/>
          <w:marRight w:val="0"/>
          <w:marTop w:val="0"/>
          <w:marBottom w:val="0"/>
          <w:divBdr>
            <w:top w:val="none" w:sz="0" w:space="0" w:color="auto"/>
            <w:left w:val="none" w:sz="0" w:space="0" w:color="auto"/>
            <w:bottom w:val="none" w:sz="0" w:space="0" w:color="auto"/>
            <w:right w:val="none" w:sz="0" w:space="0" w:color="auto"/>
          </w:divBdr>
        </w:div>
        <w:div w:id="1914466236">
          <w:marLeft w:val="640"/>
          <w:marRight w:val="0"/>
          <w:marTop w:val="0"/>
          <w:marBottom w:val="0"/>
          <w:divBdr>
            <w:top w:val="none" w:sz="0" w:space="0" w:color="auto"/>
            <w:left w:val="none" w:sz="0" w:space="0" w:color="auto"/>
            <w:bottom w:val="none" w:sz="0" w:space="0" w:color="auto"/>
            <w:right w:val="none" w:sz="0" w:space="0" w:color="auto"/>
          </w:divBdr>
        </w:div>
        <w:div w:id="1984430899">
          <w:marLeft w:val="640"/>
          <w:marRight w:val="0"/>
          <w:marTop w:val="0"/>
          <w:marBottom w:val="0"/>
          <w:divBdr>
            <w:top w:val="none" w:sz="0" w:space="0" w:color="auto"/>
            <w:left w:val="none" w:sz="0" w:space="0" w:color="auto"/>
            <w:bottom w:val="none" w:sz="0" w:space="0" w:color="auto"/>
            <w:right w:val="none" w:sz="0" w:space="0" w:color="auto"/>
          </w:divBdr>
        </w:div>
        <w:div w:id="2051148699">
          <w:marLeft w:val="640"/>
          <w:marRight w:val="0"/>
          <w:marTop w:val="0"/>
          <w:marBottom w:val="0"/>
          <w:divBdr>
            <w:top w:val="none" w:sz="0" w:space="0" w:color="auto"/>
            <w:left w:val="none" w:sz="0" w:space="0" w:color="auto"/>
            <w:bottom w:val="none" w:sz="0" w:space="0" w:color="auto"/>
            <w:right w:val="none" w:sz="0" w:space="0" w:color="auto"/>
          </w:divBdr>
        </w:div>
      </w:divsChild>
    </w:div>
    <w:div w:id="1395542631">
      <w:bodyDiv w:val="1"/>
      <w:marLeft w:val="0"/>
      <w:marRight w:val="0"/>
      <w:marTop w:val="0"/>
      <w:marBottom w:val="0"/>
      <w:divBdr>
        <w:top w:val="none" w:sz="0" w:space="0" w:color="auto"/>
        <w:left w:val="none" w:sz="0" w:space="0" w:color="auto"/>
        <w:bottom w:val="none" w:sz="0" w:space="0" w:color="auto"/>
        <w:right w:val="none" w:sz="0" w:space="0" w:color="auto"/>
      </w:divBdr>
      <w:divsChild>
        <w:div w:id="1450126039">
          <w:marLeft w:val="640"/>
          <w:marRight w:val="0"/>
          <w:marTop w:val="0"/>
          <w:marBottom w:val="0"/>
          <w:divBdr>
            <w:top w:val="none" w:sz="0" w:space="0" w:color="auto"/>
            <w:left w:val="none" w:sz="0" w:space="0" w:color="auto"/>
            <w:bottom w:val="none" w:sz="0" w:space="0" w:color="auto"/>
            <w:right w:val="none" w:sz="0" w:space="0" w:color="auto"/>
          </w:divBdr>
        </w:div>
        <w:div w:id="1712146240">
          <w:marLeft w:val="640"/>
          <w:marRight w:val="0"/>
          <w:marTop w:val="0"/>
          <w:marBottom w:val="0"/>
          <w:divBdr>
            <w:top w:val="none" w:sz="0" w:space="0" w:color="auto"/>
            <w:left w:val="none" w:sz="0" w:space="0" w:color="auto"/>
            <w:bottom w:val="none" w:sz="0" w:space="0" w:color="auto"/>
            <w:right w:val="none" w:sz="0" w:space="0" w:color="auto"/>
          </w:divBdr>
        </w:div>
        <w:div w:id="57439946">
          <w:marLeft w:val="640"/>
          <w:marRight w:val="0"/>
          <w:marTop w:val="0"/>
          <w:marBottom w:val="0"/>
          <w:divBdr>
            <w:top w:val="none" w:sz="0" w:space="0" w:color="auto"/>
            <w:left w:val="none" w:sz="0" w:space="0" w:color="auto"/>
            <w:bottom w:val="none" w:sz="0" w:space="0" w:color="auto"/>
            <w:right w:val="none" w:sz="0" w:space="0" w:color="auto"/>
          </w:divBdr>
        </w:div>
        <w:div w:id="1327784347">
          <w:marLeft w:val="640"/>
          <w:marRight w:val="0"/>
          <w:marTop w:val="0"/>
          <w:marBottom w:val="0"/>
          <w:divBdr>
            <w:top w:val="none" w:sz="0" w:space="0" w:color="auto"/>
            <w:left w:val="none" w:sz="0" w:space="0" w:color="auto"/>
            <w:bottom w:val="none" w:sz="0" w:space="0" w:color="auto"/>
            <w:right w:val="none" w:sz="0" w:space="0" w:color="auto"/>
          </w:divBdr>
        </w:div>
        <w:div w:id="862865824">
          <w:marLeft w:val="640"/>
          <w:marRight w:val="0"/>
          <w:marTop w:val="0"/>
          <w:marBottom w:val="0"/>
          <w:divBdr>
            <w:top w:val="none" w:sz="0" w:space="0" w:color="auto"/>
            <w:left w:val="none" w:sz="0" w:space="0" w:color="auto"/>
            <w:bottom w:val="none" w:sz="0" w:space="0" w:color="auto"/>
            <w:right w:val="none" w:sz="0" w:space="0" w:color="auto"/>
          </w:divBdr>
        </w:div>
        <w:div w:id="266935799">
          <w:marLeft w:val="640"/>
          <w:marRight w:val="0"/>
          <w:marTop w:val="0"/>
          <w:marBottom w:val="0"/>
          <w:divBdr>
            <w:top w:val="none" w:sz="0" w:space="0" w:color="auto"/>
            <w:left w:val="none" w:sz="0" w:space="0" w:color="auto"/>
            <w:bottom w:val="none" w:sz="0" w:space="0" w:color="auto"/>
            <w:right w:val="none" w:sz="0" w:space="0" w:color="auto"/>
          </w:divBdr>
        </w:div>
        <w:div w:id="1566989597">
          <w:marLeft w:val="640"/>
          <w:marRight w:val="0"/>
          <w:marTop w:val="0"/>
          <w:marBottom w:val="0"/>
          <w:divBdr>
            <w:top w:val="none" w:sz="0" w:space="0" w:color="auto"/>
            <w:left w:val="none" w:sz="0" w:space="0" w:color="auto"/>
            <w:bottom w:val="none" w:sz="0" w:space="0" w:color="auto"/>
            <w:right w:val="none" w:sz="0" w:space="0" w:color="auto"/>
          </w:divBdr>
        </w:div>
        <w:div w:id="306206785">
          <w:marLeft w:val="640"/>
          <w:marRight w:val="0"/>
          <w:marTop w:val="0"/>
          <w:marBottom w:val="0"/>
          <w:divBdr>
            <w:top w:val="none" w:sz="0" w:space="0" w:color="auto"/>
            <w:left w:val="none" w:sz="0" w:space="0" w:color="auto"/>
            <w:bottom w:val="none" w:sz="0" w:space="0" w:color="auto"/>
            <w:right w:val="none" w:sz="0" w:space="0" w:color="auto"/>
          </w:divBdr>
        </w:div>
        <w:div w:id="958687115">
          <w:marLeft w:val="640"/>
          <w:marRight w:val="0"/>
          <w:marTop w:val="0"/>
          <w:marBottom w:val="0"/>
          <w:divBdr>
            <w:top w:val="none" w:sz="0" w:space="0" w:color="auto"/>
            <w:left w:val="none" w:sz="0" w:space="0" w:color="auto"/>
            <w:bottom w:val="none" w:sz="0" w:space="0" w:color="auto"/>
            <w:right w:val="none" w:sz="0" w:space="0" w:color="auto"/>
          </w:divBdr>
        </w:div>
        <w:div w:id="1565219963">
          <w:marLeft w:val="640"/>
          <w:marRight w:val="0"/>
          <w:marTop w:val="0"/>
          <w:marBottom w:val="0"/>
          <w:divBdr>
            <w:top w:val="none" w:sz="0" w:space="0" w:color="auto"/>
            <w:left w:val="none" w:sz="0" w:space="0" w:color="auto"/>
            <w:bottom w:val="none" w:sz="0" w:space="0" w:color="auto"/>
            <w:right w:val="none" w:sz="0" w:space="0" w:color="auto"/>
          </w:divBdr>
        </w:div>
        <w:div w:id="1051152059">
          <w:marLeft w:val="640"/>
          <w:marRight w:val="0"/>
          <w:marTop w:val="0"/>
          <w:marBottom w:val="0"/>
          <w:divBdr>
            <w:top w:val="none" w:sz="0" w:space="0" w:color="auto"/>
            <w:left w:val="none" w:sz="0" w:space="0" w:color="auto"/>
            <w:bottom w:val="none" w:sz="0" w:space="0" w:color="auto"/>
            <w:right w:val="none" w:sz="0" w:space="0" w:color="auto"/>
          </w:divBdr>
        </w:div>
        <w:div w:id="816411566">
          <w:marLeft w:val="640"/>
          <w:marRight w:val="0"/>
          <w:marTop w:val="0"/>
          <w:marBottom w:val="0"/>
          <w:divBdr>
            <w:top w:val="none" w:sz="0" w:space="0" w:color="auto"/>
            <w:left w:val="none" w:sz="0" w:space="0" w:color="auto"/>
            <w:bottom w:val="none" w:sz="0" w:space="0" w:color="auto"/>
            <w:right w:val="none" w:sz="0" w:space="0" w:color="auto"/>
          </w:divBdr>
        </w:div>
        <w:div w:id="1071082845">
          <w:marLeft w:val="640"/>
          <w:marRight w:val="0"/>
          <w:marTop w:val="0"/>
          <w:marBottom w:val="0"/>
          <w:divBdr>
            <w:top w:val="none" w:sz="0" w:space="0" w:color="auto"/>
            <w:left w:val="none" w:sz="0" w:space="0" w:color="auto"/>
            <w:bottom w:val="none" w:sz="0" w:space="0" w:color="auto"/>
            <w:right w:val="none" w:sz="0" w:space="0" w:color="auto"/>
          </w:divBdr>
        </w:div>
        <w:div w:id="1280262741">
          <w:marLeft w:val="640"/>
          <w:marRight w:val="0"/>
          <w:marTop w:val="0"/>
          <w:marBottom w:val="0"/>
          <w:divBdr>
            <w:top w:val="none" w:sz="0" w:space="0" w:color="auto"/>
            <w:left w:val="none" w:sz="0" w:space="0" w:color="auto"/>
            <w:bottom w:val="none" w:sz="0" w:space="0" w:color="auto"/>
            <w:right w:val="none" w:sz="0" w:space="0" w:color="auto"/>
          </w:divBdr>
        </w:div>
        <w:div w:id="950435279">
          <w:marLeft w:val="640"/>
          <w:marRight w:val="0"/>
          <w:marTop w:val="0"/>
          <w:marBottom w:val="0"/>
          <w:divBdr>
            <w:top w:val="none" w:sz="0" w:space="0" w:color="auto"/>
            <w:left w:val="none" w:sz="0" w:space="0" w:color="auto"/>
            <w:bottom w:val="none" w:sz="0" w:space="0" w:color="auto"/>
            <w:right w:val="none" w:sz="0" w:space="0" w:color="auto"/>
          </w:divBdr>
        </w:div>
        <w:div w:id="803352393">
          <w:marLeft w:val="640"/>
          <w:marRight w:val="0"/>
          <w:marTop w:val="0"/>
          <w:marBottom w:val="0"/>
          <w:divBdr>
            <w:top w:val="none" w:sz="0" w:space="0" w:color="auto"/>
            <w:left w:val="none" w:sz="0" w:space="0" w:color="auto"/>
            <w:bottom w:val="none" w:sz="0" w:space="0" w:color="auto"/>
            <w:right w:val="none" w:sz="0" w:space="0" w:color="auto"/>
          </w:divBdr>
        </w:div>
        <w:div w:id="115956613">
          <w:marLeft w:val="640"/>
          <w:marRight w:val="0"/>
          <w:marTop w:val="0"/>
          <w:marBottom w:val="0"/>
          <w:divBdr>
            <w:top w:val="none" w:sz="0" w:space="0" w:color="auto"/>
            <w:left w:val="none" w:sz="0" w:space="0" w:color="auto"/>
            <w:bottom w:val="none" w:sz="0" w:space="0" w:color="auto"/>
            <w:right w:val="none" w:sz="0" w:space="0" w:color="auto"/>
          </w:divBdr>
        </w:div>
        <w:div w:id="1504082285">
          <w:marLeft w:val="640"/>
          <w:marRight w:val="0"/>
          <w:marTop w:val="0"/>
          <w:marBottom w:val="0"/>
          <w:divBdr>
            <w:top w:val="none" w:sz="0" w:space="0" w:color="auto"/>
            <w:left w:val="none" w:sz="0" w:space="0" w:color="auto"/>
            <w:bottom w:val="none" w:sz="0" w:space="0" w:color="auto"/>
            <w:right w:val="none" w:sz="0" w:space="0" w:color="auto"/>
          </w:divBdr>
        </w:div>
        <w:div w:id="1176916900">
          <w:marLeft w:val="640"/>
          <w:marRight w:val="0"/>
          <w:marTop w:val="0"/>
          <w:marBottom w:val="0"/>
          <w:divBdr>
            <w:top w:val="none" w:sz="0" w:space="0" w:color="auto"/>
            <w:left w:val="none" w:sz="0" w:space="0" w:color="auto"/>
            <w:bottom w:val="none" w:sz="0" w:space="0" w:color="auto"/>
            <w:right w:val="none" w:sz="0" w:space="0" w:color="auto"/>
          </w:divBdr>
        </w:div>
        <w:div w:id="1809282684">
          <w:marLeft w:val="640"/>
          <w:marRight w:val="0"/>
          <w:marTop w:val="0"/>
          <w:marBottom w:val="0"/>
          <w:divBdr>
            <w:top w:val="none" w:sz="0" w:space="0" w:color="auto"/>
            <w:left w:val="none" w:sz="0" w:space="0" w:color="auto"/>
            <w:bottom w:val="none" w:sz="0" w:space="0" w:color="auto"/>
            <w:right w:val="none" w:sz="0" w:space="0" w:color="auto"/>
          </w:divBdr>
        </w:div>
        <w:div w:id="916549504">
          <w:marLeft w:val="640"/>
          <w:marRight w:val="0"/>
          <w:marTop w:val="0"/>
          <w:marBottom w:val="0"/>
          <w:divBdr>
            <w:top w:val="none" w:sz="0" w:space="0" w:color="auto"/>
            <w:left w:val="none" w:sz="0" w:space="0" w:color="auto"/>
            <w:bottom w:val="none" w:sz="0" w:space="0" w:color="auto"/>
            <w:right w:val="none" w:sz="0" w:space="0" w:color="auto"/>
          </w:divBdr>
        </w:div>
        <w:div w:id="1698387270">
          <w:marLeft w:val="640"/>
          <w:marRight w:val="0"/>
          <w:marTop w:val="0"/>
          <w:marBottom w:val="0"/>
          <w:divBdr>
            <w:top w:val="none" w:sz="0" w:space="0" w:color="auto"/>
            <w:left w:val="none" w:sz="0" w:space="0" w:color="auto"/>
            <w:bottom w:val="none" w:sz="0" w:space="0" w:color="auto"/>
            <w:right w:val="none" w:sz="0" w:space="0" w:color="auto"/>
          </w:divBdr>
        </w:div>
        <w:div w:id="2029138807">
          <w:marLeft w:val="640"/>
          <w:marRight w:val="0"/>
          <w:marTop w:val="0"/>
          <w:marBottom w:val="0"/>
          <w:divBdr>
            <w:top w:val="none" w:sz="0" w:space="0" w:color="auto"/>
            <w:left w:val="none" w:sz="0" w:space="0" w:color="auto"/>
            <w:bottom w:val="none" w:sz="0" w:space="0" w:color="auto"/>
            <w:right w:val="none" w:sz="0" w:space="0" w:color="auto"/>
          </w:divBdr>
        </w:div>
        <w:div w:id="438527023">
          <w:marLeft w:val="640"/>
          <w:marRight w:val="0"/>
          <w:marTop w:val="0"/>
          <w:marBottom w:val="0"/>
          <w:divBdr>
            <w:top w:val="none" w:sz="0" w:space="0" w:color="auto"/>
            <w:left w:val="none" w:sz="0" w:space="0" w:color="auto"/>
            <w:bottom w:val="none" w:sz="0" w:space="0" w:color="auto"/>
            <w:right w:val="none" w:sz="0" w:space="0" w:color="auto"/>
          </w:divBdr>
        </w:div>
        <w:div w:id="1195312143">
          <w:marLeft w:val="640"/>
          <w:marRight w:val="0"/>
          <w:marTop w:val="0"/>
          <w:marBottom w:val="0"/>
          <w:divBdr>
            <w:top w:val="none" w:sz="0" w:space="0" w:color="auto"/>
            <w:left w:val="none" w:sz="0" w:space="0" w:color="auto"/>
            <w:bottom w:val="none" w:sz="0" w:space="0" w:color="auto"/>
            <w:right w:val="none" w:sz="0" w:space="0" w:color="auto"/>
          </w:divBdr>
        </w:div>
        <w:div w:id="739790371">
          <w:marLeft w:val="640"/>
          <w:marRight w:val="0"/>
          <w:marTop w:val="0"/>
          <w:marBottom w:val="0"/>
          <w:divBdr>
            <w:top w:val="none" w:sz="0" w:space="0" w:color="auto"/>
            <w:left w:val="none" w:sz="0" w:space="0" w:color="auto"/>
            <w:bottom w:val="none" w:sz="0" w:space="0" w:color="auto"/>
            <w:right w:val="none" w:sz="0" w:space="0" w:color="auto"/>
          </w:divBdr>
        </w:div>
        <w:div w:id="212664722">
          <w:marLeft w:val="640"/>
          <w:marRight w:val="0"/>
          <w:marTop w:val="0"/>
          <w:marBottom w:val="0"/>
          <w:divBdr>
            <w:top w:val="none" w:sz="0" w:space="0" w:color="auto"/>
            <w:left w:val="none" w:sz="0" w:space="0" w:color="auto"/>
            <w:bottom w:val="none" w:sz="0" w:space="0" w:color="auto"/>
            <w:right w:val="none" w:sz="0" w:space="0" w:color="auto"/>
          </w:divBdr>
        </w:div>
        <w:div w:id="1352299384">
          <w:marLeft w:val="640"/>
          <w:marRight w:val="0"/>
          <w:marTop w:val="0"/>
          <w:marBottom w:val="0"/>
          <w:divBdr>
            <w:top w:val="none" w:sz="0" w:space="0" w:color="auto"/>
            <w:left w:val="none" w:sz="0" w:space="0" w:color="auto"/>
            <w:bottom w:val="none" w:sz="0" w:space="0" w:color="auto"/>
            <w:right w:val="none" w:sz="0" w:space="0" w:color="auto"/>
          </w:divBdr>
        </w:div>
        <w:div w:id="1847939237">
          <w:marLeft w:val="640"/>
          <w:marRight w:val="0"/>
          <w:marTop w:val="0"/>
          <w:marBottom w:val="0"/>
          <w:divBdr>
            <w:top w:val="none" w:sz="0" w:space="0" w:color="auto"/>
            <w:left w:val="none" w:sz="0" w:space="0" w:color="auto"/>
            <w:bottom w:val="none" w:sz="0" w:space="0" w:color="auto"/>
            <w:right w:val="none" w:sz="0" w:space="0" w:color="auto"/>
          </w:divBdr>
        </w:div>
        <w:div w:id="965547249">
          <w:marLeft w:val="640"/>
          <w:marRight w:val="0"/>
          <w:marTop w:val="0"/>
          <w:marBottom w:val="0"/>
          <w:divBdr>
            <w:top w:val="none" w:sz="0" w:space="0" w:color="auto"/>
            <w:left w:val="none" w:sz="0" w:space="0" w:color="auto"/>
            <w:bottom w:val="none" w:sz="0" w:space="0" w:color="auto"/>
            <w:right w:val="none" w:sz="0" w:space="0" w:color="auto"/>
          </w:divBdr>
        </w:div>
        <w:div w:id="1039430509">
          <w:marLeft w:val="640"/>
          <w:marRight w:val="0"/>
          <w:marTop w:val="0"/>
          <w:marBottom w:val="0"/>
          <w:divBdr>
            <w:top w:val="none" w:sz="0" w:space="0" w:color="auto"/>
            <w:left w:val="none" w:sz="0" w:space="0" w:color="auto"/>
            <w:bottom w:val="none" w:sz="0" w:space="0" w:color="auto"/>
            <w:right w:val="none" w:sz="0" w:space="0" w:color="auto"/>
          </w:divBdr>
        </w:div>
        <w:div w:id="805971918">
          <w:marLeft w:val="640"/>
          <w:marRight w:val="0"/>
          <w:marTop w:val="0"/>
          <w:marBottom w:val="0"/>
          <w:divBdr>
            <w:top w:val="none" w:sz="0" w:space="0" w:color="auto"/>
            <w:left w:val="none" w:sz="0" w:space="0" w:color="auto"/>
            <w:bottom w:val="none" w:sz="0" w:space="0" w:color="auto"/>
            <w:right w:val="none" w:sz="0" w:space="0" w:color="auto"/>
          </w:divBdr>
        </w:div>
        <w:div w:id="551886535">
          <w:marLeft w:val="640"/>
          <w:marRight w:val="0"/>
          <w:marTop w:val="0"/>
          <w:marBottom w:val="0"/>
          <w:divBdr>
            <w:top w:val="none" w:sz="0" w:space="0" w:color="auto"/>
            <w:left w:val="none" w:sz="0" w:space="0" w:color="auto"/>
            <w:bottom w:val="none" w:sz="0" w:space="0" w:color="auto"/>
            <w:right w:val="none" w:sz="0" w:space="0" w:color="auto"/>
          </w:divBdr>
        </w:div>
        <w:div w:id="1666080935">
          <w:marLeft w:val="640"/>
          <w:marRight w:val="0"/>
          <w:marTop w:val="0"/>
          <w:marBottom w:val="0"/>
          <w:divBdr>
            <w:top w:val="none" w:sz="0" w:space="0" w:color="auto"/>
            <w:left w:val="none" w:sz="0" w:space="0" w:color="auto"/>
            <w:bottom w:val="none" w:sz="0" w:space="0" w:color="auto"/>
            <w:right w:val="none" w:sz="0" w:space="0" w:color="auto"/>
          </w:divBdr>
        </w:div>
        <w:div w:id="1373572153">
          <w:marLeft w:val="640"/>
          <w:marRight w:val="0"/>
          <w:marTop w:val="0"/>
          <w:marBottom w:val="0"/>
          <w:divBdr>
            <w:top w:val="none" w:sz="0" w:space="0" w:color="auto"/>
            <w:left w:val="none" w:sz="0" w:space="0" w:color="auto"/>
            <w:bottom w:val="none" w:sz="0" w:space="0" w:color="auto"/>
            <w:right w:val="none" w:sz="0" w:space="0" w:color="auto"/>
          </w:divBdr>
        </w:div>
        <w:div w:id="1097597796">
          <w:marLeft w:val="640"/>
          <w:marRight w:val="0"/>
          <w:marTop w:val="0"/>
          <w:marBottom w:val="0"/>
          <w:divBdr>
            <w:top w:val="none" w:sz="0" w:space="0" w:color="auto"/>
            <w:left w:val="none" w:sz="0" w:space="0" w:color="auto"/>
            <w:bottom w:val="none" w:sz="0" w:space="0" w:color="auto"/>
            <w:right w:val="none" w:sz="0" w:space="0" w:color="auto"/>
          </w:divBdr>
        </w:div>
        <w:div w:id="1769159819">
          <w:marLeft w:val="640"/>
          <w:marRight w:val="0"/>
          <w:marTop w:val="0"/>
          <w:marBottom w:val="0"/>
          <w:divBdr>
            <w:top w:val="none" w:sz="0" w:space="0" w:color="auto"/>
            <w:left w:val="none" w:sz="0" w:space="0" w:color="auto"/>
            <w:bottom w:val="none" w:sz="0" w:space="0" w:color="auto"/>
            <w:right w:val="none" w:sz="0" w:space="0" w:color="auto"/>
          </w:divBdr>
        </w:div>
        <w:div w:id="1843427735">
          <w:marLeft w:val="640"/>
          <w:marRight w:val="0"/>
          <w:marTop w:val="0"/>
          <w:marBottom w:val="0"/>
          <w:divBdr>
            <w:top w:val="none" w:sz="0" w:space="0" w:color="auto"/>
            <w:left w:val="none" w:sz="0" w:space="0" w:color="auto"/>
            <w:bottom w:val="none" w:sz="0" w:space="0" w:color="auto"/>
            <w:right w:val="none" w:sz="0" w:space="0" w:color="auto"/>
          </w:divBdr>
        </w:div>
        <w:div w:id="632180568">
          <w:marLeft w:val="640"/>
          <w:marRight w:val="0"/>
          <w:marTop w:val="0"/>
          <w:marBottom w:val="0"/>
          <w:divBdr>
            <w:top w:val="none" w:sz="0" w:space="0" w:color="auto"/>
            <w:left w:val="none" w:sz="0" w:space="0" w:color="auto"/>
            <w:bottom w:val="none" w:sz="0" w:space="0" w:color="auto"/>
            <w:right w:val="none" w:sz="0" w:space="0" w:color="auto"/>
          </w:divBdr>
        </w:div>
      </w:divsChild>
    </w:div>
    <w:div w:id="1399859570">
      <w:bodyDiv w:val="1"/>
      <w:marLeft w:val="0"/>
      <w:marRight w:val="0"/>
      <w:marTop w:val="0"/>
      <w:marBottom w:val="0"/>
      <w:divBdr>
        <w:top w:val="none" w:sz="0" w:space="0" w:color="auto"/>
        <w:left w:val="none" w:sz="0" w:space="0" w:color="auto"/>
        <w:bottom w:val="none" w:sz="0" w:space="0" w:color="auto"/>
        <w:right w:val="none" w:sz="0" w:space="0" w:color="auto"/>
      </w:divBdr>
      <w:divsChild>
        <w:div w:id="1808932908">
          <w:marLeft w:val="640"/>
          <w:marRight w:val="0"/>
          <w:marTop w:val="0"/>
          <w:marBottom w:val="0"/>
          <w:divBdr>
            <w:top w:val="none" w:sz="0" w:space="0" w:color="auto"/>
            <w:left w:val="none" w:sz="0" w:space="0" w:color="auto"/>
            <w:bottom w:val="none" w:sz="0" w:space="0" w:color="auto"/>
            <w:right w:val="none" w:sz="0" w:space="0" w:color="auto"/>
          </w:divBdr>
        </w:div>
        <w:div w:id="482048724">
          <w:marLeft w:val="640"/>
          <w:marRight w:val="0"/>
          <w:marTop w:val="0"/>
          <w:marBottom w:val="0"/>
          <w:divBdr>
            <w:top w:val="none" w:sz="0" w:space="0" w:color="auto"/>
            <w:left w:val="none" w:sz="0" w:space="0" w:color="auto"/>
            <w:bottom w:val="none" w:sz="0" w:space="0" w:color="auto"/>
            <w:right w:val="none" w:sz="0" w:space="0" w:color="auto"/>
          </w:divBdr>
        </w:div>
        <w:div w:id="1876501847">
          <w:marLeft w:val="640"/>
          <w:marRight w:val="0"/>
          <w:marTop w:val="0"/>
          <w:marBottom w:val="0"/>
          <w:divBdr>
            <w:top w:val="none" w:sz="0" w:space="0" w:color="auto"/>
            <w:left w:val="none" w:sz="0" w:space="0" w:color="auto"/>
            <w:bottom w:val="none" w:sz="0" w:space="0" w:color="auto"/>
            <w:right w:val="none" w:sz="0" w:space="0" w:color="auto"/>
          </w:divBdr>
        </w:div>
        <w:div w:id="832836338">
          <w:marLeft w:val="640"/>
          <w:marRight w:val="0"/>
          <w:marTop w:val="0"/>
          <w:marBottom w:val="0"/>
          <w:divBdr>
            <w:top w:val="none" w:sz="0" w:space="0" w:color="auto"/>
            <w:left w:val="none" w:sz="0" w:space="0" w:color="auto"/>
            <w:bottom w:val="none" w:sz="0" w:space="0" w:color="auto"/>
            <w:right w:val="none" w:sz="0" w:space="0" w:color="auto"/>
          </w:divBdr>
        </w:div>
        <w:div w:id="1980723499">
          <w:marLeft w:val="640"/>
          <w:marRight w:val="0"/>
          <w:marTop w:val="0"/>
          <w:marBottom w:val="0"/>
          <w:divBdr>
            <w:top w:val="none" w:sz="0" w:space="0" w:color="auto"/>
            <w:left w:val="none" w:sz="0" w:space="0" w:color="auto"/>
            <w:bottom w:val="none" w:sz="0" w:space="0" w:color="auto"/>
            <w:right w:val="none" w:sz="0" w:space="0" w:color="auto"/>
          </w:divBdr>
        </w:div>
        <w:div w:id="1471706358">
          <w:marLeft w:val="640"/>
          <w:marRight w:val="0"/>
          <w:marTop w:val="0"/>
          <w:marBottom w:val="0"/>
          <w:divBdr>
            <w:top w:val="none" w:sz="0" w:space="0" w:color="auto"/>
            <w:left w:val="none" w:sz="0" w:space="0" w:color="auto"/>
            <w:bottom w:val="none" w:sz="0" w:space="0" w:color="auto"/>
            <w:right w:val="none" w:sz="0" w:space="0" w:color="auto"/>
          </w:divBdr>
        </w:div>
        <w:div w:id="1479835256">
          <w:marLeft w:val="640"/>
          <w:marRight w:val="0"/>
          <w:marTop w:val="0"/>
          <w:marBottom w:val="0"/>
          <w:divBdr>
            <w:top w:val="none" w:sz="0" w:space="0" w:color="auto"/>
            <w:left w:val="none" w:sz="0" w:space="0" w:color="auto"/>
            <w:bottom w:val="none" w:sz="0" w:space="0" w:color="auto"/>
            <w:right w:val="none" w:sz="0" w:space="0" w:color="auto"/>
          </w:divBdr>
        </w:div>
        <w:div w:id="405494920">
          <w:marLeft w:val="640"/>
          <w:marRight w:val="0"/>
          <w:marTop w:val="0"/>
          <w:marBottom w:val="0"/>
          <w:divBdr>
            <w:top w:val="none" w:sz="0" w:space="0" w:color="auto"/>
            <w:left w:val="none" w:sz="0" w:space="0" w:color="auto"/>
            <w:bottom w:val="none" w:sz="0" w:space="0" w:color="auto"/>
            <w:right w:val="none" w:sz="0" w:space="0" w:color="auto"/>
          </w:divBdr>
        </w:div>
        <w:div w:id="1141845649">
          <w:marLeft w:val="640"/>
          <w:marRight w:val="0"/>
          <w:marTop w:val="0"/>
          <w:marBottom w:val="0"/>
          <w:divBdr>
            <w:top w:val="none" w:sz="0" w:space="0" w:color="auto"/>
            <w:left w:val="none" w:sz="0" w:space="0" w:color="auto"/>
            <w:bottom w:val="none" w:sz="0" w:space="0" w:color="auto"/>
            <w:right w:val="none" w:sz="0" w:space="0" w:color="auto"/>
          </w:divBdr>
        </w:div>
        <w:div w:id="371999430">
          <w:marLeft w:val="640"/>
          <w:marRight w:val="0"/>
          <w:marTop w:val="0"/>
          <w:marBottom w:val="0"/>
          <w:divBdr>
            <w:top w:val="none" w:sz="0" w:space="0" w:color="auto"/>
            <w:left w:val="none" w:sz="0" w:space="0" w:color="auto"/>
            <w:bottom w:val="none" w:sz="0" w:space="0" w:color="auto"/>
            <w:right w:val="none" w:sz="0" w:space="0" w:color="auto"/>
          </w:divBdr>
        </w:div>
        <w:div w:id="1591692293">
          <w:marLeft w:val="640"/>
          <w:marRight w:val="0"/>
          <w:marTop w:val="0"/>
          <w:marBottom w:val="0"/>
          <w:divBdr>
            <w:top w:val="none" w:sz="0" w:space="0" w:color="auto"/>
            <w:left w:val="none" w:sz="0" w:space="0" w:color="auto"/>
            <w:bottom w:val="none" w:sz="0" w:space="0" w:color="auto"/>
            <w:right w:val="none" w:sz="0" w:space="0" w:color="auto"/>
          </w:divBdr>
        </w:div>
        <w:div w:id="1325164954">
          <w:marLeft w:val="640"/>
          <w:marRight w:val="0"/>
          <w:marTop w:val="0"/>
          <w:marBottom w:val="0"/>
          <w:divBdr>
            <w:top w:val="none" w:sz="0" w:space="0" w:color="auto"/>
            <w:left w:val="none" w:sz="0" w:space="0" w:color="auto"/>
            <w:bottom w:val="none" w:sz="0" w:space="0" w:color="auto"/>
            <w:right w:val="none" w:sz="0" w:space="0" w:color="auto"/>
          </w:divBdr>
        </w:div>
        <w:div w:id="411779409">
          <w:marLeft w:val="640"/>
          <w:marRight w:val="0"/>
          <w:marTop w:val="0"/>
          <w:marBottom w:val="0"/>
          <w:divBdr>
            <w:top w:val="none" w:sz="0" w:space="0" w:color="auto"/>
            <w:left w:val="none" w:sz="0" w:space="0" w:color="auto"/>
            <w:bottom w:val="none" w:sz="0" w:space="0" w:color="auto"/>
            <w:right w:val="none" w:sz="0" w:space="0" w:color="auto"/>
          </w:divBdr>
        </w:div>
        <w:div w:id="1524132084">
          <w:marLeft w:val="640"/>
          <w:marRight w:val="0"/>
          <w:marTop w:val="0"/>
          <w:marBottom w:val="0"/>
          <w:divBdr>
            <w:top w:val="none" w:sz="0" w:space="0" w:color="auto"/>
            <w:left w:val="none" w:sz="0" w:space="0" w:color="auto"/>
            <w:bottom w:val="none" w:sz="0" w:space="0" w:color="auto"/>
            <w:right w:val="none" w:sz="0" w:space="0" w:color="auto"/>
          </w:divBdr>
        </w:div>
        <w:div w:id="1036351980">
          <w:marLeft w:val="640"/>
          <w:marRight w:val="0"/>
          <w:marTop w:val="0"/>
          <w:marBottom w:val="0"/>
          <w:divBdr>
            <w:top w:val="none" w:sz="0" w:space="0" w:color="auto"/>
            <w:left w:val="none" w:sz="0" w:space="0" w:color="auto"/>
            <w:bottom w:val="none" w:sz="0" w:space="0" w:color="auto"/>
            <w:right w:val="none" w:sz="0" w:space="0" w:color="auto"/>
          </w:divBdr>
        </w:div>
        <w:div w:id="289093507">
          <w:marLeft w:val="640"/>
          <w:marRight w:val="0"/>
          <w:marTop w:val="0"/>
          <w:marBottom w:val="0"/>
          <w:divBdr>
            <w:top w:val="none" w:sz="0" w:space="0" w:color="auto"/>
            <w:left w:val="none" w:sz="0" w:space="0" w:color="auto"/>
            <w:bottom w:val="none" w:sz="0" w:space="0" w:color="auto"/>
            <w:right w:val="none" w:sz="0" w:space="0" w:color="auto"/>
          </w:divBdr>
        </w:div>
        <w:div w:id="499319218">
          <w:marLeft w:val="640"/>
          <w:marRight w:val="0"/>
          <w:marTop w:val="0"/>
          <w:marBottom w:val="0"/>
          <w:divBdr>
            <w:top w:val="none" w:sz="0" w:space="0" w:color="auto"/>
            <w:left w:val="none" w:sz="0" w:space="0" w:color="auto"/>
            <w:bottom w:val="none" w:sz="0" w:space="0" w:color="auto"/>
            <w:right w:val="none" w:sz="0" w:space="0" w:color="auto"/>
          </w:divBdr>
        </w:div>
        <w:div w:id="1342976238">
          <w:marLeft w:val="640"/>
          <w:marRight w:val="0"/>
          <w:marTop w:val="0"/>
          <w:marBottom w:val="0"/>
          <w:divBdr>
            <w:top w:val="none" w:sz="0" w:space="0" w:color="auto"/>
            <w:left w:val="none" w:sz="0" w:space="0" w:color="auto"/>
            <w:bottom w:val="none" w:sz="0" w:space="0" w:color="auto"/>
            <w:right w:val="none" w:sz="0" w:space="0" w:color="auto"/>
          </w:divBdr>
        </w:div>
        <w:div w:id="1110859091">
          <w:marLeft w:val="640"/>
          <w:marRight w:val="0"/>
          <w:marTop w:val="0"/>
          <w:marBottom w:val="0"/>
          <w:divBdr>
            <w:top w:val="none" w:sz="0" w:space="0" w:color="auto"/>
            <w:left w:val="none" w:sz="0" w:space="0" w:color="auto"/>
            <w:bottom w:val="none" w:sz="0" w:space="0" w:color="auto"/>
            <w:right w:val="none" w:sz="0" w:space="0" w:color="auto"/>
          </w:divBdr>
        </w:div>
        <w:div w:id="1105878273">
          <w:marLeft w:val="640"/>
          <w:marRight w:val="0"/>
          <w:marTop w:val="0"/>
          <w:marBottom w:val="0"/>
          <w:divBdr>
            <w:top w:val="none" w:sz="0" w:space="0" w:color="auto"/>
            <w:left w:val="none" w:sz="0" w:space="0" w:color="auto"/>
            <w:bottom w:val="none" w:sz="0" w:space="0" w:color="auto"/>
            <w:right w:val="none" w:sz="0" w:space="0" w:color="auto"/>
          </w:divBdr>
        </w:div>
        <w:div w:id="86311981">
          <w:marLeft w:val="640"/>
          <w:marRight w:val="0"/>
          <w:marTop w:val="0"/>
          <w:marBottom w:val="0"/>
          <w:divBdr>
            <w:top w:val="none" w:sz="0" w:space="0" w:color="auto"/>
            <w:left w:val="none" w:sz="0" w:space="0" w:color="auto"/>
            <w:bottom w:val="none" w:sz="0" w:space="0" w:color="auto"/>
            <w:right w:val="none" w:sz="0" w:space="0" w:color="auto"/>
          </w:divBdr>
        </w:div>
        <w:div w:id="1851287429">
          <w:marLeft w:val="640"/>
          <w:marRight w:val="0"/>
          <w:marTop w:val="0"/>
          <w:marBottom w:val="0"/>
          <w:divBdr>
            <w:top w:val="none" w:sz="0" w:space="0" w:color="auto"/>
            <w:left w:val="none" w:sz="0" w:space="0" w:color="auto"/>
            <w:bottom w:val="none" w:sz="0" w:space="0" w:color="auto"/>
            <w:right w:val="none" w:sz="0" w:space="0" w:color="auto"/>
          </w:divBdr>
        </w:div>
        <w:div w:id="1304430531">
          <w:marLeft w:val="640"/>
          <w:marRight w:val="0"/>
          <w:marTop w:val="0"/>
          <w:marBottom w:val="0"/>
          <w:divBdr>
            <w:top w:val="none" w:sz="0" w:space="0" w:color="auto"/>
            <w:left w:val="none" w:sz="0" w:space="0" w:color="auto"/>
            <w:bottom w:val="none" w:sz="0" w:space="0" w:color="auto"/>
            <w:right w:val="none" w:sz="0" w:space="0" w:color="auto"/>
          </w:divBdr>
        </w:div>
        <w:div w:id="1154419931">
          <w:marLeft w:val="640"/>
          <w:marRight w:val="0"/>
          <w:marTop w:val="0"/>
          <w:marBottom w:val="0"/>
          <w:divBdr>
            <w:top w:val="none" w:sz="0" w:space="0" w:color="auto"/>
            <w:left w:val="none" w:sz="0" w:space="0" w:color="auto"/>
            <w:bottom w:val="none" w:sz="0" w:space="0" w:color="auto"/>
            <w:right w:val="none" w:sz="0" w:space="0" w:color="auto"/>
          </w:divBdr>
        </w:div>
        <w:div w:id="1909488082">
          <w:marLeft w:val="640"/>
          <w:marRight w:val="0"/>
          <w:marTop w:val="0"/>
          <w:marBottom w:val="0"/>
          <w:divBdr>
            <w:top w:val="none" w:sz="0" w:space="0" w:color="auto"/>
            <w:left w:val="none" w:sz="0" w:space="0" w:color="auto"/>
            <w:bottom w:val="none" w:sz="0" w:space="0" w:color="auto"/>
            <w:right w:val="none" w:sz="0" w:space="0" w:color="auto"/>
          </w:divBdr>
        </w:div>
        <w:div w:id="1804544800">
          <w:marLeft w:val="640"/>
          <w:marRight w:val="0"/>
          <w:marTop w:val="0"/>
          <w:marBottom w:val="0"/>
          <w:divBdr>
            <w:top w:val="none" w:sz="0" w:space="0" w:color="auto"/>
            <w:left w:val="none" w:sz="0" w:space="0" w:color="auto"/>
            <w:bottom w:val="none" w:sz="0" w:space="0" w:color="auto"/>
            <w:right w:val="none" w:sz="0" w:space="0" w:color="auto"/>
          </w:divBdr>
        </w:div>
        <w:div w:id="361169702">
          <w:marLeft w:val="640"/>
          <w:marRight w:val="0"/>
          <w:marTop w:val="0"/>
          <w:marBottom w:val="0"/>
          <w:divBdr>
            <w:top w:val="none" w:sz="0" w:space="0" w:color="auto"/>
            <w:left w:val="none" w:sz="0" w:space="0" w:color="auto"/>
            <w:bottom w:val="none" w:sz="0" w:space="0" w:color="auto"/>
            <w:right w:val="none" w:sz="0" w:space="0" w:color="auto"/>
          </w:divBdr>
        </w:div>
        <w:div w:id="727076514">
          <w:marLeft w:val="640"/>
          <w:marRight w:val="0"/>
          <w:marTop w:val="0"/>
          <w:marBottom w:val="0"/>
          <w:divBdr>
            <w:top w:val="none" w:sz="0" w:space="0" w:color="auto"/>
            <w:left w:val="none" w:sz="0" w:space="0" w:color="auto"/>
            <w:bottom w:val="none" w:sz="0" w:space="0" w:color="auto"/>
            <w:right w:val="none" w:sz="0" w:space="0" w:color="auto"/>
          </w:divBdr>
        </w:div>
        <w:div w:id="1378428012">
          <w:marLeft w:val="640"/>
          <w:marRight w:val="0"/>
          <w:marTop w:val="0"/>
          <w:marBottom w:val="0"/>
          <w:divBdr>
            <w:top w:val="none" w:sz="0" w:space="0" w:color="auto"/>
            <w:left w:val="none" w:sz="0" w:space="0" w:color="auto"/>
            <w:bottom w:val="none" w:sz="0" w:space="0" w:color="auto"/>
            <w:right w:val="none" w:sz="0" w:space="0" w:color="auto"/>
          </w:divBdr>
        </w:div>
        <w:div w:id="242763752">
          <w:marLeft w:val="640"/>
          <w:marRight w:val="0"/>
          <w:marTop w:val="0"/>
          <w:marBottom w:val="0"/>
          <w:divBdr>
            <w:top w:val="none" w:sz="0" w:space="0" w:color="auto"/>
            <w:left w:val="none" w:sz="0" w:space="0" w:color="auto"/>
            <w:bottom w:val="none" w:sz="0" w:space="0" w:color="auto"/>
            <w:right w:val="none" w:sz="0" w:space="0" w:color="auto"/>
          </w:divBdr>
        </w:div>
        <w:div w:id="1443496669">
          <w:marLeft w:val="640"/>
          <w:marRight w:val="0"/>
          <w:marTop w:val="0"/>
          <w:marBottom w:val="0"/>
          <w:divBdr>
            <w:top w:val="none" w:sz="0" w:space="0" w:color="auto"/>
            <w:left w:val="none" w:sz="0" w:space="0" w:color="auto"/>
            <w:bottom w:val="none" w:sz="0" w:space="0" w:color="auto"/>
            <w:right w:val="none" w:sz="0" w:space="0" w:color="auto"/>
          </w:divBdr>
        </w:div>
        <w:div w:id="1480145721">
          <w:marLeft w:val="640"/>
          <w:marRight w:val="0"/>
          <w:marTop w:val="0"/>
          <w:marBottom w:val="0"/>
          <w:divBdr>
            <w:top w:val="none" w:sz="0" w:space="0" w:color="auto"/>
            <w:left w:val="none" w:sz="0" w:space="0" w:color="auto"/>
            <w:bottom w:val="none" w:sz="0" w:space="0" w:color="auto"/>
            <w:right w:val="none" w:sz="0" w:space="0" w:color="auto"/>
          </w:divBdr>
        </w:div>
        <w:div w:id="890387654">
          <w:marLeft w:val="640"/>
          <w:marRight w:val="0"/>
          <w:marTop w:val="0"/>
          <w:marBottom w:val="0"/>
          <w:divBdr>
            <w:top w:val="none" w:sz="0" w:space="0" w:color="auto"/>
            <w:left w:val="none" w:sz="0" w:space="0" w:color="auto"/>
            <w:bottom w:val="none" w:sz="0" w:space="0" w:color="auto"/>
            <w:right w:val="none" w:sz="0" w:space="0" w:color="auto"/>
          </w:divBdr>
        </w:div>
        <w:div w:id="1808431485">
          <w:marLeft w:val="640"/>
          <w:marRight w:val="0"/>
          <w:marTop w:val="0"/>
          <w:marBottom w:val="0"/>
          <w:divBdr>
            <w:top w:val="none" w:sz="0" w:space="0" w:color="auto"/>
            <w:left w:val="none" w:sz="0" w:space="0" w:color="auto"/>
            <w:bottom w:val="none" w:sz="0" w:space="0" w:color="auto"/>
            <w:right w:val="none" w:sz="0" w:space="0" w:color="auto"/>
          </w:divBdr>
        </w:div>
        <w:div w:id="1205950498">
          <w:marLeft w:val="640"/>
          <w:marRight w:val="0"/>
          <w:marTop w:val="0"/>
          <w:marBottom w:val="0"/>
          <w:divBdr>
            <w:top w:val="none" w:sz="0" w:space="0" w:color="auto"/>
            <w:left w:val="none" w:sz="0" w:space="0" w:color="auto"/>
            <w:bottom w:val="none" w:sz="0" w:space="0" w:color="auto"/>
            <w:right w:val="none" w:sz="0" w:space="0" w:color="auto"/>
          </w:divBdr>
        </w:div>
        <w:div w:id="260141829">
          <w:marLeft w:val="640"/>
          <w:marRight w:val="0"/>
          <w:marTop w:val="0"/>
          <w:marBottom w:val="0"/>
          <w:divBdr>
            <w:top w:val="none" w:sz="0" w:space="0" w:color="auto"/>
            <w:left w:val="none" w:sz="0" w:space="0" w:color="auto"/>
            <w:bottom w:val="none" w:sz="0" w:space="0" w:color="auto"/>
            <w:right w:val="none" w:sz="0" w:space="0" w:color="auto"/>
          </w:divBdr>
        </w:div>
      </w:divsChild>
    </w:div>
    <w:div w:id="1410038006">
      <w:bodyDiv w:val="1"/>
      <w:marLeft w:val="0"/>
      <w:marRight w:val="0"/>
      <w:marTop w:val="0"/>
      <w:marBottom w:val="0"/>
      <w:divBdr>
        <w:top w:val="none" w:sz="0" w:space="0" w:color="auto"/>
        <w:left w:val="none" w:sz="0" w:space="0" w:color="auto"/>
        <w:bottom w:val="none" w:sz="0" w:space="0" w:color="auto"/>
        <w:right w:val="none" w:sz="0" w:space="0" w:color="auto"/>
      </w:divBdr>
      <w:divsChild>
        <w:div w:id="201720499">
          <w:marLeft w:val="640"/>
          <w:marRight w:val="0"/>
          <w:marTop w:val="0"/>
          <w:marBottom w:val="0"/>
          <w:divBdr>
            <w:top w:val="none" w:sz="0" w:space="0" w:color="auto"/>
            <w:left w:val="none" w:sz="0" w:space="0" w:color="auto"/>
            <w:bottom w:val="none" w:sz="0" w:space="0" w:color="auto"/>
            <w:right w:val="none" w:sz="0" w:space="0" w:color="auto"/>
          </w:divBdr>
        </w:div>
        <w:div w:id="1814515909">
          <w:marLeft w:val="640"/>
          <w:marRight w:val="0"/>
          <w:marTop w:val="0"/>
          <w:marBottom w:val="0"/>
          <w:divBdr>
            <w:top w:val="none" w:sz="0" w:space="0" w:color="auto"/>
            <w:left w:val="none" w:sz="0" w:space="0" w:color="auto"/>
            <w:bottom w:val="none" w:sz="0" w:space="0" w:color="auto"/>
            <w:right w:val="none" w:sz="0" w:space="0" w:color="auto"/>
          </w:divBdr>
        </w:div>
        <w:div w:id="180239517">
          <w:marLeft w:val="640"/>
          <w:marRight w:val="0"/>
          <w:marTop w:val="0"/>
          <w:marBottom w:val="0"/>
          <w:divBdr>
            <w:top w:val="none" w:sz="0" w:space="0" w:color="auto"/>
            <w:left w:val="none" w:sz="0" w:space="0" w:color="auto"/>
            <w:bottom w:val="none" w:sz="0" w:space="0" w:color="auto"/>
            <w:right w:val="none" w:sz="0" w:space="0" w:color="auto"/>
          </w:divBdr>
        </w:div>
        <w:div w:id="851458590">
          <w:marLeft w:val="640"/>
          <w:marRight w:val="0"/>
          <w:marTop w:val="0"/>
          <w:marBottom w:val="0"/>
          <w:divBdr>
            <w:top w:val="none" w:sz="0" w:space="0" w:color="auto"/>
            <w:left w:val="none" w:sz="0" w:space="0" w:color="auto"/>
            <w:bottom w:val="none" w:sz="0" w:space="0" w:color="auto"/>
            <w:right w:val="none" w:sz="0" w:space="0" w:color="auto"/>
          </w:divBdr>
        </w:div>
        <w:div w:id="36324951">
          <w:marLeft w:val="640"/>
          <w:marRight w:val="0"/>
          <w:marTop w:val="0"/>
          <w:marBottom w:val="0"/>
          <w:divBdr>
            <w:top w:val="none" w:sz="0" w:space="0" w:color="auto"/>
            <w:left w:val="none" w:sz="0" w:space="0" w:color="auto"/>
            <w:bottom w:val="none" w:sz="0" w:space="0" w:color="auto"/>
            <w:right w:val="none" w:sz="0" w:space="0" w:color="auto"/>
          </w:divBdr>
        </w:div>
        <w:div w:id="1944456630">
          <w:marLeft w:val="640"/>
          <w:marRight w:val="0"/>
          <w:marTop w:val="0"/>
          <w:marBottom w:val="0"/>
          <w:divBdr>
            <w:top w:val="none" w:sz="0" w:space="0" w:color="auto"/>
            <w:left w:val="none" w:sz="0" w:space="0" w:color="auto"/>
            <w:bottom w:val="none" w:sz="0" w:space="0" w:color="auto"/>
            <w:right w:val="none" w:sz="0" w:space="0" w:color="auto"/>
          </w:divBdr>
        </w:div>
        <w:div w:id="2097433751">
          <w:marLeft w:val="640"/>
          <w:marRight w:val="0"/>
          <w:marTop w:val="0"/>
          <w:marBottom w:val="0"/>
          <w:divBdr>
            <w:top w:val="none" w:sz="0" w:space="0" w:color="auto"/>
            <w:left w:val="none" w:sz="0" w:space="0" w:color="auto"/>
            <w:bottom w:val="none" w:sz="0" w:space="0" w:color="auto"/>
            <w:right w:val="none" w:sz="0" w:space="0" w:color="auto"/>
          </w:divBdr>
        </w:div>
        <w:div w:id="63573178">
          <w:marLeft w:val="640"/>
          <w:marRight w:val="0"/>
          <w:marTop w:val="0"/>
          <w:marBottom w:val="0"/>
          <w:divBdr>
            <w:top w:val="none" w:sz="0" w:space="0" w:color="auto"/>
            <w:left w:val="none" w:sz="0" w:space="0" w:color="auto"/>
            <w:bottom w:val="none" w:sz="0" w:space="0" w:color="auto"/>
            <w:right w:val="none" w:sz="0" w:space="0" w:color="auto"/>
          </w:divBdr>
        </w:div>
        <w:div w:id="2069068187">
          <w:marLeft w:val="640"/>
          <w:marRight w:val="0"/>
          <w:marTop w:val="0"/>
          <w:marBottom w:val="0"/>
          <w:divBdr>
            <w:top w:val="none" w:sz="0" w:space="0" w:color="auto"/>
            <w:left w:val="none" w:sz="0" w:space="0" w:color="auto"/>
            <w:bottom w:val="none" w:sz="0" w:space="0" w:color="auto"/>
            <w:right w:val="none" w:sz="0" w:space="0" w:color="auto"/>
          </w:divBdr>
        </w:div>
        <w:div w:id="2122216448">
          <w:marLeft w:val="640"/>
          <w:marRight w:val="0"/>
          <w:marTop w:val="0"/>
          <w:marBottom w:val="0"/>
          <w:divBdr>
            <w:top w:val="none" w:sz="0" w:space="0" w:color="auto"/>
            <w:left w:val="none" w:sz="0" w:space="0" w:color="auto"/>
            <w:bottom w:val="none" w:sz="0" w:space="0" w:color="auto"/>
            <w:right w:val="none" w:sz="0" w:space="0" w:color="auto"/>
          </w:divBdr>
        </w:div>
        <w:div w:id="4207809">
          <w:marLeft w:val="640"/>
          <w:marRight w:val="0"/>
          <w:marTop w:val="0"/>
          <w:marBottom w:val="0"/>
          <w:divBdr>
            <w:top w:val="none" w:sz="0" w:space="0" w:color="auto"/>
            <w:left w:val="none" w:sz="0" w:space="0" w:color="auto"/>
            <w:bottom w:val="none" w:sz="0" w:space="0" w:color="auto"/>
            <w:right w:val="none" w:sz="0" w:space="0" w:color="auto"/>
          </w:divBdr>
        </w:div>
        <w:div w:id="2129662469">
          <w:marLeft w:val="640"/>
          <w:marRight w:val="0"/>
          <w:marTop w:val="0"/>
          <w:marBottom w:val="0"/>
          <w:divBdr>
            <w:top w:val="none" w:sz="0" w:space="0" w:color="auto"/>
            <w:left w:val="none" w:sz="0" w:space="0" w:color="auto"/>
            <w:bottom w:val="none" w:sz="0" w:space="0" w:color="auto"/>
            <w:right w:val="none" w:sz="0" w:space="0" w:color="auto"/>
          </w:divBdr>
        </w:div>
        <w:div w:id="1738362248">
          <w:marLeft w:val="640"/>
          <w:marRight w:val="0"/>
          <w:marTop w:val="0"/>
          <w:marBottom w:val="0"/>
          <w:divBdr>
            <w:top w:val="none" w:sz="0" w:space="0" w:color="auto"/>
            <w:left w:val="none" w:sz="0" w:space="0" w:color="auto"/>
            <w:bottom w:val="none" w:sz="0" w:space="0" w:color="auto"/>
            <w:right w:val="none" w:sz="0" w:space="0" w:color="auto"/>
          </w:divBdr>
        </w:div>
        <w:div w:id="1180774042">
          <w:marLeft w:val="640"/>
          <w:marRight w:val="0"/>
          <w:marTop w:val="0"/>
          <w:marBottom w:val="0"/>
          <w:divBdr>
            <w:top w:val="none" w:sz="0" w:space="0" w:color="auto"/>
            <w:left w:val="none" w:sz="0" w:space="0" w:color="auto"/>
            <w:bottom w:val="none" w:sz="0" w:space="0" w:color="auto"/>
            <w:right w:val="none" w:sz="0" w:space="0" w:color="auto"/>
          </w:divBdr>
        </w:div>
        <w:div w:id="1672491180">
          <w:marLeft w:val="640"/>
          <w:marRight w:val="0"/>
          <w:marTop w:val="0"/>
          <w:marBottom w:val="0"/>
          <w:divBdr>
            <w:top w:val="none" w:sz="0" w:space="0" w:color="auto"/>
            <w:left w:val="none" w:sz="0" w:space="0" w:color="auto"/>
            <w:bottom w:val="none" w:sz="0" w:space="0" w:color="auto"/>
            <w:right w:val="none" w:sz="0" w:space="0" w:color="auto"/>
          </w:divBdr>
        </w:div>
        <w:div w:id="406735483">
          <w:marLeft w:val="640"/>
          <w:marRight w:val="0"/>
          <w:marTop w:val="0"/>
          <w:marBottom w:val="0"/>
          <w:divBdr>
            <w:top w:val="none" w:sz="0" w:space="0" w:color="auto"/>
            <w:left w:val="none" w:sz="0" w:space="0" w:color="auto"/>
            <w:bottom w:val="none" w:sz="0" w:space="0" w:color="auto"/>
            <w:right w:val="none" w:sz="0" w:space="0" w:color="auto"/>
          </w:divBdr>
        </w:div>
        <w:div w:id="1013456690">
          <w:marLeft w:val="640"/>
          <w:marRight w:val="0"/>
          <w:marTop w:val="0"/>
          <w:marBottom w:val="0"/>
          <w:divBdr>
            <w:top w:val="none" w:sz="0" w:space="0" w:color="auto"/>
            <w:left w:val="none" w:sz="0" w:space="0" w:color="auto"/>
            <w:bottom w:val="none" w:sz="0" w:space="0" w:color="auto"/>
            <w:right w:val="none" w:sz="0" w:space="0" w:color="auto"/>
          </w:divBdr>
        </w:div>
        <w:div w:id="2141996053">
          <w:marLeft w:val="640"/>
          <w:marRight w:val="0"/>
          <w:marTop w:val="0"/>
          <w:marBottom w:val="0"/>
          <w:divBdr>
            <w:top w:val="none" w:sz="0" w:space="0" w:color="auto"/>
            <w:left w:val="none" w:sz="0" w:space="0" w:color="auto"/>
            <w:bottom w:val="none" w:sz="0" w:space="0" w:color="auto"/>
            <w:right w:val="none" w:sz="0" w:space="0" w:color="auto"/>
          </w:divBdr>
        </w:div>
        <w:div w:id="1101535158">
          <w:marLeft w:val="640"/>
          <w:marRight w:val="0"/>
          <w:marTop w:val="0"/>
          <w:marBottom w:val="0"/>
          <w:divBdr>
            <w:top w:val="none" w:sz="0" w:space="0" w:color="auto"/>
            <w:left w:val="none" w:sz="0" w:space="0" w:color="auto"/>
            <w:bottom w:val="none" w:sz="0" w:space="0" w:color="auto"/>
            <w:right w:val="none" w:sz="0" w:space="0" w:color="auto"/>
          </w:divBdr>
        </w:div>
        <w:div w:id="688721487">
          <w:marLeft w:val="640"/>
          <w:marRight w:val="0"/>
          <w:marTop w:val="0"/>
          <w:marBottom w:val="0"/>
          <w:divBdr>
            <w:top w:val="none" w:sz="0" w:space="0" w:color="auto"/>
            <w:left w:val="none" w:sz="0" w:space="0" w:color="auto"/>
            <w:bottom w:val="none" w:sz="0" w:space="0" w:color="auto"/>
            <w:right w:val="none" w:sz="0" w:space="0" w:color="auto"/>
          </w:divBdr>
        </w:div>
        <w:div w:id="736628185">
          <w:marLeft w:val="640"/>
          <w:marRight w:val="0"/>
          <w:marTop w:val="0"/>
          <w:marBottom w:val="0"/>
          <w:divBdr>
            <w:top w:val="none" w:sz="0" w:space="0" w:color="auto"/>
            <w:left w:val="none" w:sz="0" w:space="0" w:color="auto"/>
            <w:bottom w:val="none" w:sz="0" w:space="0" w:color="auto"/>
            <w:right w:val="none" w:sz="0" w:space="0" w:color="auto"/>
          </w:divBdr>
        </w:div>
        <w:div w:id="1886015838">
          <w:marLeft w:val="640"/>
          <w:marRight w:val="0"/>
          <w:marTop w:val="0"/>
          <w:marBottom w:val="0"/>
          <w:divBdr>
            <w:top w:val="none" w:sz="0" w:space="0" w:color="auto"/>
            <w:left w:val="none" w:sz="0" w:space="0" w:color="auto"/>
            <w:bottom w:val="none" w:sz="0" w:space="0" w:color="auto"/>
            <w:right w:val="none" w:sz="0" w:space="0" w:color="auto"/>
          </w:divBdr>
        </w:div>
        <w:div w:id="874658298">
          <w:marLeft w:val="640"/>
          <w:marRight w:val="0"/>
          <w:marTop w:val="0"/>
          <w:marBottom w:val="0"/>
          <w:divBdr>
            <w:top w:val="none" w:sz="0" w:space="0" w:color="auto"/>
            <w:left w:val="none" w:sz="0" w:space="0" w:color="auto"/>
            <w:bottom w:val="none" w:sz="0" w:space="0" w:color="auto"/>
            <w:right w:val="none" w:sz="0" w:space="0" w:color="auto"/>
          </w:divBdr>
        </w:div>
        <w:div w:id="1255750472">
          <w:marLeft w:val="640"/>
          <w:marRight w:val="0"/>
          <w:marTop w:val="0"/>
          <w:marBottom w:val="0"/>
          <w:divBdr>
            <w:top w:val="none" w:sz="0" w:space="0" w:color="auto"/>
            <w:left w:val="none" w:sz="0" w:space="0" w:color="auto"/>
            <w:bottom w:val="none" w:sz="0" w:space="0" w:color="auto"/>
            <w:right w:val="none" w:sz="0" w:space="0" w:color="auto"/>
          </w:divBdr>
        </w:div>
        <w:div w:id="1173639593">
          <w:marLeft w:val="640"/>
          <w:marRight w:val="0"/>
          <w:marTop w:val="0"/>
          <w:marBottom w:val="0"/>
          <w:divBdr>
            <w:top w:val="none" w:sz="0" w:space="0" w:color="auto"/>
            <w:left w:val="none" w:sz="0" w:space="0" w:color="auto"/>
            <w:bottom w:val="none" w:sz="0" w:space="0" w:color="auto"/>
            <w:right w:val="none" w:sz="0" w:space="0" w:color="auto"/>
          </w:divBdr>
        </w:div>
        <w:div w:id="1794211178">
          <w:marLeft w:val="640"/>
          <w:marRight w:val="0"/>
          <w:marTop w:val="0"/>
          <w:marBottom w:val="0"/>
          <w:divBdr>
            <w:top w:val="none" w:sz="0" w:space="0" w:color="auto"/>
            <w:left w:val="none" w:sz="0" w:space="0" w:color="auto"/>
            <w:bottom w:val="none" w:sz="0" w:space="0" w:color="auto"/>
            <w:right w:val="none" w:sz="0" w:space="0" w:color="auto"/>
          </w:divBdr>
        </w:div>
        <w:div w:id="1931234405">
          <w:marLeft w:val="640"/>
          <w:marRight w:val="0"/>
          <w:marTop w:val="0"/>
          <w:marBottom w:val="0"/>
          <w:divBdr>
            <w:top w:val="none" w:sz="0" w:space="0" w:color="auto"/>
            <w:left w:val="none" w:sz="0" w:space="0" w:color="auto"/>
            <w:bottom w:val="none" w:sz="0" w:space="0" w:color="auto"/>
            <w:right w:val="none" w:sz="0" w:space="0" w:color="auto"/>
          </w:divBdr>
        </w:div>
        <w:div w:id="1053113592">
          <w:marLeft w:val="640"/>
          <w:marRight w:val="0"/>
          <w:marTop w:val="0"/>
          <w:marBottom w:val="0"/>
          <w:divBdr>
            <w:top w:val="none" w:sz="0" w:space="0" w:color="auto"/>
            <w:left w:val="none" w:sz="0" w:space="0" w:color="auto"/>
            <w:bottom w:val="none" w:sz="0" w:space="0" w:color="auto"/>
            <w:right w:val="none" w:sz="0" w:space="0" w:color="auto"/>
          </w:divBdr>
        </w:div>
        <w:div w:id="1573810955">
          <w:marLeft w:val="640"/>
          <w:marRight w:val="0"/>
          <w:marTop w:val="0"/>
          <w:marBottom w:val="0"/>
          <w:divBdr>
            <w:top w:val="none" w:sz="0" w:space="0" w:color="auto"/>
            <w:left w:val="none" w:sz="0" w:space="0" w:color="auto"/>
            <w:bottom w:val="none" w:sz="0" w:space="0" w:color="auto"/>
            <w:right w:val="none" w:sz="0" w:space="0" w:color="auto"/>
          </w:divBdr>
        </w:div>
        <w:div w:id="1754623103">
          <w:marLeft w:val="640"/>
          <w:marRight w:val="0"/>
          <w:marTop w:val="0"/>
          <w:marBottom w:val="0"/>
          <w:divBdr>
            <w:top w:val="none" w:sz="0" w:space="0" w:color="auto"/>
            <w:left w:val="none" w:sz="0" w:space="0" w:color="auto"/>
            <w:bottom w:val="none" w:sz="0" w:space="0" w:color="auto"/>
            <w:right w:val="none" w:sz="0" w:space="0" w:color="auto"/>
          </w:divBdr>
        </w:div>
        <w:div w:id="245000851">
          <w:marLeft w:val="640"/>
          <w:marRight w:val="0"/>
          <w:marTop w:val="0"/>
          <w:marBottom w:val="0"/>
          <w:divBdr>
            <w:top w:val="none" w:sz="0" w:space="0" w:color="auto"/>
            <w:left w:val="none" w:sz="0" w:space="0" w:color="auto"/>
            <w:bottom w:val="none" w:sz="0" w:space="0" w:color="auto"/>
            <w:right w:val="none" w:sz="0" w:space="0" w:color="auto"/>
          </w:divBdr>
        </w:div>
        <w:div w:id="616454172">
          <w:marLeft w:val="640"/>
          <w:marRight w:val="0"/>
          <w:marTop w:val="0"/>
          <w:marBottom w:val="0"/>
          <w:divBdr>
            <w:top w:val="none" w:sz="0" w:space="0" w:color="auto"/>
            <w:left w:val="none" w:sz="0" w:space="0" w:color="auto"/>
            <w:bottom w:val="none" w:sz="0" w:space="0" w:color="auto"/>
            <w:right w:val="none" w:sz="0" w:space="0" w:color="auto"/>
          </w:divBdr>
        </w:div>
        <w:div w:id="813180234">
          <w:marLeft w:val="640"/>
          <w:marRight w:val="0"/>
          <w:marTop w:val="0"/>
          <w:marBottom w:val="0"/>
          <w:divBdr>
            <w:top w:val="none" w:sz="0" w:space="0" w:color="auto"/>
            <w:left w:val="none" w:sz="0" w:space="0" w:color="auto"/>
            <w:bottom w:val="none" w:sz="0" w:space="0" w:color="auto"/>
            <w:right w:val="none" w:sz="0" w:space="0" w:color="auto"/>
          </w:divBdr>
        </w:div>
        <w:div w:id="1424644816">
          <w:marLeft w:val="640"/>
          <w:marRight w:val="0"/>
          <w:marTop w:val="0"/>
          <w:marBottom w:val="0"/>
          <w:divBdr>
            <w:top w:val="none" w:sz="0" w:space="0" w:color="auto"/>
            <w:left w:val="none" w:sz="0" w:space="0" w:color="auto"/>
            <w:bottom w:val="none" w:sz="0" w:space="0" w:color="auto"/>
            <w:right w:val="none" w:sz="0" w:space="0" w:color="auto"/>
          </w:divBdr>
        </w:div>
        <w:div w:id="1250895267">
          <w:marLeft w:val="640"/>
          <w:marRight w:val="0"/>
          <w:marTop w:val="0"/>
          <w:marBottom w:val="0"/>
          <w:divBdr>
            <w:top w:val="none" w:sz="0" w:space="0" w:color="auto"/>
            <w:left w:val="none" w:sz="0" w:space="0" w:color="auto"/>
            <w:bottom w:val="none" w:sz="0" w:space="0" w:color="auto"/>
            <w:right w:val="none" w:sz="0" w:space="0" w:color="auto"/>
          </w:divBdr>
        </w:div>
        <w:div w:id="2138330129">
          <w:marLeft w:val="640"/>
          <w:marRight w:val="0"/>
          <w:marTop w:val="0"/>
          <w:marBottom w:val="0"/>
          <w:divBdr>
            <w:top w:val="none" w:sz="0" w:space="0" w:color="auto"/>
            <w:left w:val="none" w:sz="0" w:space="0" w:color="auto"/>
            <w:bottom w:val="none" w:sz="0" w:space="0" w:color="auto"/>
            <w:right w:val="none" w:sz="0" w:space="0" w:color="auto"/>
          </w:divBdr>
        </w:div>
        <w:div w:id="1395470568">
          <w:marLeft w:val="640"/>
          <w:marRight w:val="0"/>
          <w:marTop w:val="0"/>
          <w:marBottom w:val="0"/>
          <w:divBdr>
            <w:top w:val="none" w:sz="0" w:space="0" w:color="auto"/>
            <w:left w:val="none" w:sz="0" w:space="0" w:color="auto"/>
            <w:bottom w:val="none" w:sz="0" w:space="0" w:color="auto"/>
            <w:right w:val="none" w:sz="0" w:space="0" w:color="auto"/>
          </w:divBdr>
        </w:div>
      </w:divsChild>
    </w:div>
    <w:div w:id="1414737253">
      <w:bodyDiv w:val="1"/>
      <w:marLeft w:val="0"/>
      <w:marRight w:val="0"/>
      <w:marTop w:val="0"/>
      <w:marBottom w:val="0"/>
      <w:divBdr>
        <w:top w:val="none" w:sz="0" w:space="0" w:color="auto"/>
        <w:left w:val="none" w:sz="0" w:space="0" w:color="auto"/>
        <w:bottom w:val="none" w:sz="0" w:space="0" w:color="auto"/>
        <w:right w:val="none" w:sz="0" w:space="0" w:color="auto"/>
      </w:divBdr>
      <w:divsChild>
        <w:div w:id="31343657">
          <w:marLeft w:val="640"/>
          <w:marRight w:val="0"/>
          <w:marTop w:val="0"/>
          <w:marBottom w:val="0"/>
          <w:divBdr>
            <w:top w:val="none" w:sz="0" w:space="0" w:color="auto"/>
            <w:left w:val="none" w:sz="0" w:space="0" w:color="auto"/>
            <w:bottom w:val="none" w:sz="0" w:space="0" w:color="auto"/>
            <w:right w:val="none" w:sz="0" w:space="0" w:color="auto"/>
          </w:divBdr>
        </w:div>
        <w:div w:id="155612697">
          <w:marLeft w:val="640"/>
          <w:marRight w:val="0"/>
          <w:marTop w:val="0"/>
          <w:marBottom w:val="0"/>
          <w:divBdr>
            <w:top w:val="none" w:sz="0" w:space="0" w:color="auto"/>
            <w:left w:val="none" w:sz="0" w:space="0" w:color="auto"/>
            <w:bottom w:val="none" w:sz="0" w:space="0" w:color="auto"/>
            <w:right w:val="none" w:sz="0" w:space="0" w:color="auto"/>
          </w:divBdr>
        </w:div>
        <w:div w:id="168832287">
          <w:marLeft w:val="640"/>
          <w:marRight w:val="0"/>
          <w:marTop w:val="0"/>
          <w:marBottom w:val="0"/>
          <w:divBdr>
            <w:top w:val="none" w:sz="0" w:space="0" w:color="auto"/>
            <w:left w:val="none" w:sz="0" w:space="0" w:color="auto"/>
            <w:bottom w:val="none" w:sz="0" w:space="0" w:color="auto"/>
            <w:right w:val="none" w:sz="0" w:space="0" w:color="auto"/>
          </w:divBdr>
        </w:div>
        <w:div w:id="247277115">
          <w:marLeft w:val="640"/>
          <w:marRight w:val="0"/>
          <w:marTop w:val="0"/>
          <w:marBottom w:val="0"/>
          <w:divBdr>
            <w:top w:val="none" w:sz="0" w:space="0" w:color="auto"/>
            <w:left w:val="none" w:sz="0" w:space="0" w:color="auto"/>
            <w:bottom w:val="none" w:sz="0" w:space="0" w:color="auto"/>
            <w:right w:val="none" w:sz="0" w:space="0" w:color="auto"/>
          </w:divBdr>
        </w:div>
        <w:div w:id="292760621">
          <w:marLeft w:val="640"/>
          <w:marRight w:val="0"/>
          <w:marTop w:val="0"/>
          <w:marBottom w:val="0"/>
          <w:divBdr>
            <w:top w:val="none" w:sz="0" w:space="0" w:color="auto"/>
            <w:left w:val="none" w:sz="0" w:space="0" w:color="auto"/>
            <w:bottom w:val="none" w:sz="0" w:space="0" w:color="auto"/>
            <w:right w:val="none" w:sz="0" w:space="0" w:color="auto"/>
          </w:divBdr>
        </w:div>
        <w:div w:id="332297220">
          <w:marLeft w:val="640"/>
          <w:marRight w:val="0"/>
          <w:marTop w:val="0"/>
          <w:marBottom w:val="0"/>
          <w:divBdr>
            <w:top w:val="none" w:sz="0" w:space="0" w:color="auto"/>
            <w:left w:val="none" w:sz="0" w:space="0" w:color="auto"/>
            <w:bottom w:val="none" w:sz="0" w:space="0" w:color="auto"/>
            <w:right w:val="none" w:sz="0" w:space="0" w:color="auto"/>
          </w:divBdr>
        </w:div>
        <w:div w:id="393427652">
          <w:marLeft w:val="640"/>
          <w:marRight w:val="0"/>
          <w:marTop w:val="0"/>
          <w:marBottom w:val="0"/>
          <w:divBdr>
            <w:top w:val="none" w:sz="0" w:space="0" w:color="auto"/>
            <w:left w:val="none" w:sz="0" w:space="0" w:color="auto"/>
            <w:bottom w:val="none" w:sz="0" w:space="0" w:color="auto"/>
            <w:right w:val="none" w:sz="0" w:space="0" w:color="auto"/>
          </w:divBdr>
        </w:div>
        <w:div w:id="418647670">
          <w:marLeft w:val="640"/>
          <w:marRight w:val="0"/>
          <w:marTop w:val="0"/>
          <w:marBottom w:val="0"/>
          <w:divBdr>
            <w:top w:val="none" w:sz="0" w:space="0" w:color="auto"/>
            <w:left w:val="none" w:sz="0" w:space="0" w:color="auto"/>
            <w:bottom w:val="none" w:sz="0" w:space="0" w:color="auto"/>
            <w:right w:val="none" w:sz="0" w:space="0" w:color="auto"/>
          </w:divBdr>
        </w:div>
        <w:div w:id="655501868">
          <w:marLeft w:val="640"/>
          <w:marRight w:val="0"/>
          <w:marTop w:val="0"/>
          <w:marBottom w:val="0"/>
          <w:divBdr>
            <w:top w:val="none" w:sz="0" w:space="0" w:color="auto"/>
            <w:left w:val="none" w:sz="0" w:space="0" w:color="auto"/>
            <w:bottom w:val="none" w:sz="0" w:space="0" w:color="auto"/>
            <w:right w:val="none" w:sz="0" w:space="0" w:color="auto"/>
          </w:divBdr>
        </w:div>
        <w:div w:id="701784033">
          <w:marLeft w:val="640"/>
          <w:marRight w:val="0"/>
          <w:marTop w:val="0"/>
          <w:marBottom w:val="0"/>
          <w:divBdr>
            <w:top w:val="none" w:sz="0" w:space="0" w:color="auto"/>
            <w:left w:val="none" w:sz="0" w:space="0" w:color="auto"/>
            <w:bottom w:val="none" w:sz="0" w:space="0" w:color="auto"/>
            <w:right w:val="none" w:sz="0" w:space="0" w:color="auto"/>
          </w:divBdr>
        </w:div>
        <w:div w:id="707604076">
          <w:marLeft w:val="640"/>
          <w:marRight w:val="0"/>
          <w:marTop w:val="0"/>
          <w:marBottom w:val="0"/>
          <w:divBdr>
            <w:top w:val="none" w:sz="0" w:space="0" w:color="auto"/>
            <w:left w:val="none" w:sz="0" w:space="0" w:color="auto"/>
            <w:bottom w:val="none" w:sz="0" w:space="0" w:color="auto"/>
            <w:right w:val="none" w:sz="0" w:space="0" w:color="auto"/>
          </w:divBdr>
        </w:div>
        <w:div w:id="1154448715">
          <w:marLeft w:val="640"/>
          <w:marRight w:val="0"/>
          <w:marTop w:val="0"/>
          <w:marBottom w:val="0"/>
          <w:divBdr>
            <w:top w:val="none" w:sz="0" w:space="0" w:color="auto"/>
            <w:left w:val="none" w:sz="0" w:space="0" w:color="auto"/>
            <w:bottom w:val="none" w:sz="0" w:space="0" w:color="auto"/>
            <w:right w:val="none" w:sz="0" w:space="0" w:color="auto"/>
          </w:divBdr>
        </w:div>
        <w:div w:id="1164860676">
          <w:marLeft w:val="640"/>
          <w:marRight w:val="0"/>
          <w:marTop w:val="0"/>
          <w:marBottom w:val="0"/>
          <w:divBdr>
            <w:top w:val="none" w:sz="0" w:space="0" w:color="auto"/>
            <w:left w:val="none" w:sz="0" w:space="0" w:color="auto"/>
            <w:bottom w:val="none" w:sz="0" w:space="0" w:color="auto"/>
            <w:right w:val="none" w:sz="0" w:space="0" w:color="auto"/>
          </w:divBdr>
        </w:div>
        <w:div w:id="1174567967">
          <w:marLeft w:val="640"/>
          <w:marRight w:val="0"/>
          <w:marTop w:val="0"/>
          <w:marBottom w:val="0"/>
          <w:divBdr>
            <w:top w:val="none" w:sz="0" w:space="0" w:color="auto"/>
            <w:left w:val="none" w:sz="0" w:space="0" w:color="auto"/>
            <w:bottom w:val="none" w:sz="0" w:space="0" w:color="auto"/>
            <w:right w:val="none" w:sz="0" w:space="0" w:color="auto"/>
          </w:divBdr>
        </w:div>
        <w:div w:id="1551068532">
          <w:marLeft w:val="640"/>
          <w:marRight w:val="0"/>
          <w:marTop w:val="0"/>
          <w:marBottom w:val="0"/>
          <w:divBdr>
            <w:top w:val="none" w:sz="0" w:space="0" w:color="auto"/>
            <w:left w:val="none" w:sz="0" w:space="0" w:color="auto"/>
            <w:bottom w:val="none" w:sz="0" w:space="0" w:color="auto"/>
            <w:right w:val="none" w:sz="0" w:space="0" w:color="auto"/>
          </w:divBdr>
        </w:div>
        <w:div w:id="1559776681">
          <w:marLeft w:val="640"/>
          <w:marRight w:val="0"/>
          <w:marTop w:val="0"/>
          <w:marBottom w:val="0"/>
          <w:divBdr>
            <w:top w:val="none" w:sz="0" w:space="0" w:color="auto"/>
            <w:left w:val="none" w:sz="0" w:space="0" w:color="auto"/>
            <w:bottom w:val="none" w:sz="0" w:space="0" w:color="auto"/>
            <w:right w:val="none" w:sz="0" w:space="0" w:color="auto"/>
          </w:divBdr>
        </w:div>
        <w:div w:id="1601600468">
          <w:marLeft w:val="640"/>
          <w:marRight w:val="0"/>
          <w:marTop w:val="0"/>
          <w:marBottom w:val="0"/>
          <w:divBdr>
            <w:top w:val="none" w:sz="0" w:space="0" w:color="auto"/>
            <w:left w:val="none" w:sz="0" w:space="0" w:color="auto"/>
            <w:bottom w:val="none" w:sz="0" w:space="0" w:color="auto"/>
            <w:right w:val="none" w:sz="0" w:space="0" w:color="auto"/>
          </w:divBdr>
        </w:div>
        <w:div w:id="1608737492">
          <w:marLeft w:val="640"/>
          <w:marRight w:val="0"/>
          <w:marTop w:val="0"/>
          <w:marBottom w:val="0"/>
          <w:divBdr>
            <w:top w:val="none" w:sz="0" w:space="0" w:color="auto"/>
            <w:left w:val="none" w:sz="0" w:space="0" w:color="auto"/>
            <w:bottom w:val="none" w:sz="0" w:space="0" w:color="auto"/>
            <w:right w:val="none" w:sz="0" w:space="0" w:color="auto"/>
          </w:divBdr>
        </w:div>
        <w:div w:id="1629706229">
          <w:marLeft w:val="640"/>
          <w:marRight w:val="0"/>
          <w:marTop w:val="0"/>
          <w:marBottom w:val="0"/>
          <w:divBdr>
            <w:top w:val="none" w:sz="0" w:space="0" w:color="auto"/>
            <w:left w:val="none" w:sz="0" w:space="0" w:color="auto"/>
            <w:bottom w:val="none" w:sz="0" w:space="0" w:color="auto"/>
            <w:right w:val="none" w:sz="0" w:space="0" w:color="auto"/>
          </w:divBdr>
        </w:div>
        <w:div w:id="1661617948">
          <w:marLeft w:val="640"/>
          <w:marRight w:val="0"/>
          <w:marTop w:val="0"/>
          <w:marBottom w:val="0"/>
          <w:divBdr>
            <w:top w:val="none" w:sz="0" w:space="0" w:color="auto"/>
            <w:left w:val="none" w:sz="0" w:space="0" w:color="auto"/>
            <w:bottom w:val="none" w:sz="0" w:space="0" w:color="auto"/>
            <w:right w:val="none" w:sz="0" w:space="0" w:color="auto"/>
          </w:divBdr>
        </w:div>
        <w:div w:id="1684815739">
          <w:marLeft w:val="640"/>
          <w:marRight w:val="0"/>
          <w:marTop w:val="0"/>
          <w:marBottom w:val="0"/>
          <w:divBdr>
            <w:top w:val="none" w:sz="0" w:space="0" w:color="auto"/>
            <w:left w:val="none" w:sz="0" w:space="0" w:color="auto"/>
            <w:bottom w:val="none" w:sz="0" w:space="0" w:color="auto"/>
            <w:right w:val="none" w:sz="0" w:space="0" w:color="auto"/>
          </w:divBdr>
        </w:div>
        <w:div w:id="1949045079">
          <w:marLeft w:val="640"/>
          <w:marRight w:val="0"/>
          <w:marTop w:val="0"/>
          <w:marBottom w:val="0"/>
          <w:divBdr>
            <w:top w:val="none" w:sz="0" w:space="0" w:color="auto"/>
            <w:left w:val="none" w:sz="0" w:space="0" w:color="auto"/>
            <w:bottom w:val="none" w:sz="0" w:space="0" w:color="auto"/>
            <w:right w:val="none" w:sz="0" w:space="0" w:color="auto"/>
          </w:divBdr>
        </w:div>
        <w:div w:id="2025015584">
          <w:marLeft w:val="640"/>
          <w:marRight w:val="0"/>
          <w:marTop w:val="0"/>
          <w:marBottom w:val="0"/>
          <w:divBdr>
            <w:top w:val="none" w:sz="0" w:space="0" w:color="auto"/>
            <w:left w:val="none" w:sz="0" w:space="0" w:color="auto"/>
            <w:bottom w:val="none" w:sz="0" w:space="0" w:color="auto"/>
            <w:right w:val="none" w:sz="0" w:space="0" w:color="auto"/>
          </w:divBdr>
        </w:div>
        <w:div w:id="2096398279">
          <w:marLeft w:val="640"/>
          <w:marRight w:val="0"/>
          <w:marTop w:val="0"/>
          <w:marBottom w:val="0"/>
          <w:divBdr>
            <w:top w:val="none" w:sz="0" w:space="0" w:color="auto"/>
            <w:left w:val="none" w:sz="0" w:space="0" w:color="auto"/>
            <w:bottom w:val="none" w:sz="0" w:space="0" w:color="auto"/>
            <w:right w:val="none" w:sz="0" w:space="0" w:color="auto"/>
          </w:divBdr>
        </w:div>
      </w:divsChild>
    </w:div>
    <w:div w:id="1427768011">
      <w:bodyDiv w:val="1"/>
      <w:marLeft w:val="0"/>
      <w:marRight w:val="0"/>
      <w:marTop w:val="0"/>
      <w:marBottom w:val="0"/>
      <w:divBdr>
        <w:top w:val="none" w:sz="0" w:space="0" w:color="auto"/>
        <w:left w:val="none" w:sz="0" w:space="0" w:color="auto"/>
        <w:bottom w:val="none" w:sz="0" w:space="0" w:color="auto"/>
        <w:right w:val="none" w:sz="0" w:space="0" w:color="auto"/>
      </w:divBdr>
      <w:divsChild>
        <w:div w:id="1805079027">
          <w:marLeft w:val="640"/>
          <w:marRight w:val="0"/>
          <w:marTop w:val="0"/>
          <w:marBottom w:val="0"/>
          <w:divBdr>
            <w:top w:val="none" w:sz="0" w:space="0" w:color="auto"/>
            <w:left w:val="none" w:sz="0" w:space="0" w:color="auto"/>
            <w:bottom w:val="none" w:sz="0" w:space="0" w:color="auto"/>
            <w:right w:val="none" w:sz="0" w:space="0" w:color="auto"/>
          </w:divBdr>
        </w:div>
        <w:div w:id="1053962796">
          <w:marLeft w:val="640"/>
          <w:marRight w:val="0"/>
          <w:marTop w:val="0"/>
          <w:marBottom w:val="0"/>
          <w:divBdr>
            <w:top w:val="none" w:sz="0" w:space="0" w:color="auto"/>
            <w:left w:val="none" w:sz="0" w:space="0" w:color="auto"/>
            <w:bottom w:val="none" w:sz="0" w:space="0" w:color="auto"/>
            <w:right w:val="none" w:sz="0" w:space="0" w:color="auto"/>
          </w:divBdr>
        </w:div>
        <w:div w:id="1171069172">
          <w:marLeft w:val="640"/>
          <w:marRight w:val="0"/>
          <w:marTop w:val="0"/>
          <w:marBottom w:val="0"/>
          <w:divBdr>
            <w:top w:val="none" w:sz="0" w:space="0" w:color="auto"/>
            <w:left w:val="none" w:sz="0" w:space="0" w:color="auto"/>
            <w:bottom w:val="none" w:sz="0" w:space="0" w:color="auto"/>
            <w:right w:val="none" w:sz="0" w:space="0" w:color="auto"/>
          </w:divBdr>
        </w:div>
        <w:div w:id="1193155853">
          <w:marLeft w:val="640"/>
          <w:marRight w:val="0"/>
          <w:marTop w:val="0"/>
          <w:marBottom w:val="0"/>
          <w:divBdr>
            <w:top w:val="none" w:sz="0" w:space="0" w:color="auto"/>
            <w:left w:val="none" w:sz="0" w:space="0" w:color="auto"/>
            <w:bottom w:val="none" w:sz="0" w:space="0" w:color="auto"/>
            <w:right w:val="none" w:sz="0" w:space="0" w:color="auto"/>
          </w:divBdr>
        </w:div>
        <w:div w:id="1508330643">
          <w:marLeft w:val="640"/>
          <w:marRight w:val="0"/>
          <w:marTop w:val="0"/>
          <w:marBottom w:val="0"/>
          <w:divBdr>
            <w:top w:val="none" w:sz="0" w:space="0" w:color="auto"/>
            <w:left w:val="none" w:sz="0" w:space="0" w:color="auto"/>
            <w:bottom w:val="none" w:sz="0" w:space="0" w:color="auto"/>
            <w:right w:val="none" w:sz="0" w:space="0" w:color="auto"/>
          </w:divBdr>
        </w:div>
        <w:div w:id="400711059">
          <w:marLeft w:val="640"/>
          <w:marRight w:val="0"/>
          <w:marTop w:val="0"/>
          <w:marBottom w:val="0"/>
          <w:divBdr>
            <w:top w:val="none" w:sz="0" w:space="0" w:color="auto"/>
            <w:left w:val="none" w:sz="0" w:space="0" w:color="auto"/>
            <w:bottom w:val="none" w:sz="0" w:space="0" w:color="auto"/>
            <w:right w:val="none" w:sz="0" w:space="0" w:color="auto"/>
          </w:divBdr>
        </w:div>
        <w:div w:id="458768409">
          <w:marLeft w:val="640"/>
          <w:marRight w:val="0"/>
          <w:marTop w:val="0"/>
          <w:marBottom w:val="0"/>
          <w:divBdr>
            <w:top w:val="none" w:sz="0" w:space="0" w:color="auto"/>
            <w:left w:val="none" w:sz="0" w:space="0" w:color="auto"/>
            <w:bottom w:val="none" w:sz="0" w:space="0" w:color="auto"/>
            <w:right w:val="none" w:sz="0" w:space="0" w:color="auto"/>
          </w:divBdr>
        </w:div>
        <w:div w:id="285551482">
          <w:marLeft w:val="640"/>
          <w:marRight w:val="0"/>
          <w:marTop w:val="0"/>
          <w:marBottom w:val="0"/>
          <w:divBdr>
            <w:top w:val="none" w:sz="0" w:space="0" w:color="auto"/>
            <w:left w:val="none" w:sz="0" w:space="0" w:color="auto"/>
            <w:bottom w:val="none" w:sz="0" w:space="0" w:color="auto"/>
            <w:right w:val="none" w:sz="0" w:space="0" w:color="auto"/>
          </w:divBdr>
        </w:div>
        <w:div w:id="911701706">
          <w:marLeft w:val="640"/>
          <w:marRight w:val="0"/>
          <w:marTop w:val="0"/>
          <w:marBottom w:val="0"/>
          <w:divBdr>
            <w:top w:val="none" w:sz="0" w:space="0" w:color="auto"/>
            <w:left w:val="none" w:sz="0" w:space="0" w:color="auto"/>
            <w:bottom w:val="none" w:sz="0" w:space="0" w:color="auto"/>
            <w:right w:val="none" w:sz="0" w:space="0" w:color="auto"/>
          </w:divBdr>
        </w:div>
        <w:div w:id="960964785">
          <w:marLeft w:val="640"/>
          <w:marRight w:val="0"/>
          <w:marTop w:val="0"/>
          <w:marBottom w:val="0"/>
          <w:divBdr>
            <w:top w:val="none" w:sz="0" w:space="0" w:color="auto"/>
            <w:left w:val="none" w:sz="0" w:space="0" w:color="auto"/>
            <w:bottom w:val="none" w:sz="0" w:space="0" w:color="auto"/>
            <w:right w:val="none" w:sz="0" w:space="0" w:color="auto"/>
          </w:divBdr>
        </w:div>
        <w:div w:id="1847280405">
          <w:marLeft w:val="640"/>
          <w:marRight w:val="0"/>
          <w:marTop w:val="0"/>
          <w:marBottom w:val="0"/>
          <w:divBdr>
            <w:top w:val="none" w:sz="0" w:space="0" w:color="auto"/>
            <w:left w:val="none" w:sz="0" w:space="0" w:color="auto"/>
            <w:bottom w:val="none" w:sz="0" w:space="0" w:color="auto"/>
            <w:right w:val="none" w:sz="0" w:space="0" w:color="auto"/>
          </w:divBdr>
        </w:div>
        <w:div w:id="590744492">
          <w:marLeft w:val="640"/>
          <w:marRight w:val="0"/>
          <w:marTop w:val="0"/>
          <w:marBottom w:val="0"/>
          <w:divBdr>
            <w:top w:val="none" w:sz="0" w:space="0" w:color="auto"/>
            <w:left w:val="none" w:sz="0" w:space="0" w:color="auto"/>
            <w:bottom w:val="none" w:sz="0" w:space="0" w:color="auto"/>
            <w:right w:val="none" w:sz="0" w:space="0" w:color="auto"/>
          </w:divBdr>
        </w:div>
        <w:div w:id="1737508521">
          <w:marLeft w:val="640"/>
          <w:marRight w:val="0"/>
          <w:marTop w:val="0"/>
          <w:marBottom w:val="0"/>
          <w:divBdr>
            <w:top w:val="none" w:sz="0" w:space="0" w:color="auto"/>
            <w:left w:val="none" w:sz="0" w:space="0" w:color="auto"/>
            <w:bottom w:val="none" w:sz="0" w:space="0" w:color="auto"/>
            <w:right w:val="none" w:sz="0" w:space="0" w:color="auto"/>
          </w:divBdr>
        </w:div>
        <w:div w:id="315230036">
          <w:marLeft w:val="640"/>
          <w:marRight w:val="0"/>
          <w:marTop w:val="0"/>
          <w:marBottom w:val="0"/>
          <w:divBdr>
            <w:top w:val="none" w:sz="0" w:space="0" w:color="auto"/>
            <w:left w:val="none" w:sz="0" w:space="0" w:color="auto"/>
            <w:bottom w:val="none" w:sz="0" w:space="0" w:color="auto"/>
            <w:right w:val="none" w:sz="0" w:space="0" w:color="auto"/>
          </w:divBdr>
        </w:div>
        <w:div w:id="381370838">
          <w:marLeft w:val="640"/>
          <w:marRight w:val="0"/>
          <w:marTop w:val="0"/>
          <w:marBottom w:val="0"/>
          <w:divBdr>
            <w:top w:val="none" w:sz="0" w:space="0" w:color="auto"/>
            <w:left w:val="none" w:sz="0" w:space="0" w:color="auto"/>
            <w:bottom w:val="none" w:sz="0" w:space="0" w:color="auto"/>
            <w:right w:val="none" w:sz="0" w:space="0" w:color="auto"/>
          </w:divBdr>
        </w:div>
        <w:div w:id="87509312">
          <w:marLeft w:val="640"/>
          <w:marRight w:val="0"/>
          <w:marTop w:val="0"/>
          <w:marBottom w:val="0"/>
          <w:divBdr>
            <w:top w:val="none" w:sz="0" w:space="0" w:color="auto"/>
            <w:left w:val="none" w:sz="0" w:space="0" w:color="auto"/>
            <w:bottom w:val="none" w:sz="0" w:space="0" w:color="auto"/>
            <w:right w:val="none" w:sz="0" w:space="0" w:color="auto"/>
          </w:divBdr>
        </w:div>
        <w:div w:id="855270249">
          <w:marLeft w:val="640"/>
          <w:marRight w:val="0"/>
          <w:marTop w:val="0"/>
          <w:marBottom w:val="0"/>
          <w:divBdr>
            <w:top w:val="none" w:sz="0" w:space="0" w:color="auto"/>
            <w:left w:val="none" w:sz="0" w:space="0" w:color="auto"/>
            <w:bottom w:val="none" w:sz="0" w:space="0" w:color="auto"/>
            <w:right w:val="none" w:sz="0" w:space="0" w:color="auto"/>
          </w:divBdr>
        </w:div>
        <w:div w:id="323053326">
          <w:marLeft w:val="640"/>
          <w:marRight w:val="0"/>
          <w:marTop w:val="0"/>
          <w:marBottom w:val="0"/>
          <w:divBdr>
            <w:top w:val="none" w:sz="0" w:space="0" w:color="auto"/>
            <w:left w:val="none" w:sz="0" w:space="0" w:color="auto"/>
            <w:bottom w:val="none" w:sz="0" w:space="0" w:color="auto"/>
            <w:right w:val="none" w:sz="0" w:space="0" w:color="auto"/>
          </w:divBdr>
        </w:div>
        <w:div w:id="1434594428">
          <w:marLeft w:val="640"/>
          <w:marRight w:val="0"/>
          <w:marTop w:val="0"/>
          <w:marBottom w:val="0"/>
          <w:divBdr>
            <w:top w:val="none" w:sz="0" w:space="0" w:color="auto"/>
            <w:left w:val="none" w:sz="0" w:space="0" w:color="auto"/>
            <w:bottom w:val="none" w:sz="0" w:space="0" w:color="auto"/>
            <w:right w:val="none" w:sz="0" w:space="0" w:color="auto"/>
          </w:divBdr>
        </w:div>
        <w:div w:id="2125267146">
          <w:marLeft w:val="640"/>
          <w:marRight w:val="0"/>
          <w:marTop w:val="0"/>
          <w:marBottom w:val="0"/>
          <w:divBdr>
            <w:top w:val="none" w:sz="0" w:space="0" w:color="auto"/>
            <w:left w:val="none" w:sz="0" w:space="0" w:color="auto"/>
            <w:bottom w:val="none" w:sz="0" w:space="0" w:color="auto"/>
            <w:right w:val="none" w:sz="0" w:space="0" w:color="auto"/>
          </w:divBdr>
        </w:div>
        <w:div w:id="995839171">
          <w:marLeft w:val="640"/>
          <w:marRight w:val="0"/>
          <w:marTop w:val="0"/>
          <w:marBottom w:val="0"/>
          <w:divBdr>
            <w:top w:val="none" w:sz="0" w:space="0" w:color="auto"/>
            <w:left w:val="none" w:sz="0" w:space="0" w:color="auto"/>
            <w:bottom w:val="none" w:sz="0" w:space="0" w:color="auto"/>
            <w:right w:val="none" w:sz="0" w:space="0" w:color="auto"/>
          </w:divBdr>
        </w:div>
        <w:div w:id="2081712785">
          <w:marLeft w:val="640"/>
          <w:marRight w:val="0"/>
          <w:marTop w:val="0"/>
          <w:marBottom w:val="0"/>
          <w:divBdr>
            <w:top w:val="none" w:sz="0" w:space="0" w:color="auto"/>
            <w:left w:val="none" w:sz="0" w:space="0" w:color="auto"/>
            <w:bottom w:val="none" w:sz="0" w:space="0" w:color="auto"/>
            <w:right w:val="none" w:sz="0" w:space="0" w:color="auto"/>
          </w:divBdr>
        </w:div>
        <w:div w:id="1381979900">
          <w:marLeft w:val="640"/>
          <w:marRight w:val="0"/>
          <w:marTop w:val="0"/>
          <w:marBottom w:val="0"/>
          <w:divBdr>
            <w:top w:val="none" w:sz="0" w:space="0" w:color="auto"/>
            <w:left w:val="none" w:sz="0" w:space="0" w:color="auto"/>
            <w:bottom w:val="none" w:sz="0" w:space="0" w:color="auto"/>
            <w:right w:val="none" w:sz="0" w:space="0" w:color="auto"/>
          </w:divBdr>
        </w:div>
        <w:div w:id="1947302300">
          <w:marLeft w:val="640"/>
          <w:marRight w:val="0"/>
          <w:marTop w:val="0"/>
          <w:marBottom w:val="0"/>
          <w:divBdr>
            <w:top w:val="none" w:sz="0" w:space="0" w:color="auto"/>
            <w:left w:val="none" w:sz="0" w:space="0" w:color="auto"/>
            <w:bottom w:val="none" w:sz="0" w:space="0" w:color="auto"/>
            <w:right w:val="none" w:sz="0" w:space="0" w:color="auto"/>
          </w:divBdr>
        </w:div>
        <w:div w:id="698046887">
          <w:marLeft w:val="640"/>
          <w:marRight w:val="0"/>
          <w:marTop w:val="0"/>
          <w:marBottom w:val="0"/>
          <w:divBdr>
            <w:top w:val="none" w:sz="0" w:space="0" w:color="auto"/>
            <w:left w:val="none" w:sz="0" w:space="0" w:color="auto"/>
            <w:bottom w:val="none" w:sz="0" w:space="0" w:color="auto"/>
            <w:right w:val="none" w:sz="0" w:space="0" w:color="auto"/>
          </w:divBdr>
        </w:div>
        <w:div w:id="186720640">
          <w:marLeft w:val="640"/>
          <w:marRight w:val="0"/>
          <w:marTop w:val="0"/>
          <w:marBottom w:val="0"/>
          <w:divBdr>
            <w:top w:val="none" w:sz="0" w:space="0" w:color="auto"/>
            <w:left w:val="none" w:sz="0" w:space="0" w:color="auto"/>
            <w:bottom w:val="none" w:sz="0" w:space="0" w:color="auto"/>
            <w:right w:val="none" w:sz="0" w:space="0" w:color="auto"/>
          </w:divBdr>
        </w:div>
        <w:div w:id="1106467446">
          <w:marLeft w:val="640"/>
          <w:marRight w:val="0"/>
          <w:marTop w:val="0"/>
          <w:marBottom w:val="0"/>
          <w:divBdr>
            <w:top w:val="none" w:sz="0" w:space="0" w:color="auto"/>
            <w:left w:val="none" w:sz="0" w:space="0" w:color="auto"/>
            <w:bottom w:val="none" w:sz="0" w:space="0" w:color="auto"/>
            <w:right w:val="none" w:sz="0" w:space="0" w:color="auto"/>
          </w:divBdr>
        </w:div>
        <w:div w:id="704988467">
          <w:marLeft w:val="640"/>
          <w:marRight w:val="0"/>
          <w:marTop w:val="0"/>
          <w:marBottom w:val="0"/>
          <w:divBdr>
            <w:top w:val="none" w:sz="0" w:space="0" w:color="auto"/>
            <w:left w:val="none" w:sz="0" w:space="0" w:color="auto"/>
            <w:bottom w:val="none" w:sz="0" w:space="0" w:color="auto"/>
            <w:right w:val="none" w:sz="0" w:space="0" w:color="auto"/>
          </w:divBdr>
        </w:div>
        <w:div w:id="1404066989">
          <w:marLeft w:val="640"/>
          <w:marRight w:val="0"/>
          <w:marTop w:val="0"/>
          <w:marBottom w:val="0"/>
          <w:divBdr>
            <w:top w:val="none" w:sz="0" w:space="0" w:color="auto"/>
            <w:left w:val="none" w:sz="0" w:space="0" w:color="auto"/>
            <w:bottom w:val="none" w:sz="0" w:space="0" w:color="auto"/>
            <w:right w:val="none" w:sz="0" w:space="0" w:color="auto"/>
          </w:divBdr>
        </w:div>
        <w:div w:id="431052121">
          <w:marLeft w:val="640"/>
          <w:marRight w:val="0"/>
          <w:marTop w:val="0"/>
          <w:marBottom w:val="0"/>
          <w:divBdr>
            <w:top w:val="none" w:sz="0" w:space="0" w:color="auto"/>
            <w:left w:val="none" w:sz="0" w:space="0" w:color="auto"/>
            <w:bottom w:val="none" w:sz="0" w:space="0" w:color="auto"/>
            <w:right w:val="none" w:sz="0" w:space="0" w:color="auto"/>
          </w:divBdr>
        </w:div>
        <w:div w:id="1975671057">
          <w:marLeft w:val="640"/>
          <w:marRight w:val="0"/>
          <w:marTop w:val="0"/>
          <w:marBottom w:val="0"/>
          <w:divBdr>
            <w:top w:val="none" w:sz="0" w:space="0" w:color="auto"/>
            <w:left w:val="none" w:sz="0" w:space="0" w:color="auto"/>
            <w:bottom w:val="none" w:sz="0" w:space="0" w:color="auto"/>
            <w:right w:val="none" w:sz="0" w:space="0" w:color="auto"/>
          </w:divBdr>
        </w:div>
        <w:div w:id="1690792639">
          <w:marLeft w:val="640"/>
          <w:marRight w:val="0"/>
          <w:marTop w:val="0"/>
          <w:marBottom w:val="0"/>
          <w:divBdr>
            <w:top w:val="none" w:sz="0" w:space="0" w:color="auto"/>
            <w:left w:val="none" w:sz="0" w:space="0" w:color="auto"/>
            <w:bottom w:val="none" w:sz="0" w:space="0" w:color="auto"/>
            <w:right w:val="none" w:sz="0" w:space="0" w:color="auto"/>
          </w:divBdr>
        </w:div>
        <w:div w:id="1194685258">
          <w:marLeft w:val="640"/>
          <w:marRight w:val="0"/>
          <w:marTop w:val="0"/>
          <w:marBottom w:val="0"/>
          <w:divBdr>
            <w:top w:val="none" w:sz="0" w:space="0" w:color="auto"/>
            <w:left w:val="none" w:sz="0" w:space="0" w:color="auto"/>
            <w:bottom w:val="none" w:sz="0" w:space="0" w:color="auto"/>
            <w:right w:val="none" w:sz="0" w:space="0" w:color="auto"/>
          </w:divBdr>
        </w:div>
        <w:div w:id="1367146733">
          <w:marLeft w:val="640"/>
          <w:marRight w:val="0"/>
          <w:marTop w:val="0"/>
          <w:marBottom w:val="0"/>
          <w:divBdr>
            <w:top w:val="none" w:sz="0" w:space="0" w:color="auto"/>
            <w:left w:val="none" w:sz="0" w:space="0" w:color="auto"/>
            <w:bottom w:val="none" w:sz="0" w:space="0" w:color="auto"/>
            <w:right w:val="none" w:sz="0" w:space="0" w:color="auto"/>
          </w:divBdr>
        </w:div>
        <w:div w:id="2025747402">
          <w:marLeft w:val="640"/>
          <w:marRight w:val="0"/>
          <w:marTop w:val="0"/>
          <w:marBottom w:val="0"/>
          <w:divBdr>
            <w:top w:val="none" w:sz="0" w:space="0" w:color="auto"/>
            <w:left w:val="none" w:sz="0" w:space="0" w:color="auto"/>
            <w:bottom w:val="none" w:sz="0" w:space="0" w:color="auto"/>
            <w:right w:val="none" w:sz="0" w:space="0" w:color="auto"/>
          </w:divBdr>
        </w:div>
        <w:div w:id="803618949">
          <w:marLeft w:val="640"/>
          <w:marRight w:val="0"/>
          <w:marTop w:val="0"/>
          <w:marBottom w:val="0"/>
          <w:divBdr>
            <w:top w:val="none" w:sz="0" w:space="0" w:color="auto"/>
            <w:left w:val="none" w:sz="0" w:space="0" w:color="auto"/>
            <w:bottom w:val="none" w:sz="0" w:space="0" w:color="auto"/>
            <w:right w:val="none" w:sz="0" w:space="0" w:color="auto"/>
          </w:divBdr>
        </w:div>
      </w:divsChild>
    </w:div>
    <w:div w:id="1453326978">
      <w:bodyDiv w:val="1"/>
      <w:marLeft w:val="0"/>
      <w:marRight w:val="0"/>
      <w:marTop w:val="0"/>
      <w:marBottom w:val="0"/>
      <w:divBdr>
        <w:top w:val="none" w:sz="0" w:space="0" w:color="auto"/>
        <w:left w:val="none" w:sz="0" w:space="0" w:color="auto"/>
        <w:bottom w:val="none" w:sz="0" w:space="0" w:color="auto"/>
        <w:right w:val="none" w:sz="0" w:space="0" w:color="auto"/>
      </w:divBdr>
      <w:divsChild>
        <w:div w:id="1312977400">
          <w:marLeft w:val="640"/>
          <w:marRight w:val="0"/>
          <w:marTop w:val="0"/>
          <w:marBottom w:val="0"/>
          <w:divBdr>
            <w:top w:val="none" w:sz="0" w:space="0" w:color="auto"/>
            <w:left w:val="none" w:sz="0" w:space="0" w:color="auto"/>
            <w:bottom w:val="none" w:sz="0" w:space="0" w:color="auto"/>
            <w:right w:val="none" w:sz="0" w:space="0" w:color="auto"/>
          </w:divBdr>
        </w:div>
        <w:div w:id="287510990">
          <w:marLeft w:val="640"/>
          <w:marRight w:val="0"/>
          <w:marTop w:val="0"/>
          <w:marBottom w:val="0"/>
          <w:divBdr>
            <w:top w:val="none" w:sz="0" w:space="0" w:color="auto"/>
            <w:left w:val="none" w:sz="0" w:space="0" w:color="auto"/>
            <w:bottom w:val="none" w:sz="0" w:space="0" w:color="auto"/>
            <w:right w:val="none" w:sz="0" w:space="0" w:color="auto"/>
          </w:divBdr>
        </w:div>
        <w:div w:id="2073690914">
          <w:marLeft w:val="640"/>
          <w:marRight w:val="0"/>
          <w:marTop w:val="0"/>
          <w:marBottom w:val="0"/>
          <w:divBdr>
            <w:top w:val="none" w:sz="0" w:space="0" w:color="auto"/>
            <w:left w:val="none" w:sz="0" w:space="0" w:color="auto"/>
            <w:bottom w:val="none" w:sz="0" w:space="0" w:color="auto"/>
            <w:right w:val="none" w:sz="0" w:space="0" w:color="auto"/>
          </w:divBdr>
        </w:div>
        <w:div w:id="1982995974">
          <w:marLeft w:val="640"/>
          <w:marRight w:val="0"/>
          <w:marTop w:val="0"/>
          <w:marBottom w:val="0"/>
          <w:divBdr>
            <w:top w:val="none" w:sz="0" w:space="0" w:color="auto"/>
            <w:left w:val="none" w:sz="0" w:space="0" w:color="auto"/>
            <w:bottom w:val="none" w:sz="0" w:space="0" w:color="auto"/>
            <w:right w:val="none" w:sz="0" w:space="0" w:color="auto"/>
          </w:divBdr>
        </w:div>
        <w:div w:id="1170218021">
          <w:marLeft w:val="640"/>
          <w:marRight w:val="0"/>
          <w:marTop w:val="0"/>
          <w:marBottom w:val="0"/>
          <w:divBdr>
            <w:top w:val="none" w:sz="0" w:space="0" w:color="auto"/>
            <w:left w:val="none" w:sz="0" w:space="0" w:color="auto"/>
            <w:bottom w:val="none" w:sz="0" w:space="0" w:color="auto"/>
            <w:right w:val="none" w:sz="0" w:space="0" w:color="auto"/>
          </w:divBdr>
        </w:div>
        <w:div w:id="2015574002">
          <w:marLeft w:val="640"/>
          <w:marRight w:val="0"/>
          <w:marTop w:val="0"/>
          <w:marBottom w:val="0"/>
          <w:divBdr>
            <w:top w:val="none" w:sz="0" w:space="0" w:color="auto"/>
            <w:left w:val="none" w:sz="0" w:space="0" w:color="auto"/>
            <w:bottom w:val="none" w:sz="0" w:space="0" w:color="auto"/>
            <w:right w:val="none" w:sz="0" w:space="0" w:color="auto"/>
          </w:divBdr>
        </w:div>
        <w:div w:id="355812008">
          <w:marLeft w:val="640"/>
          <w:marRight w:val="0"/>
          <w:marTop w:val="0"/>
          <w:marBottom w:val="0"/>
          <w:divBdr>
            <w:top w:val="none" w:sz="0" w:space="0" w:color="auto"/>
            <w:left w:val="none" w:sz="0" w:space="0" w:color="auto"/>
            <w:bottom w:val="none" w:sz="0" w:space="0" w:color="auto"/>
            <w:right w:val="none" w:sz="0" w:space="0" w:color="auto"/>
          </w:divBdr>
        </w:div>
        <w:div w:id="1610967513">
          <w:marLeft w:val="640"/>
          <w:marRight w:val="0"/>
          <w:marTop w:val="0"/>
          <w:marBottom w:val="0"/>
          <w:divBdr>
            <w:top w:val="none" w:sz="0" w:space="0" w:color="auto"/>
            <w:left w:val="none" w:sz="0" w:space="0" w:color="auto"/>
            <w:bottom w:val="none" w:sz="0" w:space="0" w:color="auto"/>
            <w:right w:val="none" w:sz="0" w:space="0" w:color="auto"/>
          </w:divBdr>
        </w:div>
        <w:div w:id="655642944">
          <w:marLeft w:val="640"/>
          <w:marRight w:val="0"/>
          <w:marTop w:val="0"/>
          <w:marBottom w:val="0"/>
          <w:divBdr>
            <w:top w:val="none" w:sz="0" w:space="0" w:color="auto"/>
            <w:left w:val="none" w:sz="0" w:space="0" w:color="auto"/>
            <w:bottom w:val="none" w:sz="0" w:space="0" w:color="auto"/>
            <w:right w:val="none" w:sz="0" w:space="0" w:color="auto"/>
          </w:divBdr>
        </w:div>
        <w:div w:id="1817063198">
          <w:marLeft w:val="640"/>
          <w:marRight w:val="0"/>
          <w:marTop w:val="0"/>
          <w:marBottom w:val="0"/>
          <w:divBdr>
            <w:top w:val="none" w:sz="0" w:space="0" w:color="auto"/>
            <w:left w:val="none" w:sz="0" w:space="0" w:color="auto"/>
            <w:bottom w:val="none" w:sz="0" w:space="0" w:color="auto"/>
            <w:right w:val="none" w:sz="0" w:space="0" w:color="auto"/>
          </w:divBdr>
        </w:div>
        <w:div w:id="708801907">
          <w:marLeft w:val="640"/>
          <w:marRight w:val="0"/>
          <w:marTop w:val="0"/>
          <w:marBottom w:val="0"/>
          <w:divBdr>
            <w:top w:val="none" w:sz="0" w:space="0" w:color="auto"/>
            <w:left w:val="none" w:sz="0" w:space="0" w:color="auto"/>
            <w:bottom w:val="none" w:sz="0" w:space="0" w:color="auto"/>
            <w:right w:val="none" w:sz="0" w:space="0" w:color="auto"/>
          </w:divBdr>
        </w:div>
        <w:div w:id="1145975084">
          <w:marLeft w:val="640"/>
          <w:marRight w:val="0"/>
          <w:marTop w:val="0"/>
          <w:marBottom w:val="0"/>
          <w:divBdr>
            <w:top w:val="none" w:sz="0" w:space="0" w:color="auto"/>
            <w:left w:val="none" w:sz="0" w:space="0" w:color="auto"/>
            <w:bottom w:val="none" w:sz="0" w:space="0" w:color="auto"/>
            <w:right w:val="none" w:sz="0" w:space="0" w:color="auto"/>
          </w:divBdr>
        </w:div>
        <w:div w:id="1853571948">
          <w:marLeft w:val="640"/>
          <w:marRight w:val="0"/>
          <w:marTop w:val="0"/>
          <w:marBottom w:val="0"/>
          <w:divBdr>
            <w:top w:val="none" w:sz="0" w:space="0" w:color="auto"/>
            <w:left w:val="none" w:sz="0" w:space="0" w:color="auto"/>
            <w:bottom w:val="none" w:sz="0" w:space="0" w:color="auto"/>
            <w:right w:val="none" w:sz="0" w:space="0" w:color="auto"/>
          </w:divBdr>
        </w:div>
        <w:div w:id="1973555126">
          <w:marLeft w:val="640"/>
          <w:marRight w:val="0"/>
          <w:marTop w:val="0"/>
          <w:marBottom w:val="0"/>
          <w:divBdr>
            <w:top w:val="none" w:sz="0" w:space="0" w:color="auto"/>
            <w:left w:val="none" w:sz="0" w:space="0" w:color="auto"/>
            <w:bottom w:val="none" w:sz="0" w:space="0" w:color="auto"/>
            <w:right w:val="none" w:sz="0" w:space="0" w:color="auto"/>
          </w:divBdr>
        </w:div>
        <w:div w:id="1979875232">
          <w:marLeft w:val="640"/>
          <w:marRight w:val="0"/>
          <w:marTop w:val="0"/>
          <w:marBottom w:val="0"/>
          <w:divBdr>
            <w:top w:val="none" w:sz="0" w:space="0" w:color="auto"/>
            <w:left w:val="none" w:sz="0" w:space="0" w:color="auto"/>
            <w:bottom w:val="none" w:sz="0" w:space="0" w:color="auto"/>
            <w:right w:val="none" w:sz="0" w:space="0" w:color="auto"/>
          </w:divBdr>
        </w:div>
        <w:div w:id="1167093405">
          <w:marLeft w:val="640"/>
          <w:marRight w:val="0"/>
          <w:marTop w:val="0"/>
          <w:marBottom w:val="0"/>
          <w:divBdr>
            <w:top w:val="none" w:sz="0" w:space="0" w:color="auto"/>
            <w:left w:val="none" w:sz="0" w:space="0" w:color="auto"/>
            <w:bottom w:val="none" w:sz="0" w:space="0" w:color="auto"/>
            <w:right w:val="none" w:sz="0" w:space="0" w:color="auto"/>
          </w:divBdr>
        </w:div>
        <w:div w:id="1502502682">
          <w:marLeft w:val="640"/>
          <w:marRight w:val="0"/>
          <w:marTop w:val="0"/>
          <w:marBottom w:val="0"/>
          <w:divBdr>
            <w:top w:val="none" w:sz="0" w:space="0" w:color="auto"/>
            <w:left w:val="none" w:sz="0" w:space="0" w:color="auto"/>
            <w:bottom w:val="none" w:sz="0" w:space="0" w:color="auto"/>
            <w:right w:val="none" w:sz="0" w:space="0" w:color="auto"/>
          </w:divBdr>
        </w:div>
        <w:div w:id="1638796081">
          <w:marLeft w:val="640"/>
          <w:marRight w:val="0"/>
          <w:marTop w:val="0"/>
          <w:marBottom w:val="0"/>
          <w:divBdr>
            <w:top w:val="none" w:sz="0" w:space="0" w:color="auto"/>
            <w:left w:val="none" w:sz="0" w:space="0" w:color="auto"/>
            <w:bottom w:val="none" w:sz="0" w:space="0" w:color="auto"/>
            <w:right w:val="none" w:sz="0" w:space="0" w:color="auto"/>
          </w:divBdr>
        </w:div>
        <w:div w:id="637882302">
          <w:marLeft w:val="640"/>
          <w:marRight w:val="0"/>
          <w:marTop w:val="0"/>
          <w:marBottom w:val="0"/>
          <w:divBdr>
            <w:top w:val="none" w:sz="0" w:space="0" w:color="auto"/>
            <w:left w:val="none" w:sz="0" w:space="0" w:color="auto"/>
            <w:bottom w:val="none" w:sz="0" w:space="0" w:color="auto"/>
            <w:right w:val="none" w:sz="0" w:space="0" w:color="auto"/>
          </w:divBdr>
        </w:div>
        <w:div w:id="1460609422">
          <w:marLeft w:val="640"/>
          <w:marRight w:val="0"/>
          <w:marTop w:val="0"/>
          <w:marBottom w:val="0"/>
          <w:divBdr>
            <w:top w:val="none" w:sz="0" w:space="0" w:color="auto"/>
            <w:left w:val="none" w:sz="0" w:space="0" w:color="auto"/>
            <w:bottom w:val="none" w:sz="0" w:space="0" w:color="auto"/>
            <w:right w:val="none" w:sz="0" w:space="0" w:color="auto"/>
          </w:divBdr>
        </w:div>
        <w:div w:id="1301809290">
          <w:marLeft w:val="640"/>
          <w:marRight w:val="0"/>
          <w:marTop w:val="0"/>
          <w:marBottom w:val="0"/>
          <w:divBdr>
            <w:top w:val="none" w:sz="0" w:space="0" w:color="auto"/>
            <w:left w:val="none" w:sz="0" w:space="0" w:color="auto"/>
            <w:bottom w:val="none" w:sz="0" w:space="0" w:color="auto"/>
            <w:right w:val="none" w:sz="0" w:space="0" w:color="auto"/>
          </w:divBdr>
        </w:div>
        <w:div w:id="326247514">
          <w:marLeft w:val="640"/>
          <w:marRight w:val="0"/>
          <w:marTop w:val="0"/>
          <w:marBottom w:val="0"/>
          <w:divBdr>
            <w:top w:val="none" w:sz="0" w:space="0" w:color="auto"/>
            <w:left w:val="none" w:sz="0" w:space="0" w:color="auto"/>
            <w:bottom w:val="none" w:sz="0" w:space="0" w:color="auto"/>
            <w:right w:val="none" w:sz="0" w:space="0" w:color="auto"/>
          </w:divBdr>
        </w:div>
        <w:div w:id="819735412">
          <w:marLeft w:val="640"/>
          <w:marRight w:val="0"/>
          <w:marTop w:val="0"/>
          <w:marBottom w:val="0"/>
          <w:divBdr>
            <w:top w:val="none" w:sz="0" w:space="0" w:color="auto"/>
            <w:left w:val="none" w:sz="0" w:space="0" w:color="auto"/>
            <w:bottom w:val="none" w:sz="0" w:space="0" w:color="auto"/>
            <w:right w:val="none" w:sz="0" w:space="0" w:color="auto"/>
          </w:divBdr>
        </w:div>
        <w:div w:id="33308505">
          <w:marLeft w:val="640"/>
          <w:marRight w:val="0"/>
          <w:marTop w:val="0"/>
          <w:marBottom w:val="0"/>
          <w:divBdr>
            <w:top w:val="none" w:sz="0" w:space="0" w:color="auto"/>
            <w:left w:val="none" w:sz="0" w:space="0" w:color="auto"/>
            <w:bottom w:val="none" w:sz="0" w:space="0" w:color="auto"/>
            <w:right w:val="none" w:sz="0" w:space="0" w:color="auto"/>
          </w:divBdr>
        </w:div>
        <w:div w:id="1825002205">
          <w:marLeft w:val="640"/>
          <w:marRight w:val="0"/>
          <w:marTop w:val="0"/>
          <w:marBottom w:val="0"/>
          <w:divBdr>
            <w:top w:val="none" w:sz="0" w:space="0" w:color="auto"/>
            <w:left w:val="none" w:sz="0" w:space="0" w:color="auto"/>
            <w:bottom w:val="none" w:sz="0" w:space="0" w:color="auto"/>
            <w:right w:val="none" w:sz="0" w:space="0" w:color="auto"/>
          </w:divBdr>
        </w:div>
        <w:div w:id="887838748">
          <w:marLeft w:val="640"/>
          <w:marRight w:val="0"/>
          <w:marTop w:val="0"/>
          <w:marBottom w:val="0"/>
          <w:divBdr>
            <w:top w:val="none" w:sz="0" w:space="0" w:color="auto"/>
            <w:left w:val="none" w:sz="0" w:space="0" w:color="auto"/>
            <w:bottom w:val="none" w:sz="0" w:space="0" w:color="auto"/>
            <w:right w:val="none" w:sz="0" w:space="0" w:color="auto"/>
          </w:divBdr>
        </w:div>
        <w:div w:id="1118910601">
          <w:marLeft w:val="640"/>
          <w:marRight w:val="0"/>
          <w:marTop w:val="0"/>
          <w:marBottom w:val="0"/>
          <w:divBdr>
            <w:top w:val="none" w:sz="0" w:space="0" w:color="auto"/>
            <w:left w:val="none" w:sz="0" w:space="0" w:color="auto"/>
            <w:bottom w:val="none" w:sz="0" w:space="0" w:color="auto"/>
            <w:right w:val="none" w:sz="0" w:space="0" w:color="auto"/>
          </w:divBdr>
        </w:div>
        <w:div w:id="883829048">
          <w:marLeft w:val="640"/>
          <w:marRight w:val="0"/>
          <w:marTop w:val="0"/>
          <w:marBottom w:val="0"/>
          <w:divBdr>
            <w:top w:val="none" w:sz="0" w:space="0" w:color="auto"/>
            <w:left w:val="none" w:sz="0" w:space="0" w:color="auto"/>
            <w:bottom w:val="none" w:sz="0" w:space="0" w:color="auto"/>
            <w:right w:val="none" w:sz="0" w:space="0" w:color="auto"/>
          </w:divBdr>
        </w:div>
        <w:div w:id="1604655778">
          <w:marLeft w:val="640"/>
          <w:marRight w:val="0"/>
          <w:marTop w:val="0"/>
          <w:marBottom w:val="0"/>
          <w:divBdr>
            <w:top w:val="none" w:sz="0" w:space="0" w:color="auto"/>
            <w:left w:val="none" w:sz="0" w:space="0" w:color="auto"/>
            <w:bottom w:val="none" w:sz="0" w:space="0" w:color="auto"/>
            <w:right w:val="none" w:sz="0" w:space="0" w:color="auto"/>
          </w:divBdr>
        </w:div>
        <w:div w:id="1524973773">
          <w:marLeft w:val="640"/>
          <w:marRight w:val="0"/>
          <w:marTop w:val="0"/>
          <w:marBottom w:val="0"/>
          <w:divBdr>
            <w:top w:val="none" w:sz="0" w:space="0" w:color="auto"/>
            <w:left w:val="none" w:sz="0" w:space="0" w:color="auto"/>
            <w:bottom w:val="none" w:sz="0" w:space="0" w:color="auto"/>
            <w:right w:val="none" w:sz="0" w:space="0" w:color="auto"/>
          </w:divBdr>
        </w:div>
        <w:div w:id="1183743420">
          <w:marLeft w:val="640"/>
          <w:marRight w:val="0"/>
          <w:marTop w:val="0"/>
          <w:marBottom w:val="0"/>
          <w:divBdr>
            <w:top w:val="none" w:sz="0" w:space="0" w:color="auto"/>
            <w:left w:val="none" w:sz="0" w:space="0" w:color="auto"/>
            <w:bottom w:val="none" w:sz="0" w:space="0" w:color="auto"/>
            <w:right w:val="none" w:sz="0" w:space="0" w:color="auto"/>
          </w:divBdr>
        </w:div>
        <w:div w:id="740567182">
          <w:marLeft w:val="640"/>
          <w:marRight w:val="0"/>
          <w:marTop w:val="0"/>
          <w:marBottom w:val="0"/>
          <w:divBdr>
            <w:top w:val="none" w:sz="0" w:space="0" w:color="auto"/>
            <w:left w:val="none" w:sz="0" w:space="0" w:color="auto"/>
            <w:bottom w:val="none" w:sz="0" w:space="0" w:color="auto"/>
            <w:right w:val="none" w:sz="0" w:space="0" w:color="auto"/>
          </w:divBdr>
        </w:div>
        <w:div w:id="1287002937">
          <w:marLeft w:val="640"/>
          <w:marRight w:val="0"/>
          <w:marTop w:val="0"/>
          <w:marBottom w:val="0"/>
          <w:divBdr>
            <w:top w:val="none" w:sz="0" w:space="0" w:color="auto"/>
            <w:left w:val="none" w:sz="0" w:space="0" w:color="auto"/>
            <w:bottom w:val="none" w:sz="0" w:space="0" w:color="auto"/>
            <w:right w:val="none" w:sz="0" w:space="0" w:color="auto"/>
          </w:divBdr>
        </w:div>
        <w:div w:id="1368407901">
          <w:marLeft w:val="640"/>
          <w:marRight w:val="0"/>
          <w:marTop w:val="0"/>
          <w:marBottom w:val="0"/>
          <w:divBdr>
            <w:top w:val="none" w:sz="0" w:space="0" w:color="auto"/>
            <w:left w:val="none" w:sz="0" w:space="0" w:color="auto"/>
            <w:bottom w:val="none" w:sz="0" w:space="0" w:color="auto"/>
            <w:right w:val="none" w:sz="0" w:space="0" w:color="auto"/>
          </w:divBdr>
        </w:div>
        <w:div w:id="1537962358">
          <w:marLeft w:val="640"/>
          <w:marRight w:val="0"/>
          <w:marTop w:val="0"/>
          <w:marBottom w:val="0"/>
          <w:divBdr>
            <w:top w:val="none" w:sz="0" w:space="0" w:color="auto"/>
            <w:left w:val="none" w:sz="0" w:space="0" w:color="auto"/>
            <w:bottom w:val="none" w:sz="0" w:space="0" w:color="auto"/>
            <w:right w:val="none" w:sz="0" w:space="0" w:color="auto"/>
          </w:divBdr>
        </w:div>
        <w:div w:id="706183035">
          <w:marLeft w:val="640"/>
          <w:marRight w:val="0"/>
          <w:marTop w:val="0"/>
          <w:marBottom w:val="0"/>
          <w:divBdr>
            <w:top w:val="none" w:sz="0" w:space="0" w:color="auto"/>
            <w:left w:val="none" w:sz="0" w:space="0" w:color="auto"/>
            <w:bottom w:val="none" w:sz="0" w:space="0" w:color="auto"/>
            <w:right w:val="none" w:sz="0" w:space="0" w:color="auto"/>
          </w:divBdr>
        </w:div>
        <w:div w:id="1538007498">
          <w:marLeft w:val="640"/>
          <w:marRight w:val="0"/>
          <w:marTop w:val="0"/>
          <w:marBottom w:val="0"/>
          <w:divBdr>
            <w:top w:val="none" w:sz="0" w:space="0" w:color="auto"/>
            <w:left w:val="none" w:sz="0" w:space="0" w:color="auto"/>
            <w:bottom w:val="none" w:sz="0" w:space="0" w:color="auto"/>
            <w:right w:val="none" w:sz="0" w:space="0" w:color="auto"/>
          </w:divBdr>
        </w:div>
        <w:div w:id="581109721">
          <w:marLeft w:val="640"/>
          <w:marRight w:val="0"/>
          <w:marTop w:val="0"/>
          <w:marBottom w:val="0"/>
          <w:divBdr>
            <w:top w:val="none" w:sz="0" w:space="0" w:color="auto"/>
            <w:left w:val="none" w:sz="0" w:space="0" w:color="auto"/>
            <w:bottom w:val="none" w:sz="0" w:space="0" w:color="auto"/>
            <w:right w:val="none" w:sz="0" w:space="0" w:color="auto"/>
          </w:divBdr>
        </w:div>
      </w:divsChild>
    </w:div>
    <w:div w:id="1454131030">
      <w:bodyDiv w:val="1"/>
      <w:marLeft w:val="0"/>
      <w:marRight w:val="0"/>
      <w:marTop w:val="0"/>
      <w:marBottom w:val="0"/>
      <w:divBdr>
        <w:top w:val="none" w:sz="0" w:space="0" w:color="auto"/>
        <w:left w:val="none" w:sz="0" w:space="0" w:color="auto"/>
        <w:bottom w:val="none" w:sz="0" w:space="0" w:color="auto"/>
        <w:right w:val="none" w:sz="0" w:space="0" w:color="auto"/>
      </w:divBdr>
      <w:divsChild>
        <w:div w:id="981690085">
          <w:marLeft w:val="640"/>
          <w:marRight w:val="0"/>
          <w:marTop w:val="0"/>
          <w:marBottom w:val="0"/>
          <w:divBdr>
            <w:top w:val="none" w:sz="0" w:space="0" w:color="auto"/>
            <w:left w:val="none" w:sz="0" w:space="0" w:color="auto"/>
            <w:bottom w:val="none" w:sz="0" w:space="0" w:color="auto"/>
            <w:right w:val="none" w:sz="0" w:space="0" w:color="auto"/>
          </w:divBdr>
        </w:div>
        <w:div w:id="875698959">
          <w:marLeft w:val="640"/>
          <w:marRight w:val="0"/>
          <w:marTop w:val="0"/>
          <w:marBottom w:val="0"/>
          <w:divBdr>
            <w:top w:val="none" w:sz="0" w:space="0" w:color="auto"/>
            <w:left w:val="none" w:sz="0" w:space="0" w:color="auto"/>
            <w:bottom w:val="none" w:sz="0" w:space="0" w:color="auto"/>
            <w:right w:val="none" w:sz="0" w:space="0" w:color="auto"/>
          </w:divBdr>
        </w:div>
        <w:div w:id="1344279977">
          <w:marLeft w:val="640"/>
          <w:marRight w:val="0"/>
          <w:marTop w:val="0"/>
          <w:marBottom w:val="0"/>
          <w:divBdr>
            <w:top w:val="none" w:sz="0" w:space="0" w:color="auto"/>
            <w:left w:val="none" w:sz="0" w:space="0" w:color="auto"/>
            <w:bottom w:val="none" w:sz="0" w:space="0" w:color="auto"/>
            <w:right w:val="none" w:sz="0" w:space="0" w:color="auto"/>
          </w:divBdr>
        </w:div>
        <w:div w:id="2144497909">
          <w:marLeft w:val="640"/>
          <w:marRight w:val="0"/>
          <w:marTop w:val="0"/>
          <w:marBottom w:val="0"/>
          <w:divBdr>
            <w:top w:val="none" w:sz="0" w:space="0" w:color="auto"/>
            <w:left w:val="none" w:sz="0" w:space="0" w:color="auto"/>
            <w:bottom w:val="none" w:sz="0" w:space="0" w:color="auto"/>
            <w:right w:val="none" w:sz="0" w:space="0" w:color="auto"/>
          </w:divBdr>
        </w:div>
        <w:div w:id="1829208048">
          <w:marLeft w:val="640"/>
          <w:marRight w:val="0"/>
          <w:marTop w:val="0"/>
          <w:marBottom w:val="0"/>
          <w:divBdr>
            <w:top w:val="none" w:sz="0" w:space="0" w:color="auto"/>
            <w:left w:val="none" w:sz="0" w:space="0" w:color="auto"/>
            <w:bottom w:val="none" w:sz="0" w:space="0" w:color="auto"/>
            <w:right w:val="none" w:sz="0" w:space="0" w:color="auto"/>
          </w:divBdr>
        </w:div>
        <w:div w:id="2089887867">
          <w:marLeft w:val="640"/>
          <w:marRight w:val="0"/>
          <w:marTop w:val="0"/>
          <w:marBottom w:val="0"/>
          <w:divBdr>
            <w:top w:val="none" w:sz="0" w:space="0" w:color="auto"/>
            <w:left w:val="none" w:sz="0" w:space="0" w:color="auto"/>
            <w:bottom w:val="none" w:sz="0" w:space="0" w:color="auto"/>
            <w:right w:val="none" w:sz="0" w:space="0" w:color="auto"/>
          </w:divBdr>
        </w:div>
        <w:div w:id="1900166863">
          <w:marLeft w:val="640"/>
          <w:marRight w:val="0"/>
          <w:marTop w:val="0"/>
          <w:marBottom w:val="0"/>
          <w:divBdr>
            <w:top w:val="none" w:sz="0" w:space="0" w:color="auto"/>
            <w:left w:val="none" w:sz="0" w:space="0" w:color="auto"/>
            <w:bottom w:val="none" w:sz="0" w:space="0" w:color="auto"/>
            <w:right w:val="none" w:sz="0" w:space="0" w:color="auto"/>
          </w:divBdr>
        </w:div>
        <w:div w:id="1055735674">
          <w:marLeft w:val="640"/>
          <w:marRight w:val="0"/>
          <w:marTop w:val="0"/>
          <w:marBottom w:val="0"/>
          <w:divBdr>
            <w:top w:val="none" w:sz="0" w:space="0" w:color="auto"/>
            <w:left w:val="none" w:sz="0" w:space="0" w:color="auto"/>
            <w:bottom w:val="none" w:sz="0" w:space="0" w:color="auto"/>
            <w:right w:val="none" w:sz="0" w:space="0" w:color="auto"/>
          </w:divBdr>
        </w:div>
        <w:div w:id="866411590">
          <w:marLeft w:val="640"/>
          <w:marRight w:val="0"/>
          <w:marTop w:val="0"/>
          <w:marBottom w:val="0"/>
          <w:divBdr>
            <w:top w:val="none" w:sz="0" w:space="0" w:color="auto"/>
            <w:left w:val="none" w:sz="0" w:space="0" w:color="auto"/>
            <w:bottom w:val="none" w:sz="0" w:space="0" w:color="auto"/>
            <w:right w:val="none" w:sz="0" w:space="0" w:color="auto"/>
          </w:divBdr>
        </w:div>
        <w:div w:id="125974493">
          <w:marLeft w:val="640"/>
          <w:marRight w:val="0"/>
          <w:marTop w:val="0"/>
          <w:marBottom w:val="0"/>
          <w:divBdr>
            <w:top w:val="none" w:sz="0" w:space="0" w:color="auto"/>
            <w:left w:val="none" w:sz="0" w:space="0" w:color="auto"/>
            <w:bottom w:val="none" w:sz="0" w:space="0" w:color="auto"/>
            <w:right w:val="none" w:sz="0" w:space="0" w:color="auto"/>
          </w:divBdr>
        </w:div>
        <w:div w:id="608853438">
          <w:marLeft w:val="640"/>
          <w:marRight w:val="0"/>
          <w:marTop w:val="0"/>
          <w:marBottom w:val="0"/>
          <w:divBdr>
            <w:top w:val="none" w:sz="0" w:space="0" w:color="auto"/>
            <w:left w:val="none" w:sz="0" w:space="0" w:color="auto"/>
            <w:bottom w:val="none" w:sz="0" w:space="0" w:color="auto"/>
            <w:right w:val="none" w:sz="0" w:space="0" w:color="auto"/>
          </w:divBdr>
        </w:div>
        <w:div w:id="2135173065">
          <w:marLeft w:val="640"/>
          <w:marRight w:val="0"/>
          <w:marTop w:val="0"/>
          <w:marBottom w:val="0"/>
          <w:divBdr>
            <w:top w:val="none" w:sz="0" w:space="0" w:color="auto"/>
            <w:left w:val="none" w:sz="0" w:space="0" w:color="auto"/>
            <w:bottom w:val="none" w:sz="0" w:space="0" w:color="auto"/>
            <w:right w:val="none" w:sz="0" w:space="0" w:color="auto"/>
          </w:divBdr>
        </w:div>
        <w:div w:id="180123421">
          <w:marLeft w:val="640"/>
          <w:marRight w:val="0"/>
          <w:marTop w:val="0"/>
          <w:marBottom w:val="0"/>
          <w:divBdr>
            <w:top w:val="none" w:sz="0" w:space="0" w:color="auto"/>
            <w:left w:val="none" w:sz="0" w:space="0" w:color="auto"/>
            <w:bottom w:val="none" w:sz="0" w:space="0" w:color="auto"/>
            <w:right w:val="none" w:sz="0" w:space="0" w:color="auto"/>
          </w:divBdr>
        </w:div>
        <w:div w:id="650912256">
          <w:marLeft w:val="640"/>
          <w:marRight w:val="0"/>
          <w:marTop w:val="0"/>
          <w:marBottom w:val="0"/>
          <w:divBdr>
            <w:top w:val="none" w:sz="0" w:space="0" w:color="auto"/>
            <w:left w:val="none" w:sz="0" w:space="0" w:color="auto"/>
            <w:bottom w:val="none" w:sz="0" w:space="0" w:color="auto"/>
            <w:right w:val="none" w:sz="0" w:space="0" w:color="auto"/>
          </w:divBdr>
        </w:div>
        <w:div w:id="399404325">
          <w:marLeft w:val="640"/>
          <w:marRight w:val="0"/>
          <w:marTop w:val="0"/>
          <w:marBottom w:val="0"/>
          <w:divBdr>
            <w:top w:val="none" w:sz="0" w:space="0" w:color="auto"/>
            <w:left w:val="none" w:sz="0" w:space="0" w:color="auto"/>
            <w:bottom w:val="none" w:sz="0" w:space="0" w:color="auto"/>
            <w:right w:val="none" w:sz="0" w:space="0" w:color="auto"/>
          </w:divBdr>
        </w:div>
        <w:div w:id="1143081916">
          <w:marLeft w:val="640"/>
          <w:marRight w:val="0"/>
          <w:marTop w:val="0"/>
          <w:marBottom w:val="0"/>
          <w:divBdr>
            <w:top w:val="none" w:sz="0" w:space="0" w:color="auto"/>
            <w:left w:val="none" w:sz="0" w:space="0" w:color="auto"/>
            <w:bottom w:val="none" w:sz="0" w:space="0" w:color="auto"/>
            <w:right w:val="none" w:sz="0" w:space="0" w:color="auto"/>
          </w:divBdr>
        </w:div>
        <w:div w:id="1943343507">
          <w:marLeft w:val="640"/>
          <w:marRight w:val="0"/>
          <w:marTop w:val="0"/>
          <w:marBottom w:val="0"/>
          <w:divBdr>
            <w:top w:val="none" w:sz="0" w:space="0" w:color="auto"/>
            <w:left w:val="none" w:sz="0" w:space="0" w:color="auto"/>
            <w:bottom w:val="none" w:sz="0" w:space="0" w:color="auto"/>
            <w:right w:val="none" w:sz="0" w:space="0" w:color="auto"/>
          </w:divBdr>
        </w:div>
        <w:div w:id="2036074410">
          <w:marLeft w:val="640"/>
          <w:marRight w:val="0"/>
          <w:marTop w:val="0"/>
          <w:marBottom w:val="0"/>
          <w:divBdr>
            <w:top w:val="none" w:sz="0" w:space="0" w:color="auto"/>
            <w:left w:val="none" w:sz="0" w:space="0" w:color="auto"/>
            <w:bottom w:val="none" w:sz="0" w:space="0" w:color="auto"/>
            <w:right w:val="none" w:sz="0" w:space="0" w:color="auto"/>
          </w:divBdr>
        </w:div>
        <w:div w:id="234319964">
          <w:marLeft w:val="640"/>
          <w:marRight w:val="0"/>
          <w:marTop w:val="0"/>
          <w:marBottom w:val="0"/>
          <w:divBdr>
            <w:top w:val="none" w:sz="0" w:space="0" w:color="auto"/>
            <w:left w:val="none" w:sz="0" w:space="0" w:color="auto"/>
            <w:bottom w:val="none" w:sz="0" w:space="0" w:color="auto"/>
            <w:right w:val="none" w:sz="0" w:space="0" w:color="auto"/>
          </w:divBdr>
        </w:div>
        <w:div w:id="1620064155">
          <w:marLeft w:val="640"/>
          <w:marRight w:val="0"/>
          <w:marTop w:val="0"/>
          <w:marBottom w:val="0"/>
          <w:divBdr>
            <w:top w:val="none" w:sz="0" w:space="0" w:color="auto"/>
            <w:left w:val="none" w:sz="0" w:space="0" w:color="auto"/>
            <w:bottom w:val="none" w:sz="0" w:space="0" w:color="auto"/>
            <w:right w:val="none" w:sz="0" w:space="0" w:color="auto"/>
          </w:divBdr>
        </w:div>
        <w:div w:id="398402353">
          <w:marLeft w:val="640"/>
          <w:marRight w:val="0"/>
          <w:marTop w:val="0"/>
          <w:marBottom w:val="0"/>
          <w:divBdr>
            <w:top w:val="none" w:sz="0" w:space="0" w:color="auto"/>
            <w:left w:val="none" w:sz="0" w:space="0" w:color="auto"/>
            <w:bottom w:val="none" w:sz="0" w:space="0" w:color="auto"/>
            <w:right w:val="none" w:sz="0" w:space="0" w:color="auto"/>
          </w:divBdr>
        </w:div>
        <w:div w:id="221448352">
          <w:marLeft w:val="640"/>
          <w:marRight w:val="0"/>
          <w:marTop w:val="0"/>
          <w:marBottom w:val="0"/>
          <w:divBdr>
            <w:top w:val="none" w:sz="0" w:space="0" w:color="auto"/>
            <w:left w:val="none" w:sz="0" w:space="0" w:color="auto"/>
            <w:bottom w:val="none" w:sz="0" w:space="0" w:color="auto"/>
            <w:right w:val="none" w:sz="0" w:space="0" w:color="auto"/>
          </w:divBdr>
        </w:div>
        <w:div w:id="2035954843">
          <w:marLeft w:val="640"/>
          <w:marRight w:val="0"/>
          <w:marTop w:val="0"/>
          <w:marBottom w:val="0"/>
          <w:divBdr>
            <w:top w:val="none" w:sz="0" w:space="0" w:color="auto"/>
            <w:left w:val="none" w:sz="0" w:space="0" w:color="auto"/>
            <w:bottom w:val="none" w:sz="0" w:space="0" w:color="auto"/>
            <w:right w:val="none" w:sz="0" w:space="0" w:color="auto"/>
          </w:divBdr>
        </w:div>
        <w:div w:id="424959133">
          <w:marLeft w:val="640"/>
          <w:marRight w:val="0"/>
          <w:marTop w:val="0"/>
          <w:marBottom w:val="0"/>
          <w:divBdr>
            <w:top w:val="none" w:sz="0" w:space="0" w:color="auto"/>
            <w:left w:val="none" w:sz="0" w:space="0" w:color="auto"/>
            <w:bottom w:val="none" w:sz="0" w:space="0" w:color="auto"/>
            <w:right w:val="none" w:sz="0" w:space="0" w:color="auto"/>
          </w:divBdr>
        </w:div>
        <w:div w:id="1690715134">
          <w:marLeft w:val="640"/>
          <w:marRight w:val="0"/>
          <w:marTop w:val="0"/>
          <w:marBottom w:val="0"/>
          <w:divBdr>
            <w:top w:val="none" w:sz="0" w:space="0" w:color="auto"/>
            <w:left w:val="none" w:sz="0" w:space="0" w:color="auto"/>
            <w:bottom w:val="none" w:sz="0" w:space="0" w:color="auto"/>
            <w:right w:val="none" w:sz="0" w:space="0" w:color="auto"/>
          </w:divBdr>
        </w:div>
        <w:div w:id="1382745802">
          <w:marLeft w:val="640"/>
          <w:marRight w:val="0"/>
          <w:marTop w:val="0"/>
          <w:marBottom w:val="0"/>
          <w:divBdr>
            <w:top w:val="none" w:sz="0" w:space="0" w:color="auto"/>
            <w:left w:val="none" w:sz="0" w:space="0" w:color="auto"/>
            <w:bottom w:val="none" w:sz="0" w:space="0" w:color="auto"/>
            <w:right w:val="none" w:sz="0" w:space="0" w:color="auto"/>
          </w:divBdr>
        </w:div>
        <w:div w:id="2126078532">
          <w:marLeft w:val="640"/>
          <w:marRight w:val="0"/>
          <w:marTop w:val="0"/>
          <w:marBottom w:val="0"/>
          <w:divBdr>
            <w:top w:val="none" w:sz="0" w:space="0" w:color="auto"/>
            <w:left w:val="none" w:sz="0" w:space="0" w:color="auto"/>
            <w:bottom w:val="none" w:sz="0" w:space="0" w:color="auto"/>
            <w:right w:val="none" w:sz="0" w:space="0" w:color="auto"/>
          </w:divBdr>
        </w:div>
        <w:div w:id="1223055799">
          <w:marLeft w:val="640"/>
          <w:marRight w:val="0"/>
          <w:marTop w:val="0"/>
          <w:marBottom w:val="0"/>
          <w:divBdr>
            <w:top w:val="none" w:sz="0" w:space="0" w:color="auto"/>
            <w:left w:val="none" w:sz="0" w:space="0" w:color="auto"/>
            <w:bottom w:val="none" w:sz="0" w:space="0" w:color="auto"/>
            <w:right w:val="none" w:sz="0" w:space="0" w:color="auto"/>
          </w:divBdr>
        </w:div>
        <w:div w:id="57562354">
          <w:marLeft w:val="640"/>
          <w:marRight w:val="0"/>
          <w:marTop w:val="0"/>
          <w:marBottom w:val="0"/>
          <w:divBdr>
            <w:top w:val="none" w:sz="0" w:space="0" w:color="auto"/>
            <w:left w:val="none" w:sz="0" w:space="0" w:color="auto"/>
            <w:bottom w:val="none" w:sz="0" w:space="0" w:color="auto"/>
            <w:right w:val="none" w:sz="0" w:space="0" w:color="auto"/>
          </w:divBdr>
        </w:div>
        <w:div w:id="647127007">
          <w:marLeft w:val="640"/>
          <w:marRight w:val="0"/>
          <w:marTop w:val="0"/>
          <w:marBottom w:val="0"/>
          <w:divBdr>
            <w:top w:val="none" w:sz="0" w:space="0" w:color="auto"/>
            <w:left w:val="none" w:sz="0" w:space="0" w:color="auto"/>
            <w:bottom w:val="none" w:sz="0" w:space="0" w:color="auto"/>
            <w:right w:val="none" w:sz="0" w:space="0" w:color="auto"/>
          </w:divBdr>
        </w:div>
        <w:div w:id="830369694">
          <w:marLeft w:val="640"/>
          <w:marRight w:val="0"/>
          <w:marTop w:val="0"/>
          <w:marBottom w:val="0"/>
          <w:divBdr>
            <w:top w:val="none" w:sz="0" w:space="0" w:color="auto"/>
            <w:left w:val="none" w:sz="0" w:space="0" w:color="auto"/>
            <w:bottom w:val="none" w:sz="0" w:space="0" w:color="auto"/>
            <w:right w:val="none" w:sz="0" w:space="0" w:color="auto"/>
          </w:divBdr>
        </w:div>
        <w:div w:id="782312656">
          <w:marLeft w:val="640"/>
          <w:marRight w:val="0"/>
          <w:marTop w:val="0"/>
          <w:marBottom w:val="0"/>
          <w:divBdr>
            <w:top w:val="none" w:sz="0" w:space="0" w:color="auto"/>
            <w:left w:val="none" w:sz="0" w:space="0" w:color="auto"/>
            <w:bottom w:val="none" w:sz="0" w:space="0" w:color="auto"/>
            <w:right w:val="none" w:sz="0" w:space="0" w:color="auto"/>
          </w:divBdr>
        </w:div>
        <w:div w:id="1107501590">
          <w:marLeft w:val="640"/>
          <w:marRight w:val="0"/>
          <w:marTop w:val="0"/>
          <w:marBottom w:val="0"/>
          <w:divBdr>
            <w:top w:val="none" w:sz="0" w:space="0" w:color="auto"/>
            <w:left w:val="none" w:sz="0" w:space="0" w:color="auto"/>
            <w:bottom w:val="none" w:sz="0" w:space="0" w:color="auto"/>
            <w:right w:val="none" w:sz="0" w:space="0" w:color="auto"/>
          </w:divBdr>
        </w:div>
        <w:div w:id="1901014810">
          <w:marLeft w:val="640"/>
          <w:marRight w:val="0"/>
          <w:marTop w:val="0"/>
          <w:marBottom w:val="0"/>
          <w:divBdr>
            <w:top w:val="none" w:sz="0" w:space="0" w:color="auto"/>
            <w:left w:val="none" w:sz="0" w:space="0" w:color="auto"/>
            <w:bottom w:val="none" w:sz="0" w:space="0" w:color="auto"/>
            <w:right w:val="none" w:sz="0" w:space="0" w:color="auto"/>
          </w:divBdr>
        </w:div>
        <w:div w:id="1462310024">
          <w:marLeft w:val="640"/>
          <w:marRight w:val="0"/>
          <w:marTop w:val="0"/>
          <w:marBottom w:val="0"/>
          <w:divBdr>
            <w:top w:val="none" w:sz="0" w:space="0" w:color="auto"/>
            <w:left w:val="none" w:sz="0" w:space="0" w:color="auto"/>
            <w:bottom w:val="none" w:sz="0" w:space="0" w:color="auto"/>
            <w:right w:val="none" w:sz="0" w:space="0" w:color="auto"/>
          </w:divBdr>
        </w:div>
        <w:div w:id="208152280">
          <w:marLeft w:val="640"/>
          <w:marRight w:val="0"/>
          <w:marTop w:val="0"/>
          <w:marBottom w:val="0"/>
          <w:divBdr>
            <w:top w:val="none" w:sz="0" w:space="0" w:color="auto"/>
            <w:left w:val="none" w:sz="0" w:space="0" w:color="auto"/>
            <w:bottom w:val="none" w:sz="0" w:space="0" w:color="auto"/>
            <w:right w:val="none" w:sz="0" w:space="0" w:color="auto"/>
          </w:divBdr>
        </w:div>
        <w:div w:id="1670206524">
          <w:marLeft w:val="640"/>
          <w:marRight w:val="0"/>
          <w:marTop w:val="0"/>
          <w:marBottom w:val="0"/>
          <w:divBdr>
            <w:top w:val="none" w:sz="0" w:space="0" w:color="auto"/>
            <w:left w:val="none" w:sz="0" w:space="0" w:color="auto"/>
            <w:bottom w:val="none" w:sz="0" w:space="0" w:color="auto"/>
            <w:right w:val="none" w:sz="0" w:space="0" w:color="auto"/>
          </w:divBdr>
        </w:div>
        <w:div w:id="2071884587">
          <w:marLeft w:val="640"/>
          <w:marRight w:val="0"/>
          <w:marTop w:val="0"/>
          <w:marBottom w:val="0"/>
          <w:divBdr>
            <w:top w:val="none" w:sz="0" w:space="0" w:color="auto"/>
            <w:left w:val="none" w:sz="0" w:space="0" w:color="auto"/>
            <w:bottom w:val="none" w:sz="0" w:space="0" w:color="auto"/>
            <w:right w:val="none" w:sz="0" w:space="0" w:color="auto"/>
          </w:divBdr>
        </w:div>
        <w:div w:id="163326182">
          <w:marLeft w:val="640"/>
          <w:marRight w:val="0"/>
          <w:marTop w:val="0"/>
          <w:marBottom w:val="0"/>
          <w:divBdr>
            <w:top w:val="none" w:sz="0" w:space="0" w:color="auto"/>
            <w:left w:val="none" w:sz="0" w:space="0" w:color="auto"/>
            <w:bottom w:val="none" w:sz="0" w:space="0" w:color="auto"/>
            <w:right w:val="none" w:sz="0" w:space="0" w:color="auto"/>
          </w:divBdr>
        </w:div>
      </w:divsChild>
    </w:div>
    <w:div w:id="1461998892">
      <w:bodyDiv w:val="1"/>
      <w:marLeft w:val="0"/>
      <w:marRight w:val="0"/>
      <w:marTop w:val="0"/>
      <w:marBottom w:val="0"/>
      <w:divBdr>
        <w:top w:val="none" w:sz="0" w:space="0" w:color="auto"/>
        <w:left w:val="none" w:sz="0" w:space="0" w:color="auto"/>
        <w:bottom w:val="none" w:sz="0" w:space="0" w:color="auto"/>
        <w:right w:val="none" w:sz="0" w:space="0" w:color="auto"/>
      </w:divBdr>
      <w:divsChild>
        <w:div w:id="31881396">
          <w:marLeft w:val="640"/>
          <w:marRight w:val="0"/>
          <w:marTop w:val="0"/>
          <w:marBottom w:val="0"/>
          <w:divBdr>
            <w:top w:val="none" w:sz="0" w:space="0" w:color="auto"/>
            <w:left w:val="none" w:sz="0" w:space="0" w:color="auto"/>
            <w:bottom w:val="none" w:sz="0" w:space="0" w:color="auto"/>
            <w:right w:val="none" w:sz="0" w:space="0" w:color="auto"/>
          </w:divBdr>
        </w:div>
        <w:div w:id="326059459">
          <w:marLeft w:val="640"/>
          <w:marRight w:val="0"/>
          <w:marTop w:val="0"/>
          <w:marBottom w:val="0"/>
          <w:divBdr>
            <w:top w:val="none" w:sz="0" w:space="0" w:color="auto"/>
            <w:left w:val="none" w:sz="0" w:space="0" w:color="auto"/>
            <w:bottom w:val="none" w:sz="0" w:space="0" w:color="auto"/>
            <w:right w:val="none" w:sz="0" w:space="0" w:color="auto"/>
          </w:divBdr>
        </w:div>
        <w:div w:id="372658925">
          <w:marLeft w:val="640"/>
          <w:marRight w:val="0"/>
          <w:marTop w:val="0"/>
          <w:marBottom w:val="0"/>
          <w:divBdr>
            <w:top w:val="none" w:sz="0" w:space="0" w:color="auto"/>
            <w:left w:val="none" w:sz="0" w:space="0" w:color="auto"/>
            <w:bottom w:val="none" w:sz="0" w:space="0" w:color="auto"/>
            <w:right w:val="none" w:sz="0" w:space="0" w:color="auto"/>
          </w:divBdr>
        </w:div>
        <w:div w:id="745107473">
          <w:marLeft w:val="640"/>
          <w:marRight w:val="0"/>
          <w:marTop w:val="0"/>
          <w:marBottom w:val="0"/>
          <w:divBdr>
            <w:top w:val="none" w:sz="0" w:space="0" w:color="auto"/>
            <w:left w:val="none" w:sz="0" w:space="0" w:color="auto"/>
            <w:bottom w:val="none" w:sz="0" w:space="0" w:color="auto"/>
            <w:right w:val="none" w:sz="0" w:space="0" w:color="auto"/>
          </w:divBdr>
        </w:div>
        <w:div w:id="812332077">
          <w:marLeft w:val="640"/>
          <w:marRight w:val="0"/>
          <w:marTop w:val="0"/>
          <w:marBottom w:val="0"/>
          <w:divBdr>
            <w:top w:val="none" w:sz="0" w:space="0" w:color="auto"/>
            <w:left w:val="none" w:sz="0" w:space="0" w:color="auto"/>
            <w:bottom w:val="none" w:sz="0" w:space="0" w:color="auto"/>
            <w:right w:val="none" w:sz="0" w:space="0" w:color="auto"/>
          </w:divBdr>
        </w:div>
        <w:div w:id="901214382">
          <w:marLeft w:val="640"/>
          <w:marRight w:val="0"/>
          <w:marTop w:val="0"/>
          <w:marBottom w:val="0"/>
          <w:divBdr>
            <w:top w:val="none" w:sz="0" w:space="0" w:color="auto"/>
            <w:left w:val="none" w:sz="0" w:space="0" w:color="auto"/>
            <w:bottom w:val="none" w:sz="0" w:space="0" w:color="auto"/>
            <w:right w:val="none" w:sz="0" w:space="0" w:color="auto"/>
          </w:divBdr>
        </w:div>
        <w:div w:id="984242229">
          <w:marLeft w:val="640"/>
          <w:marRight w:val="0"/>
          <w:marTop w:val="0"/>
          <w:marBottom w:val="0"/>
          <w:divBdr>
            <w:top w:val="none" w:sz="0" w:space="0" w:color="auto"/>
            <w:left w:val="none" w:sz="0" w:space="0" w:color="auto"/>
            <w:bottom w:val="none" w:sz="0" w:space="0" w:color="auto"/>
            <w:right w:val="none" w:sz="0" w:space="0" w:color="auto"/>
          </w:divBdr>
        </w:div>
        <w:div w:id="1070689085">
          <w:marLeft w:val="640"/>
          <w:marRight w:val="0"/>
          <w:marTop w:val="0"/>
          <w:marBottom w:val="0"/>
          <w:divBdr>
            <w:top w:val="none" w:sz="0" w:space="0" w:color="auto"/>
            <w:left w:val="none" w:sz="0" w:space="0" w:color="auto"/>
            <w:bottom w:val="none" w:sz="0" w:space="0" w:color="auto"/>
            <w:right w:val="none" w:sz="0" w:space="0" w:color="auto"/>
          </w:divBdr>
        </w:div>
        <w:div w:id="1122378365">
          <w:marLeft w:val="640"/>
          <w:marRight w:val="0"/>
          <w:marTop w:val="0"/>
          <w:marBottom w:val="0"/>
          <w:divBdr>
            <w:top w:val="none" w:sz="0" w:space="0" w:color="auto"/>
            <w:left w:val="none" w:sz="0" w:space="0" w:color="auto"/>
            <w:bottom w:val="none" w:sz="0" w:space="0" w:color="auto"/>
            <w:right w:val="none" w:sz="0" w:space="0" w:color="auto"/>
          </w:divBdr>
        </w:div>
        <w:div w:id="1582904360">
          <w:marLeft w:val="640"/>
          <w:marRight w:val="0"/>
          <w:marTop w:val="0"/>
          <w:marBottom w:val="0"/>
          <w:divBdr>
            <w:top w:val="none" w:sz="0" w:space="0" w:color="auto"/>
            <w:left w:val="none" w:sz="0" w:space="0" w:color="auto"/>
            <w:bottom w:val="none" w:sz="0" w:space="0" w:color="auto"/>
            <w:right w:val="none" w:sz="0" w:space="0" w:color="auto"/>
          </w:divBdr>
        </w:div>
        <w:div w:id="1644190959">
          <w:marLeft w:val="640"/>
          <w:marRight w:val="0"/>
          <w:marTop w:val="0"/>
          <w:marBottom w:val="0"/>
          <w:divBdr>
            <w:top w:val="none" w:sz="0" w:space="0" w:color="auto"/>
            <w:left w:val="none" w:sz="0" w:space="0" w:color="auto"/>
            <w:bottom w:val="none" w:sz="0" w:space="0" w:color="auto"/>
            <w:right w:val="none" w:sz="0" w:space="0" w:color="auto"/>
          </w:divBdr>
        </w:div>
        <w:div w:id="1750346234">
          <w:marLeft w:val="640"/>
          <w:marRight w:val="0"/>
          <w:marTop w:val="0"/>
          <w:marBottom w:val="0"/>
          <w:divBdr>
            <w:top w:val="none" w:sz="0" w:space="0" w:color="auto"/>
            <w:left w:val="none" w:sz="0" w:space="0" w:color="auto"/>
            <w:bottom w:val="none" w:sz="0" w:space="0" w:color="auto"/>
            <w:right w:val="none" w:sz="0" w:space="0" w:color="auto"/>
          </w:divBdr>
        </w:div>
        <w:div w:id="1770543789">
          <w:marLeft w:val="640"/>
          <w:marRight w:val="0"/>
          <w:marTop w:val="0"/>
          <w:marBottom w:val="0"/>
          <w:divBdr>
            <w:top w:val="none" w:sz="0" w:space="0" w:color="auto"/>
            <w:left w:val="none" w:sz="0" w:space="0" w:color="auto"/>
            <w:bottom w:val="none" w:sz="0" w:space="0" w:color="auto"/>
            <w:right w:val="none" w:sz="0" w:space="0" w:color="auto"/>
          </w:divBdr>
        </w:div>
        <w:div w:id="1822576254">
          <w:marLeft w:val="640"/>
          <w:marRight w:val="0"/>
          <w:marTop w:val="0"/>
          <w:marBottom w:val="0"/>
          <w:divBdr>
            <w:top w:val="none" w:sz="0" w:space="0" w:color="auto"/>
            <w:left w:val="none" w:sz="0" w:space="0" w:color="auto"/>
            <w:bottom w:val="none" w:sz="0" w:space="0" w:color="auto"/>
            <w:right w:val="none" w:sz="0" w:space="0" w:color="auto"/>
          </w:divBdr>
        </w:div>
        <w:div w:id="1905529502">
          <w:marLeft w:val="640"/>
          <w:marRight w:val="0"/>
          <w:marTop w:val="0"/>
          <w:marBottom w:val="0"/>
          <w:divBdr>
            <w:top w:val="none" w:sz="0" w:space="0" w:color="auto"/>
            <w:left w:val="none" w:sz="0" w:space="0" w:color="auto"/>
            <w:bottom w:val="none" w:sz="0" w:space="0" w:color="auto"/>
            <w:right w:val="none" w:sz="0" w:space="0" w:color="auto"/>
          </w:divBdr>
        </w:div>
        <w:div w:id="1931428270">
          <w:marLeft w:val="640"/>
          <w:marRight w:val="0"/>
          <w:marTop w:val="0"/>
          <w:marBottom w:val="0"/>
          <w:divBdr>
            <w:top w:val="none" w:sz="0" w:space="0" w:color="auto"/>
            <w:left w:val="none" w:sz="0" w:space="0" w:color="auto"/>
            <w:bottom w:val="none" w:sz="0" w:space="0" w:color="auto"/>
            <w:right w:val="none" w:sz="0" w:space="0" w:color="auto"/>
          </w:divBdr>
        </w:div>
      </w:divsChild>
    </w:div>
    <w:div w:id="1464075799">
      <w:bodyDiv w:val="1"/>
      <w:marLeft w:val="0"/>
      <w:marRight w:val="0"/>
      <w:marTop w:val="0"/>
      <w:marBottom w:val="0"/>
      <w:divBdr>
        <w:top w:val="none" w:sz="0" w:space="0" w:color="auto"/>
        <w:left w:val="none" w:sz="0" w:space="0" w:color="auto"/>
        <w:bottom w:val="none" w:sz="0" w:space="0" w:color="auto"/>
        <w:right w:val="none" w:sz="0" w:space="0" w:color="auto"/>
      </w:divBdr>
      <w:divsChild>
        <w:div w:id="681931255">
          <w:marLeft w:val="640"/>
          <w:marRight w:val="0"/>
          <w:marTop w:val="0"/>
          <w:marBottom w:val="0"/>
          <w:divBdr>
            <w:top w:val="none" w:sz="0" w:space="0" w:color="auto"/>
            <w:left w:val="none" w:sz="0" w:space="0" w:color="auto"/>
            <w:bottom w:val="none" w:sz="0" w:space="0" w:color="auto"/>
            <w:right w:val="none" w:sz="0" w:space="0" w:color="auto"/>
          </w:divBdr>
        </w:div>
        <w:div w:id="863443718">
          <w:marLeft w:val="640"/>
          <w:marRight w:val="0"/>
          <w:marTop w:val="0"/>
          <w:marBottom w:val="0"/>
          <w:divBdr>
            <w:top w:val="none" w:sz="0" w:space="0" w:color="auto"/>
            <w:left w:val="none" w:sz="0" w:space="0" w:color="auto"/>
            <w:bottom w:val="none" w:sz="0" w:space="0" w:color="auto"/>
            <w:right w:val="none" w:sz="0" w:space="0" w:color="auto"/>
          </w:divBdr>
        </w:div>
        <w:div w:id="1128860751">
          <w:marLeft w:val="640"/>
          <w:marRight w:val="0"/>
          <w:marTop w:val="0"/>
          <w:marBottom w:val="0"/>
          <w:divBdr>
            <w:top w:val="none" w:sz="0" w:space="0" w:color="auto"/>
            <w:left w:val="none" w:sz="0" w:space="0" w:color="auto"/>
            <w:bottom w:val="none" w:sz="0" w:space="0" w:color="auto"/>
            <w:right w:val="none" w:sz="0" w:space="0" w:color="auto"/>
          </w:divBdr>
        </w:div>
        <w:div w:id="1163858554">
          <w:marLeft w:val="640"/>
          <w:marRight w:val="0"/>
          <w:marTop w:val="0"/>
          <w:marBottom w:val="0"/>
          <w:divBdr>
            <w:top w:val="none" w:sz="0" w:space="0" w:color="auto"/>
            <w:left w:val="none" w:sz="0" w:space="0" w:color="auto"/>
            <w:bottom w:val="none" w:sz="0" w:space="0" w:color="auto"/>
            <w:right w:val="none" w:sz="0" w:space="0" w:color="auto"/>
          </w:divBdr>
        </w:div>
        <w:div w:id="1278490093">
          <w:marLeft w:val="640"/>
          <w:marRight w:val="0"/>
          <w:marTop w:val="0"/>
          <w:marBottom w:val="0"/>
          <w:divBdr>
            <w:top w:val="none" w:sz="0" w:space="0" w:color="auto"/>
            <w:left w:val="none" w:sz="0" w:space="0" w:color="auto"/>
            <w:bottom w:val="none" w:sz="0" w:space="0" w:color="auto"/>
            <w:right w:val="none" w:sz="0" w:space="0" w:color="auto"/>
          </w:divBdr>
        </w:div>
        <w:div w:id="1342077739">
          <w:marLeft w:val="640"/>
          <w:marRight w:val="0"/>
          <w:marTop w:val="0"/>
          <w:marBottom w:val="0"/>
          <w:divBdr>
            <w:top w:val="none" w:sz="0" w:space="0" w:color="auto"/>
            <w:left w:val="none" w:sz="0" w:space="0" w:color="auto"/>
            <w:bottom w:val="none" w:sz="0" w:space="0" w:color="auto"/>
            <w:right w:val="none" w:sz="0" w:space="0" w:color="auto"/>
          </w:divBdr>
        </w:div>
        <w:div w:id="1463689744">
          <w:marLeft w:val="640"/>
          <w:marRight w:val="0"/>
          <w:marTop w:val="0"/>
          <w:marBottom w:val="0"/>
          <w:divBdr>
            <w:top w:val="none" w:sz="0" w:space="0" w:color="auto"/>
            <w:left w:val="none" w:sz="0" w:space="0" w:color="auto"/>
            <w:bottom w:val="none" w:sz="0" w:space="0" w:color="auto"/>
            <w:right w:val="none" w:sz="0" w:space="0" w:color="auto"/>
          </w:divBdr>
        </w:div>
        <w:div w:id="1619295867">
          <w:marLeft w:val="640"/>
          <w:marRight w:val="0"/>
          <w:marTop w:val="0"/>
          <w:marBottom w:val="0"/>
          <w:divBdr>
            <w:top w:val="none" w:sz="0" w:space="0" w:color="auto"/>
            <w:left w:val="none" w:sz="0" w:space="0" w:color="auto"/>
            <w:bottom w:val="none" w:sz="0" w:space="0" w:color="auto"/>
            <w:right w:val="none" w:sz="0" w:space="0" w:color="auto"/>
          </w:divBdr>
        </w:div>
        <w:div w:id="1730182461">
          <w:marLeft w:val="640"/>
          <w:marRight w:val="0"/>
          <w:marTop w:val="0"/>
          <w:marBottom w:val="0"/>
          <w:divBdr>
            <w:top w:val="none" w:sz="0" w:space="0" w:color="auto"/>
            <w:left w:val="none" w:sz="0" w:space="0" w:color="auto"/>
            <w:bottom w:val="none" w:sz="0" w:space="0" w:color="auto"/>
            <w:right w:val="none" w:sz="0" w:space="0" w:color="auto"/>
          </w:divBdr>
        </w:div>
        <w:div w:id="1743135041">
          <w:marLeft w:val="640"/>
          <w:marRight w:val="0"/>
          <w:marTop w:val="0"/>
          <w:marBottom w:val="0"/>
          <w:divBdr>
            <w:top w:val="none" w:sz="0" w:space="0" w:color="auto"/>
            <w:left w:val="none" w:sz="0" w:space="0" w:color="auto"/>
            <w:bottom w:val="none" w:sz="0" w:space="0" w:color="auto"/>
            <w:right w:val="none" w:sz="0" w:space="0" w:color="auto"/>
          </w:divBdr>
        </w:div>
        <w:div w:id="1864321736">
          <w:marLeft w:val="640"/>
          <w:marRight w:val="0"/>
          <w:marTop w:val="0"/>
          <w:marBottom w:val="0"/>
          <w:divBdr>
            <w:top w:val="none" w:sz="0" w:space="0" w:color="auto"/>
            <w:left w:val="none" w:sz="0" w:space="0" w:color="auto"/>
            <w:bottom w:val="none" w:sz="0" w:space="0" w:color="auto"/>
            <w:right w:val="none" w:sz="0" w:space="0" w:color="auto"/>
          </w:divBdr>
        </w:div>
      </w:divsChild>
    </w:div>
    <w:div w:id="1467552535">
      <w:bodyDiv w:val="1"/>
      <w:marLeft w:val="0"/>
      <w:marRight w:val="0"/>
      <w:marTop w:val="0"/>
      <w:marBottom w:val="0"/>
      <w:divBdr>
        <w:top w:val="none" w:sz="0" w:space="0" w:color="auto"/>
        <w:left w:val="none" w:sz="0" w:space="0" w:color="auto"/>
        <w:bottom w:val="none" w:sz="0" w:space="0" w:color="auto"/>
        <w:right w:val="none" w:sz="0" w:space="0" w:color="auto"/>
      </w:divBdr>
      <w:divsChild>
        <w:div w:id="1236086337">
          <w:marLeft w:val="640"/>
          <w:marRight w:val="0"/>
          <w:marTop w:val="0"/>
          <w:marBottom w:val="0"/>
          <w:divBdr>
            <w:top w:val="none" w:sz="0" w:space="0" w:color="auto"/>
            <w:left w:val="none" w:sz="0" w:space="0" w:color="auto"/>
            <w:bottom w:val="none" w:sz="0" w:space="0" w:color="auto"/>
            <w:right w:val="none" w:sz="0" w:space="0" w:color="auto"/>
          </w:divBdr>
        </w:div>
        <w:div w:id="1759515833">
          <w:marLeft w:val="640"/>
          <w:marRight w:val="0"/>
          <w:marTop w:val="0"/>
          <w:marBottom w:val="0"/>
          <w:divBdr>
            <w:top w:val="none" w:sz="0" w:space="0" w:color="auto"/>
            <w:left w:val="none" w:sz="0" w:space="0" w:color="auto"/>
            <w:bottom w:val="none" w:sz="0" w:space="0" w:color="auto"/>
            <w:right w:val="none" w:sz="0" w:space="0" w:color="auto"/>
          </w:divBdr>
        </w:div>
        <w:div w:id="768506072">
          <w:marLeft w:val="640"/>
          <w:marRight w:val="0"/>
          <w:marTop w:val="0"/>
          <w:marBottom w:val="0"/>
          <w:divBdr>
            <w:top w:val="none" w:sz="0" w:space="0" w:color="auto"/>
            <w:left w:val="none" w:sz="0" w:space="0" w:color="auto"/>
            <w:bottom w:val="none" w:sz="0" w:space="0" w:color="auto"/>
            <w:right w:val="none" w:sz="0" w:space="0" w:color="auto"/>
          </w:divBdr>
        </w:div>
        <w:div w:id="1273828637">
          <w:marLeft w:val="640"/>
          <w:marRight w:val="0"/>
          <w:marTop w:val="0"/>
          <w:marBottom w:val="0"/>
          <w:divBdr>
            <w:top w:val="none" w:sz="0" w:space="0" w:color="auto"/>
            <w:left w:val="none" w:sz="0" w:space="0" w:color="auto"/>
            <w:bottom w:val="none" w:sz="0" w:space="0" w:color="auto"/>
            <w:right w:val="none" w:sz="0" w:space="0" w:color="auto"/>
          </w:divBdr>
        </w:div>
        <w:div w:id="1255700328">
          <w:marLeft w:val="640"/>
          <w:marRight w:val="0"/>
          <w:marTop w:val="0"/>
          <w:marBottom w:val="0"/>
          <w:divBdr>
            <w:top w:val="none" w:sz="0" w:space="0" w:color="auto"/>
            <w:left w:val="none" w:sz="0" w:space="0" w:color="auto"/>
            <w:bottom w:val="none" w:sz="0" w:space="0" w:color="auto"/>
            <w:right w:val="none" w:sz="0" w:space="0" w:color="auto"/>
          </w:divBdr>
        </w:div>
        <w:div w:id="1531064298">
          <w:marLeft w:val="640"/>
          <w:marRight w:val="0"/>
          <w:marTop w:val="0"/>
          <w:marBottom w:val="0"/>
          <w:divBdr>
            <w:top w:val="none" w:sz="0" w:space="0" w:color="auto"/>
            <w:left w:val="none" w:sz="0" w:space="0" w:color="auto"/>
            <w:bottom w:val="none" w:sz="0" w:space="0" w:color="auto"/>
            <w:right w:val="none" w:sz="0" w:space="0" w:color="auto"/>
          </w:divBdr>
        </w:div>
        <w:div w:id="1021975157">
          <w:marLeft w:val="640"/>
          <w:marRight w:val="0"/>
          <w:marTop w:val="0"/>
          <w:marBottom w:val="0"/>
          <w:divBdr>
            <w:top w:val="none" w:sz="0" w:space="0" w:color="auto"/>
            <w:left w:val="none" w:sz="0" w:space="0" w:color="auto"/>
            <w:bottom w:val="none" w:sz="0" w:space="0" w:color="auto"/>
            <w:right w:val="none" w:sz="0" w:space="0" w:color="auto"/>
          </w:divBdr>
        </w:div>
        <w:div w:id="864709554">
          <w:marLeft w:val="640"/>
          <w:marRight w:val="0"/>
          <w:marTop w:val="0"/>
          <w:marBottom w:val="0"/>
          <w:divBdr>
            <w:top w:val="none" w:sz="0" w:space="0" w:color="auto"/>
            <w:left w:val="none" w:sz="0" w:space="0" w:color="auto"/>
            <w:bottom w:val="none" w:sz="0" w:space="0" w:color="auto"/>
            <w:right w:val="none" w:sz="0" w:space="0" w:color="auto"/>
          </w:divBdr>
        </w:div>
        <w:div w:id="1343623214">
          <w:marLeft w:val="640"/>
          <w:marRight w:val="0"/>
          <w:marTop w:val="0"/>
          <w:marBottom w:val="0"/>
          <w:divBdr>
            <w:top w:val="none" w:sz="0" w:space="0" w:color="auto"/>
            <w:left w:val="none" w:sz="0" w:space="0" w:color="auto"/>
            <w:bottom w:val="none" w:sz="0" w:space="0" w:color="auto"/>
            <w:right w:val="none" w:sz="0" w:space="0" w:color="auto"/>
          </w:divBdr>
        </w:div>
        <w:div w:id="124741979">
          <w:marLeft w:val="640"/>
          <w:marRight w:val="0"/>
          <w:marTop w:val="0"/>
          <w:marBottom w:val="0"/>
          <w:divBdr>
            <w:top w:val="none" w:sz="0" w:space="0" w:color="auto"/>
            <w:left w:val="none" w:sz="0" w:space="0" w:color="auto"/>
            <w:bottom w:val="none" w:sz="0" w:space="0" w:color="auto"/>
            <w:right w:val="none" w:sz="0" w:space="0" w:color="auto"/>
          </w:divBdr>
        </w:div>
        <w:div w:id="13121562">
          <w:marLeft w:val="640"/>
          <w:marRight w:val="0"/>
          <w:marTop w:val="0"/>
          <w:marBottom w:val="0"/>
          <w:divBdr>
            <w:top w:val="none" w:sz="0" w:space="0" w:color="auto"/>
            <w:left w:val="none" w:sz="0" w:space="0" w:color="auto"/>
            <w:bottom w:val="none" w:sz="0" w:space="0" w:color="auto"/>
            <w:right w:val="none" w:sz="0" w:space="0" w:color="auto"/>
          </w:divBdr>
        </w:div>
        <w:div w:id="151260481">
          <w:marLeft w:val="640"/>
          <w:marRight w:val="0"/>
          <w:marTop w:val="0"/>
          <w:marBottom w:val="0"/>
          <w:divBdr>
            <w:top w:val="none" w:sz="0" w:space="0" w:color="auto"/>
            <w:left w:val="none" w:sz="0" w:space="0" w:color="auto"/>
            <w:bottom w:val="none" w:sz="0" w:space="0" w:color="auto"/>
            <w:right w:val="none" w:sz="0" w:space="0" w:color="auto"/>
          </w:divBdr>
        </w:div>
        <w:div w:id="1282688092">
          <w:marLeft w:val="640"/>
          <w:marRight w:val="0"/>
          <w:marTop w:val="0"/>
          <w:marBottom w:val="0"/>
          <w:divBdr>
            <w:top w:val="none" w:sz="0" w:space="0" w:color="auto"/>
            <w:left w:val="none" w:sz="0" w:space="0" w:color="auto"/>
            <w:bottom w:val="none" w:sz="0" w:space="0" w:color="auto"/>
            <w:right w:val="none" w:sz="0" w:space="0" w:color="auto"/>
          </w:divBdr>
        </w:div>
        <w:div w:id="1672442515">
          <w:marLeft w:val="640"/>
          <w:marRight w:val="0"/>
          <w:marTop w:val="0"/>
          <w:marBottom w:val="0"/>
          <w:divBdr>
            <w:top w:val="none" w:sz="0" w:space="0" w:color="auto"/>
            <w:left w:val="none" w:sz="0" w:space="0" w:color="auto"/>
            <w:bottom w:val="none" w:sz="0" w:space="0" w:color="auto"/>
            <w:right w:val="none" w:sz="0" w:space="0" w:color="auto"/>
          </w:divBdr>
        </w:div>
        <w:div w:id="1425221300">
          <w:marLeft w:val="640"/>
          <w:marRight w:val="0"/>
          <w:marTop w:val="0"/>
          <w:marBottom w:val="0"/>
          <w:divBdr>
            <w:top w:val="none" w:sz="0" w:space="0" w:color="auto"/>
            <w:left w:val="none" w:sz="0" w:space="0" w:color="auto"/>
            <w:bottom w:val="none" w:sz="0" w:space="0" w:color="auto"/>
            <w:right w:val="none" w:sz="0" w:space="0" w:color="auto"/>
          </w:divBdr>
        </w:div>
        <w:div w:id="1715037198">
          <w:marLeft w:val="640"/>
          <w:marRight w:val="0"/>
          <w:marTop w:val="0"/>
          <w:marBottom w:val="0"/>
          <w:divBdr>
            <w:top w:val="none" w:sz="0" w:space="0" w:color="auto"/>
            <w:left w:val="none" w:sz="0" w:space="0" w:color="auto"/>
            <w:bottom w:val="none" w:sz="0" w:space="0" w:color="auto"/>
            <w:right w:val="none" w:sz="0" w:space="0" w:color="auto"/>
          </w:divBdr>
        </w:div>
        <w:div w:id="1719275926">
          <w:marLeft w:val="640"/>
          <w:marRight w:val="0"/>
          <w:marTop w:val="0"/>
          <w:marBottom w:val="0"/>
          <w:divBdr>
            <w:top w:val="none" w:sz="0" w:space="0" w:color="auto"/>
            <w:left w:val="none" w:sz="0" w:space="0" w:color="auto"/>
            <w:bottom w:val="none" w:sz="0" w:space="0" w:color="auto"/>
            <w:right w:val="none" w:sz="0" w:space="0" w:color="auto"/>
          </w:divBdr>
        </w:div>
        <w:div w:id="1487042472">
          <w:marLeft w:val="640"/>
          <w:marRight w:val="0"/>
          <w:marTop w:val="0"/>
          <w:marBottom w:val="0"/>
          <w:divBdr>
            <w:top w:val="none" w:sz="0" w:space="0" w:color="auto"/>
            <w:left w:val="none" w:sz="0" w:space="0" w:color="auto"/>
            <w:bottom w:val="none" w:sz="0" w:space="0" w:color="auto"/>
            <w:right w:val="none" w:sz="0" w:space="0" w:color="auto"/>
          </w:divBdr>
        </w:div>
        <w:div w:id="1615089913">
          <w:marLeft w:val="640"/>
          <w:marRight w:val="0"/>
          <w:marTop w:val="0"/>
          <w:marBottom w:val="0"/>
          <w:divBdr>
            <w:top w:val="none" w:sz="0" w:space="0" w:color="auto"/>
            <w:left w:val="none" w:sz="0" w:space="0" w:color="auto"/>
            <w:bottom w:val="none" w:sz="0" w:space="0" w:color="auto"/>
            <w:right w:val="none" w:sz="0" w:space="0" w:color="auto"/>
          </w:divBdr>
        </w:div>
        <w:div w:id="286356468">
          <w:marLeft w:val="640"/>
          <w:marRight w:val="0"/>
          <w:marTop w:val="0"/>
          <w:marBottom w:val="0"/>
          <w:divBdr>
            <w:top w:val="none" w:sz="0" w:space="0" w:color="auto"/>
            <w:left w:val="none" w:sz="0" w:space="0" w:color="auto"/>
            <w:bottom w:val="none" w:sz="0" w:space="0" w:color="auto"/>
            <w:right w:val="none" w:sz="0" w:space="0" w:color="auto"/>
          </w:divBdr>
        </w:div>
        <w:div w:id="596060150">
          <w:marLeft w:val="640"/>
          <w:marRight w:val="0"/>
          <w:marTop w:val="0"/>
          <w:marBottom w:val="0"/>
          <w:divBdr>
            <w:top w:val="none" w:sz="0" w:space="0" w:color="auto"/>
            <w:left w:val="none" w:sz="0" w:space="0" w:color="auto"/>
            <w:bottom w:val="none" w:sz="0" w:space="0" w:color="auto"/>
            <w:right w:val="none" w:sz="0" w:space="0" w:color="auto"/>
          </w:divBdr>
        </w:div>
        <w:div w:id="1372731169">
          <w:marLeft w:val="640"/>
          <w:marRight w:val="0"/>
          <w:marTop w:val="0"/>
          <w:marBottom w:val="0"/>
          <w:divBdr>
            <w:top w:val="none" w:sz="0" w:space="0" w:color="auto"/>
            <w:left w:val="none" w:sz="0" w:space="0" w:color="auto"/>
            <w:bottom w:val="none" w:sz="0" w:space="0" w:color="auto"/>
            <w:right w:val="none" w:sz="0" w:space="0" w:color="auto"/>
          </w:divBdr>
        </w:div>
        <w:div w:id="939920242">
          <w:marLeft w:val="640"/>
          <w:marRight w:val="0"/>
          <w:marTop w:val="0"/>
          <w:marBottom w:val="0"/>
          <w:divBdr>
            <w:top w:val="none" w:sz="0" w:space="0" w:color="auto"/>
            <w:left w:val="none" w:sz="0" w:space="0" w:color="auto"/>
            <w:bottom w:val="none" w:sz="0" w:space="0" w:color="auto"/>
            <w:right w:val="none" w:sz="0" w:space="0" w:color="auto"/>
          </w:divBdr>
        </w:div>
        <w:div w:id="882210367">
          <w:marLeft w:val="640"/>
          <w:marRight w:val="0"/>
          <w:marTop w:val="0"/>
          <w:marBottom w:val="0"/>
          <w:divBdr>
            <w:top w:val="none" w:sz="0" w:space="0" w:color="auto"/>
            <w:left w:val="none" w:sz="0" w:space="0" w:color="auto"/>
            <w:bottom w:val="none" w:sz="0" w:space="0" w:color="auto"/>
            <w:right w:val="none" w:sz="0" w:space="0" w:color="auto"/>
          </w:divBdr>
        </w:div>
        <w:div w:id="922909541">
          <w:marLeft w:val="640"/>
          <w:marRight w:val="0"/>
          <w:marTop w:val="0"/>
          <w:marBottom w:val="0"/>
          <w:divBdr>
            <w:top w:val="none" w:sz="0" w:space="0" w:color="auto"/>
            <w:left w:val="none" w:sz="0" w:space="0" w:color="auto"/>
            <w:bottom w:val="none" w:sz="0" w:space="0" w:color="auto"/>
            <w:right w:val="none" w:sz="0" w:space="0" w:color="auto"/>
          </w:divBdr>
        </w:div>
        <w:div w:id="1395161584">
          <w:marLeft w:val="640"/>
          <w:marRight w:val="0"/>
          <w:marTop w:val="0"/>
          <w:marBottom w:val="0"/>
          <w:divBdr>
            <w:top w:val="none" w:sz="0" w:space="0" w:color="auto"/>
            <w:left w:val="none" w:sz="0" w:space="0" w:color="auto"/>
            <w:bottom w:val="none" w:sz="0" w:space="0" w:color="auto"/>
            <w:right w:val="none" w:sz="0" w:space="0" w:color="auto"/>
          </w:divBdr>
        </w:div>
        <w:div w:id="1583685430">
          <w:marLeft w:val="640"/>
          <w:marRight w:val="0"/>
          <w:marTop w:val="0"/>
          <w:marBottom w:val="0"/>
          <w:divBdr>
            <w:top w:val="none" w:sz="0" w:space="0" w:color="auto"/>
            <w:left w:val="none" w:sz="0" w:space="0" w:color="auto"/>
            <w:bottom w:val="none" w:sz="0" w:space="0" w:color="auto"/>
            <w:right w:val="none" w:sz="0" w:space="0" w:color="auto"/>
          </w:divBdr>
        </w:div>
        <w:div w:id="784422360">
          <w:marLeft w:val="640"/>
          <w:marRight w:val="0"/>
          <w:marTop w:val="0"/>
          <w:marBottom w:val="0"/>
          <w:divBdr>
            <w:top w:val="none" w:sz="0" w:space="0" w:color="auto"/>
            <w:left w:val="none" w:sz="0" w:space="0" w:color="auto"/>
            <w:bottom w:val="none" w:sz="0" w:space="0" w:color="auto"/>
            <w:right w:val="none" w:sz="0" w:space="0" w:color="auto"/>
          </w:divBdr>
        </w:div>
        <w:div w:id="1871646851">
          <w:marLeft w:val="640"/>
          <w:marRight w:val="0"/>
          <w:marTop w:val="0"/>
          <w:marBottom w:val="0"/>
          <w:divBdr>
            <w:top w:val="none" w:sz="0" w:space="0" w:color="auto"/>
            <w:left w:val="none" w:sz="0" w:space="0" w:color="auto"/>
            <w:bottom w:val="none" w:sz="0" w:space="0" w:color="auto"/>
            <w:right w:val="none" w:sz="0" w:space="0" w:color="auto"/>
          </w:divBdr>
        </w:div>
        <w:div w:id="1778863569">
          <w:marLeft w:val="640"/>
          <w:marRight w:val="0"/>
          <w:marTop w:val="0"/>
          <w:marBottom w:val="0"/>
          <w:divBdr>
            <w:top w:val="none" w:sz="0" w:space="0" w:color="auto"/>
            <w:left w:val="none" w:sz="0" w:space="0" w:color="auto"/>
            <w:bottom w:val="none" w:sz="0" w:space="0" w:color="auto"/>
            <w:right w:val="none" w:sz="0" w:space="0" w:color="auto"/>
          </w:divBdr>
        </w:div>
        <w:div w:id="1691100889">
          <w:marLeft w:val="640"/>
          <w:marRight w:val="0"/>
          <w:marTop w:val="0"/>
          <w:marBottom w:val="0"/>
          <w:divBdr>
            <w:top w:val="none" w:sz="0" w:space="0" w:color="auto"/>
            <w:left w:val="none" w:sz="0" w:space="0" w:color="auto"/>
            <w:bottom w:val="none" w:sz="0" w:space="0" w:color="auto"/>
            <w:right w:val="none" w:sz="0" w:space="0" w:color="auto"/>
          </w:divBdr>
        </w:div>
        <w:div w:id="819076553">
          <w:marLeft w:val="640"/>
          <w:marRight w:val="0"/>
          <w:marTop w:val="0"/>
          <w:marBottom w:val="0"/>
          <w:divBdr>
            <w:top w:val="none" w:sz="0" w:space="0" w:color="auto"/>
            <w:left w:val="none" w:sz="0" w:space="0" w:color="auto"/>
            <w:bottom w:val="none" w:sz="0" w:space="0" w:color="auto"/>
            <w:right w:val="none" w:sz="0" w:space="0" w:color="auto"/>
          </w:divBdr>
        </w:div>
        <w:div w:id="1444374050">
          <w:marLeft w:val="640"/>
          <w:marRight w:val="0"/>
          <w:marTop w:val="0"/>
          <w:marBottom w:val="0"/>
          <w:divBdr>
            <w:top w:val="none" w:sz="0" w:space="0" w:color="auto"/>
            <w:left w:val="none" w:sz="0" w:space="0" w:color="auto"/>
            <w:bottom w:val="none" w:sz="0" w:space="0" w:color="auto"/>
            <w:right w:val="none" w:sz="0" w:space="0" w:color="auto"/>
          </w:divBdr>
        </w:div>
        <w:div w:id="1291743184">
          <w:marLeft w:val="640"/>
          <w:marRight w:val="0"/>
          <w:marTop w:val="0"/>
          <w:marBottom w:val="0"/>
          <w:divBdr>
            <w:top w:val="none" w:sz="0" w:space="0" w:color="auto"/>
            <w:left w:val="none" w:sz="0" w:space="0" w:color="auto"/>
            <w:bottom w:val="none" w:sz="0" w:space="0" w:color="auto"/>
            <w:right w:val="none" w:sz="0" w:space="0" w:color="auto"/>
          </w:divBdr>
        </w:div>
        <w:div w:id="15236069">
          <w:marLeft w:val="640"/>
          <w:marRight w:val="0"/>
          <w:marTop w:val="0"/>
          <w:marBottom w:val="0"/>
          <w:divBdr>
            <w:top w:val="none" w:sz="0" w:space="0" w:color="auto"/>
            <w:left w:val="none" w:sz="0" w:space="0" w:color="auto"/>
            <w:bottom w:val="none" w:sz="0" w:space="0" w:color="auto"/>
            <w:right w:val="none" w:sz="0" w:space="0" w:color="auto"/>
          </w:divBdr>
        </w:div>
        <w:div w:id="955254468">
          <w:marLeft w:val="640"/>
          <w:marRight w:val="0"/>
          <w:marTop w:val="0"/>
          <w:marBottom w:val="0"/>
          <w:divBdr>
            <w:top w:val="none" w:sz="0" w:space="0" w:color="auto"/>
            <w:left w:val="none" w:sz="0" w:space="0" w:color="auto"/>
            <w:bottom w:val="none" w:sz="0" w:space="0" w:color="auto"/>
            <w:right w:val="none" w:sz="0" w:space="0" w:color="auto"/>
          </w:divBdr>
        </w:div>
      </w:divsChild>
    </w:div>
    <w:div w:id="1483308991">
      <w:bodyDiv w:val="1"/>
      <w:marLeft w:val="0"/>
      <w:marRight w:val="0"/>
      <w:marTop w:val="0"/>
      <w:marBottom w:val="0"/>
      <w:divBdr>
        <w:top w:val="none" w:sz="0" w:space="0" w:color="auto"/>
        <w:left w:val="none" w:sz="0" w:space="0" w:color="auto"/>
        <w:bottom w:val="none" w:sz="0" w:space="0" w:color="auto"/>
        <w:right w:val="none" w:sz="0" w:space="0" w:color="auto"/>
      </w:divBdr>
      <w:divsChild>
        <w:div w:id="2034068691">
          <w:marLeft w:val="640"/>
          <w:marRight w:val="0"/>
          <w:marTop w:val="0"/>
          <w:marBottom w:val="0"/>
          <w:divBdr>
            <w:top w:val="none" w:sz="0" w:space="0" w:color="auto"/>
            <w:left w:val="none" w:sz="0" w:space="0" w:color="auto"/>
            <w:bottom w:val="none" w:sz="0" w:space="0" w:color="auto"/>
            <w:right w:val="none" w:sz="0" w:space="0" w:color="auto"/>
          </w:divBdr>
        </w:div>
        <w:div w:id="1163622123">
          <w:marLeft w:val="640"/>
          <w:marRight w:val="0"/>
          <w:marTop w:val="0"/>
          <w:marBottom w:val="0"/>
          <w:divBdr>
            <w:top w:val="none" w:sz="0" w:space="0" w:color="auto"/>
            <w:left w:val="none" w:sz="0" w:space="0" w:color="auto"/>
            <w:bottom w:val="none" w:sz="0" w:space="0" w:color="auto"/>
            <w:right w:val="none" w:sz="0" w:space="0" w:color="auto"/>
          </w:divBdr>
        </w:div>
        <w:div w:id="337392698">
          <w:marLeft w:val="640"/>
          <w:marRight w:val="0"/>
          <w:marTop w:val="0"/>
          <w:marBottom w:val="0"/>
          <w:divBdr>
            <w:top w:val="none" w:sz="0" w:space="0" w:color="auto"/>
            <w:left w:val="none" w:sz="0" w:space="0" w:color="auto"/>
            <w:bottom w:val="none" w:sz="0" w:space="0" w:color="auto"/>
            <w:right w:val="none" w:sz="0" w:space="0" w:color="auto"/>
          </w:divBdr>
        </w:div>
        <w:div w:id="776365778">
          <w:marLeft w:val="640"/>
          <w:marRight w:val="0"/>
          <w:marTop w:val="0"/>
          <w:marBottom w:val="0"/>
          <w:divBdr>
            <w:top w:val="none" w:sz="0" w:space="0" w:color="auto"/>
            <w:left w:val="none" w:sz="0" w:space="0" w:color="auto"/>
            <w:bottom w:val="none" w:sz="0" w:space="0" w:color="auto"/>
            <w:right w:val="none" w:sz="0" w:space="0" w:color="auto"/>
          </w:divBdr>
        </w:div>
        <w:div w:id="145054982">
          <w:marLeft w:val="640"/>
          <w:marRight w:val="0"/>
          <w:marTop w:val="0"/>
          <w:marBottom w:val="0"/>
          <w:divBdr>
            <w:top w:val="none" w:sz="0" w:space="0" w:color="auto"/>
            <w:left w:val="none" w:sz="0" w:space="0" w:color="auto"/>
            <w:bottom w:val="none" w:sz="0" w:space="0" w:color="auto"/>
            <w:right w:val="none" w:sz="0" w:space="0" w:color="auto"/>
          </w:divBdr>
        </w:div>
        <w:div w:id="9649221">
          <w:marLeft w:val="640"/>
          <w:marRight w:val="0"/>
          <w:marTop w:val="0"/>
          <w:marBottom w:val="0"/>
          <w:divBdr>
            <w:top w:val="none" w:sz="0" w:space="0" w:color="auto"/>
            <w:left w:val="none" w:sz="0" w:space="0" w:color="auto"/>
            <w:bottom w:val="none" w:sz="0" w:space="0" w:color="auto"/>
            <w:right w:val="none" w:sz="0" w:space="0" w:color="auto"/>
          </w:divBdr>
        </w:div>
        <w:div w:id="551038703">
          <w:marLeft w:val="640"/>
          <w:marRight w:val="0"/>
          <w:marTop w:val="0"/>
          <w:marBottom w:val="0"/>
          <w:divBdr>
            <w:top w:val="none" w:sz="0" w:space="0" w:color="auto"/>
            <w:left w:val="none" w:sz="0" w:space="0" w:color="auto"/>
            <w:bottom w:val="none" w:sz="0" w:space="0" w:color="auto"/>
            <w:right w:val="none" w:sz="0" w:space="0" w:color="auto"/>
          </w:divBdr>
        </w:div>
        <w:div w:id="226305280">
          <w:marLeft w:val="640"/>
          <w:marRight w:val="0"/>
          <w:marTop w:val="0"/>
          <w:marBottom w:val="0"/>
          <w:divBdr>
            <w:top w:val="none" w:sz="0" w:space="0" w:color="auto"/>
            <w:left w:val="none" w:sz="0" w:space="0" w:color="auto"/>
            <w:bottom w:val="none" w:sz="0" w:space="0" w:color="auto"/>
            <w:right w:val="none" w:sz="0" w:space="0" w:color="auto"/>
          </w:divBdr>
        </w:div>
        <w:div w:id="1624849787">
          <w:marLeft w:val="640"/>
          <w:marRight w:val="0"/>
          <w:marTop w:val="0"/>
          <w:marBottom w:val="0"/>
          <w:divBdr>
            <w:top w:val="none" w:sz="0" w:space="0" w:color="auto"/>
            <w:left w:val="none" w:sz="0" w:space="0" w:color="auto"/>
            <w:bottom w:val="none" w:sz="0" w:space="0" w:color="auto"/>
            <w:right w:val="none" w:sz="0" w:space="0" w:color="auto"/>
          </w:divBdr>
        </w:div>
        <w:div w:id="774252042">
          <w:marLeft w:val="640"/>
          <w:marRight w:val="0"/>
          <w:marTop w:val="0"/>
          <w:marBottom w:val="0"/>
          <w:divBdr>
            <w:top w:val="none" w:sz="0" w:space="0" w:color="auto"/>
            <w:left w:val="none" w:sz="0" w:space="0" w:color="auto"/>
            <w:bottom w:val="none" w:sz="0" w:space="0" w:color="auto"/>
            <w:right w:val="none" w:sz="0" w:space="0" w:color="auto"/>
          </w:divBdr>
        </w:div>
        <w:div w:id="2023822337">
          <w:marLeft w:val="640"/>
          <w:marRight w:val="0"/>
          <w:marTop w:val="0"/>
          <w:marBottom w:val="0"/>
          <w:divBdr>
            <w:top w:val="none" w:sz="0" w:space="0" w:color="auto"/>
            <w:left w:val="none" w:sz="0" w:space="0" w:color="auto"/>
            <w:bottom w:val="none" w:sz="0" w:space="0" w:color="auto"/>
            <w:right w:val="none" w:sz="0" w:space="0" w:color="auto"/>
          </w:divBdr>
        </w:div>
        <w:div w:id="1423718167">
          <w:marLeft w:val="640"/>
          <w:marRight w:val="0"/>
          <w:marTop w:val="0"/>
          <w:marBottom w:val="0"/>
          <w:divBdr>
            <w:top w:val="none" w:sz="0" w:space="0" w:color="auto"/>
            <w:left w:val="none" w:sz="0" w:space="0" w:color="auto"/>
            <w:bottom w:val="none" w:sz="0" w:space="0" w:color="auto"/>
            <w:right w:val="none" w:sz="0" w:space="0" w:color="auto"/>
          </w:divBdr>
        </w:div>
        <w:div w:id="184289552">
          <w:marLeft w:val="640"/>
          <w:marRight w:val="0"/>
          <w:marTop w:val="0"/>
          <w:marBottom w:val="0"/>
          <w:divBdr>
            <w:top w:val="none" w:sz="0" w:space="0" w:color="auto"/>
            <w:left w:val="none" w:sz="0" w:space="0" w:color="auto"/>
            <w:bottom w:val="none" w:sz="0" w:space="0" w:color="auto"/>
            <w:right w:val="none" w:sz="0" w:space="0" w:color="auto"/>
          </w:divBdr>
        </w:div>
        <w:div w:id="487137921">
          <w:marLeft w:val="640"/>
          <w:marRight w:val="0"/>
          <w:marTop w:val="0"/>
          <w:marBottom w:val="0"/>
          <w:divBdr>
            <w:top w:val="none" w:sz="0" w:space="0" w:color="auto"/>
            <w:left w:val="none" w:sz="0" w:space="0" w:color="auto"/>
            <w:bottom w:val="none" w:sz="0" w:space="0" w:color="auto"/>
            <w:right w:val="none" w:sz="0" w:space="0" w:color="auto"/>
          </w:divBdr>
        </w:div>
        <w:div w:id="964891700">
          <w:marLeft w:val="640"/>
          <w:marRight w:val="0"/>
          <w:marTop w:val="0"/>
          <w:marBottom w:val="0"/>
          <w:divBdr>
            <w:top w:val="none" w:sz="0" w:space="0" w:color="auto"/>
            <w:left w:val="none" w:sz="0" w:space="0" w:color="auto"/>
            <w:bottom w:val="none" w:sz="0" w:space="0" w:color="auto"/>
            <w:right w:val="none" w:sz="0" w:space="0" w:color="auto"/>
          </w:divBdr>
        </w:div>
        <w:div w:id="699940063">
          <w:marLeft w:val="640"/>
          <w:marRight w:val="0"/>
          <w:marTop w:val="0"/>
          <w:marBottom w:val="0"/>
          <w:divBdr>
            <w:top w:val="none" w:sz="0" w:space="0" w:color="auto"/>
            <w:left w:val="none" w:sz="0" w:space="0" w:color="auto"/>
            <w:bottom w:val="none" w:sz="0" w:space="0" w:color="auto"/>
            <w:right w:val="none" w:sz="0" w:space="0" w:color="auto"/>
          </w:divBdr>
        </w:div>
        <w:div w:id="1342127136">
          <w:marLeft w:val="640"/>
          <w:marRight w:val="0"/>
          <w:marTop w:val="0"/>
          <w:marBottom w:val="0"/>
          <w:divBdr>
            <w:top w:val="none" w:sz="0" w:space="0" w:color="auto"/>
            <w:left w:val="none" w:sz="0" w:space="0" w:color="auto"/>
            <w:bottom w:val="none" w:sz="0" w:space="0" w:color="auto"/>
            <w:right w:val="none" w:sz="0" w:space="0" w:color="auto"/>
          </w:divBdr>
        </w:div>
        <w:div w:id="2105684499">
          <w:marLeft w:val="640"/>
          <w:marRight w:val="0"/>
          <w:marTop w:val="0"/>
          <w:marBottom w:val="0"/>
          <w:divBdr>
            <w:top w:val="none" w:sz="0" w:space="0" w:color="auto"/>
            <w:left w:val="none" w:sz="0" w:space="0" w:color="auto"/>
            <w:bottom w:val="none" w:sz="0" w:space="0" w:color="auto"/>
            <w:right w:val="none" w:sz="0" w:space="0" w:color="auto"/>
          </w:divBdr>
        </w:div>
        <w:div w:id="1851869717">
          <w:marLeft w:val="640"/>
          <w:marRight w:val="0"/>
          <w:marTop w:val="0"/>
          <w:marBottom w:val="0"/>
          <w:divBdr>
            <w:top w:val="none" w:sz="0" w:space="0" w:color="auto"/>
            <w:left w:val="none" w:sz="0" w:space="0" w:color="auto"/>
            <w:bottom w:val="none" w:sz="0" w:space="0" w:color="auto"/>
            <w:right w:val="none" w:sz="0" w:space="0" w:color="auto"/>
          </w:divBdr>
        </w:div>
        <w:div w:id="1291784121">
          <w:marLeft w:val="640"/>
          <w:marRight w:val="0"/>
          <w:marTop w:val="0"/>
          <w:marBottom w:val="0"/>
          <w:divBdr>
            <w:top w:val="none" w:sz="0" w:space="0" w:color="auto"/>
            <w:left w:val="none" w:sz="0" w:space="0" w:color="auto"/>
            <w:bottom w:val="none" w:sz="0" w:space="0" w:color="auto"/>
            <w:right w:val="none" w:sz="0" w:space="0" w:color="auto"/>
          </w:divBdr>
        </w:div>
        <w:div w:id="1738166376">
          <w:marLeft w:val="640"/>
          <w:marRight w:val="0"/>
          <w:marTop w:val="0"/>
          <w:marBottom w:val="0"/>
          <w:divBdr>
            <w:top w:val="none" w:sz="0" w:space="0" w:color="auto"/>
            <w:left w:val="none" w:sz="0" w:space="0" w:color="auto"/>
            <w:bottom w:val="none" w:sz="0" w:space="0" w:color="auto"/>
            <w:right w:val="none" w:sz="0" w:space="0" w:color="auto"/>
          </w:divBdr>
        </w:div>
        <w:div w:id="908073269">
          <w:marLeft w:val="640"/>
          <w:marRight w:val="0"/>
          <w:marTop w:val="0"/>
          <w:marBottom w:val="0"/>
          <w:divBdr>
            <w:top w:val="none" w:sz="0" w:space="0" w:color="auto"/>
            <w:left w:val="none" w:sz="0" w:space="0" w:color="auto"/>
            <w:bottom w:val="none" w:sz="0" w:space="0" w:color="auto"/>
            <w:right w:val="none" w:sz="0" w:space="0" w:color="auto"/>
          </w:divBdr>
        </w:div>
        <w:div w:id="1835026334">
          <w:marLeft w:val="640"/>
          <w:marRight w:val="0"/>
          <w:marTop w:val="0"/>
          <w:marBottom w:val="0"/>
          <w:divBdr>
            <w:top w:val="none" w:sz="0" w:space="0" w:color="auto"/>
            <w:left w:val="none" w:sz="0" w:space="0" w:color="auto"/>
            <w:bottom w:val="none" w:sz="0" w:space="0" w:color="auto"/>
            <w:right w:val="none" w:sz="0" w:space="0" w:color="auto"/>
          </w:divBdr>
        </w:div>
        <w:div w:id="1050689589">
          <w:marLeft w:val="640"/>
          <w:marRight w:val="0"/>
          <w:marTop w:val="0"/>
          <w:marBottom w:val="0"/>
          <w:divBdr>
            <w:top w:val="none" w:sz="0" w:space="0" w:color="auto"/>
            <w:left w:val="none" w:sz="0" w:space="0" w:color="auto"/>
            <w:bottom w:val="none" w:sz="0" w:space="0" w:color="auto"/>
            <w:right w:val="none" w:sz="0" w:space="0" w:color="auto"/>
          </w:divBdr>
        </w:div>
        <w:div w:id="953757125">
          <w:marLeft w:val="640"/>
          <w:marRight w:val="0"/>
          <w:marTop w:val="0"/>
          <w:marBottom w:val="0"/>
          <w:divBdr>
            <w:top w:val="none" w:sz="0" w:space="0" w:color="auto"/>
            <w:left w:val="none" w:sz="0" w:space="0" w:color="auto"/>
            <w:bottom w:val="none" w:sz="0" w:space="0" w:color="auto"/>
            <w:right w:val="none" w:sz="0" w:space="0" w:color="auto"/>
          </w:divBdr>
        </w:div>
        <w:div w:id="918250486">
          <w:marLeft w:val="640"/>
          <w:marRight w:val="0"/>
          <w:marTop w:val="0"/>
          <w:marBottom w:val="0"/>
          <w:divBdr>
            <w:top w:val="none" w:sz="0" w:space="0" w:color="auto"/>
            <w:left w:val="none" w:sz="0" w:space="0" w:color="auto"/>
            <w:bottom w:val="none" w:sz="0" w:space="0" w:color="auto"/>
            <w:right w:val="none" w:sz="0" w:space="0" w:color="auto"/>
          </w:divBdr>
        </w:div>
        <w:div w:id="559899444">
          <w:marLeft w:val="640"/>
          <w:marRight w:val="0"/>
          <w:marTop w:val="0"/>
          <w:marBottom w:val="0"/>
          <w:divBdr>
            <w:top w:val="none" w:sz="0" w:space="0" w:color="auto"/>
            <w:left w:val="none" w:sz="0" w:space="0" w:color="auto"/>
            <w:bottom w:val="none" w:sz="0" w:space="0" w:color="auto"/>
            <w:right w:val="none" w:sz="0" w:space="0" w:color="auto"/>
          </w:divBdr>
        </w:div>
        <w:div w:id="1258556788">
          <w:marLeft w:val="640"/>
          <w:marRight w:val="0"/>
          <w:marTop w:val="0"/>
          <w:marBottom w:val="0"/>
          <w:divBdr>
            <w:top w:val="none" w:sz="0" w:space="0" w:color="auto"/>
            <w:left w:val="none" w:sz="0" w:space="0" w:color="auto"/>
            <w:bottom w:val="none" w:sz="0" w:space="0" w:color="auto"/>
            <w:right w:val="none" w:sz="0" w:space="0" w:color="auto"/>
          </w:divBdr>
        </w:div>
        <w:div w:id="1940336878">
          <w:marLeft w:val="640"/>
          <w:marRight w:val="0"/>
          <w:marTop w:val="0"/>
          <w:marBottom w:val="0"/>
          <w:divBdr>
            <w:top w:val="none" w:sz="0" w:space="0" w:color="auto"/>
            <w:left w:val="none" w:sz="0" w:space="0" w:color="auto"/>
            <w:bottom w:val="none" w:sz="0" w:space="0" w:color="auto"/>
            <w:right w:val="none" w:sz="0" w:space="0" w:color="auto"/>
          </w:divBdr>
        </w:div>
        <w:div w:id="1966160456">
          <w:marLeft w:val="640"/>
          <w:marRight w:val="0"/>
          <w:marTop w:val="0"/>
          <w:marBottom w:val="0"/>
          <w:divBdr>
            <w:top w:val="none" w:sz="0" w:space="0" w:color="auto"/>
            <w:left w:val="none" w:sz="0" w:space="0" w:color="auto"/>
            <w:bottom w:val="none" w:sz="0" w:space="0" w:color="auto"/>
            <w:right w:val="none" w:sz="0" w:space="0" w:color="auto"/>
          </w:divBdr>
        </w:div>
        <w:div w:id="1529443900">
          <w:marLeft w:val="640"/>
          <w:marRight w:val="0"/>
          <w:marTop w:val="0"/>
          <w:marBottom w:val="0"/>
          <w:divBdr>
            <w:top w:val="none" w:sz="0" w:space="0" w:color="auto"/>
            <w:left w:val="none" w:sz="0" w:space="0" w:color="auto"/>
            <w:bottom w:val="none" w:sz="0" w:space="0" w:color="auto"/>
            <w:right w:val="none" w:sz="0" w:space="0" w:color="auto"/>
          </w:divBdr>
        </w:div>
        <w:div w:id="531922172">
          <w:marLeft w:val="640"/>
          <w:marRight w:val="0"/>
          <w:marTop w:val="0"/>
          <w:marBottom w:val="0"/>
          <w:divBdr>
            <w:top w:val="none" w:sz="0" w:space="0" w:color="auto"/>
            <w:left w:val="none" w:sz="0" w:space="0" w:color="auto"/>
            <w:bottom w:val="none" w:sz="0" w:space="0" w:color="auto"/>
            <w:right w:val="none" w:sz="0" w:space="0" w:color="auto"/>
          </w:divBdr>
        </w:div>
        <w:div w:id="808671000">
          <w:marLeft w:val="640"/>
          <w:marRight w:val="0"/>
          <w:marTop w:val="0"/>
          <w:marBottom w:val="0"/>
          <w:divBdr>
            <w:top w:val="none" w:sz="0" w:space="0" w:color="auto"/>
            <w:left w:val="none" w:sz="0" w:space="0" w:color="auto"/>
            <w:bottom w:val="none" w:sz="0" w:space="0" w:color="auto"/>
            <w:right w:val="none" w:sz="0" w:space="0" w:color="auto"/>
          </w:divBdr>
        </w:div>
        <w:div w:id="784956978">
          <w:marLeft w:val="640"/>
          <w:marRight w:val="0"/>
          <w:marTop w:val="0"/>
          <w:marBottom w:val="0"/>
          <w:divBdr>
            <w:top w:val="none" w:sz="0" w:space="0" w:color="auto"/>
            <w:left w:val="none" w:sz="0" w:space="0" w:color="auto"/>
            <w:bottom w:val="none" w:sz="0" w:space="0" w:color="auto"/>
            <w:right w:val="none" w:sz="0" w:space="0" w:color="auto"/>
          </w:divBdr>
        </w:div>
        <w:div w:id="1855804058">
          <w:marLeft w:val="640"/>
          <w:marRight w:val="0"/>
          <w:marTop w:val="0"/>
          <w:marBottom w:val="0"/>
          <w:divBdr>
            <w:top w:val="none" w:sz="0" w:space="0" w:color="auto"/>
            <w:left w:val="none" w:sz="0" w:space="0" w:color="auto"/>
            <w:bottom w:val="none" w:sz="0" w:space="0" w:color="auto"/>
            <w:right w:val="none" w:sz="0" w:space="0" w:color="auto"/>
          </w:divBdr>
        </w:div>
        <w:div w:id="1672751847">
          <w:marLeft w:val="640"/>
          <w:marRight w:val="0"/>
          <w:marTop w:val="0"/>
          <w:marBottom w:val="0"/>
          <w:divBdr>
            <w:top w:val="none" w:sz="0" w:space="0" w:color="auto"/>
            <w:left w:val="none" w:sz="0" w:space="0" w:color="auto"/>
            <w:bottom w:val="none" w:sz="0" w:space="0" w:color="auto"/>
            <w:right w:val="none" w:sz="0" w:space="0" w:color="auto"/>
          </w:divBdr>
        </w:div>
      </w:divsChild>
    </w:div>
    <w:div w:id="1485509997">
      <w:bodyDiv w:val="1"/>
      <w:marLeft w:val="0"/>
      <w:marRight w:val="0"/>
      <w:marTop w:val="0"/>
      <w:marBottom w:val="0"/>
      <w:divBdr>
        <w:top w:val="none" w:sz="0" w:space="0" w:color="auto"/>
        <w:left w:val="none" w:sz="0" w:space="0" w:color="auto"/>
        <w:bottom w:val="none" w:sz="0" w:space="0" w:color="auto"/>
        <w:right w:val="none" w:sz="0" w:space="0" w:color="auto"/>
      </w:divBdr>
      <w:divsChild>
        <w:div w:id="704448777">
          <w:marLeft w:val="640"/>
          <w:marRight w:val="0"/>
          <w:marTop w:val="0"/>
          <w:marBottom w:val="0"/>
          <w:divBdr>
            <w:top w:val="none" w:sz="0" w:space="0" w:color="auto"/>
            <w:left w:val="none" w:sz="0" w:space="0" w:color="auto"/>
            <w:bottom w:val="none" w:sz="0" w:space="0" w:color="auto"/>
            <w:right w:val="none" w:sz="0" w:space="0" w:color="auto"/>
          </w:divBdr>
        </w:div>
        <w:div w:id="825517131">
          <w:marLeft w:val="640"/>
          <w:marRight w:val="0"/>
          <w:marTop w:val="0"/>
          <w:marBottom w:val="0"/>
          <w:divBdr>
            <w:top w:val="none" w:sz="0" w:space="0" w:color="auto"/>
            <w:left w:val="none" w:sz="0" w:space="0" w:color="auto"/>
            <w:bottom w:val="none" w:sz="0" w:space="0" w:color="auto"/>
            <w:right w:val="none" w:sz="0" w:space="0" w:color="auto"/>
          </w:divBdr>
        </w:div>
        <w:div w:id="669909899">
          <w:marLeft w:val="640"/>
          <w:marRight w:val="0"/>
          <w:marTop w:val="0"/>
          <w:marBottom w:val="0"/>
          <w:divBdr>
            <w:top w:val="none" w:sz="0" w:space="0" w:color="auto"/>
            <w:left w:val="none" w:sz="0" w:space="0" w:color="auto"/>
            <w:bottom w:val="none" w:sz="0" w:space="0" w:color="auto"/>
            <w:right w:val="none" w:sz="0" w:space="0" w:color="auto"/>
          </w:divBdr>
        </w:div>
        <w:div w:id="247009237">
          <w:marLeft w:val="640"/>
          <w:marRight w:val="0"/>
          <w:marTop w:val="0"/>
          <w:marBottom w:val="0"/>
          <w:divBdr>
            <w:top w:val="none" w:sz="0" w:space="0" w:color="auto"/>
            <w:left w:val="none" w:sz="0" w:space="0" w:color="auto"/>
            <w:bottom w:val="none" w:sz="0" w:space="0" w:color="auto"/>
            <w:right w:val="none" w:sz="0" w:space="0" w:color="auto"/>
          </w:divBdr>
        </w:div>
        <w:div w:id="406537310">
          <w:marLeft w:val="640"/>
          <w:marRight w:val="0"/>
          <w:marTop w:val="0"/>
          <w:marBottom w:val="0"/>
          <w:divBdr>
            <w:top w:val="none" w:sz="0" w:space="0" w:color="auto"/>
            <w:left w:val="none" w:sz="0" w:space="0" w:color="auto"/>
            <w:bottom w:val="none" w:sz="0" w:space="0" w:color="auto"/>
            <w:right w:val="none" w:sz="0" w:space="0" w:color="auto"/>
          </w:divBdr>
        </w:div>
        <w:div w:id="332415188">
          <w:marLeft w:val="640"/>
          <w:marRight w:val="0"/>
          <w:marTop w:val="0"/>
          <w:marBottom w:val="0"/>
          <w:divBdr>
            <w:top w:val="none" w:sz="0" w:space="0" w:color="auto"/>
            <w:left w:val="none" w:sz="0" w:space="0" w:color="auto"/>
            <w:bottom w:val="none" w:sz="0" w:space="0" w:color="auto"/>
            <w:right w:val="none" w:sz="0" w:space="0" w:color="auto"/>
          </w:divBdr>
        </w:div>
        <w:div w:id="431826474">
          <w:marLeft w:val="640"/>
          <w:marRight w:val="0"/>
          <w:marTop w:val="0"/>
          <w:marBottom w:val="0"/>
          <w:divBdr>
            <w:top w:val="none" w:sz="0" w:space="0" w:color="auto"/>
            <w:left w:val="none" w:sz="0" w:space="0" w:color="auto"/>
            <w:bottom w:val="none" w:sz="0" w:space="0" w:color="auto"/>
            <w:right w:val="none" w:sz="0" w:space="0" w:color="auto"/>
          </w:divBdr>
        </w:div>
        <w:div w:id="1194881739">
          <w:marLeft w:val="640"/>
          <w:marRight w:val="0"/>
          <w:marTop w:val="0"/>
          <w:marBottom w:val="0"/>
          <w:divBdr>
            <w:top w:val="none" w:sz="0" w:space="0" w:color="auto"/>
            <w:left w:val="none" w:sz="0" w:space="0" w:color="auto"/>
            <w:bottom w:val="none" w:sz="0" w:space="0" w:color="auto"/>
            <w:right w:val="none" w:sz="0" w:space="0" w:color="auto"/>
          </w:divBdr>
        </w:div>
        <w:div w:id="1266502939">
          <w:marLeft w:val="640"/>
          <w:marRight w:val="0"/>
          <w:marTop w:val="0"/>
          <w:marBottom w:val="0"/>
          <w:divBdr>
            <w:top w:val="none" w:sz="0" w:space="0" w:color="auto"/>
            <w:left w:val="none" w:sz="0" w:space="0" w:color="auto"/>
            <w:bottom w:val="none" w:sz="0" w:space="0" w:color="auto"/>
            <w:right w:val="none" w:sz="0" w:space="0" w:color="auto"/>
          </w:divBdr>
        </w:div>
        <w:div w:id="834683383">
          <w:marLeft w:val="640"/>
          <w:marRight w:val="0"/>
          <w:marTop w:val="0"/>
          <w:marBottom w:val="0"/>
          <w:divBdr>
            <w:top w:val="none" w:sz="0" w:space="0" w:color="auto"/>
            <w:left w:val="none" w:sz="0" w:space="0" w:color="auto"/>
            <w:bottom w:val="none" w:sz="0" w:space="0" w:color="auto"/>
            <w:right w:val="none" w:sz="0" w:space="0" w:color="auto"/>
          </w:divBdr>
        </w:div>
        <w:div w:id="303433080">
          <w:marLeft w:val="640"/>
          <w:marRight w:val="0"/>
          <w:marTop w:val="0"/>
          <w:marBottom w:val="0"/>
          <w:divBdr>
            <w:top w:val="none" w:sz="0" w:space="0" w:color="auto"/>
            <w:left w:val="none" w:sz="0" w:space="0" w:color="auto"/>
            <w:bottom w:val="none" w:sz="0" w:space="0" w:color="auto"/>
            <w:right w:val="none" w:sz="0" w:space="0" w:color="auto"/>
          </w:divBdr>
        </w:div>
        <w:div w:id="244068633">
          <w:marLeft w:val="640"/>
          <w:marRight w:val="0"/>
          <w:marTop w:val="0"/>
          <w:marBottom w:val="0"/>
          <w:divBdr>
            <w:top w:val="none" w:sz="0" w:space="0" w:color="auto"/>
            <w:left w:val="none" w:sz="0" w:space="0" w:color="auto"/>
            <w:bottom w:val="none" w:sz="0" w:space="0" w:color="auto"/>
            <w:right w:val="none" w:sz="0" w:space="0" w:color="auto"/>
          </w:divBdr>
        </w:div>
        <w:div w:id="2091350240">
          <w:marLeft w:val="640"/>
          <w:marRight w:val="0"/>
          <w:marTop w:val="0"/>
          <w:marBottom w:val="0"/>
          <w:divBdr>
            <w:top w:val="none" w:sz="0" w:space="0" w:color="auto"/>
            <w:left w:val="none" w:sz="0" w:space="0" w:color="auto"/>
            <w:bottom w:val="none" w:sz="0" w:space="0" w:color="auto"/>
            <w:right w:val="none" w:sz="0" w:space="0" w:color="auto"/>
          </w:divBdr>
        </w:div>
        <w:div w:id="1493595861">
          <w:marLeft w:val="640"/>
          <w:marRight w:val="0"/>
          <w:marTop w:val="0"/>
          <w:marBottom w:val="0"/>
          <w:divBdr>
            <w:top w:val="none" w:sz="0" w:space="0" w:color="auto"/>
            <w:left w:val="none" w:sz="0" w:space="0" w:color="auto"/>
            <w:bottom w:val="none" w:sz="0" w:space="0" w:color="auto"/>
            <w:right w:val="none" w:sz="0" w:space="0" w:color="auto"/>
          </w:divBdr>
        </w:div>
        <w:div w:id="28384770">
          <w:marLeft w:val="640"/>
          <w:marRight w:val="0"/>
          <w:marTop w:val="0"/>
          <w:marBottom w:val="0"/>
          <w:divBdr>
            <w:top w:val="none" w:sz="0" w:space="0" w:color="auto"/>
            <w:left w:val="none" w:sz="0" w:space="0" w:color="auto"/>
            <w:bottom w:val="none" w:sz="0" w:space="0" w:color="auto"/>
            <w:right w:val="none" w:sz="0" w:space="0" w:color="auto"/>
          </w:divBdr>
        </w:div>
        <w:div w:id="967661776">
          <w:marLeft w:val="640"/>
          <w:marRight w:val="0"/>
          <w:marTop w:val="0"/>
          <w:marBottom w:val="0"/>
          <w:divBdr>
            <w:top w:val="none" w:sz="0" w:space="0" w:color="auto"/>
            <w:left w:val="none" w:sz="0" w:space="0" w:color="auto"/>
            <w:bottom w:val="none" w:sz="0" w:space="0" w:color="auto"/>
            <w:right w:val="none" w:sz="0" w:space="0" w:color="auto"/>
          </w:divBdr>
        </w:div>
        <w:div w:id="267323866">
          <w:marLeft w:val="640"/>
          <w:marRight w:val="0"/>
          <w:marTop w:val="0"/>
          <w:marBottom w:val="0"/>
          <w:divBdr>
            <w:top w:val="none" w:sz="0" w:space="0" w:color="auto"/>
            <w:left w:val="none" w:sz="0" w:space="0" w:color="auto"/>
            <w:bottom w:val="none" w:sz="0" w:space="0" w:color="auto"/>
            <w:right w:val="none" w:sz="0" w:space="0" w:color="auto"/>
          </w:divBdr>
        </w:div>
        <w:div w:id="31420331">
          <w:marLeft w:val="640"/>
          <w:marRight w:val="0"/>
          <w:marTop w:val="0"/>
          <w:marBottom w:val="0"/>
          <w:divBdr>
            <w:top w:val="none" w:sz="0" w:space="0" w:color="auto"/>
            <w:left w:val="none" w:sz="0" w:space="0" w:color="auto"/>
            <w:bottom w:val="none" w:sz="0" w:space="0" w:color="auto"/>
            <w:right w:val="none" w:sz="0" w:space="0" w:color="auto"/>
          </w:divBdr>
        </w:div>
        <w:div w:id="999116471">
          <w:marLeft w:val="640"/>
          <w:marRight w:val="0"/>
          <w:marTop w:val="0"/>
          <w:marBottom w:val="0"/>
          <w:divBdr>
            <w:top w:val="none" w:sz="0" w:space="0" w:color="auto"/>
            <w:left w:val="none" w:sz="0" w:space="0" w:color="auto"/>
            <w:bottom w:val="none" w:sz="0" w:space="0" w:color="auto"/>
            <w:right w:val="none" w:sz="0" w:space="0" w:color="auto"/>
          </w:divBdr>
        </w:div>
        <w:div w:id="1975133507">
          <w:marLeft w:val="640"/>
          <w:marRight w:val="0"/>
          <w:marTop w:val="0"/>
          <w:marBottom w:val="0"/>
          <w:divBdr>
            <w:top w:val="none" w:sz="0" w:space="0" w:color="auto"/>
            <w:left w:val="none" w:sz="0" w:space="0" w:color="auto"/>
            <w:bottom w:val="none" w:sz="0" w:space="0" w:color="auto"/>
            <w:right w:val="none" w:sz="0" w:space="0" w:color="auto"/>
          </w:divBdr>
        </w:div>
        <w:div w:id="1426458951">
          <w:marLeft w:val="640"/>
          <w:marRight w:val="0"/>
          <w:marTop w:val="0"/>
          <w:marBottom w:val="0"/>
          <w:divBdr>
            <w:top w:val="none" w:sz="0" w:space="0" w:color="auto"/>
            <w:left w:val="none" w:sz="0" w:space="0" w:color="auto"/>
            <w:bottom w:val="none" w:sz="0" w:space="0" w:color="auto"/>
            <w:right w:val="none" w:sz="0" w:space="0" w:color="auto"/>
          </w:divBdr>
        </w:div>
        <w:div w:id="2008513530">
          <w:marLeft w:val="640"/>
          <w:marRight w:val="0"/>
          <w:marTop w:val="0"/>
          <w:marBottom w:val="0"/>
          <w:divBdr>
            <w:top w:val="none" w:sz="0" w:space="0" w:color="auto"/>
            <w:left w:val="none" w:sz="0" w:space="0" w:color="auto"/>
            <w:bottom w:val="none" w:sz="0" w:space="0" w:color="auto"/>
            <w:right w:val="none" w:sz="0" w:space="0" w:color="auto"/>
          </w:divBdr>
        </w:div>
        <w:div w:id="1152914024">
          <w:marLeft w:val="640"/>
          <w:marRight w:val="0"/>
          <w:marTop w:val="0"/>
          <w:marBottom w:val="0"/>
          <w:divBdr>
            <w:top w:val="none" w:sz="0" w:space="0" w:color="auto"/>
            <w:left w:val="none" w:sz="0" w:space="0" w:color="auto"/>
            <w:bottom w:val="none" w:sz="0" w:space="0" w:color="auto"/>
            <w:right w:val="none" w:sz="0" w:space="0" w:color="auto"/>
          </w:divBdr>
        </w:div>
        <w:div w:id="1897156279">
          <w:marLeft w:val="640"/>
          <w:marRight w:val="0"/>
          <w:marTop w:val="0"/>
          <w:marBottom w:val="0"/>
          <w:divBdr>
            <w:top w:val="none" w:sz="0" w:space="0" w:color="auto"/>
            <w:left w:val="none" w:sz="0" w:space="0" w:color="auto"/>
            <w:bottom w:val="none" w:sz="0" w:space="0" w:color="auto"/>
            <w:right w:val="none" w:sz="0" w:space="0" w:color="auto"/>
          </w:divBdr>
        </w:div>
        <w:div w:id="385761462">
          <w:marLeft w:val="640"/>
          <w:marRight w:val="0"/>
          <w:marTop w:val="0"/>
          <w:marBottom w:val="0"/>
          <w:divBdr>
            <w:top w:val="none" w:sz="0" w:space="0" w:color="auto"/>
            <w:left w:val="none" w:sz="0" w:space="0" w:color="auto"/>
            <w:bottom w:val="none" w:sz="0" w:space="0" w:color="auto"/>
            <w:right w:val="none" w:sz="0" w:space="0" w:color="auto"/>
          </w:divBdr>
        </w:div>
        <w:div w:id="261689342">
          <w:marLeft w:val="640"/>
          <w:marRight w:val="0"/>
          <w:marTop w:val="0"/>
          <w:marBottom w:val="0"/>
          <w:divBdr>
            <w:top w:val="none" w:sz="0" w:space="0" w:color="auto"/>
            <w:left w:val="none" w:sz="0" w:space="0" w:color="auto"/>
            <w:bottom w:val="none" w:sz="0" w:space="0" w:color="auto"/>
            <w:right w:val="none" w:sz="0" w:space="0" w:color="auto"/>
          </w:divBdr>
        </w:div>
        <w:div w:id="403139742">
          <w:marLeft w:val="640"/>
          <w:marRight w:val="0"/>
          <w:marTop w:val="0"/>
          <w:marBottom w:val="0"/>
          <w:divBdr>
            <w:top w:val="none" w:sz="0" w:space="0" w:color="auto"/>
            <w:left w:val="none" w:sz="0" w:space="0" w:color="auto"/>
            <w:bottom w:val="none" w:sz="0" w:space="0" w:color="auto"/>
            <w:right w:val="none" w:sz="0" w:space="0" w:color="auto"/>
          </w:divBdr>
        </w:div>
        <w:div w:id="17895610">
          <w:marLeft w:val="640"/>
          <w:marRight w:val="0"/>
          <w:marTop w:val="0"/>
          <w:marBottom w:val="0"/>
          <w:divBdr>
            <w:top w:val="none" w:sz="0" w:space="0" w:color="auto"/>
            <w:left w:val="none" w:sz="0" w:space="0" w:color="auto"/>
            <w:bottom w:val="none" w:sz="0" w:space="0" w:color="auto"/>
            <w:right w:val="none" w:sz="0" w:space="0" w:color="auto"/>
          </w:divBdr>
        </w:div>
        <w:div w:id="877278467">
          <w:marLeft w:val="640"/>
          <w:marRight w:val="0"/>
          <w:marTop w:val="0"/>
          <w:marBottom w:val="0"/>
          <w:divBdr>
            <w:top w:val="none" w:sz="0" w:space="0" w:color="auto"/>
            <w:left w:val="none" w:sz="0" w:space="0" w:color="auto"/>
            <w:bottom w:val="none" w:sz="0" w:space="0" w:color="auto"/>
            <w:right w:val="none" w:sz="0" w:space="0" w:color="auto"/>
          </w:divBdr>
        </w:div>
        <w:div w:id="1042091866">
          <w:marLeft w:val="640"/>
          <w:marRight w:val="0"/>
          <w:marTop w:val="0"/>
          <w:marBottom w:val="0"/>
          <w:divBdr>
            <w:top w:val="none" w:sz="0" w:space="0" w:color="auto"/>
            <w:left w:val="none" w:sz="0" w:space="0" w:color="auto"/>
            <w:bottom w:val="none" w:sz="0" w:space="0" w:color="auto"/>
            <w:right w:val="none" w:sz="0" w:space="0" w:color="auto"/>
          </w:divBdr>
        </w:div>
        <w:div w:id="460196087">
          <w:marLeft w:val="640"/>
          <w:marRight w:val="0"/>
          <w:marTop w:val="0"/>
          <w:marBottom w:val="0"/>
          <w:divBdr>
            <w:top w:val="none" w:sz="0" w:space="0" w:color="auto"/>
            <w:left w:val="none" w:sz="0" w:space="0" w:color="auto"/>
            <w:bottom w:val="none" w:sz="0" w:space="0" w:color="auto"/>
            <w:right w:val="none" w:sz="0" w:space="0" w:color="auto"/>
          </w:divBdr>
        </w:div>
        <w:div w:id="482695686">
          <w:marLeft w:val="640"/>
          <w:marRight w:val="0"/>
          <w:marTop w:val="0"/>
          <w:marBottom w:val="0"/>
          <w:divBdr>
            <w:top w:val="none" w:sz="0" w:space="0" w:color="auto"/>
            <w:left w:val="none" w:sz="0" w:space="0" w:color="auto"/>
            <w:bottom w:val="none" w:sz="0" w:space="0" w:color="auto"/>
            <w:right w:val="none" w:sz="0" w:space="0" w:color="auto"/>
          </w:divBdr>
        </w:div>
        <w:div w:id="1676227638">
          <w:marLeft w:val="640"/>
          <w:marRight w:val="0"/>
          <w:marTop w:val="0"/>
          <w:marBottom w:val="0"/>
          <w:divBdr>
            <w:top w:val="none" w:sz="0" w:space="0" w:color="auto"/>
            <w:left w:val="none" w:sz="0" w:space="0" w:color="auto"/>
            <w:bottom w:val="none" w:sz="0" w:space="0" w:color="auto"/>
            <w:right w:val="none" w:sz="0" w:space="0" w:color="auto"/>
          </w:divBdr>
        </w:div>
        <w:div w:id="1779174435">
          <w:marLeft w:val="640"/>
          <w:marRight w:val="0"/>
          <w:marTop w:val="0"/>
          <w:marBottom w:val="0"/>
          <w:divBdr>
            <w:top w:val="none" w:sz="0" w:space="0" w:color="auto"/>
            <w:left w:val="none" w:sz="0" w:space="0" w:color="auto"/>
            <w:bottom w:val="none" w:sz="0" w:space="0" w:color="auto"/>
            <w:right w:val="none" w:sz="0" w:space="0" w:color="auto"/>
          </w:divBdr>
        </w:div>
        <w:div w:id="1312517071">
          <w:marLeft w:val="640"/>
          <w:marRight w:val="0"/>
          <w:marTop w:val="0"/>
          <w:marBottom w:val="0"/>
          <w:divBdr>
            <w:top w:val="none" w:sz="0" w:space="0" w:color="auto"/>
            <w:left w:val="none" w:sz="0" w:space="0" w:color="auto"/>
            <w:bottom w:val="none" w:sz="0" w:space="0" w:color="auto"/>
            <w:right w:val="none" w:sz="0" w:space="0" w:color="auto"/>
          </w:divBdr>
        </w:div>
        <w:div w:id="651715118">
          <w:marLeft w:val="640"/>
          <w:marRight w:val="0"/>
          <w:marTop w:val="0"/>
          <w:marBottom w:val="0"/>
          <w:divBdr>
            <w:top w:val="none" w:sz="0" w:space="0" w:color="auto"/>
            <w:left w:val="none" w:sz="0" w:space="0" w:color="auto"/>
            <w:bottom w:val="none" w:sz="0" w:space="0" w:color="auto"/>
            <w:right w:val="none" w:sz="0" w:space="0" w:color="auto"/>
          </w:divBdr>
        </w:div>
      </w:divsChild>
    </w:div>
    <w:div w:id="1487168666">
      <w:bodyDiv w:val="1"/>
      <w:marLeft w:val="0"/>
      <w:marRight w:val="0"/>
      <w:marTop w:val="0"/>
      <w:marBottom w:val="0"/>
      <w:divBdr>
        <w:top w:val="none" w:sz="0" w:space="0" w:color="auto"/>
        <w:left w:val="none" w:sz="0" w:space="0" w:color="auto"/>
        <w:bottom w:val="none" w:sz="0" w:space="0" w:color="auto"/>
        <w:right w:val="none" w:sz="0" w:space="0" w:color="auto"/>
      </w:divBdr>
      <w:divsChild>
        <w:div w:id="1106540111">
          <w:marLeft w:val="640"/>
          <w:marRight w:val="0"/>
          <w:marTop w:val="0"/>
          <w:marBottom w:val="0"/>
          <w:divBdr>
            <w:top w:val="none" w:sz="0" w:space="0" w:color="auto"/>
            <w:left w:val="none" w:sz="0" w:space="0" w:color="auto"/>
            <w:bottom w:val="none" w:sz="0" w:space="0" w:color="auto"/>
            <w:right w:val="none" w:sz="0" w:space="0" w:color="auto"/>
          </w:divBdr>
        </w:div>
        <w:div w:id="1984236966">
          <w:marLeft w:val="640"/>
          <w:marRight w:val="0"/>
          <w:marTop w:val="0"/>
          <w:marBottom w:val="0"/>
          <w:divBdr>
            <w:top w:val="none" w:sz="0" w:space="0" w:color="auto"/>
            <w:left w:val="none" w:sz="0" w:space="0" w:color="auto"/>
            <w:bottom w:val="none" w:sz="0" w:space="0" w:color="auto"/>
            <w:right w:val="none" w:sz="0" w:space="0" w:color="auto"/>
          </w:divBdr>
        </w:div>
        <w:div w:id="968897291">
          <w:marLeft w:val="640"/>
          <w:marRight w:val="0"/>
          <w:marTop w:val="0"/>
          <w:marBottom w:val="0"/>
          <w:divBdr>
            <w:top w:val="none" w:sz="0" w:space="0" w:color="auto"/>
            <w:left w:val="none" w:sz="0" w:space="0" w:color="auto"/>
            <w:bottom w:val="none" w:sz="0" w:space="0" w:color="auto"/>
            <w:right w:val="none" w:sz="0" w:space="0" w:color="auto"/>
          </w:divBdr>
        </w:div>
        <w:div w:id="1601915069">
          <w:marLeft w:val="640"/>
          <w:marRight w:val="0"/>
          <w:marTop w:val="0"/>
          <w:marBottom w:val="0"/>
          <w:divBdr>
            <w:top w:val="none" w:sz="0" w:space="0" w:color="auto"/>
            <w:left w:val="none" w:sz="0" w:space="0" w:color="auto"/>
            <w:bottom w:val="none" w:sz="0" w:space="0" w:color="auto"/>
            <w:right w:val="none" w:sz="0" w:space="0" w:color="auto"/>
          </w:divBdr>
        </w:div>
        <w:div w:id="1142964657">
          <w:marLeft w:val="640"/>
          <w:marRight w:val="0"/>
          <w:marTop w:val="0"/>
          <w:marBottom w:val="0"/>
          <w:divBdr>
            <w:top w:val="none" w:sz="0" w:space="0" w:color="auto"/>
            <w:left w:val="none" w:sz="0" w:space="0" w:color="auto"/>
            <w:bottom w:val="none" w:sz="0" w:space="0" w:color="auto"/>
            <w:right w:val="none" w:sz="0" w:space="0" w:color="auto"/>
          </w:divBdr>
        </w:div>
        <w:div w:id="96489842">
          <w:marLeft w:val="640"/>
          <w:marRight w:val="0"/>
          <w:marTop w:val="0"/>
          <w:marBottom w:val="0"/>
          <w:divBdr>
            <w:top w:val="none" w:sz="0" w:space="0" w:color="auto"/>
            <w:left w:val="none" w:sz="0" w:space="0" w:color="auto"/>
            <w:bottom w:val="none" w:sz="0" w:space="0" w:color="auto"/>
            <w:right w:val="none" w:sz="0" w:space="0" w:color="auto"/>
          </w:divBdr>
        </w:div>
        <w:div w:id="1642417352">
          <w:marLeft w:val="640"/>
          <w:marRight w:val="0"/>
          <w:marTop w:val="0"/>
          <w:marBottom w:val="0"/>
          <w:divBdr>
            <w:top w:val="none" w:sz="0" w:space="0" w:color="auto"/>
            <w:left w:val="none" w:sz="0" w:space="0" w:color="auto"/>
            <w:bottom w:val="none" w:sz="0" w:space="0" w:color="auto"/>
            <w:right w:val="none" w:sz="0" w:space="0" w:color="auto"/>
          </w:divBdr>
        </w:div>
        <w:div w:id="718744818">
          <w:marLeft w:val="640"/>
          <w:marRight w:val="0"/>
          <w:marTop w:val="0"/>
          <w:marBottom w:val="0"/>
          <w:divBdr>
            <w:top w:val="none" w:sz="0" w:space="0" w:color="auto"/>
            <w:left w:val="none" w:sz="0" w:space="0" w:color="auto"/>
            <w:bottom w:val="none" w:sz="0" w:space="0" w:color="auto"/>
            <w:right w:val="none" w:sz="0" w:space="0" w:color="auto"/>
          </w:divBdr>
        </w:div>
        <w:div w:id="1294293860">
          <w:marLeft w:val="640"/>
          <w:marRight w:val="0"/>
          <w:marTop w:val="0"/>
          <w:marBottom w:val="0"/>
          <w:divBdr>
            <w:top w:val="none" w:sz="0" w:space="0" w:color="auto"/>
            <w:left w:val="none" w:sz="0" w:space="0" w:color="auto"/>
            <w:bottom w:val="none" w:sz="0" w:space="0" w:color="auto"/>
            <w:right w:val="none" w:sz="0" w:space="0" w:color="auto"/>
          </w:divBdr>
        </w:div>
        <w:div w:id="701904540">
          <w:marLeft w:val="640"/>
          <w:marRight w:val="0"/>
          <w:marTop w:val="0"/>
          <w:marBottom w:val="0"/>
          <w:divBdr>
            <w:top w:val="none" w:sz="0" w:space="0" w:color="auto"/>
            <w:left w:val="none" w:sz="0" w:space="0" w:color="auto"/>
            <w:bottom w:val="none" w:sz="0" w:space="0" w:color="auto"/>
            <w:right w:val="none" w:sz="0" w:space="0" w:color="auto"/>
          </w:divBdr>
        </w:div>
        <w:div w:id="294869442">
          <w:marLeft w:val="640"/>
          <w:marRight w:val="0"/>
          <w:marTop w:val="0"/>
          <w:marBottom w:val="0"/>
          <w:divBdr>
            <w:top w:val="none" w:sz="0" w:space="0" w:color="auto"/>
            <w:left w:val="none" w:sz="0" w:space="0" w:color="auto"/>
            <w:bottom w:val="none" w:sz="0" w:space="0" w:color="auto"/>
            <w:right w:val="none" w:sz="0" w:space="0" w:color="auto"/>
          </w:divBdr>
        </w:div>
        <w:div w:id="1441143688">
          <w:marLeft w:val="640"/>
          <w:marRight w:val="0"/>
          <w:marTop w:val="0"/>
          <w:marBottom w:val="0"/>
          <w:divBdr>
            <w:top w:val="none" w:sz="0" w:space="0" w:color="auto"/>
            <w:left w:val="none" w:sz="0" w:space="0" w:color="auto"/>
            <w:bottom w:val="none" w:sz="0" w:space="0" w:color="auto"/>
            <w:right w:val="none" w:sz="0" w:space="0" w:color="auto"/>
          </w:divBdr>
        </w:div>
        <w:div w:id="947346772">
          <w:marLeft w:val="640"/>
          <w:marRight w:val="0"/>
          <w:marTop w:val="0"/>
          <w:marBottom w:val="0"/>
          <w:divBdr>
            <w:top w:val="none" w:sz="0" w:space="0" w:color="auto"/>
            <w:left w:val="none" w:sz="0" w:space="0" w:color="auto"/>
            <w:bottom w:val="none" w:sz="0" w:space="0" w:color="auto"/>
            <w:right w:val="none" w:sz="0" w:space="0" w:color="auto"/>
          </w:divBdr>
        </w:div>
        <w:div w:id="1243687037">
          <w:marLeft w:val="640"/>
          <w:marRight w:val="0"/>
          <w:marTop w:val="0"/>
          <w:marBottom w:val="0"/>
          <w:divBdr>
            <w:top w:val="none" w:sz="0" w:space="0" w:color="auto"/>
            <w:left w:val="none" w:sz="0" w:space="0" w:color="auto"/>
            <w:bottom w:val="none" w:sz="0" w:space="0" w:color="auto"/>
            <w:right w:val="none" w:sz="0" w:space="0" w:color="auto"/>
          </w:divBdr>
        </w:div>
        <w:div w:id="1968122158">
          <w:marLeft w:val="640"/>
          <w:marRight w:val="0"/>
          <w:marTop w:val="0"/>
          <w:marBottom w:val="0"/>
          <w:divBdr>
            <w:top w:val="none" w:sz="0" w:space="0" w:color="auto"/>
            <w:left w:val="none" w:sz="0" w:space="0" w:color="auto"/>
            <w:bottom w:val="none" w:sz="0" w:space="0" w:color="auto"/>
            <w:right w:val="none" w:sz="0" w:space="0" w:color="auto"/>
          </w:divBdr>
        </w:div>
        <w:div w:id="2028554402">
          <w:marLeft w:val="640"/>
          <w:marRight w:val="0"/>
          <w:marTop w:val="0"/>
          <w:marBottom w:val="0"/>
          <w:divBdr>
            <w:top w:val="none" w:sz="0" w:space="0" w:color="auto"/>
            <w:left w:val="none" w:sz="0" w:space="0" w:color="auto"/>
            <w:bottom w:val="none" w:sz="0" w:space="0" w:color="auto"/>
            <w:right w:val="none" w:sz="0" w:space="0" w:color="auto"/>
          </w:divBdr>
        </w:div>
        <w:div w:id="985625761">
          <w:marLeft w:val="640"/>
          <w:marRight w:val="0"/>
          <w:marTop w:val="0"/>
          <w:marBottom w:val="0"/>
          <w:divBdr>
            <w:top w:val="none" w:sz="0" w:space="0" w:color="auto"/>
            <w:left w:val="none" w:sz="0" w:space="0" w:color="auto"/>
            <w:bottom w:val="none" w:sz="0" w:space="0" w:color="auto"/>
            <w:right w:val="none" w:sz="0" w:space="0" w:color="auto"/>
          </w:divBdr>
        </w:div>
        <w:div w:id="1520965034">
          <w:marLeft w:val="640"/>
          <w:marRight w:val="0"/>
          <w:marTop w:val="0"/>
          <w:marBottom w:val="0"/>
          <w:divBdr>
            <w:top w:val="none" w:sz="0" w:space="0" w:color="auto"/>
            <w:left w:val="none" w:sz="0" w:space="0" w:color="auto"/>
            <w:bottom w:val="none" w:sz="0" w:space="0" w:color="auto"/>
            <w:right w:val="none" w:sz="0" w:space="0" w:color="auto"/>
          </w:divBdr>
        </w:div>
        <w:div w:id="535385342">
          <w:marLeft w:val="640"/>
          <w:marRight w:val="0"/>
          <w:marTop w:val="0"/>
          <w:marBottom w:val="0"/>
          <w:divBdr>
            <w:top w:val="none" w:sz="0" w:space="0" w:color="auto"/>
            <w:left w:val="none" w:sz="0" w:space="0" w:color="auto"/>
            <w:bottom w:val="none" w:sz="0" w:space="0" w:color="auto"/>
            <w:right w:val="none" w:sz="0" w:space="0" w:color="auto"/>
          </w:divBdr>
        </w:div>
        <w:div w:id="1162621687">
          <w:marLeft w:val="640"/>
          <w:marRight w:val="0"/>
          <w:marTop w:val="0"/>
          <w:marBottom w:val="0"/>
          <w:divBdr>
            <w:top w:val="none" w:sz="0" w:space="0" w:color="auto"/>
            <w:left w:val="none" w:sz="0" w:space="0" w:color="auto"/>
            <w:bottom w:val="none" w:sz="0" w:space="0" w:color="auto"/>
            <w:right w:val="none" w:sz="0" w:space="0" w:color="auto"/>
          </w:divBdr>
        </w:div>
        <w:div w:id="1206257538">
          <w:marLeft w:val="640"/>
          <w:marRight w:val="0"/>
          <w:marTop w:val="0"/>
          <w:marBottom w:val="0"/>
          <w:divBdr>
            <w:top w:val="none" w:sz="0" w:space="0" w:color="auto"/>
            <w:left w:val="none" w:sz="0" w:space="0" w:color="auto"/>
            <w:bottom w:val="none" w:sz="0" w:space="0" w:color="auto"/>
            <w:right w:val="none" w:sz="0" w:space="0" w:color="auto"/>
          </w:divBdr>
        </w:div>
        <w:div w:id="1410032906">
          <w:marLeft w:val="640"/>
          <w:marRight w:val="0"/>
          <w:marTop w:val="0"/>
          <w:marBottom w:val="0"/>
          <w:divBdr>
            <w:top w:val="none" w:sz="0" w:space="0" w:color="auto"/>
            <w:left w:val="none" w:sz="0" w:space="0" w:color="auto"/>
            <w:bottom w:val="none" w:sz="0" w:space="0" w:color="auto"/>
            <w:right w:val="none" w:sz="0" w:space="0" w:color="auto"/>
          </w:divBdr>
        </w:div>
        <w:div w:id="1070227235">
          <w:marLeft w:val="640"/>
          <w:marRight w:val="0"/>
          <w:marTop w:val="0"/>
          <w:marBottom w:val="0"/>
          <w:divBdr>
            <w:top w:val="none" w:sz="0" w:space="0" w:color="auto"/>
            <w:left w:val="none" w:sz="0" w:space="0" w:color="auto"/>
            <w:bottom w:val="none" w:sz="0" w:space="0" w:color="auto"/>
            <w:right w:val="none" w:sz="0" w:space="0" w:color="auto"/>
          </w:divBdr>
        </w:div>
        <w:div w:id="1625891355">
          <w:marLeft w:val="640"/>
          <w:marRight w:val="0"/>
          <w:marTop w:val="0"/>
          <w:marBottom w:val="0"/>
          <w:divBdr>
            <w:top w:val="none" w:sz="0" w:space="0" w:color="auto"/>
            <w:left w:val="none" w:sz="0" w:space="0" w:color="auto"/>
            <w:bottom w:val="none" w:sz="0" w:space="0" w:color="auto"/>
            <w:right w:val="none" w:sz="0" w:space="0" w:color="auto"/>
          </w:divBdr>
        </w:div>
        <w:div w:id="1638335267">
          <w:marLeft w:val="640"/>
          <w:marRight w:val="0"/>
          <w:marTop w:val="0"/>
          <w:marBottom w:val="0"/>
          <w:divBdr>
            <w:top w:val="none" w:sz="0" w:space="0" w:color="auto"/>
            <w:left w:val="none" w:sz="0" w:space="0" w:color="auto"/>
            <w:bottom w:val="none" w:sz="0" w:space="0" w:color="auto"/>
            <w:right w:val="none" w:sz="0" w:space="0" w:color="auto"/>
          </w:divBdr>
        </w:div>
        <w:div w:id="2118256505">
          <w:marLeft w:val="640"/>
          <w:marRight w:val="0"/>
          <w:marTop w:val="0"/>
          <w:marBottom w:val="0"/>
          <w:divBdr>
            <w:top w:val="none" w:sz="0" w:space="0" w:color="auto"/>
            <w:left w:val="none" w:sz="0" w:space="0" w:color="auto"/>
            <w:bottom w:val="none" w:sz="0" w:space="0" w:color="auto"/>
            <w:right w:val="none" w:sz="0" w:space="0" w:color="auto"/>
          </w:divBdr>
        </w:div>
        <w:div w:id="370033971">
          <w:marLeft w:val="640"/>
          <w:marRight w:val="0"/>
          <w:marTop w:val="0"/>
          <w:marBottom w:val="0"/>
          <w:divBdr>
            <w:top w:val="none" w:sz="0" w:space="0" w:color="auto"/>
            <w:left w:val="none" w:sz="0" w:space="0" w:color="auto"/>
            <w:bottom w:val="none" w:sz="0" w:space="0" w:color="auto"/>
            <w:right w:val="none" w:sz="0" w:space="0" w:color="auto"/>
          </w:divBdr>
        </w:div>
        <w:div w:id="1278682359">
          <w:marLeft w:val="640"/>
          <w:marRight w:val="0"/>
          <w:marTop w:val="0"/>
          <w:marBottom w:val="0"/>
          <w:divBdr>
            <w:top w:val="none" w:sz="0" w:space="0" w:color="auto"/>
            <w:left w:val="none" w:sz="0" w:space="0" w:color="auto"/>
            <w:bottom w:val="none" w:sz="0" w:space="0" w:color="auto"/>
            <w:right w:val="none" w:sz="0" w:space="0" w:color="auto"/>
          </w:divBdr>
        </w:div>
        <w:div w:id="384642911">
          <w:marLeft w:val="640"/>
          <w:marRight w:val="0"/>
          <w:marTop w:val="0"/>
          <w:marBottom w:val="0"/>
          <w:divBdr>
            <w:top w:val="none" w:sz="0" w:space="0" w:color="auto"/>
            <w:left w:val="none" w:sz="0" w:space="0" w:color="auto"/>
            <w:bottom w:val="none" w:sz="0" w:space="0" w:color="auto"/>
            <w:right w:val="none" w:sz="0" w:space="0" w:color="auto"/>
          </w:divBdr>
        </w:div>
        <w:div w:id="1687900459">
          <w:marLeft w:val="640"/>
          <w:marRight w:val="0"/>
          <w:marTop w:val="0"/>
          <w:marBottom w:val="0"/>
          <w:divBdr>
            <w:top w:val="none" w:sz="0" w:space="0" w:color="auto"/>
            <w:left w:val="none" w:sz="0" w:space="0" w:color="auto"/>
            <w:bottom w:val="none" w:sz="0" w:space="0" w:color="auto"/>
            <w:right w:val="none" w:sz="0" w:space="0" w:color="auto"/>
          </w:divBdr>
        </w:div>
        <w:div w:id="27729822">
          <w:marLeft w:val="640"/>
          <w:marRight w:val="0"/>
          <w:marTop w:val="0"/>
          <w:marBottom w:val="0"/>
          <w:divBdr>
            <w:top w:val="none" w:sz="0" w:space="0" w:color="auto"/>
            <w:left w:val="none" w:sz="0" w:space="0" w:color="auto"/>
            <w:bottom w:val="none" w:sz="0" w:space="0" w:color="auto"/>
            <w:right w:val="none" w:sz="0" w:space="0" w:color="auto"/>
          </w:divBdr>
        </w:div>
        <w:div w:id="166017331">
          <w:marLeft w:val="640"/>
          <w:marRight w:val="0"/>
          <w:marTop w:val="0"/>
          <w:marBottom w:val="0"/>
          <w:divBdr>
            <w:top w:val="none" w:sz="0" w:space="0" w:color="auto"/>
            <w:left w:val="none" w:sz="0" w:space="0" w:color="auto"/>
            <w:bottom w:val="none" w:sz="0" w:space="0" w:color="auto"/>
            <w:right w:val="none" w:sz="0" w:space="0" w:color="auto"/>
          </w:divBdr>
        </w:div>
        <w:div w:id="364603293">
          <w:marLeft w:val="640"/>
          <w:marRight w:val="0"/>
          <w:marTop w:val="0"/>
          <w:marBottom w:val="0"/>
          <w:divBdr>
            <w:top w:val="none" w:sz="0" w:space="0" w:color="auto"/>
            <w:left w:val="none" w:sz="0" w:space="0" w:color="auto"/>
            <w:bottom w:val="none" w:sz="0" w:space="0" w:color="auto"/>
            <w:right w:val="none" w:sz="0" w:space="0" w:color="auto"/>
          </w:divBdr>
        </w:div>
        <w:div w:id="700321597">
          <w:marLeft w:val="640"/>
          <w:marRight w:val="0"/>
          <w:marTop w:val="0"/>
          <w:marBottom w:val="0"/>
          <w:divBdr>
            <w:top w:val="none" w:sz="0" w:space="0" w:color="auto"/>
            <w:left w:val="none" w:sz="0" w:space="0" w:color="auto"/>
            <w:bottom w:val="none" w:sz="0" w:space="0" w:color="auto"/>
            <w:right w:val="none" w:sz="0" w:space="0" w:color="auto"/>
          </w:divBdr>
        </w:div>
        <w:div w:id="273099908">
          <w:marLeft w:val="640"/>
          <w:marRight w:val="0"/>
          <w:marTop w:val="0"/>
          <w:marBottom w:val="0"/>
          <w:divBdr>
            <w:top w:val="none" w:sz="0" w:space="0" w:color="auto"/>
            <w:left w:val="none" w:sz="0" w:space="0" w:color="auto"/>
            <w:bottom w:val="none" w:sz="0" w:space="0" w:color="auto"/>
            <w:right w:val="none" w:sz="0" w:space="0" w:color="auto"/>
          </w:divBdr>
        </w:div>
        <w:div w:id="1694376804">
          <w:marLeft w:val="640"/>
          <w:marRight w:val="0"/>
          <w:marTop w:val="0"/>
          <w:marBottom w:val="0"/>
          <w:divBdr>
            <w:top w:val="none" w:sz="0" w:space="0" w:color="auto"/>
            <w:left w:val="none" w:sz="0" w:space="0" w:color="auto"/>
            <w:bottom w:val="none" w:sz="0" w:space="0" w:color="auto"/>
            <w:right w:val="none" w:sz="0" w:space="0" w:color="auto"/>
          </w:divBdr>
        </w:div>
        <w:div w:id="1412849515">
          <w:marLeft w:val="640"/>
          <w:marRight w:val="0"/>
          <w:marTop w:val="0"/>
          <w:marBottom w:val="0"/>
          <w:divBdr>
            <w:top w:val="none" w:sz="0" w:space="0" w:color="auto"/>
            <w:left w:val="none" w:sz="0" w:space="0" w:color="auto"/>
            <w:bottom w:val="none" w:sz="0" w:space="0" w:color="auto"/>
            <w:right w:val="none" w:sz="0" w:space="0" w:color="auto"/>
          </w:divBdr>
        </w:div>
        <w:div w:id="988703306">
          <w:marLeft w:val="640"/>
          <w:marRight w:val="0"/>
          <w:marTop w:val="0"/>
          <w:marBottom w:val="0"/>
          <w:divBdr>
            <w:top w:val="none" w:sz="0" w:space="0" w:color="auto"/>
            <w:left w:val="none" w:sz="0" w:space="0" w:color="auto"/>
            <w:bottom w:val="none" w:sz="0" w:space="0" w:color="auto"/>
            <w:right w:val="none" w:sz="0" w:space="0" w:color="auto"/>
          </w:divBdr>
        </w:div>
      </w:divsChild>
    </w:div>
    <w:div w:id="1495342521">
      <w:bodyDiv w:val="1"/>
      <w:marLeft w:val="0"/>
      <w:marRight w:val="0"/>
      <w:marTop w:val="0"/>
      <w:marBottom w:val="0"/>
      <w:divBdr>
        <w:top w:val="none" w:sz="0" w:space="0" w:color="auto"/>
        <w:left w:val="none" w:sz="0" w:space="0" w:color="auto"/>
        <w:bottom w:val="none" w:sz="0" w:space="0" w:color="auto"/>
        <w:right w:val="none" w:sz="0" w:space="0" w:color="auto"/>
      </w:divBdr>
      <w:divsChild>
        <w:div w:id="1327660805">
          <w:marLeft w:val="640"/>
          <w:marRight w:val="0"/>
          <w:marTop w:val="0"/>
          <w:marBottom w:val="0"/>
          <w:divBdr>
            <w:top w:val="none" w:sz="0" w:space="0" w:color="auto"/>
            <w:left w:val="none" w:sz="0" w:space="0" w:color="auto"/>
            <w:bottom w:val="none" w:sz="0" w:space="0" w:color="auto"/>
            <w:right w:val="none" w:sz="0" w:space="0" w:color="auto"/>
          </w:divBdr>
        </w:div>
        <w:div w:id="1754276243">
          <w:marLeft w:val="640"/>
          <w:marRight w:val="0"/>
          <w:marTop w:val="0"/>
          <w:marBottom w:val="0"/>
          <w:divBdr>
            <w:top w:val="none" w:sz="0" w:space="0" w:color="auto"/>
            <w:left w:val="none" w:sz="0" w:space="0" w:color="auto"/>
            <w:bottom w:val="none" w:sz="0" w:space="0" w:color="auto"/>
            <w:right w:val="none" w:sz="0" w:space="0" w:color="auto"/>
          </w:divBdr>
        </w:div>
        <w:div w:id="30884205">
          <w:marLeft w:val="640"/>
          <w:marRight w:val="0"/>
          <w:marTop w:val="0"/>
          <w:marBottom w:val="0"/>
          <w:divBdr>
            <w:top w:val="none" w:sz="0" w:space="0" w:color="auto"/>
            <w:left w:val="none" w:sz="0" w:space="0" w:color="auto"/>
            <w:bottom w:val="none" w:sz="0" w:space="0" w:color="auto"/>
            <w:right w:val="none" w:sz="0" w:space="0" w:color="auto"/>
          </w:divBdr>
        </w:div>
        <w:div w:id="686948948">
          <w:marLeft w:val="640"/>
          <w:marRight w:val="0"/>
          <w:marTop w:val="0"/>
          <w:marBottom w:val="0"/>
          <w:divBdr>
            <w:top w:val="none" w:sz="0" w:space="0" w:color="auto"/>
            <w:left w:val="none" w:sz="0" w:space="0" w:color="auto"/>
            <w:bottom w:val="none" w:sz="0" w:space="0" w:color="auto"/>
            <w:right w:val="none" w:sz="0" w:space="0" w:color="auto"/>
          </w:divBdr>
        </w:div>
        <w:div w:id="470899927">
          <w:marLeft w:val="640"/>
          <w:marRight w:val="0"/>
          <w:marTop w:val="0"/>
          <w:marBottom w:val="0"/>
          <w:divBdr>
            <w:top w:val="none" w:sz="0" w:space="0" w:color="auto"/>
            <w:left w:val="none" w:sz="0" w:space="0" w:color="auto"/>
            <w:bottom w:val="none" w:sz="0" w:space="0" w:color="auto"/>
            <w:right w:val="none" w:sz="0" w:space="0" w:color="auto"/>
          </w:divBdr>
        </w:div>
        <w:div w:id="290865930">
          <w:marLeft w:val="640"/>
          <w:marRight w:val="0"/>
          <w:marTop w:val="0"/>
          <w:marBottom w:val="0"/>
          <w:divBdr>
            <w:top w:val="none" w:sz="0" w:space="0" w:color="auto"/>
            <w:left w:val="none" w:sz="0" w:space="0" w:color="auto"/>
            <w:bottom w:val="none" w:sz="0" w:space="0" w:color="auto"/>
            <w:right w:val="none" w:sz="0" w:space="0" w:color="auto"/>
          </w:divBdr>
        </w:div>
        <w:div w:id="1503005368">
          <w:marLeft w:val="640"/>
          <w:marRight w:val="0"/>
          <w:marTop w:val="0"/>
          <w:marBottom w:val="0"/>
          <w:divBdr>
            <w:top w:val="none" w:sz="0" w:space="0" w:color="auto"/>
            <w:left w:val="none" w:sz="0" w:space="0" w:color="auto"/>
            <w:bottom w:val="none" w:sz="0" w:space="0" w:color="auto"/>
            <w:right w:val="none" w:sz="0" w:space="0" w:color="auto"/>
          </w:divBdr>
        </w:div>
        <w:div w:id="839268984">
          <w:marLeft w:val="640"/>
          <w:marRight w:val="0"/>
          <w:marTop w:val="0"/>
          <w:marBottom w:val="0"/>
          <w:divBdr>
            <w:top w:val="none" w:sz="0" w:space="0" w:color="auto"/>
            <w:left w:val="none" w:sz="0" w:space="0" w:color="auto"/>
            <w:bottom w:val="none" w:sz="0" w:space="0" w:color="auto"/>
            <w:right w:val="none" w:sz="0" w:space="0" w:color="auto"/>
          </w:divBdr>
        </w:div>
        <w:div w:id="2105493760">
          <w:marLeft w:val="640"/>
          <w:marRight w:val="0"/>
          <w:marTop w:val="0"/>
          <w:marBottom w:val="0"/>
          <w:divBdr>
            <w:top w:val="none" w:sz="0" w:space="0" w:color="auto"/>
            <w:left w:val="none" w:sz="0" w:space="0" w:color="auto"/>
            <w:bottom w:val="none" w:sz="0" w:space="0" w:color="auto"/>
            <w:right w:val="none" w:sz="0" w:space="0" w:color="auto"/>
          </w:divBdr>
        </w:div>
        <w:div w:id="1131559418">
          <w:marLeft w:val="640"/>
          <w:marRight w:val="0"/>
          <w:marTop w:val="0"/>
          <w:marBottom w:val="0"/>
          <w:divBdr>
            <w:top w:val="none" w:sz="0" w:space="0" w:color="auto"/>
            <w:left w:val="none" w:sz="0" w:space="0" w:color="auto"/>
            <w:bottom w:val="none" w:sz="0" w:space="0" w:color="auto"/>
            <w:right w:val="none" w:sz="0" w:space="0" w:color="auto"/>
          </w:divBdr>
        </w:div>
        <w:div w:id="362823804">
          <w:marLeft w:val="640"/>
          <w:marRight w:val="0"/>
          <w:marTop w:val="0"/>
          <w:marBottom w:val="0"/>
          <w:divBdr>
            <w:top w:val="none" w:sz="0" w:space="0" w:color="auto"/>
            <w:left w:val="none" w:sz="0" w:space="0" w:color="auto"/>
            <w:bottom w:val="none" w:sz="0" w:space="0" w:color="auto"/>
            <w:right w:val="none" w:sz="0" w:space="0" w:color="auto"/>
          </w:divBdr>
        </w:div>
        <w:div w:id="1870944353">
          <w:marLeft w:val="640"/>
          <w:marRight w:val="0"/>
          <w:marTop w:val="0"/>
          <w:marBottom w:val="0"/>
          <w:divBdr>
            <w:top w:val="none" w:sz="0" w:space="0" w:color="auto"/>
            <w:left w:val="none" w:sz="0" w:space="0" w:color="auto"/>
            <w:bottom w:val="none" w:sz="0" w:space="0" w:color="auto"/>
            <w:right w:val="none" w:sz="0" w:space="0" w:color="auto"/>
          </w:divBdr>
        </w:div>
        <w:div w:id="1077173914">
          <w:marLeft w:val="640"/>
          <w:marRight w:val="0"/>
          <w:marTop w:val="0"/>
          <w:marBottom w:val="0"/>
          <w:divBdr>
            <w:top w:val="none" w:sz="0" w:space="0" w:color="auto"/>
            <w:left w:val="none" w:sz="0" w:space="0" w:color="auto"/>
            <w:bottom w:val="none" w:sz="0" w:space="0" w:color="auto"/>
            <w:right w:val="none" w:sz="0" w:space="0" w:color="auto"/>
          </w:divBdr>
        </w:div>
        <w:div w:id="1267496016">
          <w:marLeft w:val="640"/>
          <w:marRight w:val="0"/>
          <w:marTop w:val="0"/>
          <w:marBottom w:val="0"/>
          <w:divBdr>
            <w:top w:val="none" w:sz="0" w:space="0" w:color="auto"/>
            <w:left w:val="none" w:sz="0" w:space="0" w:color="auto"/>
            <w:bottom w:val="none" w:sz="0" w:space="0" w:color="auto"/>
            <w:right w:val="none" w:sz="0" w:space="0" w:color="auto"/>
          </w:divBdr>
        </w:div>
        <w:div w:id="2038659760">
          <w:marLeft w:val="640"/>
          <w:marRight w:val="0"/>
          <w:marTop w:val="0"/>
          <w:marBottom w:val="0"/>
          <w:divBdr>
            <w:top w:val="none" w:sz="0" w:space="0" w:color="auto"/>
            <w:left w:val="none" w:sz="0" w:space="0" w:color="auto"/>
            <w:bottom w:val="none" w:sz="0" w:space="0" w:color="auto"/>
            <w:right w:val="none" w:sz="0" w:space="0" w:color="auto"/>
          </w:divBdr>
        </w:div>
        <w:div w:id="398595832">
          <w:marLeft w:val="640"/>
          <w:marRight w:val="0"/>
          <w:marTop w:val="0"/>
          <w:marBottom w:val="0"/>
          <w:divBdr>
            <w:top w:val="none" w:sz="0" w:space="0" w:color="auto"/>
            <w:left w:val="none" w:sz="0" w:space="0" w:color="auto"/>
            <w:bottom w:val="none" w:sz="0" w:space="0" w:color="auto"/>
            <w:right w:val="none" w:sz="0" w:space="0" w:color="auto"/>
          </w:divBdr>
        </w:div>
        <w:div w:id="1107895913">
          <w:marLeft w:val="640"/>
          <w:marRight w:val="0"/>
          <w:marTop w:val="0"/>
          <w:marBottom w:val="0"/>
          <w:divBdr>
            <w:top w:val="none" w:sz="0" w:space="0" w:color="auto"/>
            <w:left w:val="none" w:sz="0" w:space="0" w:color="auto"/>
            <w:bottom w:val="none" w:sz="0" w:space="0" w:color="auto"/>
            <w:right w:val="none" w:sz="0" w:space="0" w:color="auto"/>
          </w:divBdr>
        </w:div>
        <w:div w:id="1961036473">
          <w:marLeft w:val="640"/>
          <w:marRight w:val="0"/>
          <w:marTop w:val="0"/>
          <w:marBottom w:val="0"/>
          <w:divBdr>
            <w:top w:val="none" w:sz="0" w:space="0" w:color="auto"/>
            <w:left w:val="none" w:sz="0" w:space="0" w:color="auto"/>
            <w:bottom w:val="none" w:sz="0" w:space="0" w:color="auto"/>
            <w:right w:val="none" w:sz="0" w:space="0" w:color="auto"/>
          </w:divBdr>
        </w:div>
        <w:div w:id="2122410583">
          <w:marLeft w:val="640"/>
          <w:marRight w:val="0"/>
          <w:marTop w:val="0"/>
          <w:marBottom w:val="0"/>
          <w:divBdr>
            <w:top w:val="none" w:sz="0" w:space="0" w:color="auto"/>
            <w:left w:val="none" w:sz="0" w:space="0" w:color="auto"/>
            <w:bottom w:val="none" w:sz="0" w:space="0" w:color="auto"/>
            <w:right w:val="none" w:sz="0" w:space="0" w:color="auto"/>
          </w:divBdr>
        </w:div>
        <w:div w:id="1658609957">
          <w:marLeft w:val="640"/>
          <w:marRight w:val="0"/>
          <w:marTop w:val="0"/>
          <w:marBottom w:val="0"/>
          <w:divBdr>
            <w:top w:val="none" w:sz="0" w:space="0" w:color="auto"/>
            <w:left w:val="none" w:sz="0" w:space="0" w:color="auto"/>
            <w:bottom w:val="none" w:sz="0" w:space="0" w:color="auto"/>
            <w:right w:val="none" w:sz="0" w:space="0" w:color="auto"/>
          </w:divBdr>
        </w:div>
        <w:div w:id="1625847755">
          <w:marLeft w:val="640"/>
          <w:marRight w:val="0"/>
          <w:marTop w:val="0"/>
          <w:marBottom w:val="0"/>
          <w:divBdr>
            <w:top w:val="none" w:sz="0" w:space="0" w:color="auto"/>
            <w:left w:val="none" w:sz="0" w:space="0" w:color="auto"/>
            <w:bottom w:val="none" w:sz="0" w:space="0" w:color="auto"/>
            <w:right w:val="none" w:sz="0" w:space="0" w:color="auto"/>
          </w:divBdr>
        </w:div>
        <w:div w:id="11344616">
          <w:marLeft w:val="640"/>
          <w:marRight w:val="0"/>
          <w:marTop w:val="0"/>
          <w:marBottom w:val="0"/>
          <w:divBdr>
            <w:top w:val="none" w:sz="0" w:space="0" w:color="auto"/>
            <w:left w:val="none" w:sz="0" w:space="0" w:color="auto"/>
            <w:bottom w:val="none" w:sz="0" w:space="0" w:color="auto"/>
            <w:right w:val="none" w:sz="0" w:space="0" w:color="auto"/>
          </w:divBdr>
        </w:div>
        <w:div w:id="1975479433">
          <w:marLeft w:val="640"/>
          <w:marRight w:val="0"/>
          <w:marTop w:val="0"/>
          <w:marBottom w:val="0"/>
          <w:divBdr>
            <w:top w:val="none" w:sz="0" w:space="0" w:color="auto"/>
            <w:left w:val="none" w:sz="0" w:space="0" w:color="auto"/>
            <w:bottom w:val="none" w:sz="0" w:space="0" w:color="auto"/>
            <w:right w:val="none" w:sz="0" w:space="0" w:color="auto"/>
          </w:divBdr>
        </w:div>
        <w:div w:id="66923627">
          <w:marLeft w:val="640"/>
          <w:marRight w:val="0"/>
          <w:marTop w:val="0"/>
          <w:marBottom w:val="0"/>
          <w:divBdr>
            <w:top w:val="none" w:sz="0" w:space="0" w:color="auto"/>
            <w:left w:val="none" w:sz="0" w:space="0" w:color="auto"/>
            <w:bottom w:val="none" w:sz="0" w:space="0" w:color="auto"/>
            <w:right w:val="none" w:sz="0" w:space="0" w:color="auto"/>
          </w:divBdr>
        </w:div>
        <w:div w:id="750005232">
          <w:marLeft w:val="640"/>
          <w:marRight w:val="0"/>
          <w:marTop w:val="0"/>
          <w:marBottom w:val="0"/>
          <w:divBdr>
            <w:top w:val="none" w:sz="0" w:space="0" w:color="auto"/>
            <w:left w:val="none" w:sz="0" w:space="0" w:color="auto"/>
            <w:bottom w:val="none" w:sz="0" w:space="0" w:color="auto"/>
            <w:right w:val="none" w:sz="0" w:space="0" w:color="auto"/>
          </w:divBdr>
        </w:div>
        <w:div w:id="668752085">
          <w:marLeft w:val="640"/>
          <w:marRight w:val="0"/>
          <w:marTop w:val="0"/>
          <w:marBottom w:val="0"/>
          <w:divBdr>
            <w:top w:val="none" w:sz="0" w:space="0" w:color="auto"/>
            <w:left w:val="none" w:sz="0" w:space="0" w:color="auto"/>
            <w:bottom w:val="none" w:sz="0" w:space="0" w:color="auto"/>
            <w:right w:val="none" w:sz="0" w:space="0" w:color="auto"/>
          </w:divBdr>
        </w:div>
        <w:div w:id="100225876">
          <w:marLeft w:val="640"/>
          <w:marRight w:val="0"/>
          <w:marTop w:val="0"/>
          <w:marBottom w:val="0"/>
          <w:divBdr>
            <w:top w:val="none" w:sz="0" w:space="0" w:color="auto"/>
            <w:left w:val="none" w:sz="0" w:space="0" w:color="auto"/>
            <w:bottom w:val="none" w:sz="0" w:space="0" w:color="auto"/>
            <w:right w:val="none" w:sz="0" w:space="0" w:color="auto"/>
          </w:divBdr>
        </w:div>
        <w:div w:id="446971102">
          <w:marLeft w:val="640"/>
          <w:marRight w:val="0"/>
          <w:marTop w:val="0"/>
          <w:marBottom w:val="0"/>
          <w:divBdr>
            <w:top w:val="none" w:sz="0" w:space="0" w:color="auto"/>
            <w:left w:val="none" w:sz="0" w:space="0" w:color="auto"/>
            <w:bottom w:val="none" w:sz="0" w:space="0" w:color="auto"/>
            <w:right w:val="none" w:sz="0" w:space="0" w:color="auto"/>
          </w:divBdr>
        </w:div>
        <w:div w:id="243803356">
          <w:marLeft w:val="640"/>
          <w:marRight w:val="0"/>
          <w:marTop w:val="0"/>
          <w:marBottom w:val="0"/>
          <w:divBdr>
            <w:top w:val="none" w:sz="0" w:space="0" w:color="auto"/>
            <w:left w:val="none" w:sz="0" w:space="0" w:color="auto"/>
            <w:bottom w:val="none" w:sz="0" w:space="0" w:color="auto"/>
            <w:right w:val="none" w:sz="0" w:space="0" w:color="auto"/>
          </w:divBdr>
        </w:div>
        <w:div w:id="1271669180">
          <w:marLeft w:val="640"/>
          <w:marRight w:val="0"/>
          <w:marTop w:val="0"/>
          <w:marBottom w:val="0"/>
          <w:divBdr>
            <w:top w:val="none" w:sz="0" w:space="0" w:color="auto"/>
            <w:left w:val="none" w:sz="0" w:space="0" w:color="auto"/>
            <w:bottom w:val="none" w:sz="0" w:space="0" w:color="auto"/>
            <w:right w:val="none" w:sz="0" w:space="0" w:color="auto"/>
          </w:divBdr>
        </w:div>
        <w:div w:id="564754346">
          <w:marLeft w:val="640"/>
          <w:marRight w:val="0"/>
          <w:marTop w:val="0"/>
          <w:marBottom w:val="0"/>
          <w:divBdr>
            <w:top w:val="none" w:sz="0" w:space="0" w:color="auto"/>
            <w:left w:val="none" w:sz="0" w:space="0" w:color="auto"/>
            <w:bottom w:val="none" w:sz="0" w:space="0" w:color="auto"/>
            <w:right w:val="none" w:sz="0" w:space="0" w:color="auto"/>
          </w:divBdr>
        </w:div>
        <w:div w:id="1716856736">
          <w:marLeft w:val="640"/>
          <w:marRight w:val="0"/>
          <w:marTop w:val="0"/>
          <w:marBottom w:val="0"/>
          <w:divBdr>
            <w:top w:val="none" w:sz="0" w:space="0" w:color="auto"/>
            <w:left w:val="none" w:sz="0" w:space="0" w:color="auto"/>
            <w:bottom w:val="none" w:sz="0" w:space="0" w:color="auto"/>
            <w:right w:val="none" w:sz="0" w:space="0" w:color="auto"/>
          </w:divBdr>
        </w:div>
        <w:div w:id="473569856">
          <w:marLeft w:val="640"/>
          <w:marRight w:val="0"/>
          <w:marTop w:val="0"/>
          <w:marBottom w:val="0"/>
          <w:divBdr>
            <w:top w:val="none" w:sz="0" w:space="0" w:color="auto"/>
            <w:left w:val="none" w:sz="0" w:space="0" w:color="auto"/>
            <w:bottom w:val="none" w:sz="0" w:space="0" w:color="auto"/>
            <w:right w:val="none" w:sz="0" w:space="0" w:color="auto"/>
          </w:divBdr>
        </w:div>
        <w:div w:id="593713313">
          <w:marLeft w:val="640"/>
          <w:marRight w:val="0"/>
          <w:marTop w:val="0"/>
          <w:marBottom w:val="0"/>
          <w:divBdr>
            <w:top w:val="none" w:sz="0" w:space="0" w:color="auto"/>
            <w:left w:val="none" w:sz="0" w:space="0" w:color="auto"/>
            <w:bottom w:val="none" w:sz="0" w:space="0" w:color="auto"/>
            <w:right w:val="none" w:sz="0" w:space="0" w:color="auto"/>
          </w:divBdr>
        </w:div>
        <w:div w:id="44526187">
          <w:marLeft w:val="640"/>
          <w:marRight w:val="0"/>
          <w:marTop w:val="0"/>
          <w:marBottom w:val="0"/>
          <w:divBdr>
            <w:top w:val="none" w:sz="0" w:space="0" w:color="auto"/>
            <w:left w:val="none" w:sz="0" w:space="0" w:color="auto"/>
            <w:bottom w:val="none" w:sz="0" w:space="0" w:color="auto"/>
            <w:right w:val="none" w:sz="0" w:space="0" w:color="auto"/>
          </w:divBdr>
        </w:div>
        <w:div w:id="743793307">
          <w:marLeft w:val="640"/>
          <w:marRight w:val="0"/>
          <w:marTop w:val="0"/>
          <w:marBottom w:val="0"/>
          <w:divBdr>
            <w:top w:val="none" w:sz="0" w:space="0" w:color="auto"/>
            <w:left w:val="none" w:sz="0" w:space="0" w:color="auto"/>
            <w:bottom w:val="none" w:sz="0" w:space="0" w:color="auto"/>
            <w:right w:val="none" w:sz="0" w:space="0" w:color="auto"/>
          </w:divBdr>
        </w:div>
        <w:div w:id="2012291239">
          <w:marLeft w:val="640"/>
          <w:marRight w:val="0"/>
          <w:marTop w:val="0"/>
          <w:marBottom w:val="0"/>
          <w:divBdr>
            <w:top w:val="none" w:sz="0" w:space="0" w:color="auto"/>
            <w:left w:val="none" w:sz="0" w:space="0" w:color="auto"/>
            <w:bottom w:val="none" w:sz="0" w:space="0" w:color="auto"/>
            <w:right w:val="none" w:sz="0" w:space="0" w:color="auto"/>
          </w:divBdr>
        </w:div>
        <w:div w:id="1304895002">
          <w:marLeft w:val="640"/>
          <w:marRight w:val="0"/>
          <w:marTop w:val="0"/>
          <w:marBottom w:val="0"/>
          <w:divBdr>
            <w:top w:val="none" w:sz="0" w:space="0" w:color="auto"/>
            <w:left w:val="none" w:sz="0" w:space="0" w:color="auto"/>
            <w:bottom w:val="none" w:sz="0" w:space="0" w:color="auto"/>
            <w:right w:val="none" w:sz="0" w:space="0" w:color="auto"/>
          </w:divBdr>
        </w:div>
        <w:div w:id="1377780297">
          <w:marLeft w:val="640"/>
          <w:marRight w:val="0"/>
          <w:marTop w:val="0"/>
          <w:marBottom w:val="0"/>
          <w:divBdr>
            <w:top w:val="none" w:sz="0" w:space="0" w:color="auto"/>
            <w:left w:val="none" w:sz="0" w:space="0" w:color="auto"/>
            <w:bottom w:val="none" w:sz="0" w:space="0" w:color="auto"/>
            <w:right w:val="none" w:sz="0" w:space="0" w:color="auto"/>
          </w:divBdr>
        </w:div>
        <w:div w:id="1508986388">
          <w:marLeft w:val="640"/>
          <w:marRight w:val="0"/>
          <w:marTop w:val="0"/>
          <w:marBottom w:val="0"/>
          <w:divBdr>
            <w:top w:val="none" w:sz="0" w:space="0" w:color="auto"/>
            <w:left w:val="none" w:sz="0" w:space="0" w:color="auto"/>
            <w:bottom w:val="none" w:sz="0" w:space="0" w:color="auto"/>
            <w:right w:val="none" w:sz="0" w:space="0" w:color="auto"/>
          </w:divBdr>
        </w:div>
        <w:div w:id="1065108241">
          <w:marLeft w:val="640"/>
          <w:marRight w:val="0"/>
          <w:marTop w:val="0"/>
          <w:marBottom w:val="0"/>
          <w:divBdr>
            <w:top w:val="none" w:sz="0" w:space="0" w:color="auto"/>
            <w:left w:val="none" w:sz="0" w:space="0" w:color="auto"/>
            <w:bottom w:val="none" w:sz="0" w:space="0" w:color="auto"/>
            <w:right w:val="none" w:sz="0" w:space="0" w:color="auto"/>
          </w:divBdr>
        </w:div>
      </w:divsChild>
    </w:div>
    <w:div w:id="1508909719">
      <w:bodyDiv w:val="1"/>
      <w:marLeft w:val="0"/>
      <w:marRight w:val="0"/>
      <w:marTop w:val="0"/>
      <w:marBottom w:val="0"/>
      <w:divBdr>
        <w:top w:val="none" w:sz="0" w:space="0" w:color="auto"/>
        <w:left w:val="none" w:sz="0" w:space="0" w:color="auto"/>
        <w:bottom w:val="none" w:sz="0" w:space="0" w:color="auto"/>
        <w:right w:val="none" w:sz="0" w:space="0" w:color="auto"/>
      </w:divBdr>
      <w:divsChild>
        <w:div w:id="1004626339">
          <w:marLeft w:val="640"/>
          <w:marRight w:val="0"/>
          <w:marTop w:val="0"/>
          <w:marBottom w:val="0"/>
          <w:divBdr>
            <w:top w:val="none" w:sz="0" w:space="0" w:color="auto"/>
            <w:left w:val="none" w:sz="0" w:space="0" w:color="auto"/>
            <w:bottom w:val="none" w:sz="0" w:space="0" w:color="auto"/>
            <w:right w:val="none" w:sz="0" w:space="0" w:color="auto"/>
          </w:divBdr>
        </w:div>
        <w:div w:id="479613188">
          <w:marLeft w:val="640"/>
          <w:marRight w:val="0"/>
          <w:marTop w:val="0"/>
          <w:marBottom w:val="0"/>
          <w:divBdr>
            <w:top w:val="none" w:sz="0" w:space="0" w:color="auto"/>
            <w:left w:val="none" w:sz="0" w:space="0" w:color="auto"/>
            <w:bottom w:val="none" w:sz="0" w:space="0" w:color="auto"/>
            <w:right w:val="none" w:sz="0" w:space="0" w:color="auto"/>
          </w:divBdr>
        </w:div>
        <w:div w:id="2016835217">
          <w:marLeft w:val="640"/>
          <w:marRight w:val="0"/>
          <w:marTop w:val="0"/>
          <w:marBottom w:val="0"/>
          <w:divBdr>
            <w:top w:val="none" w:sz="0" w:space="0" w:color="auto"/>
            <w:left w:val="none" w:sz="0" w:space="0" w:color="auto"/>
            <w:bottom w:val="none" w:sz="0" w:space="0" w:color="auto"/>
            <w:right w:val="none" w:sz="0" w:space="0" w:color="auto"/>
          </w:divBdr>
        </w:div>
        <w:div w:id="282688698">
          <w:marLeft w:val="640"/>
          <w:marRight w:val="0"/>
          <w:marTop w:val="0"/>
          <w:marBottom w:val="0"/>
          <w:divBdr>
            <w:top w:val="none" w:sz="0" w:space="0" w:color="auto"/>
            <w:left w:val="none" w:sz="0" w:space="0" w:color="auto"/>
            <w:bottom w:val="none" w:sz="0" w:space="0" w:color="auto"/>
            <w:right w:val="none" w:sz="0" w:space="0" w:color="auto"/>
          </w:divBdr>
        </w:div>
        <w:div w:id="1222058619">
          <w:marLeft w:val="640"/>
          <w:marRight w:val="0"/>
          <w:marTop w:val="0"/>
          <w:marBottom w:val="0"/>
          <w:divBdr>
            <w:top w:val="none" w:sz="0" w:space="0" w:color="auto"/>
            <w:left w:val="none" w:sz="0" w:space="0" w:color="auto"/>
            <w:bottom w:val="none" w:sz="0" w:space="0" w:color="auto"/>
            <w:right w:val="none" w:sz="0" w:space="0" w:color="auto"/>
          </w:divBdr>
        </w:div>
        <w:div w:id="1721199239">
          <w:marLeft w:val="640"/>
          <w:marRight w:val="0"/>
          <w:marTop w:val="0"/>
          <w:marBottom w:val="0"/>
          <w:divBdr>
            <w:top w:val="none" w:sz="0" w:space="0" w:color="auto"/>
            <w:left w:val="none" w:sz="0" w:space="0" w:color="auto"/>
            <w:bottom w:val="none" w:sz="0" w:space="0" w:color="auto"/>
            <w:right w:val="none" w:sz="0" w:space="0" w:color="auto"/>
          </w:divBdr>
        </w:div>
        <w:div w:id="388965558">
          <w:marLeft w:val="640"/>
          <w:marRight w:val="0"/>
          <w:marTop w:val="0"/>
          <w:marBottom w:val="0"/>
          <w:divBdr>
            <w:top w:val="none" w:sz="0" w:space="0" w:color="auto"/>
            <w:left w:val="none" w:sz="0" w:space="0" w:color="auto"/>
            <w:bottom w:val="none" w:sz="0" w:space="0" w:color="auto"/>
            <w:right w:val="none" w:sz="0" w:space="0" w:color="auto"/>
          </w:divBdr>
        </w:div>
        <w:div w:id="1654023614">
          <w:marLeft w:val="640"/>
          <w:marRight w:val="0"/>
          <w:marTop w:val="0"/>
          <w:marBottom w:val="0"/>
          <w:divBdr>
            <w:top w:val="none" w:sz="0" w:space="0" w:color="auto"/>
            <w:left w:val="none" w:sz="0" w:space="0" w:color="auto"/>
            <w:bottom w:val="none" w:sz="0" w:space="0" w:color="auto"/>
            <w:right w:val="none" w:sz="0" w:space="0" w:color="auto"/>
          </w:divBdr>
        </w:div>
        <w:div w:id="1009983953">
          <w:marLeft w:val="640"/>
          <w:marRight w:val="0"/>
          <w:marTop w:val="0"/>
          <w:marBottom w:val="0"/>
          <w:divBdr>
            <w:top w:val="none" w:sz="0" w:space="0" w:color="auto"/>
            <w:left w:val="none" w:sz="0" w:space="0" w:color="auto"/>
            <w:bottom w:val="none" w:sz="0" w:space="0" w:color="auto"/>
            <w:right w:val="none" w:sz="0" w:space="0" w:color="auto"/>
          </w:divBdr>
        </w:div>
        <w:div w:id="933175070">
          <w:marLeft w:val="640"/>
          <w:marRight w:val="0"/>
          <w:marTop w:val="0"/>
          <w:marBottom w:val="0"/>
          <w:divBdr>
            <w:top w:val="none" w:sz="0" w:space="0" w:color="auto"/>
            <w:left w:val="none" w:sz="0" w:space="0" w:color="auto"/>
            <w:bottom w:val="none" w:sz="0" w:space="0" w:color="auto"/>
            <w:right w:val="none" w:sz="0" w:space="0" w:color="auto"/>
          </w:divBdr>
        </w:div>
        <w:div w:id="1740051670">
          <w:marLeft w:val="640"/>
          <w:marRight w:val="0"/>
          <w:marTop w:val="0"/>
          <w:marBottom w:val="0"/>
          <w:divBdr>
            <w:top w:val="none" w:sz="0" w:space="0" w:color="auto"/>
            <w:left w:val="none" w:sz="0" w:space="0" w:color="auto"/>
            <w:bottom w:val="none" w:sz="0" w:space="0" w:color="auto"/>
            <w:right w:val="none" w:sz="0" w:space="0" w:color="auto"/>
          </w:divBdr>
        </w:div>
        <w:div w:id="838737589">
          <w:marLeft w:val="640"/>
          <w:marRight w:val="0"/>
          <w:marTop w:val="0"/>
          <w:marBottom w:val="0"/>
          <w:divBdr>
            <w:top w:val="none" w:sz="0" w:space="0" w:color="auto"/>
            <w:left w:val="none" w:sz="0" w:space="0" w:color="auto"/>
            <w:bottom w:val="none" w:sz="0" w:space="0" w:color="auto"/>
            <w:right w:val="none" w:sz="0" w:space="0" w:color="auto"/>
          </w:divBdr>
        </w:div>
        <w:div w:id="963971365">
          <w:marLeft w:val="640"/>
          <w:marRight w:val="0"/>
          <w:marTop w:val="0"/>
          <w:marBottom w:val="0"/>
          <w:divBdr>
            <w:top w:val="none" w:sz="0" w:space="0" w:color="auto"/>
            <w:left w:val="none" w:sz="0" w:space="0" w:color="auto"/>
            <w:bottom w:val="none" w:sz="0" w:space="0" w:color="auto"/>
            <w:right w:val="none" w:sz="0" w:space="0" w:color="auto"/>
          </w:divBdr>
        </w:div>
        <w:div w:id="353769434">
          <w:marLeft w:val="640"/>
          <w:marRight w:val="0"/>
          <w:marTop w:val="0"/>
          <w:marBottom w:val="0"/>
          <w:divBdr>
            <w:top w:val="none" w:sz="0" w:space="0" w:color="auto"/>
            <w:left w:val="none" w:sz="0" w:space="0" w:color="auto"/>
            <w:bottom w:val="none" w:sz="0" w:space="0" w:color="auto"/>
            <w:right w:val="none" w:sz="0" w:space="0" w:color="auto"/>
          </w:divBdr>
        </w:div>
        <w:div w:id="1651598623">
          <w:marLeft w:val="640"/>
          <w:marRight w:val="0"/>
          <w:marTop w:val="0"/>
          <w:marBottom w:val="0"/>
          <w:divBdr>
            <w:top w:val="none" w:sz="0" w:space="0" w:color="auto"/>
            <w:left w:val="none" w:sz="0" w:space="0" w:color="auto"/>
            <w:bottom w:val="none" w:sz="0" w:space="0" w:color="auto"/>
            <w:right w:val="none" w:sz="0" w:space="0" w:color="auto"/>
          </w:divBdr>
        </w:div>
        <w:div w:id="1573468954">
          <w:marLeft w:val="640"/>
          <w:marRight w:val="0"/>
          <w:marTop w:val="0"/>
          <w:marBottom w:val="0"/>
          <w:divBdr>
            <w:top w:val="none" w:sz="0" w:space="0" w:color="auto"/>
            <w:left w:val="none" w:sz="0" w:space="0" w:color="auto"/>
            <w:bottom w:val="none" w:sz="0" w:space="0" w:color="auto"/>
            <w:right w:val="none" w:sz="0" w:space="0" w:color="auto"/>
          </w:divBdr>
        </w:div>
        <w:div w:id="2081321344">
          <w:marLeft w:val="640"/>
          <w:marRight w:val="0"/>
          <w:marTop w:val="0"/>
          <w:marBottom w:val="0"/>
          <w:divBdr>
            <w:top w:val="none" w:sz="0" w:space="0" w:color="auto"/>
            <w:left w:val="none" w:sz="0" w:space="0" w:color="auto"/>
            <w:bottom w:val="none" w:sz="0" w:space="0" w:color="auto"/>
            <w:right w:val="none" w:sz="0" w:space="0" w:color="auto"/>
          </w:divBdr>
        </w:div>
        <w:div w:id="30961822">
          <w:marLeft w:val="640"/>
          <w:marRight w:val="0"/>
          <w:marTop w:val="0"/>
          <w:marBottom w:val="0"/>
          <w:divBdr>
            <w:top w:val="none" w:sz="0" w:space="0" w:color="auto"/>
            <w:left w:val="none" w:sz="0" w:space="0" w:color="auto"/>
            <w:bottom w:val="none" w:sz="0" w:space="0" w:color="auto"/>
            <w:right w:val="none" w:sz="0" w:space="0" w:color="auto"/>
          </w:divBdr>
        </w:div>
        <w:div w:id="1785728091">
          <w:marLeft w:val="640"/>
          <w:marRight w:val="0"/>
          <w:marTop w:val="0"/>
          <w:marBottom w:val="0"/>
          <w:divBdr>
            <w:top w:val="none" w:sz="0" w:space="0" w:color="auto"/>
            <w:left w:val="none" w:sz="0" w:space="0" w:color="auto"/>
            <w:bottom w:val="none" w:sz="0" w:space="0" w:color="auto"/>
            <w:right w:val="none" w:sz="0" w:space="0" w:color="auto"/>
          </w:divBdr>
        </w:div>
        <w:div w:id="1269503257">
          <w:marLeft w:val="640"/>
          <w:marRight w:val="0"/>
          <w:marTop w:val="0"/>
          <w:marBottom w:val="0"/>
          <w:divBdr>
            <w:top w:val="none" w:sz="0" w:space="0" w:color="auto"/>
            <w:left w:val="none" w:sz="0" w:space="0" w:color="auto"/>
            <w:bottom w:val="none" w:sz="0" w:space="0" w:color="auto"/>
            <w:right w:val="none" w:sz="0" w:space="0" w:color="auto"/>
          </w:divBdr>
        </w:div>
        <w:div w:id="1362435161">
          <w:marLeft w:val="640"/>
          <w:marRight w:val="0"/>
          <w:marTop w:val="0"/>
          <w:marBottom w:val="0"/>
          <w:divBdr>
            <w:top w:val="none" w:sz="0" w:space="0" w:color="auto"/>
            <w:left w:val="none" w:sz="0" w:space="0" w:color="auto"/>
            <w:bottom w:val="none" w:sz="0" w:space="0" w:color="auto"/>
            <w:right w:val="none" w:sz="0" w:space="0" w:color="auto"/>
          </w:divBdr>
        </w:div>
        <w:div w:id="1058237707">
          <w:marLeft w:val="640"/>
          <w:marRight w:val="0"/>
          <w:marTop w:val="0"/>
          <w:marBottom w:val="0"/>
          <w:divBdr>
            <w:top w:val="none" w:sz="0" w:space="0" w:color="auto"/>
            <w:left w:val="none" w:sz="0" w:space="0" w:color="auto"/>
            <w:bottom w:val="none" w:sz="0" w:space="0" w:color="auto"/>
            <w:right w:val="none" w:sz="0" w:space="0" w:color="auto"/>
          </w:divBdr>
        </w:div>
        <w:div w:id="854998414">
          <w:marLeft w:val="640"/>
          <w:marRight w:val="0"/>
          <w:marTop w:val="0"/>
          <w:marBottom w:val="0"/>
          <w:divBdr>
            <w:top w:val="none" w:sz="0" w:space="0" w:color="auto"/>
            <w:left w:val="none" w:sz="0" w:space="0" w:color="auto"/>
            <w:bottom w:val="none" w:sz="0" w:space="0" w:color="auto"/>
            <w:right w:val="none" w:sz="0" w:space="0" w:color="auto"/>
          </w:divBdr>
        </w:div>
        <w:div w:id="1170294151">
          <w:marLeft w:val="640"/>
          <w:marRight w:val="0"/>
          <w:marTop w:val="0"/>
          <w:marBottom w:val="0"/>
          <w:divBdr>
            <w:top w:val="none" w:sz="0" w:space="0" w:color="auto"/>
            <w:left w:val="none" w:sz="0" w:space="0" w:color="auto"/>
            <w:bottom w:val="none" w:sz="0" w:space="0" w:color="auto"/>
            <w:right w:val="none" w:sz="0" w:space="0" w:color="auto"/>
          </w:divBdr>
        </w:div>
        <w:div w:id="594485385">
          <w:marLeft w:val="640"/>
          <w:marRight w:val="0"/>
          <w:marTop w:val="0"/>
          <w:marBottom w:val="0"/>
          <w:divBdr>
            <w:top w:val="none" w:sz="0" w:space="0" w:color="auto"/>
            <w:left w:val="none" w:sz="0" w:space="0" w:color="auto"/>
            <w:bottom w:val="none" w:sz="0" w:space="0" w:color="auto"/>
            <w:right w:val="none" w:sz="0" w:space="0" w:color="auto"/>
          </w:divBdr>
        </w:div>
        <w:div w:id="975835688">
          <w:marLeft w:val="640"/>
          <w:marRight w:val="0"/>
          <w:marTop w:val="0"/>
          <w:marBottom w:val="0"/>
          <w:divBdr>
            <w:top w:val="none" w:sz="0" w:space="0" w:color="auto"/>
            <w:left w:val="none" w:sz="0" w:space="0" w:color="auto"/>
            <w:bottom w:val="none" w:sz="0" w:space="0" w:color="auto"/>
            <w:right w:val="none" w:sz="0" w:space="0" w:color="auto"/>
          </w:divBdr>
        </w:div>
        <w:div w:id="663633232">
          <w:marLeft w:val="640"/>
          <w:marRight w:val="0"/>
          <w:marTop w:val="0"/>
          <w:marBottom w:val="0"/>
          <w:divBdr>
            <w:top w:val="none" w:sz="0" w:space="0" w:color="auto"/>
            <w:left w:val="none" w:sz="0" w:space="0" w:color="auto"/>
            <w:bottom w:val="none" w:sz="0" w:space="0" w:color="auto"/>
            <w:right w:val="none" w:sz="0" w:space="0" w:color="auto"/>
          </w:divBdr>
        </w:div>
        <w:div w:id="165443309">
          <w:marLeft w:val="640"/>
          <w:marRight w:val="0"/>
          <w:marTop w:val="0"/>
          <w:marBottom w:val="0"/>
          <w:divBdr>
            <w:top w:val="none" w:sz="0" w:space="0" w:color="auto"/>
            <w:left w:val="none" w:sz="0" w:space="0" w:color="auto"/>
            <w:bottom w:val="none" w:sz="0" w:space="0" w:color="auto"/>
            <w:right w:val="none" w:sz="0" w:space="0" w:color="auto"/>
          </w:divBdr>
        </w:div>
        <w:div w:id="1813475946">
          <w:marLeft w:val="640"/>
          <w:marRight w:val="0"/>
          <w:marTop w:val="0"/>
          <w:marBottom w:val="0"/>
          <w:divBdr>
            <w:top w:val="none" w:sz="0" w:space="0" w:color="auto"/>
            <w:left w:val="none" w:sz="0" w:space="0" w:color="auto"/>
            <w:bottom w:val="none" w:sz="0" w:space="0" w:color="auto"/>
            <w:right w:val="none" w:sz="0" w:space="0" w:color="auto"/>
          </w:divBdr>
        </w:div>
        <w:div w:id="183791433">
          <w:marLeft w:val="640"/>
          <w:marRight w:val="0"/>
          <w:marTop w:val="0"/>
          <w:marBottom w:val="0"/>
          <w:divBdr>
            <w:top w:val="none" w:sz="0" w:space="0" w:color="auto"/>
            <w:left w:val="none" w:sz="0" w:space="0" w:color="auto"/>
            <w:bottom w:val="none" w:sz="0" w:space="0" w:color="auto"/>
            <w:right w:val="none" w:sz="0" w:space="0" w:color="auto"/>
          </w:divBdr>
        </w:div>
        <w:div w:id="182329216">
          <w:marLeft w:val="640"/>
          <w:marRight w:val="0"/>
          <w:marTop w:val="0"/>
          <w:marBottom w:val="0"/>
          <w:divBdr>
            <w:top w:val="none" w:sz="0" w:space="0" w:color="auto"/>
            <w:left w:val="none" w:sz="0" w:space="0" w:color="auto"/>
            <w:bottom w:val="none" w:sz="0" w:space="0" w:color="auto"/>
            <w:right w:val="none" w:sz="0" w:space="0" w:color="auto"/>
          </w:divBdr>
        </w:div>
        <w:div w:id="1843159502">
          <w:marLeft w:val="640"/>
          <w:marRight w:val="0"/>
          <w:marTop w:val="0"/>
          <w:marBottom w:val="0"/>
          <w:divBdr>
            <w:top w:val="none" w:sz="0" w:space="0" w:color="auto"/>
            <w:left w:val="none" w:sz="0" w:space="0" w:color="auto"/>
            <w:bottom w:val="none" w:sz="0" w:space="0" w:color="auto"/>
            <w:right w:val="none" w:sz="0" w:space="0" w:color="auto"/>
          </w:divBdr>
        </w:div>
        <w:div w:id="164170936">
          <w:marLeft w:val="640"/>
          <w:marRight w:val="0"/>
          <w:marTop w:val="0"/>
          <w:marBottom w:val="0"/>
          <w:divBdr>
            <w:top w:val="none" w:sz="0" w:space="0" w:color="auto"/>
            <w:left w:val="none" w:sz="0" w:space="0" w:color="auto"/>
            <w:bottom w:val="none" w:sz="0" w:space="0" w:color="auto"/>
            <w:right w:val="none" w:sz="0" w:space="0" w:color="auto"/>
          </w:divBdr>
        </w:div>
        <w:div w:id="645400416">
          <w:marLeft w:val="640"/>
          <w:marRight w:val="0"/>
          <w:marTop w:val="0"/>
          <w:marBottom w:val="0"/>
          <w:divBdr>
            <w:top w:val="none" w:sz="0" w:space="0" w:color="auto"/>
            <w:left w:val="none" w:sz="0" w:space="0" w:color="auto"/>
            <w:bottom w:val="none" w:sz="0" w:space="0" w:color="auto"/>
            <w:right w:val="none" w:sz="0" w:space="0" w:color="auto"/>
          </w:divBdr>
        </w:div>
        <w:div w:id="1163620450">
          <w:marLeft w:val="640"/>
          <w:marRight w:val="0"/>
          <w:marTop w:val="0"/>
          <w:marBottom w:val="0"/>
          <w:divBdr>
            <w:top w:val="none" w:sz="0" w:space="0" w:color="auto"/>
            <w:left w:val="none" w:sz="0" w:space="0" w:color="auto"/>
            <w:bottom w:val="none" w:sz="0" w:space="0" w:color="auto"/>
            <w:right w:val="none" w:sz="0" w:space="0" w:color="auto"/>
          </w:divBdr>
        </w:div>
        <w:div w:id="173961935">
          <w:marLeft w:val="640"/>
          <w:marRight w:val="0"/>
          <w:marTop w:val="0"/>
          <w:marBottom w:val="0"/>
          <w:divBdr>
            <w:top w:val="none" w:sz="0" w:space="0" w:color="auto"/>
            <w:left w:val="none" w:sz="0" w:space="0" w:color="auto"/>
            <w:bottom w:val="none" w:sz="0" w:space="0" w:color="auto"/>
            <w:right w:val="none" w:sz="0" w:space="0" w:color="auto"/>
          </w:divBdr>
        </w:div>
      </w:divsChild>
    </w:div>
    <w:div w:id="1510949932">
      <w:bodyDiv w:val="1"/>
      <w:marLeft w:val="0"/>
      <w:marRight w:val="0"/>
      <w:marTop w:val="0"/>
      <w:marBottom w:val="0"/>
      <w:divBdr>
        <w:top w:val="none" w:sz="0" w:space="0" w:color="auto"/>
        <w:left w:val="none" w:sz="0" w:space="0" w:color="auto"/>
        <w:bottom w:val="none" w:sz="0" w:space="0" w:color="auto"/>
        <w:right w:val="none" w:sz="0" w:space="0" w:color="auto"/>
      </w:divBdr>
      <w:divsChild>
        <w:div w:id="130371844">
          <w:marLeft w:val="640"/>
          <w:marRight w:val="0"/>
          <w:marTop w:val="0"/>
          <w:marBottom w:val="0"/>
          <w:divBdr>
            <w:top w:val="none" w:sz="0" w:space="0" w:color="auto"/>
            <w:left w:val="none" w:sz="0" w:space="0" w:color="auto"/>
            <w:bottom w:val="none" w:sz="0" w:space="0" w:color="auto"/>
            <w:right w:val="none" w:sz="0" w:space="0" w:color="auto"/>
          </w:divBdr>
        </w:div>
        <w:div w:id="267278046">
          <w:marLeft w:val="640"/>
          <w:marRight w:val="0"/>
          <w:marTop w:val="0"/>
          <w:marBottom w:val="0"/>
          <w:divBdr>
            <w:top w:val="none" w:sz="0" w:space="0" w:color="auto"/>
            <w:left w:val="none" w:sz="0" w:space="0" w:color="auto"/>
            <w:bottom w:val="none" w:sz="0" w:space="0" w:color="auto"/>
            <w:right w:val="none" w:sz="0" w:space="0" w:color="auto"/>
          </w:divBdr>
        </w:div>
        <w:div w:id="417796439">
          <w:marLeft w:val="640"/>
          <w:marRight w:val="0"/>
          <w:marTop w:val="0"/>
          <w:marBottom w:val="0"/>
          <w:divBdr>
            <w:top w:val="none" w:sz="0" w:space="0" w:color="auto"/>
            <w:left w:val="none" w:sz="0" w:space="0" w:color="auto"/>
            <w:bottom w:val="none" w:sz="0" w:space="0" w:color="auto"/>
            <w:right w:val="none" w:sz="0" w:space="0" w:color="auto"/>
          </w:divBdr>
        </w:div>
        <w:div w:id="431820653">
          <w:marLeft w:val="640"/>
          <w:marRight w:val="0"/>
          <w:marTop w:val="0"/>
          <w:marBottom w:val="0"/>
          <w:divBdr>
            <w:top w:val="none" w:sz="0" w:space="0" w:color="auto"/>
            <w:left w:val="none" w:sz="0" w:space="0" w:color="auto"/>
            <w:bottom w:val="none" w:sz="0" w:space="0" w:color="auto"/>
            <w:right w:val="none" w:sz="0" w:space="0" w:color="auto"/>
          </w:divBdr>
        </w:div>
        <w:div w:id="459343239">
          <w:marLeft w:val="640"/>
          <w:marRight w:val="0"/>
          <w:marTop w:val="0"/>
          <w:marBottom w:val="0"/>
          <w:divBdr>
            <w:top w:val="none" w:sz="0" w:space="0" w:color="auto"/>
            <w:left w:val="none" w:sz="0" w:space="0" w:color="auto"/>
            <w:bottom w:val="none" w:sz="0" w:space="0" w:color="auto"/>
            <w:right w:val="none" w:sz="0" w:space="0" w:color="auto"/>
          </w:divBdr>
        </w:div>
        <w:div w:id="519271967">
          <w:marLeft w:val="640"/>
          <w:marRight w:val="0"/>
          <w:marTop w:val="0"/>
          <w:marBottom w:val="0"/>
          <w:divBdr>
            <w:top w:val="none" w:sz="0" w:space="0" w:color="auto"/>
            <w:left w:val="none" w:sz="0" w:space="0" w:color="auto"/>
            <w:bottom w:val="none" w:sz="0" w:space="0" w:color="auto"/>
            <w:right w:val="none" w:sz="0" w:space="0" w:color="auto"/>
          </w:divBdr>
        </w:div>
        <w:div w:id="641345304">
          <w:marLeft w:val="640"/>
          <w:marRight w:val="0"/>
          <w:marTop w:val="0"/>
          <w:marBottom w:val="0"/>
          <w:divBdr>
            <w:top w:val="none" w:sz="0" w:space="0" w:color="auto"/>
            <w:left w:val="none" w:sz="0" w:space="0" w:color="auto"/>
            <w:bottom w:val="none" w:sz="0" w:space="0" w:color="auto"/>
            <w:right w:val="none" w:sz="0" w:space="0" w:color="auto"/>
          </w:divBdr>
        </w:div>
        <w:div w:id="720247245">
          <w:marLeft w:val="640"/>
          <w:marRight w:val="0"/>
          <w:marTop w:val="0"/>
          <w:marBottom w:val="0"/>
          <w:divBdr>
            <w:top w:val="none" w:sz="0" w:space="0" w:color="auto"/>
            <w:left w:val="none" w:sz="0" w:space="0" w:color="auto"/>
            <w:bottom w:val="none" w:sz="0" w:space="0" w:color="auto"/>
            <w:right w:val="none" w:sz="0" w:space="0" w:color="auto"/>
          </w:divBdr>
        </w:div>
        <w:div w:id="784814291">
          <w:marLeft w:val="640"/>
          <w:marRight w:val="0"/>
          <w:marTop w:val="0"/>
          <w:marBottom w:val="0"/>
          <w:divBdr>
            <w:top w:val="none" w:sz="0" w:space="0" w:color="auto"/>
            <w:left w:val="none" w:sz="0" w:space="0" w:color="auto"/>
            <w:bottom w:val="none" w:sz="0" w:space="0" w:color="auto"/>
            <w:right w:val="none" w:sz="0" w:space="0" w:color="auto"/>
          </w:divBdr>
        </w:div>
        <w:div w:id="811798161">
          <w:marLeft w:val="640"/>
          <w:marRight w:val="0"/>
          <w:marTop w:val="0"/>
          <w:marBottom w:val="0"/>
          <w:divBdr>
            <w:top w:val="none" w:sz="0" w:space="0" w:color="auto"/>
            <w:left w:val="none" w:sz="0" w:space="0" w:color="auto"/>
            <w:bottom w:val="none" w:sz="0" w:space="0" w:color="auto"/>
            <w:right w:val="none" w:sz="0" w:space="0" w:color="auto"/>
          </w:divBdr>
        </w:div>
        <w:div w:id="815610228">
          <w:marLeft w:val="640"/>
          <w:marRight w:val="0"/>
          <w:marTop w:val="0"/>
          <w:marBottom w:val="0"/>
          <w:divBdr>
            <w:top w:val="none" w:sz="0" w:space="0" w:color="auto"/>
            <w:left w:val="none" w:sz="0" w:space="0" w:color="auto"/>
            <w:bottom w:val="none" w:sz="0" w:space="0" w:color="auto"/>
            <w:right w:val="none" w:sz="0" w:space="0" w:color="auto"/>
          </w:divBdr>
        </w:div>
        <w:div w:id="843126773">
          <w:marLeft w:val="640"/>
          <w:marRight w:val="0"/>
          <w:marTop w:val="0"/>
          <w:marBottom w:val="0"/>
          <w:divBdr>
            <w:top w:val="none" w:sz="0" w:space="0" w:color="auto"/>
            <w:left w:val="none" w:sz="0" w:space="0" w:color="auto"/>
            <w:bottom w:val="none" w:sz="0" w:space="0" w:color="auto"/>
            <w:right w:val="none" w:sz="0" w:space="0" w:color="auto"/>
          </w:divBdr>
        </w:div>
        <w:div w:id="907496628">
          <w:marLeft w:val="640"/>
          <w:marRight w:val="0"/>
          <w:marTop w:val="0"/>
          <w:marBottom w:val="0"/>
          <w:divBdr>
            <w:top w:val="none" w:sz="0" w:space="0" w:color="auto"/>
            <w:left w:val="none" w:sz="0" w:space="0" w:color="auto"/>
            <w:bottom w:val="none" w:sz="0" w:space="0" w:color="auto"/>
            <w:right w:val="none" w:sz="0" w:space="0" w:color="auto"/>
          </w:divBdr>
        </w:div>
        <w:div w:id="987436209">
          <w:marLeft w:val="640"/>
          <w:marRight w:val="0"/>
          <w:marTop w:val="0"/>
          <w:marBottom w:val="0"/>
          <w:divBdr>
            <w:top w:val="none" w:sz="0" w:space="0" w:color="auto"/>
            <w:left w:val="none" w:sz="0" w:space="0" w:color="auto"/>
            <w:bottom w:val="none" w:sz="0" w:space="0" w:color="auto"/>
            <w:right w:val="none" w:sz="0" w:space="0" w:color="auto"/>
          </w:divBdr>
        </w:div>
        <w:div w:id="1050884187">
          <w:marLeft w:val="640"/>
          <w:marRight w:val="0"/>
          <w:marTop w:val="0"/>
          <w:marBottom w:val="0"/>
          <w:divBdr>
            <w:top w:val="none" w:sz="0" w:space="0" w:color="auto"/>
            <w:left w:val="none" w:sz="0" w:space="0" w:color="auto"/>
            <w:bottom w:val="none" w:sz="0" w:space="0" w:color="auto"/>
            <w:right w:val="none" w:sz="0" w:space="0" w:color="auto"/>
          </w:divBdr>
        </w:div>
        <w:div w:id="1294749319">
          <w:marLeft w:val="640"/>
          <w:marRight w:val="0"/>
          <w:marTop w:val="0"/>
          <w:marBottom w:val="0"/>
          <w:divBdr>
            <w:top w:val="none" w:sz="0" w:space="0" w:color="auto"/>
            <w:left w:val="none" w:sz="0" w:space="0" w:color="auto"/>
            <w:bottom w:val="none" w:sz="0" w:space="0" w:color="auto"/>
            <w:right w:val="none" w:sz="0" w:space="0" w:color="auto"/>
          </w:divBdr>
        </w:div>
        <w:div w:id="1608610835">
          <w:marLeft w:val="640"/>
          <w:marRight w:val="0"/>
          <w:marTop w:val="0"/>
          <w:marBottom w:val="0"/>
          <w:divBdr>
            <w:top w:val="none" w:sz="0" w:space="0" w:color="auto"/>
            <w:left w:val="none" w:sz="0" w:space="0" w:color="auto"/>
            <w:bottom w:val="none" w:sz="0" w:space="0" w:color="auto"/>
            <w:right w:val="none" w:sz="0" w:space="0" w:color="auto"/>
          </w:divBdr>
        </w:div>
        <w:div w:id="1621262226">
          <w:marLeft w:val="640"/>
          <w:marRight w:val="0"/>
          <w:marTop w:val="0"/>
          <w:marBottom w:val="0"/>
          <w:divBdr>
            <w:top w:val="none" w:sz="0" w:space="0" w:color="auto"/>
            <w:left w:val="none" w:sz="0" w:space="0" w:color="auto"/>
            <w:bottom w:val="none" w:sz="0" w:space="0" w:color="auto"/>
            <w:right w:val="none" w:sz="0" w:space="0" w:color="auto"/>
          </w:divBdr>
        </w:div>
        <w:div w:id="1653752484">
          <w:marLeft w:val="640"/>
          <w:marRight w:val="0"/>
          <w:marTop w:val="0"/>
          <w:marBottom w:val="0"/>
          <w:divBdr>
            <w:top w:val="none" w:sz="0" w:space="0" w:color="auto"/>
            <w:left w:val="none" w:sz="0" w:space="0" w:color="auto"/>
            <w:bottom w:val="none" w:sz="0" w:space="0" w:color="auto"/>
            <w:right w:val="none" w:sz="0" w:space="0" w:color="auto"/>
          </w:divBdr>
        </w:div>
        <w:div w:id="1710568054">
          <w:marLeft w:val="640"/>
          <w:marRight w:val="0"/>
          <w:marTop w:val="0"/>
          <w:marBottom w:val="0"/>
          <w:divBdr>
            <w:top w:val="none" w:sz="0" w:space="0" w:color="auto"/>
            <w:left w:val="none" w:sz="0" w:space="0" w:color="auto"/>
            <w:bottom w:val="none" w:sz="0" w:space="0" w:color="auto"/>
            <w:right w:val="none" w:sz="0" w:space="0" w:color="auto"/>
          </w:divBdr>
        </w:div>
        <w:div w:id="1720087099">
          <w:marLeft w:val="640"/>
          <w:marRight w:val="0"/>
          <w:marTop w:val="0"/>
          <w:marBottom w:val="0"/>
          <w:divBdr>
            <w:top w:val="none" w:sz="0" w:space="0" w:color="auto"/>
            <w:left w:val="none" w:sz="0" w:space="0" w:color="auto"/>
            <w:bottom w:val="none" w:sz="0" w:space="0" w:color="auto"/>
            <w:right w:val="none" w:sz="0" w:space="0" w:color="auto"/>
          </w:divBdr>
        </w:div>
        <w:div w:id="1901012550">
          <w:marLeft w:val="640"/>
          <w:marRight w:val="0"/>
          <w:marTop w:val="0"/>
          <w:marBottom w:val="0"/>
          <w:divBdr>
            <w:top w:val="none" w:sz="0" w:space="0" w:color="auto"/>
            <w:left w:val="none" w:sz="0" w:space="0" w:color="auto"/>
            <w:bottom w:val="none" w:sz="0" w:space="0" w:color="auto"/>
            <w:right w:val="none" w:sz="0" w:space="0" w:color="auto"/>
          </w:divBdr>
        </w:div>
        <w:div w:id="1901206030">
          <w:marLeft w:val="640"/>
          <w:marRight w:val="0"/>
          <w:marTop w:val="0"/>
          <w:marBottom w:val="0"/>
          <w:divBdr>
            <w:top w:val="none" w:sz="0" w:space="0" w:color="auto"/>
            <w:left w:val="none" w:sz="0" w:space="0" w:color="auto"/>
            <w:bottom w:val="none" w:sz="0" w:space="0" w:color="auto"/>
            <w:right w:val="none" w:sz="0" w:space="0" w:color="auto"/>
          </w:divBdr>
        </w:div>
        <w:div w:id="2008710659">
          <w:marLeft w:val="640"/>
          <w:marRight w:val="0"/>
          <w:marTop w:val="0"/>
          <w:marBottom w:val="0"/>
          <w:divBdr>
            <w:top w:val="none" w:sz="0" w:space="0" w:color="auto"/>
            <w:left w:val="none" w:sz="0" w:space="0" w:color="auto"/>
            <w:bottom w:val="none" w:sz="0" w:space="0" w:color="auto"/>
            <w:right w:val="none" w:sz="0" w:space="0" w:color="auto"/>
          </w:divBdr>
        </w:div>
      </w:divsChild>
    </w:div>
    <w:div w:id="1523473223">
      <w:bodyDiv w:val="1"/>
      <w:marLeft w:val="0"/>
      <w:marRight w:val="0"/>
      <w:marTop w:val="0"/>
      <w:marBottom w:val="0"/>
      <w:divBdr>
        <w:top w:val="none" w:sz="0" w:space="0" w:color="auto"/>
        <w:left w:val="none" w:sz="0" w:space="0" w:color="auto"/>
        <w:bottom w:val="none" w:sz="0" w:space="0" w:color="auto"/>
        <w:right w:val="none" w:sz="0" w:space="0" w:color="auto"/>
      </w:divBdr>
      <w:divsChild>
        <w:div w:id="2008706396">
          <w:marLeft w:val="640"/>
          <w:marRight w:val="0"/>
          <w:marTop w:val="0"/>
          <w:marBottom w:val="0"/>
          <w:divBdr>
            <w:top w:val="none" w:sz="0" w:space="0" w:color="auto"/>
            <w:left w:val="none" w:sz="0" w:space="0" w:color="auto"/>
            <w:bottom w:val="none" w:sz="0" w:space="0" w:color="auto"/>
            <w:right w:val="none" w:sz="0" w:space="0" w:color="auto"/>
          </w:divBdr>
        </w:div>
        <w:div w:id="131792983">
          <w:marLeft w:val="640"/>
          <w:marRight w:val="0"/>
          <w:marTop w:val="0"/>
          <w:marBottom w:val="0"/>
          <w:divBdr>
            <w:top w:val="none" w:sz="0" w:space="0" w:color="auto"/>
            <w:left w:val="none" w:sz="0" w:space="0" w:color="auto"/>
            <w:bottom w:val="none" w:sz="0" w:space="0" w:color="auto"/>
            <w:right w:val="none" w:sz="0" w:space="0" w:color="auto"/>
          </w:divBdr>
        </w:div>
        <w:div w:id="85424999">
          <w:marLeft w:val="640"/>
          <w:marRight w:val="0"/>
          <w:marTop w:val="0"/>
          <w:marBottom w:val="0"/>
          <w:divBdr>
            <w:top w:val="none" w:sz="0" w:space="0" w:color="auto"/>
            <w:left w:val="none" w:sz="0" w:space="0" w:color="auto"/>
            <w:bottom w:val="none" w:sz="0" w:space="0" w:color="auto"/>
            <w:right w:val="none" w:sz="0" w:space="0" w:color="auto"/>
          </w:divBdr>
        </w:div>
        <w:div w:id="668674222">
          <w:marLeft w:val="640"/>
          <w:marRight w:val="0"/>
          <w:marTop w:val="0"/>
          <w:marBottom w:val="0"/>
          <w:divBdr>
            <w:top w:val="none" w:sz="0" w:space="0" w:color="auto"/>
            <w:left w:val="none" w:sz="0" w:space="0" w:color="auto"/>
            <w:bottom w:val="none" w:sz="0" w:space="0" w:color="auto"/>
            <w:right w:val="none" w:sz="0" w:space="0" w:color="auto"/>
          </w:divBdr>
        </w:div>
        <w:div w:id="2014721396">
          <w:marLeft w:val="640"/>
          <w:marRight w:val="0"/>
          <w:marTop w:val="0"/>
          <w:marBottom w:val="0"/>
          <w:divBdr>
            <w:top w:val="none" w:sz="0" w:space="0" w:color="auto"/>
            <w:left w:val="none" w:sz="0" w:space="0" w:color="auto"/>
            <w:bottom w:val="none" w:sz="0" w:space="0" w:color="auto"/>
            <w:right w:val="none" w:sz="0" w:space="0" w:color="auto"/>
          </w:divBdr>
        </w:div>
        <w:div w:id="1439564647">
          <w:marLeft w:val="640"/>
          <w:marRight w:val="0"/>
          <w:marTop w:val="0"/>
          <w:marBottom w:val="0"/>
          <w:divBdr>
            <w:top w:val="none" w:sz="0" w:space="0" w:color="auto"/>
            <w:left w:val="none" w:sz="0" w:space="0" w:color="auto"/>
            <w:bottom w:val="none" w:sz="0" w:space="0" w:color="auto"/>
            <w:right w:val="none" w:sz="0" w:space="0" w:color="auto"/>
          </w:divBdr>
        </w:div>
        <w:div w:id="553463677">
          <w:marLeft w:val="640"/>
          <w:marRight w:val="0"/>
          <w:marTop w:val="0"/>
          <w:marBottom w:val="0"/>
          <w:divBdr>
            <w:top w:val="none" w:sz="0" w:space="0" w:color="auto"/>
            <w:left w:val="none" w:sz="0" w:space="0" w:color="auto"/>
            <w:bottom w:val="none" w:sz="0" w:space="0" w:color="auto"/>
            <w:right w:val="none" w:sz="0" w:space="0" w:color="auto"/>
          </w:divBdr>
        </w:div>
        <w:div w:id="1996909074">
          <w:marLeft w:val="640"/>
          <w:marRight w:val="0"/>
          <w:marTop w:val="0"/>
          <w:marBottom w:val="0"/>
          <w:divBdr>
            <w:top w:val="none" w:sz="0" w:space="0" w:color="auto"/>
            <w:left w:val="none" w:sz="0" w:space="0" w:color="auto"/>
            <w:bottom w:val="none" w:sz="0" w:space="0" w:color="auto"/>
            <w:right w:val="none" w:sz="0" w:space="0" w:color="auto"/>
          </w:divBdr>
        </w:div>
        <w:div w:id="1967462858">
          <w:marLeft w:val="640"/>
          <w:marRight w:val="0"/>
          <w:marTop w:val="0"/>
          <w:marBottom w:val="0"/>
          <w:divBdr>
            <w:top w:val="none" w:sz="0" w:space="0" w:color="auto"/>
            <w:left w:val="none" w:sz="0" w:space="0" w:color="auto"/>
            <w:bottom w:val="none" w:sz="0" w:space="0" w:color="auto"/>
            <w:right w:val="none" w:sz="0" w:space="0" w:color="auto"/>
          </w:divBdr>
        </w:div>
        <w:div w:id="781998309">
          <w:marLeft w:val="640"/>
          <w:marRight w:val="0"/>
          <w:marTop w:val="0"/>
          <w:marBottom w:val="0"/>
          <w:divBdr>
            <w:top w:val="none" w:sz="0" w:space="0" w:color="auto"/>
            <w:left w:val="none" w:sz="0" w:space="0" w:color="auto"/>
            <w:bottom w:val="none" w:sz="0" w:space="0" w:color="auto"/>
            <w:right w:val="none" w:sz="0" w:space="0" w:color="auto"/>
          </w:divBdr>
        </w:div>
        <w:div w:id="1913465784">
          <w:marLeft w:val="640"/>
          <w:marRight w:val="0"/>
          <w:marTop w:val="0"/>
          <w:marBottom w:val="0"/>
          <w:divBdr>
            <w:top w:val="none" w:sz="0" w:space="0" w:color="auto"/>
            <w:left w:val="none" w:sz="0" w:space="0" w:color="auto"/>
            <w:bottom w:val="none" w:sz="0" w:space="0" w:color="auto"/>
            <w:right w:val="none" w:sz="0" w:space="0" w:color="auto"/>
          </w:divBdr>
        </w:div>
        <w:div w:id="78720556">
          <w:marLeft w:val="640"/>
          <w:marRight w:val="0"/>
          <w:marTop w:val="0"/>
          <w:marBottom w:val="0"/>
          <w:divBdr>
            <w:top w:val="none" w:sz="0" w:space="0" w:color="auto"/>
            <w:left w:val="none" w:sz="0" w:space="0" w:color="auto"/>
            <w:bottom w:val="none" w:sz="0" w:space="0" w:color="auto"/>
            <w:right w:val="none" w:sz="0" w:space="0" w:color="auto"/>
          </w:divBdr>
        </w:div>
        <w:div w:id="1765102363">
          <w:marLeft w:val="640"/>
          <w:marRight w:val="0"/>
          <w:marTop w:val="0"/>
          <w:marBottom w:val="0"/>
          <w:divBdr>
            <w:top w:val="none" w:sz="0" w:space="0" w:color="auto"/>
            <w:left w:val="none" w:sz="0" w:space="0" w:color="auto"/>
            <w:bottom w:val="none" w:sz="0" w:space="0" w:color="auto"/>
            <w:right w:val="none" w:sz="0" w:space="0" w:color="auto"/>
          </w:divBdr>
        </w:div>
        <w:div w:id="657348306">
          <w:marLeft w:val="640"/>
          <w:marRight w:val="0"/>
          <w:marTop w:val="0"/>
          <w:marBottom w:val="0"/>
          <w:divBdr>
            <w:top w:val="none" w:sz="0" w:space="0" w:color="auto"/>
            <w:left w:val="none" w:sz="0" w:space="0" w:color="auto"/>
            <w:bottom w:val="none" w:sz="0" w:space="0" w:color="auto"/>
            <w:right w:val="none" w:sz="0" w:space="0" w:color="auto"/>
          </w:divBdr>
        </w:div>
        <w:div w:id="1889488799">
          <w:marLeft w:val="640"/>
          <w:marRight w:val="0"/>
          <w:marTop w:val="0"/>
          <w:marBottom w:val="0"/>
          <w:divBdr>
            <w:top w:val="none" w:sz="0" w:space="0" w:color="auto"/>
            <w:left w:val="none" w:sz="0" w:space="0" w:color="auto"/>
            <w:bottom w:val="none" w:sz="0" w:space="0" w:color="auto"/>
            <w:right w:val="none" w:sz="0" w:space="0" w:color="auto"/>
          </w:divBdr>
        </w:div>
        <w:div w:id="582179740">
          <w:marLeft w:val="640"/>
          <w:marRight w:val="0"/>
          <w:marTop w:val="0"/>
          <w:marBottom w:val="0"/>
          <w:divBdr>
            <w:top w:val="none" w:sz="0" w:space="0" w:color="auto"/>
            <w:left w:val="none" w:sz="0" w:space="0" w:color="auto"/>
            <w:bottom w:val="none" w:sz="0" w:space="0" w:color="auto"/>
            <w:right w:val="none" w:sz="0" w:space="0" w:color="auto"/>
          </w:divBdr>
        </w:div>
        <w:div w:id="958798615">
          <w:marLeft w:val="640"/>
          <w:marRight w:val="0"/>
          <w:marTop w:val="0"/>
          <w:marBottom w:val="0"/>
          <w:divBdr>
            <w:top w:val="none" w:sz="0" w:space="0" w:color="auto"/>
            <w:left w:val="none" w:sz="0" w:space="0" w:color="auto"/>
            <w:bottom w:val="none" w:sz="0" w:space="0" w:color="auto"/>
            <w:right w:val="none" w:sz="0" w:space="0" w:color="auto"/>
          </w:divBdr>
        </w:div>
        <w:div w:id="1819607834">
          <w:marLeft w:val="640"/>
          <w:marRight w:val="0"/>
          <w:marTop w:val="0"/>
          <w:marBottom w:val="0"/>
          <w:divBdr>
            <w:top w:val="none" w:sz="0" w:space="0" w:color="auto"/>
            <w:left w:val="none" w:sz="0" w:space="0" w:color="auto"/>
            <w:bottom w:val="none" w:sz="0" w:space="0" w:color="auto"/>
            <w:right w:val="none" w:sz="0" w:space="0" w:color="auto"/>
          </w:divBdr>
        </w:div>
        <w:div w:id="2512391">
          <w:marLeft w:val="640"/>
          <w:marRight w:val="0"/>
          <w:marTop w:val="0"/>
          <w:marBottom w:val="0"/>
          <w:divBdr>
            <w:top w:val="none" w:sz="0" w:space="0" w:color="auto"/>
            <w:left w:val="none" w:sz="0" w:space="0" w:color="auto"/>
            <w:bottom w:val="none" w:sz="0" w:space="0" w:color="auto"/>
            <w:right w:val="none" w:sz="0" w:space="0" w:color="auto"/>
          </w:divBdr>
        </w:div>
        <w:div w:id="43919335">
          <w:marLeft w:val="640"/>
          <w:marRight w:val="0"/>
          <w:marTop w:val="0"/>
          <w:marBottom w:val="0"/>
          <w:divBdr>
            <w:top w:val="none" w:sz="0" w:space="0" w:color="auto"/>
            <w:left w:val="none" w:sz="0" w:space="0" w:color="auto"/>
            <w:bottom w:val="none" w:sz="0" w:space="0" w:color="auto"/>
            <w:right w:val="none" w:sz="0" w:space="0" w:color="auto"/>
          </w:divBdr>
        </w:div>
        <w:div w:id="1770420595">
          <w:marLeft w:val="640"/>
          <w:marRight w:val="0"/>
          <w:marTop w:val="0"/>
          <w:marBottom w:val="0"/>
          <w:divBdr>
            <w:top w:val="none" w:sz="0" w:space="0" w:color="auto"/>
            <w:left w:val="none" w:sz="0" w:space="0" w:color="auto"/>
            <w:bottom w:val="none" w:sz="0" w:space="0" w:color="auto"/>
            <w:right w:val="none" w:sz="0" w:space="0" w:color="auto"/>
          </w:divBdr>
        </w:div>
        <w:div w:id="1361518139">
          <w:marLeft w:val="640"/>
          <w:marRight w:val="0"/>
          <w:marTop w:val="0"/>
          <w:marBottom w:val="0"/>
          <w:divBdr>
            <w:top w:val="none" w:sz="0" w:space="0" w:color="auto"/>
            <w:left w:val="none" w:sz="0" w:space="0" w:color="auto"/>
            <w:bottom w:val="none" w:sz="0" w:space="0" w:color="auto"/>
            <w:right w:val="none" w:sz="0" w:space="0" w:color="auto"/>
          </w:divBdr>
        </w:div>
        <w:div w:id="881865227">
          <w:marLeft w:val="640"/>
          <w:marRight w:val="0"/>
          <w:marTop w:val="0"/>
          <w:marBottom w:val="0"/>
          <w:divBdr>
            <w:top w:val="none" w:sz="0" w:space="0" w:color="auto"/>
            <w:left w:val="none" w:sz="0" w:space="0" w:color="auto"/>
            <w:bottom w:val="none" w:sz="0" w:space="0" w:color="auto"/>
            <w:right w:val="none" w:sz="0" w:space="0" w:color="auto"/>
          </w:divBdr>
        </w:div>
        <w:div w:id="1624463032">
          <w:marLeft w:val="640"/>
          <w:marRight w:val="0"/>
          <w:marTop w:val="0"/>
          <w:marBottom w:val="0"/>
          <w:divBdr>
            <w:top w:val="none" w:sz="0" w:space="0" w:color="auto"/>
            <w:left w:val="none" w:sz="0" w:space="0" w:color="auto"/>
            <w:bottom w:val="none" w:sz="0" w:space="0" w:color="auto"/>
            <w:right w:val="none" w:sz="0" w:space="0" w:color="auto"/>
          </w:divBdr>
        </w:div>
        <w:div w:id="781995452">
          <w:marLeft w:val="640"/>
          <w:marRight w:val="0"/>
          <w:marTop w:val="0"/>
          <w:marBottom w:val="0"/>
          <w:divBdr>
            <w:top w:val="none" w:sz="0" w:space="0" w:color="auto"/>
            <w:left w:val="none" w:sz="0" w:space="0" w:color="auto"/>
            <w:bottom w:val="none" w:sz="0" w:space="0" w:color="auto"/>
            <w:right w:val="none" w:sz="0" w:space="0" w:color="auto"/>
          </w:divBdr>
        </w:div>
        <w:div w:id="1238781564">
          <w:marLeft w:val="640"/>
          <w:marRight w:val="0"/>
          <w:marTop w:val="0"/>
          <w:marBottom w:val="0"/>
          <w:divBdr>
            <w:top w:val="none" w:sz="0" w:space="0" w:color="auto"/>
            <w:left w:val="none" w:sz="0" w:space="0" w:color="auto"/>
            <w:bottom w:val="none" w:sz="0" w:space="0" w:color="auto"/>
            <w:right w:val="none" w:sz="0" w:space="0" w:color="auto"/>
          </w:divBdr>
        </w:div>
        <w:div w:id="395785854">
          <w:marLeft w:val="640"/>
          <w:marRight w:val="0"/>
          <w:marTop w:val="0"/>
          <w:marBottom w:val="0"/>
          <w:divBdr>
            <w:top w:val="none" w:sz="0" w:space="0" w:color="auto"/>
            <w:left w:val="none" w:sz="0" w:space="0" w:color="auto"/>
            <w:bottom w:val="none" w:sz="0" w:space="0" w:color="auto"/>
            <w:right w:val="none" w:sz="0" w:space="0" w:color="auto"/>
          </w:divBdr>
        </w:div>
        <w:div w:id="1132402279">
          <w:marLeft w:val="640"/>
          <w:marRight w:val="0"/>
          <w:marTop w:val="0"/>
          <w:marBottom w:val="0"/>
          <w:divBdr>
            <w:top w:val="none" w:sz="0" w:space="0" w:color="auto"/>
            <w:left w:val="none" w:sz="0" w:space="0" w:color="auto"/>
            <w:bottom w:val="none" w:sz="0" w:space="0" w:color="auto"/>
            <w:right w:val="none" w:sz="0" w:space="0" w:color="auto"/>
          </w:divBdr>
        </w:div>
        <w:div w:id="1221209621">
          <w:marLeft w:val="640"/>
          <w:marRight w:val="0"/>
          <w:marTop w:val="0"/>
          <w:marBottom w:val="0"/>
          <w:divBdr>
            <w:top w:val="none" w:sz="0" w:space="0" w:color="auto"/>
            <w:left w:val="none" w:sz="0" w:space="0" w:color="auto"/>
            <w:bottom w:val="none" w:sz="0" w:space="0" w:color="auto"/>
            <w:right w:val="none" w:sz="0" w:space="0" w:color="auto"/>
          </w:divBdr>
        </w:div>
        <w:div w:id="813061522">
          <w:marLeft w:val="640"/>
          <w:marRight w:val="0"/>
          <w:marTop w:val="0"/>
          <w:marBottom w:val="0"/>
          <w:divBdr>
            <w:top w:val="none" w:sz="0" w:space="0" w:color="auto"/>
            <w:left w:val="none" w:sz="0" w:space="0" w:color="auto"/>
            <w:bottom w:val="none" w:sz="0" w:space="0" w:color="auto"/>
            <w:right w:val="none" w:sz="0" w:space="0" w:color="auto"/>
          </w:divBdr>
        </w:div>
        <w:div w:id="1415393070">
          <w:marLeft w:val="640"/>
          <w:marRight w:val="0"/>
          <w:marTop w:val="0"/>
          <w:marBottom w:val="0"/>
          <w:divBdr>
            <w:top w:val="none" w:sz="0" w:space="0" w:color="auto"/>
            <w:left w:val="none" w:sz="0" w:space="0" w:color="auto"/>
            <w:bottom w:val="none" w:sz="0" w:space="0" w:color="auto"/>
            <w:right w:val="none" w:sz="0" w:space="0" w:color="auto"/>
          </w:divBdr>
        </w:div>
        <w:div w:id="58015197">
          <w:marLeft w:val="640"/>
          <w:marRight w:val="0"/>
          <w:marTop w:val="0"/>
          <w:marBottom w:val="0"/>
          <w:divBdr>
            <w:top w:val="none" w:sz="0" w:space="0" w:color="auto"/>
            <w:left w:val="none" w:sz="0" w:space="0" w:color="auto"/>
            <w:bottom w:val="none" w:sz="0" w:space="0" w:color="auto"/>
            <w:right w:val="none" w:sz="0" w:space="0" w:color="auto"/>
          </w:divBdr>
        </w:div>
        <w:div w:id="2040156733">
          <w:marLeft w:val="640"/>
          <w:marRight w:val="0"/>
          <w:marTop w:val="0"/>
          <w:marBottom w:val="0"/>
          <w:divBdr>
            <w:top w:val="none" w:sz="0" w:space="0" w:color="auto"/>
            <w:left w:val="none" w:sz="0" w:space="0" w:color="auto"/>
            <w:bottom w:val="none" w:sz="0" w:space="0" w:color="auto"/>
            <w:right w:val="none" w:sz="0" w:space="0" w:color="auto"/>
          </w:divBdr>
        </w:div>
        <w:div w:id="232353946">
          <w:marLeft w:val="640"/>
          <w:marRight w:val="0"/>
          <w:marTop w:val="0"/>
          <w:marBottom w:val="0"/>
          <w:divBdr>
            <w:top w:val="none" w:sz="0" w:space="0" w:color="auto"/>
            <w:left w:val="none" w:sz="0" w:space="0" w:color="auto"/>
            <w:bottom w:val="none" w:sz="0" w:space="0" w:color="auto"/>
            <w:right w:val="none" w:sz="0" w:space="0" w:color="auto"/>
          </w:divBdr>
        </w:div>
        <w:div w:id="1157645755">
          <w:marLeft w:val="640"/>
          <w:marRight w:val="0"/>
          <w:marTop w:val="0"/>
          <w:marBottom w:val="0"/>
          <w:divBdr>
            <w:top w:val="none" w:sz="0" w:space="0" w:color="auto"/>
            <w:left w:val="none" w:sz="0" w:space="0" w:color="auto"/>
            <w:bottom w:val="none" w:sz="0" w:space="0" w:color="auto"/>
            <w:right w:val="none" w:sz="0" w:space="0" w:color="auto"/>
          </w:divBdr>
        </w:div>
        <w:div w:id="1579555385">
          <w:marLeft w:val="640"/>
          <w:marRight w:val="0"/>
          <w:marTop w:val="0"/>
          <w:marBottom w:val="0"/>
          <w:divBdr>
            <w:top w:val="none" w:sz="0" w:space="0" w:color="auto"/>
            <w:left w:val="none" w:sz="0" w:space="0" w:color="auto"/>
            <w:bottom w:val="none" w:sz="0" w:space="0" w:color="auto"/>
            <w:right w:val="none" w:sz="0" w:space="0" w:color="auto"/>
          </w:divBdr>
        </w:div>
        <w:div w:id="582182643">
          <w:marLeft w:val="640"/>
          <w:marRight w:val="0"/>
          <w:marTop w:val="0"/>
          <w:marBottom w:val="0"/>
          <w:divBdr>
            <w:top w:val="none" w:sz="0" w:space="0" w:color="auto"/>
            <w:left w:val="none" w:sz="0" w:space="0" w:color="auto"/>
            <w:bottom w:val="none" w:sz="0" w:space="0" w:color="auto"/>
            <w:right w:val="none" w:sz="0" w:space="0" w:color="auto"/>
          </w:divBdr>
        </w:div>
      </w:divsChild>
    </w:div>
    <w:div w:id="1542133290">
      <w:bodyDiv w:val="1"/>
      <w:marLeft w:val="0"/>
      <w:marRight w:val="0"/>
      <w:marTop w:val="0"/>
      <w:marBottom w:val="0"/>
      <w:divBdr>
        <w:top w:val="none" w:sz="0" w:space="0" w:color="auto"/>
        <w:left w:val="none" w:sz="0" w:space="0" w:color="auto"/>
        <w:bottom w:val="none" w:sz="0" w:space="0" w:color="auto"/>
        <w:right w:val="none" w:sz="0" w:space="0" w:color="auto"/>
      </w:divBdr>
      <w:divsChild>
        <w:div w:id="597716820">
          <w:marLeft w:val="640"/>
          <w:marRight w:val="0"/>
          <w:marTop w:val="0"/>
          <w:marBottom w:val="0"/>
          <w:divBdr>
            <w:top w:val="none" w:sz="0" w:space="0" w:color="auto"/>
            <w:left w:val="none" w:sz="0" w:space="0" w:color="auto"/>
            <w:bottom w:val="none" w:sz="0" w:space="0" w:color="auto"/>
            <w:right w:val="none" w:sz="0" w:space="0" w:color="auto"/>
          </w:divBdr>
        </w:div>
        <w:div w:id="188154183">
          <w:marLeft w:val="640"/>
          <w:marRight w:val="0"/>
          <w:marTop w:val="0"/>
          <w:marBottom w:val="0"/>
          <w:divBdr>
            <w:top w:val="none" w:sz="0" w:space="0" w:color="auto"/>
            <w:left w:val="none" w:sz="0" w:space="0" w:color="auto"/>
            <w:bottom w:val="none" w:sz="0" w:space="0" w:color="auto"/>
            <w:right w:val="none" w:sz="0" w:space="0" w:color="auto"/>
          </w:divBdr>
        </w:div>
        <w:div w:id="1066345347">
          <w:marLeft w:val="640"/>
          <w:marRight w:val="0"/>
          <w:marTop w:val="0"/>
          <w:marBottom w:val="0"/>
          <w:divBdr>
            <w:top w:val="none" w:sz="0" w:space="0" w:color="auto"/>
            <w:left w:val="none" w:sz="0" w:space="0" w:color="auto"/>
            <w:bottom w:val="none" w:sz="0" w:space="0" w:color="auto"/>
            <w:right w:val="none" w:sz="0" w:space="0" w:color="auto"/>
          </w:divBdr>
        </w:div>
        <w:div w:id="1594582353">
          <w:marLeft w:val="640"/>
          <w:marRight w:val="0"/>
          <w:marTop w:val="0"/>
          <w:marBottom w:val="0"/>
          <w:divBdr>
            <w:top w:val="none" w:sz="0" w:space="0" w:color="auto"/>
            <w:left w:val="none" w:sz="0" w:space="0" w:color="auto"/>
            <w:bottom w:val="none" w:sz="0" w:space="0" w:color="auto"/>
            <w:right w:val="none" w:sz="0" w:space="0" w:color="auto"/>
          </w:divBdr>
        </w:div>
        <w:div w:id="417487719">
          <w:marLeft w:val="640"/>
          <w:marRight w:val="0"/>
          <w:marTop w:val="0"/>
          <w:marBottom w:val="0"/>
          <w:divBdr>
            <w:top w:val="none" w:sz="0" w:space="0" w:color="auto"/>
            <w:left w:val="none" w:sz="0" w:space="0" w:color="auto"/>
            <w:bottom w:val="none" w:sz="0" w:space="0" w:color="auto"/>
            <w:right w:val="none" w:sz="0" w:space="0" w:color="auto"/>
          </w:divBdr>
        </w:div>
        <w:div w:id="730427922">
          <w:marLeft w:val="640"/>
          <w:marRight w:val="0"/>
          <w:marTop w:val="0"/>
          <w:marBottom w:val="0"/>
          <w:divBdr>
            <w:top w:val="none" w:sz="0" w:space="0" w:color="auto"/>
            <w:left w:val="none" w:sz="0" w:space="0" w:color="auto"/>
            <w:bottom w:val="none" w:sz="0" w:space="0" w:color="auto"/>
            <w:right w:val="none" w:sz="0" w:space="0" w:color="auto"/>
          </w:divBdr>
        </w:div>
        <w:div w:id="2027903670">
          <w:marLeft w:val="640"/>
          <w:marRight w:val="0"/>
          <w:marTop w:val="0"/>
          <w:marBottom w:val="0"/>
          <w:divBdr>
            <w:top w:val="none" w:sz="0" w:space="0" w:color="auto"/>
            <w:left w:val="none" w:sz="0" w:space="0" w:color="auto"/>
            <w:bottom w:val="none" w:sz="0" w:space="0" w:color="auto"/>
            <w:right w:val="none" w:sz="0" w:space="0" w:color="auto"/>
          </w:divBdr>
        </w:div>
        <w:div w:id="1932084740">
          <w:marLeft w:val="640"/>
          <w:marRight w:val="0"/>
          <w:marTop w:val="0"/>
          <w:marBottom w:val="0"/>
          <w:divBdr>
            <w:top w:val="none" w:sz="0" w:space="0" w:color="auto"/>
            <w:left w:val="none" w:sz="0" w:space="0" w:color="auto"/>
            <w:bottom w:val="none" w:sz="0" w:space="0" w:color="auto"/>
            <w:right w:val="none" w:sz="0" w:space="0" w:color="auto"/>
          </w:divBdr>
        </w:div>
        <w:div w:id="791020479">
          <w:marLeft w:val="640"/>
          <w:marRight w:val="0"/>
          <w:marTop w:val="0"/>
          <w:marBottom w:val="0"/>
          <w:divBdr>
            <w:top w:val="none" w:sz="0" w:space="0" w:color="auto"/>
            <w:left w:val="none" w:sz="0" w:space="0" w:color="auto"/>
            <w:bottom w:val="none" w:sz="0" w:space="0" w:color="auto"/>
            <w:right w:val="none" w:sz="0" w:space="0" w:color="auto"/>
          </w:divBdr>
        </w:div>
        <w:div w:id="1246379247">
          <w:marLeft w:val="640"/>
          <w:marRight w:val="0"/>
          <w:marTop w:val="0"/>
          <w:marBottom w:val="0"/>
          <w:divBdr>
            <w:top w:val="none" w:sz="0" w:space="0" w:color="auto"/>
            <w:left w:val="none" w:sz="0" w:space="0" w:color="auto"/>
            <w:bottom w:val="none" w:sz="0" w:space="0" w:color="auto"/>
            <w:right w:val="none" w:sz="0" w:space="0" w:color="auto"/>
          </w:divBdr>
        </w:div>
        <w:div w:id="154956273">
          <w:marLeft w:val="640"/>
          <w:marRight w:val="0"/>
          <w:marTop w:val="0"/>
          <w:marBottom w:val="0"/>
          <w:divBdr>
            <w:top w:val="none" w:sz="0" w:space="0" w:color="auto"/>
            <w:left w:val="none" w:sz="0" w:space="0" w:color="auto"/>
            <w:bottom w:val="none" w:sz="0" w:space="0" w:color="auto"/>
            <w:right w:val="none" w:sz="0" w:space="0" w:color="auto"/>
          </w:divBdr>
        </w:div>
        <w:div w:id="555705602">
          <w:marLeft w:val="640"/>
          <w:marRight w:val="0"/>
          <w:marTop w:val="0"/>
          <w:marBottom w:val="0"/>
          <w:divBdr>
            <w:top w:val="none" w:sz="0" w:space="0" w:color="auto"/>
            <w:left w:val="none" w:sz="0" w:space="0" w:color="auto"/>
            <w:bottom w:val="none" w:sz="0" w:space="0" w:color="auto"/>
            <w:right w:val="none" w:sz="0" w:space="0" w:color="auto"/>
          </w:divBdr>
        </w:div>
        <w:div w:id="1069382501">
          <w:marLeft w:val="640"/>
          <w:marRight w:val="0"/>
          <w:marTop w:val="0"/>
          <w:marBottom w:val="0"/>
          <w:divBdr>
            <w:top w:val="none" w:sz="0" w:space="0" w:color="auto"/>
            <w:left w:val="none" w:sz="0" w:space="0" w:color="auto"/>
            <w:bottom w:val="none" w:sz="0" w:space="0" w:color="auto"/>
            <w:right w:val="none" w:sz="0" w:space="0" w:color="auto"/>
          </w:divBdr>
        </w:div>
        <w:div w:id="1924605158">
          <w:marLeft w:val="640"/>
          <w:marRight w:val="0"/>
          <w:marTop w:val="0"/>
          <w:marBottom w:val="0"/>
          <w:divBdr>
            <w:top w:val="none" w:sz="0" w:space="0" w:color="auto"/>
            <w:left w:val="none" w:sz="0" w:space="0" w:color="auto"/>
            <w:bottom w:val="none" w:sz="0" w:space="0" w:color="auto"/>
            <w:right w:val="none" w:sz="0" w:space="0" w:color="auto"/>
          </w:divBdr>
        </w:div>
        <w:div w:id="1443114731">
          <w:marLeft w:val="640"/>
          <w:marRight w:val="0"/>
          <w:marTop w:val="0"/>
          <w:marBottom w:val="0"/>
          <w:divBdr>
            <w:top w:val="none" w:sz="0" w:space="0" w:color="auto"/>
            <w:left w:val="none" w:sz="0" w:space="0" w:color="auto"/>
            <w:bottom w:val="none" w:sz="0" w:space="0" w:color="auto"/>
            <w:right w:val="none" w:sz="0" w:space="0" w:color="auto"/>
          </w:divBdr>
        </w:div>
        <w:div w:id="1173832956">
          <w:marLeft w:val="640"/>
          <w:marRight w:val="0"/>
          <w:marTop w:val="0"/>
          <w:marBottom w:val="0"/>
          <w:divBdr>
            <w:top w:val="none" w:sz="0" w:space="0" w:color="auto"/>
            <w:left w:val="none" w:sz="0" w:space="0" w:color="auto"/>
            <w:bottom w:val="none" w:sz="0" w:space="0" w:color="auto"/>
            <w:right w:val="none" w:sz="0" w:space="0" w:color="auto"/>
          </w:divBdr>
        </w:div>
        <w:div w:id="1392773290">
          <w:marLeft w:val="640"/>
          <w:marRight w:val="0"/>
          <w:marTop w:val="0"/>
          <w:marBottom w:val="0"/>
          <w:divBdr>
            <w:top w:val="none" w:sz="0" w:space="0" w:color="auto"/>
            <w:left w:val="none" w:sz="0" w:space="0" w:color="auto"/>
            <w:bottom w:val="none" w:sz="0" w:space="0" w:color="auto"/>
            <w:right w:val="none" w:sz="0" w:space="0" w:color="auto"/>
          </w:divBdr>
        </w:div>
        <w:div w:id="1989048003">
          <w:marLeft w:val="640"/>
          <w:marRight w:val="0"/>
          <w:marTop w:val="0"/>
          <w:marBottom w:val="0"/>
          <w:divBdr>
            <w:top w:val="none" w:sz="0" w:space="0" w:color="auto"/>
            <w:left w:val="none" w:sz="0" w:space="0" w:color="auto"/>
            <w:bottom w:val="none" w:sz="0" w:space="0" w:color="auto"/>
            <w:right w:val="none" w:sz="0" w:space="0" w:color="auto"/>
          </w:divBdr>
        </w:div>
        <w:div w:id="1916207573">
          <w:marLeft w:val="640"/>
          <w:marRight w:val="0"/>
          <w:marTop w:val="0"/>
          <w:marBottom w:val="0"/>
          <w:divBdr>
            <w:top w:val="none" w:sz="0" w:space="0" w:color="auto"/>
            <w:left w:val="none" w:sz="0" w:space="0" w:color="auto"/>
            <w:bottom w:val="none" w:sz="0" w:space="0" w:color="auto"/>
            <w:right w:val="none" w:sz="0" w:space="0" w:color="auto"/>
          </w:divBdr>
        </w:div>
        <w:div w:id="1223062123">
          <w:marLeft w:val="640"/>
          <w:marRight w:val="0"/>
          <w:marTop w:val="0"/>
          <w:marBottom w:val="0"/>
          <w:divBdr>
            <w:top w:val="none" w:sz="0" w:space="0" w:color="auto"/>
            <w:left w:val="none" w:sz="0" w:space="0" w:color="auto"/>
            <w:bottom w:val="none" w:sz="0" w:space="0" w:color="auto"/>
            <w:right w:val="none" w:sz="0" w:space="0" w:color="auto"/>
          </w:divBdr>
        </w:div>
        <w:div w:id="891042354">
          <w:marLeft w:val="640"/>
          <w:marRight w:val="0"/>
          <w:marTop w:val="0"/>
          <w:marBottom w:val="0"/>
          <w:divBdr>
            <w:top w:val="none" w:sz="0" w:space="0" w:color="auto"/>
            <w:left w:val="none" w:sz="0" w:space="0" w:color="auto"/>
            <w:bottom w:val="none" w:sz="0" w:space="0" w:color="auto"/>
            <w:right w:val="none" w:sz="0" w:space="0" w:color="auto"/>
          </w:divBdr>
        </w:div>
        <w:div w:id="1900633512">
          <w:marLeft w:val="640"/>
          <w:marRight w:val="0"/>
          <w:marTop w:val="0"/>
          <w:marBottom w:val="0"/>
          <w:divBdr>
            <w:top w:val="none" w:sz="0" w:space="0" w:color="auto"/>
            <w:left w:val="none" w:sz="0" w:space="0" w:color="auto"/>
            <w:bottom w:val="none" w:sz="0" w:space="0" w:color="auto"/>
            <w:right w:val="none" w:sz="0" w:space="0" w:color="auto"/>
          </w:divBdr>
        </w:div>
        <w:div w:id="1315717626">
          <w:marLeft w:val="640"/>
          <w:marRight w:val="0"/>
          <w:marTop w:val="0"/>
          <w:marBottom w:val="0"/>
          <w:divBdr>
            <w:top w:val="none" w:sz="0" w:space="0" w:color="auto"/>
            <w:left w:val="none" w:sz="0" w:space="0" w:color="auto"/>
            <w:bottom w:val="none" w:sz="0" w:space="0" w:color="auto"/>
            <w:right w:val="none" w:sz="0" w:space="0" w:color="auto"/>
          </w:divBdr>
        </w:div>
        <w:div w:id="365370869">
          <w:marLeft w:val="640"/>
          <w:marRight w:val="0"/>
          <w:marTop w:val="0"/>
          <w:marBottom w:val="0"/>
          <w:divBdr>
            <w:top w:val="none" w:sz="0" w:space="0" w:color="auto"/>
            <w:left w:val="none" w:sz="0" w:space="0" w:color="auto"/>
            <w:bottom w:val="none" w:sz="0" w:space="0" w:color="auto"/>
            <w:right w:val="none" w:sz="0" w:space="0" w:color="auto"/>
          </w:divBdr>
        </w:div>
        <w:div w:id="130101476">
          <w:marLeft w:val="640"/>
          <w:marRight w:val="0"/>
          <w:marTop w:val="0"/>
          <w:marBottom w:val="0"/>
          <w:divBdr>
            <w:top w:val="none" w:sz="0" w:space="0" w:color="auto"/>
            <w:left w:val="none" w:sz="0" w:space="0" w:color="auto"/>
            <w:bottom w:val="none" w:sz="0" w:space="0" w:color="auto"/>
            <w:right w:val="none" w:sz="0" w:space="0" w:color="auto"/>
          </w:divBdr>
        </w:div>
        <w:div w:id="1323125539">
          <w:marLeft w:val="640"/>
          <w:marRight w:val="0"/>
          <w:marTop w:val="0"/>
          <w:marBottom w:val="0"/>
          <w:divBdr>
            <w:top w:val="none" w:sz="0" w:space="0" w:color="auto"/>
            <w:left w:val="none" w:sz="0" w:space="0" w:color="auto"/>
            <w:bottom w:val="none" w:sz="0" w:space="0" w:color="auto"/>
            <w:right w:val="none" w:sz="0" w:space="0" w:color="auto"/>
          </w:divBdr>
        </w:div>
        <w:div w:id="669718511">
          <w:marLeft w:val="640"/>
          <w:marRight w:val="0"/>
          <w:marTop w:val="0"/>
          <w:marBottom w:val="0"/>
          <w:divBdr>
            <w:top w:val="none" w:sz="0" w:space="0" w:color="auto"/>
            <w:left w:val="none" w:sz="0" w:space="0" w:color="auto"/>
            <w:bottom w:val="none" w:sz="0" w:space="0" w:color="auto"/>
            <w:right w:val="none" w:sz="0" w:space="0" w:color="auto"/>
          </w:divBdr>
        </w:div>
        <w:div w:id="1748577147">
          <w:marLeft w:val="640"/>
          <w:marRight w:val="0"/>
          <w:marTop w:val="0"/>
          <w:marBottom w:val="0"/>
          <w:divBdr>
            <w:top w:val="none" w:sz="0" w:space="0" w:color="auto"/>
            <w:left w:val="none" w:sz="0" w:space="0" w:color="auto"/>
            <w:bottom w:val="none" w:sz="0" w:space="0" w:color="auto"/>
            <w:right w:val="none" w:sz="0" w:space="0" w:color="auto"/>
          </w:divBdr>
        </w:div>
        <w:div w:id="1408532419">
          <w:marLeft w:val="640"/>
          <w:marRight w:val="0"/>
          <w:marTop w:val="0"/>
          <w:marBottom w:val="0"/>
          <w:divBdr>
            <w:top w:val="none" w:sz="0" w:space="0" w:color="auto"/>
            <w:left w:val="none" w:sz="0" w:space="0" w:color="auto"/>
            <w:bottom w:val="none" w:sz="0" w:space="0" w:color="auto"/>
            <w:right w:val="none" w:sz="0" w:space="0" w:color="auto"/>
          </w:divBdr>
        </w:div>
        <w:div w:id="967442665">
          <w:marLeft w:val="640"/>
          <w:marRight w:val="0"/>
          <w:marTop w:val="0"/>
          <w:marBottom w:val="0"/>
          <w:divBdr>
            <w:top w:val="none" w:sz="0" w:space="0" w:color="auto"/>
            <w:left w:val="none" w:sz="0" w:space="0" w:color="auto"/>
            <w:bottom w:val="none" w:sz="0" w:space="0" w:color="auto"/>
            <w:right w:val="none" w:sz="0" w:space="0" w:color="auto"/>
          </w:divBdr>
        </w:div>
        <w:div w:id="1077900361">
          <w:marLeft w:val="640"/>
          <w:marRight w:val="0"/>
          <w:marTop w:val="0"/>
          <w:marBottom w:val="0"/>
          <w:divBdr>
            <w:top w:val="none" w:sz="0" w:space="0" w:color="auto"/>
            <w:left w:val="none" w:sz="0" w:space="0" w:color="auto"/>
            <w:bottom w:val="none" w:sz="0" w:space="0" w:color="auto"/>
            <w:right w:val="none" w:sz="0" w:space="0" w:color="auto"/>
          </w:divBdr>
        </w:div>
        <w:div w:id="119569576">
          <w:marLeft w:val="640"/>
          <w:marRight w:val="0"/>
          <w:marTop w:val="0"/>
          <w:marBottom w:val="0"/>
          <w:divBdr>
            <w:top w:val="none" w:sz="0" w:space="0" w:color="auto"/>
            <w:left w:val="none" w:sz="0" w:space="0" w:color="auto"/>
            <w:bottom w:val="none" w:sz="0" w:space="0" w:color="auto"/>
            <w:right w:val="none" w:sz="0" w:space="0" w:color="auto"/>
          </w:divBdr>
        </w:div>
        <w:div w:id="684747766">
          <w:marLeft w:val="640"/>
          <w:marRight w:val="0"/>
          <w:marTop w:val="0"/>
          <w:marBottom w:val="0"/>
          <w:divBdr>
            <w:top w:val="none" w:sz="0" w:space="0" w:color="auto"/>
            <w:left w:val="none" w:sz="0" w:space="0" w:color="auto"/>
            <w:bottom w:val="none" w:sz="0" w:space="0" w:color="auto"/>
            <w:right w:val="none" w:sz="0" w:space="0" w:color="auto"/>
          </w:divBdr>
        </w:div>
        <w:div w:id="693774159">
          <w:marLeft w:val="640"/>
          <w:marRight w:val="0"/>
          <w:marTop w:val="0"/>
          <w:marBottom w:val="0"/>
          <w:divBdr>
            <w:top w:val="none" w:sz="0" w:space="0" w:color="auto"/>
            <w:left w:val="none" w:sz="0" w:space="0" w:color="auto"/>
            <w:bottom w:val="none" w:sz="0" w:space="0" w:color="auto"/>
            <w:right w:val="none" w:sz="0" w:space="0" w:color="auto"/>
          </w:divBdr>
        </w:div>
        <w:div w:id="731778570">
          <w:marLeft w:val="640"/>
          <w:marRight w:val="0"/>
          <w:marTop w:val="0"/>
          <w:marBottom w:val="0"/>
          <w:divBdr>
            <w:top w:val="none" w:sz="0" w:space="0" w:color="auto"/>
            <w:left w:val="none" w:sz="0" w:space="0" w:color="auto"/>
            <w:bottom w:val="none" w:sz="0" w:space="0" w:color="auto"/>
            <w:right w:val="none" w:sz="0" w:space="0" w:color="auto"/>
          </w:divBdr>
        </w:div>
      </w:divsChild>
    </w:div>
    <w:div w:id="1557621663">
      <w:bodyDiv w:val="1"/>
      <w:marLeft w:val="0"/>
      <w:marRight w:val="0"/>
      <w:marTop w:val="0"/>
      <w:marBottom w:val="0"/>
      <w:divBdr>
        <w:top w:val="none" w:sz="0" w:space="0" w:color="auto"/>
        <w:left w:val="none" w:sz="0" w:space="0" w:color="auto"/>
        <w:bottom w:val="none" w:sz="0" w:space="0" w:color="auto"/>
        <w:right w:val="none" w:sz="0" w:space="0" w:color="auto"/>
      </w:divBdr>
      <w:divsChild>
        <w:div w:id="156657635">
          <w:marLeft w:val="640"/>
          <w:marRight w:val="0"/>
          <w:marTop w:val="0"/>
          <w:marBottom w:val="0"/>
          <w:divBdr>
            <w:top w:val="none" w:sz="0" w:space="0" w:color="auto"/>
            <w:left w:val="none" w:sz="0" w:space="0" w:color="auto"/>
            <w:bottom w:val="none" w:sz="0" w:space="0" w:color="auto"/>
            <w:right w:val="none" w:sz="0" w:space="0" w:color="auto"/>
          </w:divBdr>
        </w:div>
        <w:div w:id="1811827943">
          <w:marLeft w:val="640"/>
          <w:marRight w:val="0"/>
          <w:marTop w:val="0"/>
          <w:marBottom w:val="0"/>
          <w:divBdr>
            <w:top w:val="none" w:sz="0" w:space="0" w:color="auto"/>
            <w:left w:val="none" w:sz="0" w:space="0" w:color="auto"/>
            <w:bottom w:val="none" w:sz="0" w:space="0" w:color="auto"/>
            <w:right w:val="none" w:sz="0" w:space="0" w:color="auto"/>
          </w:divBdr>
        </w:div>
        <w:div w:id="1888175381">
          <w:marLeft w:val="640"/>
          <w:marRight w:val="0"/>
          <w:marTop w:val="0"/>
          <w:marBottom w:val="0"/>
          <w:divBdr>
            <w:top w:val="none" w:sz="0" w:space="0" w:color="auto"/>
            <w:left w:val="none" w:sz="0" w:space="0" w:color="auto"/>
            <w:bottom w:val="none" w:sz="0" w:space="0" w:color="auto"/>
            <w:right w:val="none" w:sz="0" w:space="0" w:color="auto"/>
          </w:divBdr>
        </w:div>
        <w:div w:id="1248419650">
          <w:marLeft w:val="640"/>
          <w:marRight w:val="0"/>
          <w:marTop w:val="0"/>
          <w:marBottom w:val="0"/>
          <w:divBdr>
            <w:top w:val="none" w:sz="0" w:space="0" w:color="auto"/>
            <w:left w:val="none" w:sz="0" w:space="0" w:color="auto"/>
            <w:bottom w:val="none" w:sz="0" w:space="0" w:color="auto"/>
            <w:right w:val="none" w:sz="0" w:space="0" w:color="auto"/>
          </w:divBdr>
        </w:div>
        <w:div w:id="449860834">
          <w:marLeft w:val="640"/>
          <w:marRight w:val="0"/>
          <w:marTop w:val="0"/>
          <w:marBottom w:val="0"/>
          <w:divBdr>
            <w:top w:val="none" w:sz="0" w:space="0" w:color="auto"/>
            <w:left w:val="none" w:sz="0" w:space="0" w:color="auto"/>
            <w:bottom w:val="none" w:sz="0" w:space="0" w:color="auto"/>
            <w:right w:val="none" w:sz="0" w:space="0" w:color="auto"/>
          </w:divBdr>
        </w:div>
        <w:div w:id="1065690067">
          <w:marLeft w:val="640"/>
          <w:marRight w:val="0"/>
          <w:marTop w:val="0"/>
          <w:marBottom w:val="0"/>
          <w:divBdr>
            <w:top w:val="none" w:sz="0" w:space="0" w:color="auto"/>
            <w:left w:val="none" w:sz="0" w:space="0" w:color="auto"/>
            <w:bottom w:val="none" w:sz="0" w:space="0" w:color="auto"/>
            <w:right w:val="none" w:sz="0" w:space="0" w:color="auto"/>
          </w:divBdr>
        </w:div>
        <w:div w:id="1715806370">
          <w:marLeft w:val="640"/>
          <w:marRight w:val="0"/>
          <w:marTop w:val="0"/>
          <w:marBottom w:val="0"/>
          <w:divBdr>
            <w:top w:val="none" w:sz="0" w:space="0" w:color="auto"/>
            <w:left w:val="none" w:sz="0" w:space="0" w:color="auto"/>
            <w:bottom w:val="none" w:sz="0" w:space="0" w:color="auto"/>
            <w:right w:val="none" w:sz="0" w:space="0" w:color="auto"/>
          </w:divBdr>
        </w:div>
        <w:div w:id="836311338">
          <w:marLeft w:val="640"/>
          <w:marRight w:val="0"/>
          <w:marTop w:val="0"/>
          <w:marBottom w:val="0"/>
          <w:divBdr>
            <w:top w:val="none" w:sz="0" w:space="0" w:color="auto"/>
            <w:left w:val="none" w:sz="0" w:space="0" w:color="auto"/>
            <w:bottom w:val="none" w:sz="0" w:space="0" w:color="auto"/>
            <w:right w:val="none" w:sz="0" w:space="0" w:color="auto"/>
          </w:divBdr>
        </w:div>
        <w:div w:id="1426263703">
          <w:marLeft w:val="640"/>
          <w:marRight w:val="0"/>
          <w:marTop w:val="0"/>
          <w:marBottom w:val="0"/>
          <w:divBdr>
            <w:top w:val="none" w:sz="0" w:space="0" w:color="auto"/>
            <w:left w:val="none" w:sz="0" w:space="0" w:color="auto"/>
            <w:bottom w:val="none" w:sz="0" w:space="0" w:color="auto"/>
            <w:right w:val="none" w:sz="0" w:space="0" w:color="auto"/>
          </w:divBdr>
        </w:div>
        <w:div w:id="1593850719">
          <w:marLeft w:val="640"/>
          <w:marRight w:val="0"/>
          <w:marTop w:val="0"/>
          <w:marBottom w:val="0"/>
          <w:divBdr>
            <w:top w:val="none" w:sz="0" w:space="0" w:color="auto"/>
            <w:left w:val="none" w:sz="0" w:space="0" w:color="auto"/>
            <w:bottom w:val="none" w:sz="0" w:space="0" w:color="auto"/>
            <w:right w:val="none" w:sz="0" w:space="0" w:color="auto"/>
          </w:divBdr>
        </w:div>
        <w:div w:id="443304546">
          <w:marLeft w:val="640"/>
          <w:marRight w:val="0"/>
          <w:marTop w:val="0"/>
          <w:marBottom w:val="0"/>
          <w:divBdr>
            <w:top w:val="none" w:sz="0" w:space="0" w:color="auto"/>
            <w:left w:val="none" w:sz="0" w:space="0" w:color="auto"/>
            <w:bottom w:val="none" w:sz="0" w:space="0" w:color="auto"/>
            <w:right w:val="none" w:sz="0" w:space="0" w:color="auto"/>
          </w:divBdr>
        </w:div>
        <w:div w:id="264310190">
          <w:marLeft w:val="640"/>
          <w:marRight w:val="0"/>
          <w:marTop w:val="0"/>
          <w:marBottom w:val="0"/>
          <w:divBdr>
            <w:top w:val="none" w:sz="0" w:space="0" w:color="auto"/>
            <w:left w:val="none" w:sz="0" w:space="0" w:color="auto"/>
            <w:bottom w:val="none" w:sz="0" w:space="0" w:color="auto"/>
            <w:right w:val="none" w:sz="0" w:space="0" w:color="auto"/>
          </w:divBdr>
        </w:div>
        <w:div w:id="427389159">
          <w:marLeft w:val="640"/>
          <w:marRight w:val="0"/>
          <w:marTop w:val="0"/>
          <w:marBottom w:val="0"/>
          <w:divBdr>
            <w:top w:val="none" w:sz="0" w:space="0" w:color="auto"/>
            <w:left w:val="none" w:sz="0" w:space="0" w:color="auto"/>
            <w:bottom w:val="none" w:sz="0" w:space="0" w:color="auto"/>
            <w:right w:val="none" w:sz="0" w:space="0" w:color="auto"/>
          </w:divBdr>
        </w:div>
        <w:div w:id="1542592507">
          <w:marLeft w:val="640"/>
          <w:marRight w:val="0"/>
          <w:marTop w:val="0"/>
          <w:marBottom w:val="0"/>
          <w:divBdr>
            <w:top w:val="none" w:sz="0" w:space="0" w:color="auto"/>
            <w:left w:val="none" w:sz="0" w:space="0" w:color="auto"/>
            <w:bottom w:val="none" w:sz="0" w:space="0" w:color="auto"/>
            <w:right w:val="none" w:sz="0" w:space="0" w:color="auto"/>
          </w:divBdr>
        </w:div>
        <w:div w:id="397947773">
          <w:marLeft w:val="640"/>
          <w:marRight w:val="0"/>
          <w:marTop w:val="0"/>
          <w:marBottom w:val="0"/>
          <w:divBdr>
            <w:top w:val="none" w:sz="0" w:space="0" w:color="auto"/>
            <w:left w:val="none" w:sz="0" w:space="0" w:color="auto"/>
            <w:bottom w:val="none" w:sz="0" w:space="0" w:color="auto"/>
            <w:right w:val="none" w:sz="0" w:space="0" w:color="auto"/>
          </w:divBdr>
        </w:div>
        <w:div w:id="930356087">
          <w:marLeft w:val="640"/>
          <w:marRight w:val="0"/>
          <w:marTop w:val="0"/>
          <w:marBottom w:val="0"/>
          <w:divBdr>
            <w:top w:val="none" w:sz="0" w:space="0" w:color="auto"/>
            <w:left w:val="none" w:sz="0" w:space="0" w:color="auto"/>
            <w:bottom w:val="none" w:sz="0" w:space="0" w:color="auto"/>
            <w:right w:val="none" w:sz="0" w:space="0" w:color="auto"/>
          </w:divBdr>
        </w:div>
        <w:div w:id="186481844">
          <w:marLeft w:val="640"/>
          <w:marRight w:val="0"/>
          <w:marTop w:val="0"/>
          <w:marBottom w:val="0"/>
          <w:divBdr>
            <w:top w:val="none" w:sz="0" w:space="0" w:color="auto"/>
            <w:left w:val="none" w:sz="0" w:space="0" w:color="auto"/>
            <w:bottom w:val="none" w:sz="0" w:space="0" w:color="auto"/>
            <w:right w:val="none" w:sz="0" w:space="0" w:color="auto"/>
          </w:divBdr>
        </w:div>
        <w:div w:id="1505439289">
          <w:marLeft w:val="640"/>
          <w:marRight w:val="0"/>
          <w:marTop w:val="0"/>
          <w:marBottom w:val="0"/>
          <w:divBdr>
            <w:top w:val="none" w:sz="0" w:space="0" w:color="auto"/>
            <w:left w:val="none" w:sz="0" w:space="0" w:color="auto"/>
            <w:bottom w:val="none" w:sz="0" w:space="0" w:color="auto"/>
            <w:right w:val="none" w:sz="0" w:space="0" w:color="auto"/>
          </w:divBdr>
        </w:div>
        <w:div w:id="1914385455">
          <w:marLeft w:val="640"/>
          <w:marRight w:val="0"/>
          <w:marTop w:val="0"/>
          <w:marBottom w:val="0"/>
          <w:divBdr>
            <w:top w:val="none" w:sz="0" w:space="0" w:color="auto"/>
            <w:left w:val="none" w:sz="0" w:space="0" w:color="auto"/>
            <w:bottom w:val="none" w:sz="0" w:space="0" w:color="auto"/>
            <w:right w:val="none" w:sz="0" w:space="0" w:color="auto"/>
          </w:divBdr>
        </w:div>
        <w:div w:id="468212276">
          <w:marLeft w:val="640"/>
          <w:marRight w:val="0"/>
          <w:marTop w:val="0"/>
          <w:marBottom w:val="0"/>
          <w:divBdr>
            <w:top w:val="none" w:sz="0" w:space="0" w:color="auto"/>
            <w:left w:val="none" w:sz="0" w:space="0" w:color="auto"/>
            <w:bottom w:val="none" w:sz="0" w:space="0" w:color="auto"/>
            <w:right w:val="none" w:sz="0" w:space="0" w:color="auto"/>
          </w:divBdr>
        </w:div>
        <w:div w:id="418410963">
          <w:marLeft w:val="640"/>
          <w:marRight w:val="0"/>
          <w:marTop w:val="0"/>
          <w:marBottom w:val="0"/>
          <w:divBdr>
            <w:top w:val="none" w:sz="0" w:space="0" w:color="auto"/>
            <w:left w:val="none" w:sz="0" w:space="0" w:color="auto"/>
            <w:bottom w:val="none" w:sz="0" w:space="0" w:color="auto"/>
            <w:right w:val="none" w:sz="0" w:space="0" w:color="auto"/>
          </w:divBdr>
        </w:div>
        <w:div w:id="1806897147">
          <w:marLeft w:val="640"/>
          <w:marRight w:val="0"/>
          <w:marTop w:val="0"/>
          <w:marBottom w:val="0"/>
          <w:divBdr>
            <w:top w:val="none" w:sz="0" w:space="0" w:color="auto"/>
            <w:left w:val="none" w:sz="0" w:space="0" w:color="auto"/>
            <w:bottom w:val="none" w:sz="0" w:space="0" w:color="auto"/>
            <w:right w:val="none" w:sz="0" w:space="0" w:color="auto"/>
          </w:divBdr>
        </w:div>
        <w:div w:id="773287986">
          <w:marLeft w:val="640"/>
          <w:marRight w:val="0"/>
          <w:marTop w:val="0"/>
          <w:marBottom w:val="0"/>
          <w:divBdr>
            <w:top w:val="none" w:sz="0" w:space="0" w:color="auto"/>
            <w:left w:val="none" w:sz="0" w:space="0" w:color="auto"/>
            <w:bottom w:val="none" w:sz="0" w:space="0" w:color="auto"/>
            <w:right w:val="none" w:sz="0" w:space="0" w:color="auto"/>
          </w:divBdr>
        </w:div>
        <w:div w:id="812677055">
          <w:marLeft w:val="640"/>
          <w:marRight w:val="0"/>
          <w:marTop w:val="0"/>
          <w:marBottom w:val="0"/>
          <w:divBdr>
            <w:top w:val="none" w:sz="0" w:space="0" w:color="auto"/>
            <w:left w:val="none" w:sz="0" w:space="0" w:color="auto"/>
            <w:bottom w:val="none" w:sz="0" w:space="0" w:color="auto"/>
            <w:right w:val="none" w:sz="0" w:space="0" w:color="auto"/>
          </w:divBdr>
        </w:div>
        <w:div w:id="294483020">
          <w:marLeft w:val="640"/>
          <w:marRight w:val="0"/>
          <w:marTop w:val="0"/>
          <w:marBottom w:val="0"/>
          <w:divBdr>
            <w:top w:val="none" w:sz="0" w:space="0" w:color="auto"/>
            <w:left w:val="none" w:sz="0" w:space="0" w:color="auto"/>
            <w:bottom w:val="none" w:sz="0" w:space="0" w:color="auto"/>
            <w:right w:val="none" w:sz="0" w:space="0" w:color="auto"/>
          </w:divBdr>
        </w:div>
        <w:div w:id="1475028538">
          <w:marLeft w:val="640"/>
          <w:marRight w:val="0"/>
          <w:marTop w:val="0"/>
          <w:marBottom w:val="0"/>
          <w:divBdr>
            <w:top w:val="none" w:sz="0" w:space="0" w:color="auto"/>
            <w:left w:val="none" w:sz="0" w:space="0" w:color="auto"/>
            <w:bottom w:val="none" w:sz="0" w:space="0" w:color="auto"/>
            <w:right w:val="none" w:sz="0" w:space="0" w:color="auto"/>
          </w:divBdr>
        </w:div>
        <w:div w:id="1369259356">
          <w:marLeft w:val="640"/>
          <w:marRight w:val="0"/>
          <w:marTop w:val="0"/>
          <w:marBottom w:val="0"/>
          <w:divBdr>
            <w:top w:val="none" w:sz="0" w:space="0" w:color="auto"/>
            <w:left w:val="none" w:sz="0" w:space="0" w:color="auto"/>
            <w:bottom w:val="none" w:sz="0" w:space="0" w:color="auto"/>
            <w:right w:val="none" w:sz="0" w:space="0" w:color="auto"/>
          </w:divBdr>
        </w:div>
        <w:div w:id="674500077">
          <w:marLeft w:val="640"/>
          <w:marRight w:val="0"/>
          <w:marTop w:val="0"/>
          <w:marBottom w:val="0"/>
          <w:divBdr>
            <w:top w:val="none" w:sz="0" w:space="0" w:color="auto"/>
            <w:left w:val="none" w:sz="0" w:space="0" w:color="auto"/>
            <w:bottom w:val="none" w:sz="0" w:space="0" w:color="auto"/>
            <w:right w:val="none" w:sz="0" w:space="0" w:color="auto"/>
          </w:divBdr>
        </w:div>
        <w:div w:id="1319923666">
          <w:marLeft w:val="640"/>
          <w:marRight w:val="0"/>
          <w:marTop w:val="0"/>
          <w:marBottom w:val="0"/>
          <w:divBdr>
            <w:top w:val="none" w:sz="0" w:space="0" w:color="auto"/>
            <w:left w:val="none" w:sz="0" w:space="0" w:color="auto"/>
            <w:bottom w:val="none" w:sz="0" w:space="0" w:color="auto"/>
            <w:right w:val="none" w:sz="0" w:space="0" w:color="auto"/>
          </w:divBdr>
        </w:div>
        <w:div w:id="925309727">
          <w:marLeft w:val="640"/>
          <w:marRight w:val="0"/>
          <w:marTop w:val="0"/>
          <w:marBottom w:val="0"/>
          <w:divBdr>
            <w:top w:val="none" w:sz="0" w:space="0" w:color="auto"/>
            <w:left w:val="none" w:sz="0" w:space="0" w:color="auto"/>
            <w:bottom w:val="none" w:sz="0" w:space="0" w:color="auto"/>
            <w:right w:val="none" w:sz="0" w:space="0" w:color="auto"/>
          </w:divBdr>
        </w:div>
        <w:div w:id="1399473457">
          <w:marLeft w:val="640"/>
          <w:marRight w:val="0"/>
          <w:marTop w:val="0"/>
          <w:marBottom w:val="0"/>
          <w:divBdr>
            <w:top w:val="none" w:sz="0" w:space="0" w:color="auto"/>
            <w:left w:val="none" w:sz="0" w:space="0" w:color="auto"/>
            <w:bottom w:val="none" w:sz="0" w:space="0" w:color="auto"/>
            <w:right w:val="none" w:sz="0" w:space="0" w:color="auto"/>
          </w:divBdr>
        </w:div>
        <w:div w:id="1812820059">
          <w:marLeft w:val="640"/>
          <w:marRight w:val="0"/>
          <w:marTop w:val="0"/>
          <w:marBottom w:val="0"/>
          <w:divBdr>
            <w:top w:val="none" w:sz="0" w:space="0" w:color="auto"/>
            <w:left w:val="none" w:sz="0" w:space="0" w:color="auto"/>
            <w:bottom w:val="none" w:sz="0" w:space="0" w:color="auto"/>
            <w:right w:val="none" w:sz="0" w:space="0" w:color="auto"/>
          </w:divBdr>
        </w:div>
        <w:div w:id="1928803354">
          <w:marLeft w:val="640"/>
          <w:marRight w:val="0"/>
          <w:marTop w:val="0"/>
          <w:marBottom w:val="0"/>
          <w:divBdr>
            <w:top w:val="none" w:sz="0" w:space="0" w:color="auto"/>
            <w:left w:val="none" w:sz="0" w:space="0" w:color="auto"/>
            <w:bottom w:val="none" w:sz="0" w:space="0" w:color="auto"/>
            <w:right w:val="none" w:sz="0" w:space="0" w:color="auto"/>
          </w:divBdr>
        </w:div>
        <w:div w:id="1258830645">
          <w:marLeft w:val="640"/>
          <w:marRight w:val="0"/>
          <w:marTop w:val="0"/>
          <w:marBottom w:val="0"/>
          <w:divBdr>
            <w:top w:val="none" w:sz="0" w:space="0" w:color="auto"/>
            <w:left w:val="none" w:sz="0" w:space="0" w:color="auto"/>
            <w:bottom w:val="none" w:sz="0" w:space="0" w:color="auto"/>
            <w:right w:val="none" w:sz="0" w:space="0" w:color="auto"/>
          </w:divBdr>
        </w:div>
        <w:div w:id="1939410548">
          <w:marLeft w:val="640"/>
          <w:marRight w:val="0"/>
          <w:marTop w:val="0"/>
          <w:marBottom w:val="0"/>
          <w:divBdr>
            <w:top w:val="none" w:sz="0" w:space="0" w:color="auto"/>
            <w:left w:val="none" w:sz="0" w:space="0" w:color="auto"/>
            <w:bottom w:val="none" w:sz="0" w:space="0" w:color="auto"/>
            <w:right w:val="none" w:sz="0" w:space="0" w:color="auto"/>
          </w:divBdr>
        </w:div>
        <w:div w:id="217667738">
          <w:marLeft w:val="640"/>
          <w:marRight w:val="0"/>
          <w:marTop w:val="0"/>
          <w:marBottom w:val="0"/>
          <w:divBdr>
            <w:top w:val="none" w:sz="0" w:space="0" w:color="auto"/>
            <w:left w:val="none" w:sz="0" w:space="0" w:color="auto"/>
            <w:bottom w:val="none" w:sz="0" w:space="0" w:color="auto"/>
            <w:right w:val="none" w:sz="0" w:space="0" w:color="auto"/>
          </w:divBdr>
        </w:div>
        <w:div w:id="1064261699">
          <w:marLeft w:val="640"/>
          <w:marRight w:val="0"/>
          <w:marTop w:val="0"/>
          <w:marBottom w:val="0"/>
          <w:divBdr>
            <w:top w:val="none" w:sz="0" w:space="0" w:color="auto"/>
            <w:left w:val="none" w:sz="0" w:space="0" w:color="auto"/>
            <w:bottom w:val="none" w:sz="0" w:space="0" w:color="auto"/>
            <w:right w:val="none" w:sz="0" w:space="0" w:color="auto"/>
          </w:divBdr>
        </w:div>
        <w:div w:id="2036536358">
          <w:marLeft w:val="640"/>
          <w:marRight w:val="0"/>
          <w:marTop w:val="0"/>
          <w:marBottom w:val="0"/>
          <w:divBdr>
            <w:top w:val="none" w:sz="0" w:space="0" w:color="auto"/>
            <w:left w:val="none" w:sz="0" w:space="0" w:color="auto"/>
            <w:bottom w:val="none" w:sz="0" w:space="0" w:color="auto"/>
            <w:right w:val="none" w:sz="0" w:space="0" w:color="auto"/>
          </w:divBdr>
        </w:div>
        <w:div w:id="425469247">
          <w:marLeft w:val="640"/>
          <w:marRight w:val="0"/>
          <w:marTop w:val="0"/>
          <w:marBottom w:val="0"/>
          <w:divBdr>
            <w:top w:val="none" w:sz="0" w:space="0" w:color="auto"/>
            <w:left w:val="none" w:sz="0" w:space="0" w:color="auto"/>
            <w:bottom w:val="none" w:sz="0" w:space="0" w:color="auto"/>
            <w:right w:val="none" w:sz="0" w:space="0" w:color="auto"/>
          </w:divBdr>
        </w:div>
      </w:divsChild>
    </w:div>
    <w:div w:id="1559366793">
      <w:bodyDiv w:val="1"/>
      <w:marLeft w:val="0"/>
      <w:marRight w:val="0"/>
      <w:marTop w:val="0"/>
      <w:marBottom w:val="0"/>
      <w:divBdr>
        <w:top w:val="none" w:sz="0" w:space="0" w:color="auto"/>
        <w:left w:val="none" w:sz="0" w:space="0" w:color="auto"/>
        <w:bottom w:val="none" w:sz="0" w:space="0" w:color="auto"/>
        <w:right w:val="none" w:sz="0" w:space="0" w:color="auto"/>
      </w:divBdr>
      <w:divsChild>
        <w:div w:id="701976947">
          <w:marLeft w:val="640"/>
          <w:marRight w:val="0"/>
          <w:marTop w:val="0"/>
          <w:marBottom w:val="0"/>
          <w:divBdr>
            <w:top w:val="none" w:sz="0" w:space="0" w:color="auto"/>
            <w:left w:val="none" w:sz="0" w:space="0" w:color="auto"/>
            <w:bottom w:val="none" w:sz="0" w:space="0" w:color="auto"/>
            <w:right w:val="none" w:sz="0" w:space="0" w:color="auto"/>
          </w:divBdr>
        </w:div>
        <w:div w:id="2111972600">
          <w:marLeft w:val="640"/>
          <w:marRight w:val="0"/>
          <w:marTop w:val="0"/>
          <w:marBottom w:val="0"/>
          <w:divBdr>
            <w:top w:val="none" w:sz="0" w:space="0" w:color="auto"/>
            <w:left w:val="none" w:sz="0" w:space="0" w:color="auto"/>
            <w:bottom w:val="none" w:sz="0" w:space="0" w:color="auto"/>
            <w:right w:val="none" w:sz="0" w:space="0" w:color="auto"/>
          </w:divBdr>
        </w:div>
        <w:div w:id="528689180">
          <w:marLeft w:val="640"/>
          <w:marRight w:val="0"/>
          <w:marTop w:val="0"/>
          <w:marBottom w:val="0"/>
          <w:divBdr>
            <w:top w:val="none" w:sz="0" w:space="0" w:color="auto"/>
            <w:left w:val="none" w:sz="0" w:space="0" w:color="auto"/>
            <w:bottom w:val="none" w:sz="0" w:space="0" w:color="auto"/>
            <w:right w:val="none" w:sz="0" w:space="0" w:color="auto"/>
          </w:divBdr>
        </w:div>
        <w:div w:id="1960649647">
          <w:marLeft w:val="640"/>
          <w:marRight w:val="0"/>
          <w:marTop w:val="0"/>
          <w:marBottom w:val="0"/>
          <w:divBdr>
            <w:top w:val="none" w:sz="0" w:space="0" w:color="auto"/>
            <w:left w:val="none" w:sz="0" w:space="0" w:color="auto"/>
            <w:bottom w:val="none" w:sz="0" w:space="0" w:color="auto"/>
            <w:right w:val="none" w:sz="0" w:space="0" w:color="auto"/>
          </w:divBdr>
        </w:div>
        <w:div w:id="263651676">
          <w:marLeft w:val="640"/>
          <w:marRight w:val="0"/>
          <w:marTop w:val="0"/>
          <w:marBottom w:val="0"/>
          <w:divBdr>
            <w:top w:val="none" w:sz="0" w:space="0" w:color="auto"/>
            <w:left w:val="none" w:sz="0" w:space="0" w:color="auto"/>
            <w:bottom w:val="none" w:sz="0" w:space="0" w:color="auto"/>
            <w:right w:val="none" w:sz="0" w:space="0" w:color="auto"/>
          </w:divBdr>
        </w:div>
        <w:div w:id="1201093793">
          <w:marLeft w:val="640"/>
          <w:marRight w:val="0"/>
          <w:marTop w:val="0"/>
          <w:marBottom w:val="0"/>
          <w:divBdr>
            <w:top w:val="none" w:sz="0" w:space="0" w:color="auto"/>
            <w:left w:val="none" w:sz="0" w:space="0" w:color="auto"/>
            <w:bottom w:val="none" w:sz="0" w:space="0" w:color="auto"/>
            <w:right w:val="none" w:sz="0" w:space="0" w:color="auto"/>
          </w:divBdr>
        </w:div>
        <w:div w:id="34231932">
          <w:marLeft w:val="640"/>
          <w:marRight w:val="0"/>
          <w:marTop w:val="0"/>
          <w:marBottom w:val="0"/>
          <w:divBdr>
            <w:top w:val="none" w:sz="0" w:space="0" w:color="auto"/>
            <w:left w:val="none" w:sz="0" w:space="0" w:color="auto"/>
            <w:bottom w:val="none" w:sz="0" w:space="0" w:color="auto"/>
            <w:right w:val="none" w:sz="0" w:space="0" w:color="auto"/>
          </w:divBdr>
        </w:div>
        <w:div w:id="1120421680">
          <w:marLeft w:val="640"/>
          <w:marRight w:val="0"/>
          <w:marTop w:val="0"/>
          <w:marBottom w:val="0"/>
          <w:divBdr>
            <w:top w:val="none" w:sz="0" w:space="0" w:color="auto"/>
            <w:left w:val="none" w:sz="0" w:space="0" w:color="auto"/>
            <w:bottom w:val="none" w:sz="0" w:space="0" w:color="auto"/>
            <w:right w:val="none" w:sz="0" w:space="0" w:color="auto"/>
          </w:divBdr>
        </w:div>
        <w:div w:id="1998653454">
          <w:marLeft w:val="640"/>
          <w:marRight w:val="0"/>
          <w:marTop w:val="0"/>
          <w:marBottom w:val="0"/>
          <w:divBdr>
            <w:top w:val="none" w:sz="0" w:space="0" w:color="auto"/>
            <w:left w:val="none" w:sz="0" w:space="0" w:color="auto"/>
            <w:bottom w:val="none" w:sz="0" w:space="0" w:color="auto"/>
            <w:right w:val="none" w:sz="0" w:space="0" w:color="auto"/>
          </w:divBdr>
        </w:div>
        <w:div w:id="1729838925">
          <w:marLeft w:val="640"/>
          <w:marRight w:val="0"/>
          <w:marTop w:val="0"/>
          <w:marBottom w:val="0"/>
          <w:divBdr>
            <w:top w:val="none" w:sz="0" w:space="0" w:color="auto"/>
            <w:left w:val="none" w:sz="0" w:space="0" w:color="auto"/>
            <w:bottom w:val="none" w:sz="0" w:space="0" w:color="auto"/>
            <w:right w:val="none" w:sz="0" w:space="0" w:color="auto"/>
          </w:divBdr>
        </w:div>
        <w:div w:id="935014490">
          <w:marLeft w:val="640"/>
          <w:marRight w:val="0"/>
          <w:marTop w:val="0"/>
          <w:marBottom w:val="0"/>
          <w:divBdr>
            <w:top w:val="none" w:sz="0" w:space="0" w:color="auto"/>
            <w:left w:val="none" w:sz="0" w:space="0" w:color="auto"/>
            <w:bottom w:val="none" w:sz="0" w:space="0" w:color="auto"/>
            <w:right w:val="none" w:sz="0" w:space="0" w:color="auto"/>
          </w:divBdr>
        </w:div>
        <w:div w:id="1695034963">
          <w:marLeft w:val="640"/>
          <w:marRight w:val="0"/>
          <w:marTop w:val="0"/>
          <w:marBottom w:val="0"/>
          <w:divBdr>
            <w:top w:val="none" w:sz="0" w:space="0" w:color="auto"/>
            <w:left w:val="none" w:sz="0" w:space="0" w:color="auto"/>
            <w:bottom w:val="none" w:sz="0" w:space="0" w:color="auto"/>
            <w:right w:val="none" w:sz="0" w:space="0" w:color="auto"/>
          </w:divBdr>
        </w:div>
        <w:div w:id="99223598">
          <w:marLeft w:val="640"/>
          <w:marRight w:val="0"/>
          <w:marTop w:val="0"/>
          <w:marBottom w:val="0"/>
          <w:divBdr>
            <w:top w:val="none" w:sz="0" w:space="0" w:color="auto"/>
            <w:left w:val="none" w:sz="0" w:space="0" w:color="auto"/>
            <w:bottom w:val="none" w:sz="0" w:space="0" w:color="auto"/>
            <w:right w:val="none" w:sz="0" w:space="0" w:color="auto"/>
          </w:divBdr>
        </w:div>
        <w:div w:id="241839768">
          <w:marLeft w:val="640"/>
          <w:marRight w:val="0"/>
          <w:marTop w:val="0"/>
          <w:marBottom w:val="0"/>
          <w:divBdr>
            <w:top w:val="none" w:sz="0" w:space="0" w:color="auto"/>
            <w:left w:val="none" w:sz="0" w:space="0" w:color="auto"/>
            <w:bottom w:val="none" w:sz="0" w:space="0" w:color="auto"/>
            <w:right w:val="none" w:sz="0" w:space="0" w:color="auto"/>
          </w:divBdr>
        </w:div>
        <w:div w:id="456991573">
          <w:marLeft w:val="640"/>
          <w:marRight w:val="0"/>
          <w:marTop w:val="0"/>
          <w:marBottom w:val="0"/>
          <w:divBdr>
            <w:top w:val="none" w:sz="0" w:space="0" w:color="auto"/>
            <w:left w:val="none" w:sz="0" w:space="0" w:color="auto"/>
            <w:bottom w:val="none" w:sz="0" w:space="0" w:color="auto"/>
            <w:right w:val="none" w:sz="0" w:space="0" w:color="auto"/>
          </w:divBdr>
        </w:div>
        <w:div w:id="1309633952">
          <w:marLeft w:val="640"/>
          <w:marRight w:val="0"/>
          <w:marTop w:val="0"/>
          <w:marBottom w:val="0"/>
          <w:divBdr>
            <w:top w:val="none" w:sz="0" w:space="0" w:color="auto"/>
            <w:left w:val="none" w:sz="0" w:space="0" w:color="auto"/>
            <w:bottom w:val="none" w:sz="0" w:space="0" w:color="auto"/>
            <w:right w:val="none" w:sz="0" w:space="0" w:color="auto"/>
          </w:divBdr>
        </w:div>
        <w:div w:id="1921743914">
          <w:marLeft w:val="640"/>
          <w:marRight w:val="0"/>
          <w:marTop w:val="0"/>
          <w:marBottom w:val="0"/>
          <w:divBdr>
            <w:top w:val="none" w:sz="0" w:space="0" w:color="auto"/>
            <w:left w:val="none" w:sz="0" w:space="0" w:color="auto"/>
            <w:bottom w:val="none" w:sz="0" w:space="0" w:color="auto"/>
            <w:right w:val="none" w:sz="0" w:space="0" w:color="auto"/>
          </w:divBdr>
        </w:div>
        <w:div w:id="2050765837">
          <w:marLeft w:val="640"/>
          <w:marRight w:val="0"/>
          <w:marTop w:val="0"/>
          <w:marBottom w:val="0"/>
          <w:divBdr>
            <w:top w:val="none" w:sz="0" w:space="0" w:color="auto"/>
            <w:left w:val="none" w:sz="0" w:space="0" w:color="auto"/>
            <w:bottom w:val="none" w:sz="0" w:space="0" w:color="auto"/>
            <w:right w:val="none" w:sz="0" w:space="0" w:color="auto"/>
          </w:divBdr>
        </w:div>
        <w:div w:id="638070519">
          <w:marLeft w:val="640"/>
          <w:marRight w:val="0"/>
          <w:marTop w:val="0"/>
          <w:marBottom w:val="0"/>
          <w:divBdr>
            <w:top w:val="none" w:sz="0" w:space="0" w:color="auto"/>
            <w:left w:val="none" w:sz="0" w:space="0" w:color="auto"/>
            <w:bottom w:val="none" w:sz="0" w:space="0" w:color="auto"/>
            <w:right w:val="none" w:sz="0" w:space="0" w:color="auto"/>
          </w:divBdr>
        </w:div>
        <w:div w:id="641814474">
          <w:marLeft w:val="640"/>
          <w:marRight w:val="0"/>
          <w:marTop w:val="0"/>
          <w:marBottom w:val="0"/>
          <w:divBdr>
            <w:top w:val="none" w:sz="0" w:space="0" w:color="auto"/>
            <w:left w:val="none" w:sz="0" w:space="0" w:color="auto"/>
            <w:bottom w:val="none" w:sz="0" w:space="0" w:color="auto"/>
            <w:right w:val="none" w:sz="0" w:space="0" w:color="auto"/>
          </w:divBdr>
        </w:div>
        <w:div w:id="278806591">
          <w:marLeft w:val="640"/>
          <w:marRight w:val="0"/>
          <w:marTop w:val="0"/>
          <w:marBottom w:val="0"/>
          <w:divBdr>
            <w:top w:val="none" w:sz="0" w:space="0" w:color="auto"/>
            <w:left w:val="none" w:sz="0" w:space="0" w:color="auto"/>
            <w:bottom w:val="none" w:sz="0" w:space="0" w:color="auto"/>
            <w:right w:val="none" w:sz="0" w:space="0" w:color="auto"/>
          </w:divBdr>
        </w:div>
        <w:div w:id="469640027">
          <w:marLeft w:val="640"/>
          <w:marRight w:val="0"/>
          <w:marTop w:val="0"/>
          <w:marBottom w:val="0"/>
          <w:divBdr>
            <w:top w:val="none" w:sz="0" w:space="0" w:color="auto"/>
            <w:left w:val="none" w:sz="0" w:space="0" w:color="auto"/>
            <w:bottom w:val="none" w:sz="0" w:space="0" w:color="auto"/>
            <w:right w:val="none" w:sz="0" w:space="0" w:color="auto"/>
          </w:divBdr>
        </w:div>
        <w:div w:id="1104619895">
          <w:marLeft w:val="640"/>
          <w:marRight w:val="0"/>
          <w:marTop w:val="0"/>
          <w:marBottom w:val="0"/>
          <w:divBdr>
            <w:top w:val="none" w:sz="0" w:space="0" w:color="auto"/>
            <w:left w:val="none" w:sz="0" w:space="0" w:color="auto"/>
            <w:bottom w:val="none" w:sz="0" w:space="0" w:color="auto"/>
            <w:right w:val="none" w:sz="0" w:space="0" w:color="auto"/>
          </w:divBdr>
        </w:div>
        <w:div w:id="443352236">
          <w:marLeft w:val="640"/>
          <w:marRight w:val="0"/>
          <w:marTop w:val="0"/>
          <w:marBottom w:val="0"/>
          <w:divBdr>
            <w:top w:val="none" w:sz="0" w:space="0" w:color="auto"/>
            <w:left w:val="none" w:sz="0" w:space="0" w:color="auto"/>
            <w:bottom w:val="none" w:sz="0" w:space="0" w:color="auto"/>
            <w:right w:val="none" w:sz="0" w:space="0" w:color="auto"/>
          </w:divBdr>
        </w:div>
        <w:div w:id="44450999">
          <w:marLeft w:val="640"/>
          <w:marRight w:val="0"/>
          <w:marTop w:val="0"/>
          <w:marBottom w:val="0"/>
          <w:divBdr>
            <w:top w:val="none" w:sz="0" w:space="0" w:color="auto"/>
            <w:left w:val="none" w:sz="0" w:space="0" w:color="auto"/>
            <w:bottom w:val="none" w:sz="0" w:space="0" w:color="auto"/>
            <w:right w:val="none" w:sz="0" w:space="0" w:color="auto"/>
          </w:divBdr>
        </w:div>
        <w:div w:id="644089256">
          <w:marLeft w:val="640"/>
          <w:marRight w:val="0"/>
          <w:marTop w:val="0"/>
          <w:marBottom w:val="0"/>
          <w:divBdr>
            <w:top w:val="none" w:sz="0" w:space="0" w:color="auto"/>
            <w:left w:val="none" w:sz="0" w:space="0" w:color="auto"/>
            <w:bottom w:val="none" w:sz="0" w:space="0" w:color="auto"/>
            <w:right w:val="none" w:sz="0" w:space="0" w:color="auto"/>
          </w:divBdr>
        </w:div>
        <w:div w:id="491919932">
          <w:marLeft w:val="640"/>
          <w:marRight w:val="0"/>
          <w:marTop w:val="0"/>
          <w:marBottom w:val="0"/>
          <w:divBdr>
            <w:top w:val="none" w:sz="0" w:space="0" w:color="auto"/>
            <w:left w:val="none" w:sz="0" w:space="0" w:color="auto"/>
            <w:bottom w:val="none" w:sz="0" w:space="0" w:color="auto"/>
            <w:right w:val="none" w:sz="0" w:space="0" w:color="auto"/>
          </w:divBdr>
        </w:div>
        <w:div w:id="56982051">
          <w:marLeft w:val="640"/>
          <w:marRight w:val="0"/>
          <w:marTop w:val="0"/>
          <w:marBottom w:val="0"/>
          <w:divBdr>
            <w:top w:val="none" w:sz="0" w:space="0" w:color="auto"/>
            <w:left w:val="none" w:sz="0" w:space="0" w:color="auto"/>
            <w:bottom w:val="none" w:sz="0" w:space="0" w:color="auto"/>
            <w:right w:val="none" w:sz="0" w:space="0" w:color="auto"/>
          </w:divBdr>
        </w:div>
        <w:div w:id="889611992">
          <w:marLeft w:val="640"/>
          <w:marRight w:val="0"/>
          <w:marTop w:val="0"/>
          <w:marBottom w:val="0"/>
          <w:divBdr>
            <w:top w:val="none" w:sz="0" w:space="0" w:color="auto"/>
            <w:left w:val="none" w:sz="0" w:space="0" w:color="auto"/>
            <w:bottom w:val="none" w:sz="0" w:space="0" w:color="auto"/>
            <w:right w:val="none" w:sz="0" w:space="0" w:color="auto"/>
          </w:divBdr>
        </w:div>
        <w:div w:id="725689456">
          <w:marLeft w:val="640"/>
          <w:marRight w:val="0"/>
          <w:marTop w:val="0"/>
          <w:marBottom w:val="0"/>
          <w:divBdr>
            <w:top w:val="none" w:sz="0" w:space="0" w:color="auto"/>
            <w:left w:val="none" w:sz="0" w:space="0" w:color="auto"/>
            <w:bottom w:val="none" w:sz="0" w:space="0" w:color="auto"/>
            <w:right w:val="none" w:sz="0" w:space="0" w:color="auto"/>
          </w:divBdr>
        </w:div>
        <w:div w:id="1283145843">
          <w:marLeft w:val="640"/>
          <w:marRight w:val="0"/>
          <w:marTop w:val="0"/>
          <w:marBottom w:val="0"/>
          <w:divBdr>
            <w:top w:val="none" w:sz="0" w:space="0" w:color="auto"/>
            <w:left w:val="none" w:sz="0" w:space="0" w:color="auto"/>
            <w:bottom w:val="none" w:sz="0" w:space="0" w:color="auto"/>
            <w:right w:val="none" w:sz="0" w:space="0" w:color="auto"/>
          </w:divBdr>
        </w:div>
        <w:div w:id="89787230">
          <w:marLeft w:val="640"/>
          <w:marRight w:val="0"/>
          <w:marTop w:val="0"/>
          <w:marBottom w:val="0"/>
          <w:divBdr>
            <w:top w:val="none" w:sz="0" w:space="0" w:color="auto"/>
            <w:left w:val="none" w:sz="0" w:space="0" w:color="auto"/>
            <w:bottom w:val="none" w:sz="0" w:space="0" w:color="auto"/>
            <w:right w:val="none" w:sz="0" w:space="0" w:color="auto"/>
          </w:divBdr>
        </w:div>
        <w:div w:id="890313214">
          <w:marLeft w:val="640"/>
          <w:marRight w:val="0"/>
          <w:marTop w:val="0"/>
          <w:marBottom w:val="0"/>
          <w:divBdr>
            <w:top w:val="none" w:sz="0" w:space="0" w:color="auto"/>
            <w:left w:val="none" w:sz="0" w:space="0" w:color="auto"/>
            <w:bottom w:val="none" w:sz="0" w:space="0" w:color="auto"/>
            <w:right w:val="none" w:sz="0" w:space="0" w:color="auto"/>
          </w:divBdr>
        </w:div>
        <w:div w:id="672731047">
          <w:marLeft w:val="640"/>
          <w:marRight w:val="0"/>
          <w:marTop w:val="0"/>
          <w:marBottom w:val="0"/>
          <w:divBdr>
            <w:top w:val="none" w:sz="0" w:space="0" w:color="auto"/>
            <w:left w:val="none" w:sz="0" w:space="0" w:color="auto"/>
            <w:bottom w:val="none" w:sz="0" w:space="0" w:color="auto"/>
            <w:right w:val="none" w:sz="0" w:space="0" w:color="auto"/>
          </w:divBdr>
        </w:div>
        <w:div w:id="1902717522">
          <w:marLeft w:val="640"/>
          <w:marRight w:val="0"/>
          <w:marTop w:val="0"/>
          <w:marBottom w:val="0"/>
          <w:divBdr>
            <w:top w:val="none" w:sz="0" w:space="0" w:color="auto"/>
            <w:left w:val="none" w:sz="0" w:space="0" w:color="auto"/>
            <w:bottom w:val="none" w:sz="0" w:space="0" w:color="auto"/>
            <w:right w:val="none" w:sz="0" w:space="0" w:color="auto"/>
          </w:divBdr>
        </w:div>
        <w:div w:id="665204604">
          <w:marLeft w:val="640"/>
          <w:marRight w:val="0"/>
          <w:marTop w:val="0"/>
          <w:marBottom w:val="0"/>
          <w:divBdr>
            <w:top w:val="none" w:sz="0" w:space="0" w:color="auto"/>
            <w:left w:val="none" w:sz="0" w:space="0" w:color="auto"/>
            <w:bottom w:val="none" w:sz="0" w:space="0" w:color="auto"/>
            <w:right w:val="none" w:sz="0" w:space="0" w:color="auto"/>
          </w:divBdr>
        </w:div>
        <w:div w:id="1485126155">
          <w:marLeft w:val="640"/>
          <w:marRight w:val="0"/>
          <w:marTop w:val="0"/>
          <w:marBottom w:val="0"/>
          <w:divBdr>
            <w:top w:val="none" w:sz="0" w:space="0" w:color="auto"/>
            <w:left w:val="none" w:sz="0" w:space="0" w:color="auto"/>
            <w:bottom w:val="none" w:sz="0" w:space="0" w:color="auto"/>
            <w:right w:val="none" w:sz="0" w:space="0" w:color="auto"/>
          </w:divBdr>
        </w:div>
        <w:div w:id="1893493896">
          <w:marLeft w:val="640"/>
          <w:marRight w:val="0"/>
          <w:marTop w:val="0"/>
          <w:marBottom w:val="0"/>
          <w:divBdr>
            <w:top w:val="none" w:sz="0" w:space="0" w:color="auto"/>
            <w:left w:val="none" w:sz="0" w:space="0" w:color="auto"/>
            <w:bottom w:val="none" w:sz="0" w:space="0" w:color="auto"/>
            <w:right w:val="none" w:sz="0" w:space="0" w:color="auto"/>
          </w:divBdr>
        </w:div>
      </w:divsChild>
    </w:div>
    <w:div w:id="1566140006">
      <w:bodyDiv w:val="1"/>
      <w:marLeft w:val="0"/>
      <w:marRight w:val="0"/>
      <w:marTop w:val="0"/>
      <w:marBottom w:val="0"/>
      <w:divBdr>
        <w:top w:val="none" w:sz="0" w:space="0" w:color="auto"/>
        <w:left w:val="none" w:sz="0" w:space="0" w:color="auto"/>
        <w:bottom w:val="none" w:sz="0" w:space="0" w:color="auto"/>
        <w:right w:val="none" w:sz="0" w:space="0" w:color="auto"/>
      </w:divBdr>
      <w:divsChild>
        <w:div w:id="305820525">
          <w:marLeft w:val="640"/>
          <w:marRight w:val="0"/>
          <w:marTop w:val="0"/>
          <w:marBottom w:val="0"/>
          <w:divBdr>
            <w:top w:val="none" w:sz="0" w:space="0" w:color="auto"/>
            <w:left w:val="none" w:sz="0" w:space="0" w:color="auto"/>
            <w:bottom w:val="none" w:sz="0" w:space="0" w:color="auto"/>
            <w:right w:val="none" w:sz="0" w:space="0" w:color="auto"/>
          </w:divBdr>
        </w:div>
        <w:div w:id="397703346">
          <w:marLeft w:val="640"/>
          <w:marRight w:val="0"/>
          <w:marTop w:val="0"/>
          <w:marBottom w:val="0"/>
          <w:divBdr>
            <w:top w:val="none" w:sz="0" w:space="0" w:color="auto"/>
            <w:left w:val="none" w:sz="0" w:space="0" w:color="auto"/>
            <w:bottom w:val="none" w:sz="0" w:space="0" w:color="auto"/>
            <w:right w:val="none" w:sz="0" w:space="0" w:color="auto"/>
          </w:divBdr>
        </w:div>
        <w:div w:id="800683879">
          <w:marLeft w:val="640"/>
          <w:marRight w:val="0"/>
          <w:marTop w:val="0"/>
          <w:marBottom w:val="0"/>
          <w:divBdr>
            <w:top w:val="none" w:sz="0" w:space="0" w:color="auto"/>
            <w:left w:val="none" w:sz="0" w:space="0" w:color="auto"/>
            <w:bottom w:val="none" w:sz="0" w:space="0" w:color="auto"/>
            <w:right w:val="none" w:sz="0" w:space="0" w:color="auto"/>
          </w:divBdr>
        </w:div>
        <w:div w:id="924455085">
          <w:marLeft w:val="640"/>
          <w:marRight w:val="0"/>
          <w:marTop w:val="0"/>
          <w:marBottom w:val="0"/>
          <w:divBdr>
            <w:top w:val="none" w:sz="0" w:space="0" w:color="auto"/>
            <w:left w:val="none" w:sz="0" w:space="0" w:color="auto"/>
            <w:bottom w:val="none" w:sz="0" w:space="0" w:color="auto"/>
            <w:right w:val="none" w:sz="0" w:space="0" w:color="auto"/>
          </w:divBdr>
        </w:div>
        <w:div w:id="954672683">
          <w:marLeft w:val="640"/>
          <w:marRight w:val="0"/>
          <w:marTop w:val="0"/>
          <w:marBottom w:val="0"/>
          <w:divBdr>
            <w:top w:val="none" w:sz="0" w:space="0" w:color="auto"/>
            <w:left w:val="none" w:sz="0" w:space="0" w:color="auto"/>
            <w:bottom w:val="none" w:sz="0" w:space="0" w:color="auto"/>
            <w:right w:val="none" w:sz="0" w:space="0" w:color="auto"/>
          </w:divBdr>
        </w:div>
        <w:div w:id="983048876">
          <w:marLeft w:val="640"/>
          <w:marRight w:val="0"/>
          <w:marTop w:val="0"/>
          <w:marBottom w:val="0"/>
          <w:divBdr>
            <w:top w:val="none" w:sz="0" w:space="0" w:color="auto"/>
            <w:left w:val="none" w:sz="0" w:space="0" w:color="auto"/>
            <w:bottom w:val="none" w:sz="0" w:space="0" w:color="auto"/>
            <w:right w:val="none" w:sz="0" w:space="0" w:color="auto"/>
          </w:divBdr>
        </w:div>
        <w:div w:id="1159806526">
          <w:marLeft w:val="640"/>
          <w:marRight w:val="0"/>
          <w:marTop w:val="0"/>
          <w:marBottom w:val="0"/>
          <w:divBdr>
            <w:top w:val="none" w:sz="0" w:space="0" w:color="auto"/>
            <w:left w:val="none" w:sz="0" w:space="0" w:color="auto"/>
            <w:bottom w:val="none" w:sz="0" w:space="0" w:color="auto"/>
            <w:right w:val="none" w:sz="0" w:space="0" w:color="auto"/>
          </w:divBdr>
        </w:div>
        <w:div w:id="1642610401">
          <w:marLeft w:val="640"/>
          <w:marRight w:val="0"/>
          <w:marTop w:val="0"/>
          <w:marBottom w:val="0"/>
          <w:divBdr>
            <w:top w:val="none" w:sz="0" w:space="0" w:color="auto"/>
            <w:left w:val="none" w:sz="0" w:space="0" w:color="auto"/>
            <w:bottom w:val="none" w:sz="0" w:space="0" w:color="auto"/>
            <w:right w:val="none" w:sz="0" w:space="0" w:color="auto"/>
          </w:divBdr>
        </w:div>
        <w:div w:id="1660301866">
          <w:marLeft w:val="640"/>
          <w:marRight w:val="0"/>
          <w:marTop w:val="0"/>
          <w:marBottom w:val="0"/>
          <w:divBdr>
            <w:top w:val="none" w:sz="0" w:space="0" w:color="auto"/>
            <w:left w:val="none" w:sz="0" w:space="0" w:color="auto"/>
            <w:bottom w:val="none" w:sz="0" w:space="0" w:color="auto"/>
            <w:right w:val="none" w:sz="0" w:space="0" w:color="auto"/>
          </w:divBdr>
        </w:div>
        <w:div w:id="1677918666">
          <w:marLeft w:val="640"/>
          <w:marRight w:val="0"/>
          <w:marTop w:val="0"/>
          <w:marBottom w:val="0"/>
          <w:divBdr>
            <w:top w:val="none" w:sz="0" w:space="0" w:color="auto"/>
            <w:left w:val="none" w:sz="0" w:space="0" w:color="auto"/>
            <w:bottom w:val="none" w:sz="0" w:space="0" w:color="auto"/>
            <w:right w:val="none" w:sz="0" w:space="0" w:color="auto"/>
          </w:divBdr>
        </w:div>
        <w:div w:id="1694187702">
          <w:marLeft w:val="640"/>
          <w:marRight w:val="0"/>
          <w:marTop w:val="0"/>
          <w:marBottom w:val="0"/>
          <w:divBdr>
            <w:top w:val="none" w:sz="0" w:space="0" w:color="auto"/>
            <w:left w:val="none" w:sz="0" w:space="0" w:color="auto"/>
            <w:bottom w:val="none" w:sz="0" w:space="0" w:color="auto"/>
            <w:right w:val="none" w:sz="0" w:space="0" w:color="auto"/>
          </w:divBdr>
        </w:div>
      </w:divsChild>
    </w:div>
    <w:div w:id="1572083832">
      <w:bodyDiv w:val="1"/>
      <w:marLeft w:val="0"/>
      <w:marRight w:val="0"/>
      <w:marTop w:val="0"/>
      <w:marBottom w:val="0"/>
      <w:divBdr>
        <w:top w:val="none" w:sz="0" w:space="0" w:color="auto"/>
        <w:left w:val="none" w:sz="0" w:space="0" w:color="auto"/>
        <w:bottom w:val="none" w:sz="0" w:space="0" w:color="auto"/>
        <w:right w:val="none" w:sz="0" w:space="0" w:color="auto"/>
      </w:divBdr>
      <w:divsChild>
        <w:div w:id="420831432">
          <w:marLeft w:val="640"/>
          <w:marRight w:val="0"/>
          <w:marTop w:val="0"/>
          <w:marBottom w:val="0"/>
          <w:divBdr>
            <w:top w:val="none" w:sz="0" w:space="0" w:color="auto"/>
            <w:left w:val="none" w:sz="0" w:space="0" w:color="auto"/>
            <w:bottom w:val="none" w:sz="0" w:space="0" w:color="auto"/>
            <w:right w:val="none" w:sz="0" w:space="0" w:color="auto"/>
          </w:divBdr>
        </w:div>
        <w:div w:id="1826512681">
          <w:marLeft w:val="640"/>
          <w:marRight w:val="0"/>
          <w:marTop w:val="0"/>
          <w:marBottom w:val="0"/>
          <w:divBdr>
            <w:top w:val="none" w:sz="0" w:space="0" w:color="auto"/>
            <w:left w:val="none" w:sz="0" w:space="0" w:color="auto"/>
            <w:bottom w:val="none" w:sz="0" w:space="0" w:color="auto"/>
            <w:right w:val="none" w:sz="0" w:space="0" w:color="auto"/>
          </w:divBdr>
        </w:div>
        <w:div w:id="2054033645">
          <w:marLeft w:val="640"/>
          <w:marRight w:val="0"/>
          <w:marTop w:val="0"/>
          <w:marBottom w:val="0"/>
          <w:divBdr>
            <w:top w:val="none" w:sz="0" w:space="0" w:color="auto"/>
            <w:left w:val="none" w:sz="0" w:space="0" w:color="auto"/>
            <w:bottom w:val="none" w:sz="0" w:space="0" w:color="auto"/>
            <w:right w:val="none" w:sz="0" w:space="0" w:color="auto"/>
          </w:divBdr>
        </w:div>
        <w:div w:id="1155148501">
          <w:marLeft w:val="640"/>
          <w:marRight w:val="0"/>
          <w:marTop w:val="0"/>
          <w:marBottom w:val="0"/>
          <w:divBdr>
            <w:top w:val="none" w:sz="0" w:space="0" w:color="auto"/>
            <w:left w:val="none" w:sz="0" w:space="0" w:color="auto"/>
            <w:bottom w:val="none" w:sz="0" w:space="0" w:color="auto"/>
            <w:right w:val="none" w:sz="0" w:space="0" w:color="auto"/>
          </w:divBdr>
        </w:div>
        <w:div w:id="1463184611">
          <w:marLeft w:val="640"/>
          <w:marRight w:val="0"/>
          <w:marTop w:val="0"/>
          <w:marBottom w:val="0"/>
          <w:divBdr>
            <w:top w:val="none" w:sz="0" w:space="0" w:color="auto"/>
            <w:left w:val="none" w:sz="0" w:space="0" w:color="auto"/>
            <w:bottom w:val="none" w:sz="0" w:space="0" w:color="auto"/>
            <w:right w:val="none" w:sz="0" w:space="0" w:color="auto"/>
          </w:divBdr>
        </w:div>
        <w:div w:id="1430274626">
          <w:marLeft w:val="640"/>
          <w:marRight w:val="0"/>
          <w:marTop w:val="0"/>
          <w:marBottom w:val="0"/>
          <w:divBdr>
            <w:top w:val="none" w:sz="0" w:space="0" w:color="auto"/>
            <w:left w:val="none" w:sz="0" w:space="0" w:color="auto"/>
            <w:bottom w:val="none" w:sz="0" w:space="0" w:color="auto"/>
            <w:right w:val="none" w:sz="0" w:space="0" w:color="auto"/>
          </w:divBdr>
        </w:div>
        <w:div w:id="291517613">
          <w:marLeft w:val="640"/>
          <w:marRight w:val="0"/>
          <w:marTop w:val="0"/>
          <w:marBottom w:val="0"/>
          <w:divBdr>
            <w:top w:val="none" w:sz="0" w:space="0" w:color="auto"/>
            <w:left w:val="none" w:sz="0" w:space="0" w:color="auto"/>
            <w:bottom w:val="none" w:sz="0" w:space="0" w:color="auto"/>
            <w:right w:val="none" w:sz="0" w:space="0" w:color="auto"/>
          </w:divBdr>
        </w:div>
        <w:div w:id="1495998585">
          <w:marLeft w:val="640"/>
          <w:marRight w:val="0"/>
          <w:marTop w:val="0"/>
          <w:marBottom w:val="0"/>
          <w:divBdr>
            <w:top w:val="none" w:sz="0" w:space="0" w:color="auto"/>
            <w:left w:val="none" w:sz="0" w:space="0" w:color="auto"/>
            <w:bottom w:val="none" w:sz="0" w:space="0" w:color="auto"/>
            <w:right w:val="none" w:sz="0" w:space="0" w:color="auto"/>
          </w:divBdr>
        </w:div>
        <w:div w:id="147940103">
          <w:marLeft w:val="640"/>
          <w:marRight w:val="0"/>
          <w:marTop w:val="0"/>
          <w:marBottom w:val="0"/>
          <w:divBdr>
            <w:top w:val="none" w:sz="0" w:space="0" w:color="auto"/>
            <w:left w:val="none" w:sz="0" w:space="0" w:color="auto"/>
            <w:bottom w:val="none" w:sz="0" w:space="0" w:color="auto"/>
            <w:right w:val="none" w:sz="0" w:space="0" w:color="auto"/>
          </w:divBdr>
        </w:div>
        <w:div w:id="1620840201">
          <w:marLeft w:val="640"/>
          <w:marRight w:val="0"/>
          <w:marTop w:val="0"/>
          <w:marBottom w:val="0"/>
          <w:divBdr>
            <w:top w:val="none" w:sz="0" w:space="0" w:color="auto"/>
            <w:left w:val="none" w:sz="0" w:space="0" w:color="auto"/>
            <w:bottom w:val="none" w:sz="0" w:space="0" w:color="auto"/>
            <w:right w:val="none" w:sz="0" w:space="0" w:color="auto"/>
          </w:divBdr>
        </w:div>
        <w:div w:id="865631033">
          <w:marLeft w:val="640"/>
          <w:marRight w:val="0"/>
          <w:marTop w:val="0"/>
          <w:marBottom w:val="0"/>
          <w:divBdr>
            <w:top w:val="none" w:sz="0" w:space="0" w:color="auto"/>
            <w:left w:val="none" w:sz="0" w:space="0" w:color="auto"/>
            <w:bottom w:val="none" w:sz="0" w:space="0" w:color="auto"/>
            <w:right w:val="none" w:sz="0" w:space="0" w:color="auto"/>
          </w:divBdr>
        </w:div>
        <w:div w:id="980186717">
          <w:marLeft w:val="640"/>
          <w:marRight w:val="0"/>
          <w:marTop w:val="0"/>
          <w:marBottom w:val="0"/>
          <w:divBdr>
            <w:top w:val="none" w:sz="0" w:space="0" w:color="auto"/>
            <w:left w:val="none" w:sz="0" w:space="0" w:color="auto"/>
            <w:bottom w:val="none" w:sz="0" w:space="0" w:color="auto"/>
            <w:right w:val="none" w:sz="0" w:space="0" w:color="auto"/>
          </w:divBdr>
        </w:div>
        <w:div w:id="1101534722">
          <w:marLeft w:val="640"/>
          <w:marRight w:val="0"/>
          <w:marTop w:val="0"/>
          <w:marBottom w:val="0"/>
          <w:divBdr>
            <w:top w:val="none" w:sz="0" w:space="0" w:color="auto"/>
            <w:left w:val="none" w:sz="0" w:space="0" w:color="auto"/>
            <w:bottom w:val="none" w:sz="0" w:space="0" w:color="auto"/>
            <w:right w:val="none" w:sz="0" w:space="0" w:color="auto"/>
          </w:divBdr>
        </w:div>
        <w:div w:id="540366515">
          <w:marLeft w:val="640"/>
          <w:marRight w:val="0"/>
          <w:marTop w:val="0"/>
          <w:marBottom w:val="0"/>
          <w:divBdr>
            <w:top w:val="none" w:sz="0" w:space="0" w:color="auto"/>
            <w:left w:val="none" w:sz="0" w:space="0" w:color="auto"/>
            <w:bottom w:val="none" w:sz="0" w:space="0" w:color="auto"/>
            <w:right w:val="none" w:sz="0" w:space="0" w:color="auto"/>
          </w:divBdr>
        </w:div>
        <w:div w:id="674962447">
          <w:marLeft w:val="640"/>
          <w:marRight w:val="0"/>
          <w:marTop w:val="0"/>
          <w:marBottom w:val="0"/>
          <w:divBdr>
            <w:top w:val="none" w:sz="0" w:space="0" w:color="auto"/>
            <w:left w:val="none" w:sz="0" w:space="0" w:color="auto"/>
            <w:bottom w:val="none" w:sz="0" w:space="0" w:color="auto"/>
            <w:right w:val="none" w:sz="0" w:space="0" w:color="auto"/>
          </w:divBdr>
        </w:div>
        <w:div w:id="523976608">
          <w:marLeft w:val="640"/>
          <w:marRight w:val="0"/>
          <w:marTop w:val="0"/>
          <w:marBottom w:val="0"/>
          <w:divBdr>
            <w:top w:val="none" w:sz="0" w:space="0" w:color="auto"/>
            <w:left w:val="none" w:sz="0" w:space="0" w:color="auto"/>
            <w:bottom w:val="none" w:sz="0" w:space="0" w:color="auto"/>
            <w:right w:val="none" w:sz="0" w:space="0" w:color="auto"/>
          </w:divBdr>
        </w:div>
        <w:div w:id="1945456712">
          <w:marLeft w:val="640"/>
          <w:marRight w:val="0"/>
          <w:marTop w:val="0"/>
          <w:marBottom w:val="0"/>
          <w:divBdr>
            <w:top w:val="none" w:sz="0" w:space="0" w:color="auto"/>
            <w:left w:val="none" w:sz="0" w:space="0" w:color="auto"/>
            <w:bottom w:val="none" w:sz="0" w:space="0" w:color="auto"/>
            <w:right w:val="none" w:sz="0" w:space="0" w:color="auto"/>
          </w:divBdr>
        </w:div>
        <w:div w:id="186869004">
          <w:marLeft w:val="640"/>
          <w:marRight w:val="0"/>
          <w:marTop w:val="0"/>
          <w:marBottom w:val="0"/>
          <w:divBdr>
            <w:top w:val="none" w:sz="0" w:space="0" w:color="auto"/>
            <w:left w:val="none" w:sz="0" w:space="0" w:color="auto"/>
            <w:bottom w:val="none" w:sz="0" w:space="0" w:color="auto"/>
            <w:right w:val="none" w:sz="0" w:space="0" w:color="auto"/>
          </w:divBdr>
        </w:div>
        <w:div w:id="1063066512">
          <w:marLeft w:val="640"/>
          <w:marRight w:val="0"/>
          <w:marTop w:val="0"/>
          <w:marBottom w:val="0"/>
          <w:divBdr>
            <w:top w:val="none" w:sz="0" w:space="0" w:color="auto"/>
            <w:left w:val="none" w:sz="0" w:space="0" w:color="auto"/>
            <w:bottom w:val="none" w:sz="0" w:space="0" w:color="auto"/>
            <w:right w:val="none" w:sz="0" w:space="0" w:color="auto"/>
          </w:divBdr>
        </w:div>
        <w:div w:id="955480922">
          <w:marLeft w:val="640"/>
          <w:marRight w:val="0"/>
          <w:marTop w:val="0"/>
          <w:marBottom w:val="0"/>
          <w:divBdr>
            <w:top w:val="none" w:sz="0" w:space="0" w:color="auto"/>
            <w:left w:val="none" w:sz="0" w:space="0" w:color="auto"/>
            <w:bottom w:val="none" w:sz="0" w:space="0" w:color="auto"/>
            <w:right w:val="none" w:sz="0" w:space="0" w:color="auto"/>
          </w:divBdr>
        </w:div>
        <w:div w:id="1573080758">
          <w:marLeft w:val="640"/>
          <w:marRight w:val="0"/>
          <w:marTop w:val="0"/>
          <w:marBottom w:val="0"/>
          <w:divBdr>
            <w:top w:val="none" w:sz="0" w:space="0" w:color="auto"/>
            <w:left w:val="none" w:sz="0" w:space="0" w:color="auto"/>
            <w:bottom w:val="none" w:sz="0" w:space="0" w:color="auto"/>
            <w:right w:val="none" w:sz="0" w:space="0" w:color="auto"/>
          </w:divBdr>
        </w:div>
        <w:div w:id="2126851210">
          <w:marLeft w:val="640"/>
          <w:marRight w:val="0"/>
          <w:marTop w:val="0"/>
          <w:marBottom w:val="0"/>
          <w:divBdr>
            <w:top w:val="none" w:sz="0" w:space="0" w:color="auto"/>
            <w:left w:val="none" w:sz="0" w:space="0" w:color="auto"/>
            <w:bottom w:val="none" w:sz="0" w:space="0" w:color="auto"/>
            <w:right w:val="none" w:sz="0" w:space="0" w:color="auto"/>
          </w:divBdr>
        </w:div>
        <w:div w:id="2017464625">
          <w:marLeft w:val="640"/>
          <w:marRight w:val="0"/>
          <w:marTop w:val="0"/>
          <w:marBottom w:val="0"/>
          <w:divBdr>
            <w:top w:val="none" w:sz="0" w:space="0" w:color="auto"/>
            <w:left w:val="none" w:sz="0" w:space="0" w:color="auto"/>
            <w:bottom w:val="none" w:sz="0" w:space="0" w:color="auto"/>
            <w:right w:val="none" w:sz="0" w:space="0" w:color="auto"/>
          </w:divBdr>
        </w:div>
        <w:div w:id="2117749026">
          <w:marLeft w:val="640"/>
          <w:marRight w:val="0"/>
          <w:marTop w:val="0"/>
          <w:marBottom w:val="0"/>
          <w:divBdr>
            <w:top w:val="none" w:sz="0" w:space="0" w:color="auto"/>
            <w:left w:val="none" w:sz="0" w:space="0" w:color="auto"/>
            <w:bottom w:val="none" w:sz="0" w:space="0" w:color="auto"/>
            <w:right w:val="none" w:sz="0" w:space="0" w:color="auto"/>
          </w:divBdr>
        </w:div>
        <w:div w:id="791556317">
          <w:marLeft w:val="640"/>
          <w:marRight w:val="0"/>
          <w:marTop w:val="0"/>
          <w:marBottom w:val="0"/>
          <w:divBdr>
            <w:top w:val="none" w:sz="0" w:space="0" w:color="auto"/>
            <w:left w:val="none" w:sz="0" w:space="0" w:color="auto"/>
            <w:bottom w:val="none" w:sz="0" w:space="0" w:color="auto"/>
            <w:right w:val="none" w:sz="0" w:space="0" w:color="auto"/>
          </w:divBdr>
        </w:div>
        <w:div w:id="1599674991">
          <w:marLeft w:val="640"/>
          <w:marRight w:val="0"/>
          <w:marTop w:val="0"/>
          <w:marBottom w:val="0"/>
          <w:divBdr>
            <w:top w:val="none" w:sz="0" w:space="0" w:color="auto"/>
            <w:left w:val="none" w:sz="0" w:space="0" w:color="auto"/>
            <w:bottom w:val="none" w:sz="0" w:space="0" w:color="auto"/>
            <w:right w:val="none" w:sz="0" w:space="0" w:color="auto"/>
          </w:divBdr>
        </w:div>
        <w:div w:id="118695158">
          <w:marLeft w:val="640"/>
          <w:marRight w:val="0"/>
          <w:marTop w:val="0"/>
          <w:marBottom w:val="0"/>
          <w:divBdr>
            <w:top w:val="none" w:sz="0" w:space="0" w:color="auto"/>
            <w:left w:val="none" w:sz="0" w:space="0" w:color="auto"/>
            <w:bottom w:val="none" w:sz="0" w:space="0" w:color="auto"/>
            <w:right w:val="none" w:sz="0" w:space="0" w:color="auto"/>
          </w:divBdr>
        </w:div>
        <w:div w:id="200168237">
          <w:marLeft w:val="640"/>
          <w:marRight w:val="0"/>
          <w:marTop w:val="0"/>
          <w:marBottom w:val="0"/>
          <w:divBdr>
            <w:top w:val="none" w:sz="0" w:space="0" w:color="auto"/>
            <w:left w:val="none" w:sz="0" w:space="0" w:color="auto"/>
            <w:bottom w:val="none" w:sz="0" w:space="0" w:color="auto"/>
            <w:right w:val="none" w:sz="0" w:space="0" w:color="auto"/>
          </w:divBdr>
        </w:div>
        <w:div w:id="364402740">
          <w:marLeft w:val="640"/>
          <w:marRight w:val="0"/>
          <w:marTop w:val="0"/>
          <w:marBottom w:val="0"/>
          <w:divBdr>
            <w:top w:val="none" w:sz="0" w:space="0" w:color="auto"/>
            <w:left w:val="none" w:sz="0" w:space="0" w:color="auto"/>
            <w:bottom w:val="none" w:sz="0" w:space="0" w:color="auto"/>
            <w:right w:val="none" w:sz="0" w:space="0" w:color="auto"/>
          </w:divBdr>
        </w:div>
        <w:div w:id="795106358">
          <w:marLeft w:val="640"/>
          <w:marRight w:val="0"/>
          <w:marTop w:val="0"/>
          <w:marBottom w:val="0"/>
          <w:divBdr>
            <w:top w:val="none" w:sz="0" w:space="0" w:color="auto"/>
            <w:left w:val="none" w:sz="0" w:space="0" w:color="auto"/>
            <w:bottom w:val="none" w:sz="0" w:space="0" w:color="auto"/>
            <w:right w:val="none" w:sz="0" w:space="0" w:color="auto"/>
          </w:divBdr>
        </w:div>
        <w:div w:id="688024193">
          <w:marLeft w:val="640"/>
          <w:marRight w:val="0"/>
          <w:marTop w:val="0"/>
          <w:marBottom w:val="0"/>
          <w:divBdr>
            <w:top w:val="none" w:sz="0" w:space="0" w:color="auto"/>
            <w:left w:val="none" w:sz="0" w:space="0" w:color="auto"/>
            <w:bottom w:val="none" w:sz="0" w:space="0" w:color="auto"/>
            <w:right w:val="none" w:sz="0" w:space="0" w:color="auto"/>
          </w:divBdr>
        </w:div>
        <w:div w:id="362094499">
          <w:marLeft w:val="640"/>
          <w:marRight w:val="0"/>
          <w:marTop w:val="0"/>
          <w:marBottom w:val="0"/>
          <w:divBdr>
            <w:top w:val="none" w:sz="0" w:space="0" w:color="auto"/>
            <w:left w:val="none" w:sz="0" w:space="0" w:color="auto"/>
            <w:bottom w:val="none" w:sz="0" w:space="0" w:color="auto"/>
            <w:right w:val="none" w:sz="0" w:space="0" w:color="auto"/>
          </w:divBdr>
        </w:div>
        <w:div w:id="1817646134">
          <w:marLeft w:val="640"/>
          <w:marRight w:val="0"/>
          <w:marTop w:val="0"/>
          <w:marBottom w:val="0"/>
          <w:divBdr>
            <w:top w:val="none" w:sz="0" w:space="0" w:color="auto"/>
            <w:left w:val="none" w:sz="0" w:space="0" w:color="auto"/>
            <w:bottom w:val="none" w:sz="0" w:space="0" w:color="auto"/>
            <w:right w:val="none" w:sz="0" w:space="0" w:color="auto"/>
          </w:divBdr>
        </w:div>
        <w:div w:id="184828521">
          <w:marLeft w:val="640"/>
          <w:marRight w:val="0"/>
          <w:marTop w:val="0"/>
          <w:marBottom w:val="0"/>
          <w:divBdr>
            <w:top w:val="none" w:sz="0" w:space="0" w:color="auto"/>
            <w:left w:val="none" w:sz="0" w:space="0" w:color="auto"/>
            <w:bottom w:val="none" w:sz="0" w:space="0" w:color="auto"/>
            <w:right w:val="none" w:sz="0" w:space="0" w:color="auto"/>
          </w:divBdr>
        </w:div>
        <w:div w:id="544953840">
          <w:marLeft w:val="640"/>
          <w:marRight w:val="0"/>
          <w:marTop w:val="0"/>
          <w:marBottom w:val="0"/>
          <w:divBdr>
            <w:top w:val="none" w:sz="0" w:space="0" w:color="auto"/>
            <w:left w:val="none" w:sz="0" w:space="0" w:color="auto"/>
            <w:bottom w:val="none" w:sz="0" w:space="0" w:color="auto"/>
            <w:right w:val="none" w:sz="0" w:space="0" w:color="auto"/>
          </w:divBdr>
        </w:div>
        <w:div w:id="1216625235">
          <w:marLeft w:val="640"/>
          <w:marRight w:val="0"/>
          <w:marTop w:val="0"/>
          <w:marBottom w:val="0"/>
          <w:divBdr>
            <w:top w:val="none" w:sz="0" w:space="0" w:color="auto"/>
            <w:left w:val="none" w:sz="0" w:space="0" w:color="auto"/>
            <w:bottom w:val="none" w:sz="0" w:space="0" w:color="auto"/>
            <w:right w:val="none" w:sz="0" w:space="0" w:color="auto"/>
          </w:divBdr>
        </w:div>
      </w:divsChild>
    </w:div>
    <w:div w:id="1573734877">
      <w:bodyDiv w:val="1"/>
      <w:marLeft w:val="0"/>
      <w:marRight w:val="0"/>
      <w:marTop w:val="0"/>
      <w:marBottom w:val="0"/>
      <w:divBdr>
        <w:top w:val="none" w:sz="0" w:space="0" w:color="auto"/>
        <w:left w:val="none" w:sz="0" w:space="0" w:color="auto"/>
        <w:bottom w:val="none" w:sz="0" w:space="0" w:color="auto"/>
        <w:right w:val="none" w:sz="0" w:space="0" w:color="auto"/>
      </w:divBdr>
      <w:divsChild>
        <w:div w:id="1739865514">
          <w:marLeft w:val="640"/>
          <w:marRight w:val="0"/>
          <w:marTop w:val="0"/>
          <w:marBottom w:val="0"/>
          <w:divBdr>
            <w:top w:val="none" w:sz="0" w:space="0" w:color="auto"/>
            <w:left w:val="none" w:sz="0" w:space="0" w:color="auto"/>
            <w:bottom w:val="none" w:sz="0" w:space="0" w:color="auto"/>
            <w:right w:val="none" w:sz="0" w:space="0" w:color="auto"/>
          </w:divBdr>
        </w:div>
        <w:div w:id="1200437150">
          <w:marLeft w:val="640"/>
          <w:marRight w:val="0"/>
          <w:marTop w:val="0"/>
          <w:marBottom w:val="0"/>
          <w:divBdr>
            <w:top w:val="none" w:sz="0" w:space="0" w:color="auto"/>
            <w:left w:val="none" w:sz="0" w:space="0" w:color="auto"/>
            <w:bottom w:val="none" w:sz="0" w:space="0" w:color="auto"/>
            <w:right w:val="none" w:sz="0" w:space="0" w:color="auto"/>
          </w:divBdr>
        </w:div>
        <w:div w:id="756245974">
          <w:marLeft w:val="640"/>
          <w:marRight w:val="0"/>
          <w:marTop w:val="0"/>
          <w:marBottom w:val="0"/>
          <w:divBdr>
            <w:top w:val="none" w:sz="0" w:space="0" w:color="auto"/>
            <w:left w:val="none" w:sz="0" w:space="0" w:color="auto"/>
            <w:bottom w:val="none" w:sz="0" w:space="0" w:color="auto"/>
            <w:right w:val="none" w:sz="0" w:space="0" w:color="auto"/>
          </w:divBdr>
        </w:div>
        <w:div w:id="1417901928">
          <w:marLeft w:val="640"/>
          <w:marRight w:val="0"/>
          <w:marTop w:val="0"/>
          <w:marBottom w:val="0"/>
          <w:divBdr>
            <w:top w:val="none" w:sz="0" w:space="0" w:color="auto"/>
            <w:left w:val="none" w:sz="0" w:space="0" w:color="auto"/>
            <w:bottom w:val="none" w:sz="0" w:space="0" w:color="auto"/>
            <w:right w:val="none" w:sz="0" w:space="0" w:color="auto"/>
          </w:divBdr>
        </w:div>
        <w:div w:id="864827055">
          <w:marLeft w:val="640"/>
          <w:marRight w:val="0"/>
          <w:marTop w:val="0"/>
          <w:marBottom w:val="0"/>
          <w:divBdr>
            <w:top w:val="none" w:sz="0" w:space="0" w:color="auto"/>
            <w:left w:val="none" w:sz="0" w:space="0" w:color="auto"/>
            <w:bottom w:val="none" w:sz="0" w:space="0" w:color="auto"/>
            <w:right w:val="none" w:sz="0" w:space="0" w:color="auto"/>
          </w:divBdr>
        </w:div>
        <w:div w:id="108403989">
          <w:marLeft w:val="640"/>
          <w:marRight w:val="0"/>
          <w:marTop w:val="0"/>
          <w:marBottom w:val="0"/>
          <w:divBdr>
            <w:top w:val="none" w:sz="0" w:space="0" w:color="auto"/>
            <w:left w:val="none" w:sz="0" w:space="0" w:color="auto"/>
            <w:bottom w:val="none" w:sz="0" w:space="0" w:color="auto"/>
            <w:right w:val="none" w:sz="0" w:space="0" w:color="auto"/>
          </w:divBdr>
        </w:div>
        <w:div w:id="856653607">
          <w:marLeft w:val="640"/>
          <w:marRight w:val="0"/>
          <w:marTop w:val="0"/>
          <w:marBottom w:val="0"/>
          <w:divBdr>
            <w:top w:val="none" w:sz="0" w:space="0" w:color="auto"/>
            <w:left w:val="none" w:sz="0" w:space="0" w:color="auto"/>
            <w:bottom w:val="none" w:sz="0" w:space="0" w:color="auto"/>
            <w:right w:val="none" w:sz="0" w:space="0" w:color="auto"/>
          </w:divBdr>
        </w:div>
        <w:div w:id="1763909461">
          <w:marLeft w:val="640"/>
          <w:marRight w:val="0"/>
          <w:marTop w:val="0"/>
          <w:marBottom w:val="0"/>
          <w:divBdr>
            <w:top w:val="none" w:sz="0" w:space="0" w:color="auto"/>
            <w:left w:val="none" w:sz="0" w:space="0" w:color="auto"/>
            <w:bottom w:val="none" w:sz="0" w:space="0" w:color="auto"/>
            <w:right w:val="none" w:sz="0" w:space="0" w:color="auto"/>
          </w:divBdr>
        </w:div>
        <w:div w:id="1319308954">
          <w:marLeft w:val="640"/>
          <w:marRight w:val="0"/>
          <w:marTop w:val="0"/>
          <w:marBottom w:val="0"/>
          <w:divBdr>
            <w:top w:val="none" w:sz="0" w:space="0" w:color="auto"/>
            <w:left w:val="none" w:sz="0" w:space="0" w:color="auto"/>
            <w:bottom w:val="none" w:sz="0" w:space="0" w:color="auto"/>
            <w:right w:val="none" w:sz="0" w:space="0" w:color="auto"/>
          </w:divBdr>
        </w:div>
        <w:div w:id="2010676077">
          <w:marLeft w:val="640"/>
          <w:marRight w:val="0"/>
          <w:marTop w:val="0"/>
          <w:marBottom w:val="0"/>
          <w:divBdr>
            <w:top w:val="none" w:sz="0" w:space="0" w:color="auto"/>
            <w:left w:val="none" w:sz="0" w:space="0" w:color="auto"/>
            <w:bottom w:val="none" w:sz="0" w:space="0" w:color="auto"/>
            <w:right w:val="none" w:sz="0" w:space="0" w:color="auto"/>
          </w:divBdr>
        </w:div>
        <w:div w:id="568152128">
          <w:marLeft w:val="640"/>
          <w:marRight w:val="0"/>
          <w:marTop w:val="0"/>
          <w:marBottom w:val="0"/>
          <w:divBdr>
            <w:top w:val="none" w:sz="0" w:space="0" w:color="auto"/>
            <w:left w:val="none" w:sz="0" w:space="0" w:color="auto"/>
            <w:bottom w:val="none" w:sz="0" w:space="0" w:color="auto"/>
            <w:right w:val="none" w:sz="0" w:space="0" w:color="auto"/>
          </w:divBdr>
        </w:div>
        <w:div w:id="760680070">
          <w:marLeft w:val="640"/>
          <w:marRight w:val="0"/>
          <w:marTop w:val="0"/>
          <w:marBottom w:val="0"/>
          <w:divBdr>
            <w:top w:val="none" w:sz="0" w:space="0" w:color="auto"/>
            <w:left w:val="none" w:sz="0" w:space="0" w:color="auto"/>
            <w:bottom w:val="none" w:sz="0" w:space="0" w:color="auto"/>
            <w:right w:val="none" w:sz="0" w:space="0" w:color="auto"/>
          </w:divBdr>
        </w:div>
        <w:div w:id="1771509340">
          <w:marLeft w:val="640"/>
          <w:marRight w:val="0"/>
          <w:marTop w:val="0"/>
          <w:marBottom w:val="0"/>
          <w:divBdr>
            <w:top w:val="none" w:sz="0" w:space="0" w:color="auto"/>
            <w:left w:val="none" w:sz="0" w:space="0" w:color="auto"/>
            <w:bottom w:val="none" w:sz="0" w:space="0" w:color="auto"/>
            <w:right w:val="none" w:sz="0" w:space="0" w:color="auto"/>
          </w:divBdr>
        </w:div>
        <w:div w:id="1774858901">
          <w:marLeft w:val="640"/>
          <w:marRight w:val="0"/>
          <w:marTop w:val="0"/>
          <w:marBottom w:val="0"/>
          <w:divBdr>
            <w:top w:val="none" w:sz="0" w:space="0" w:color="auto"/>
            <w:left w:val="none" w:sz="0" w:space="0" w:color="auto"/>
            <w:bottom w:val="none" w:sz="0" w:space="0" w:color="auto"/>
            <w:right w:val="none" w:sz="0" w:space="0" w:color="auto"/>
          </w:divBdr>
        </w:div>
        <w:div w:id="2010054962">
          <w:marLeft w:val="640"/>
          <w:marRight w:val="0"/>
          <w:marTop w:val="0"/>
          <w:marBottom w:val="0"/>
          <w:divBdr>
            <w:top w:val="none" w:sz="0" w:space="0" w:color="auto"/>
            <w:left w:val="none" w:sz="0" w:space="0" w:color="auto"/>
            <w:bottom w:val="none" w:sz="0" w:space="0" w:color="auto"/>
            <w:right w:val="none" w:sz="0" w:space="0" w:color="auto"/>
          </w:divBdr>
        </w:div>
        <w:div w:id="263996236">
          <w:marLeft w:val="640"/>
          <w:marRight w:val="0"/>
          <w:marTop w:val="0"/>
          <w:marBottom w:val="0"/>
          <w:divBdr>
            <w:top w:val="none" w:sz="0" w:space="0" w:color="auto"/>
            <w:left w:val="none" w:sz="0" w:space="0" w:color="auto"/>
            <w:bottom w:val="none" w:sz="0" w:space="0" w:color="auto"/>
            <w:right w:val="none" w:sz="0" w:space="0" w:color="auto"/>
          </w:divBdr>
        </w:div>
        <w:div w:id="1107313338">
          <w:marLeft w:val="640"/>
          <w:marRight w:val="0"/>
          <w:marTop w:val="0"/>
          <w:marBottom w:val="0"/>
          <w:divBdr>
            <w:top w:val="none" w:sz="0" w:space="0" w:color="auto"/>
            <w:left w:val="none" w:sz="0" w:space="0" w:color="auto"/>
            <w:bottom w:val="none" w:sz="0" w:space="0" w:color="auto"/>
            <w:right w:val="none" w:sz="0" w:space="0" w:color="auto"/>
          </w:divBdr>
        </w:div>
        <w:div w:id="1286496969">
          <w:marLeft w:val="640"/>
          <w:marRight w:val="0"/>
          <w:marTop w:val="0"/>
          <w:marBottom w:val="0"/>
          <w:divBdr>
            <w:top w:val="none" w:sz="0" w:space="0" w:color="auto"/>
            <w:left w:val="none" w:sz="0" w:space="0" w:color="auto"/>
            <w:bottom w:val="none" w:sz="0" w:space="0" w:color="auto"/>
            <w:right w:val="none" w:sz="0" w:space="0" w:color="auto"/>
          </w:divBdr>
        </w:div>
        <w:div w:id="533663638">
          <w:marLeft w:val="640"/>
          <w:marRight w:val="0"/>
          <w:marTop w:val="0"/>
          <w:marBottom w:val="0"/>
          <w:divBdr>
            <w:top w:val="none" w:sz="0" w:space="0" w:color="auto"/>
            <w:left w:val="none" w:sz="0" w:space="0" w:color="auto"/>
            <w:bottom w:val="none" w:sz="0" w:space="0" w:color="auto"/>
            <w:right w:val="none" w:sz="0" w:space="0" w:color="auto"/>
          </w:divBdr>
        </w:div>
        <w:div w:id="300110578">
          <w:marLeft w:val="640"/>
          <w:marRight w:val="0"/>
          <w:marTop w:val="0"/>
          <w:marBottom w:val="0"/>
          <w:divBdr>
            <w:top w:val="none" w:sz="0" w:space="0" w:color="auto"/>
            <w:left w:val="none" w:sz="0" w:space="0" w:color="auto"/>
            <w:bottom w:val="none" w:sz="0" w:space="0" w:color="auto"/>
            <w:right w:val="none" w:sz="0" w:space="0" w:color="auto"/>
          </w:divBdr>
        </w:div>
        <w:div w:id="93212694">
          <w:marLeft w:val="640"/>
          <w:marRight w:val="0"/>
          <w:marTop w:val="0"/>
          <w:marBottom w:val="0"/>
          <w:divBdr>
            <w:top w:val="none" w:sz="0" w:space="0" w:color="auto"/>
            <w:left w:val="none" w:sz="0" w:space="0" w:color="auto"/>
            <w:bottom w:val="none" w:sz="0" w:space="0" w:color="auto"/>
            <w:right w:val="none" w:sz="0" w:space="0" w:color="auto"/>
          </w:divBdr>
        </w:div>
        <w:div w:id="864751264">
          <w:marLeft w:val="640"/>
          <w:marRight w:val="0"/>
          <w:marTop w:val="0"/>
          <w:marBottom w:val="0"/>
          <w:divBdr>
            <w:top w:val="none" w:sz="0" w:space="0" w:color="auto"/>
            <w:left w:val="none" w:sz="0" w:space="0" w:color="auto"/>
            <w:bottom w:val="none" w:sz="0" w:space="0" w:color="auto"/>
            <w:right w:val="none" w:sz="0" w:space="0" w:color="auto"/>
          </w:divBdr>
        </w:div>
        <w:div w:id="1040469461">
          <w:marLeft w:val="640"/>
          <w:marRight w:val="0"/>
          <w:marTop w:val="0"/>
          <w:marBottom w:val="0"/>
          <w:divBdr>
            <w:top w:val="none" w:sz="0" w:space="0" w:color="auto"/>
            <w:left w:val="none" w:sz="0" w:space="0" w:color="auto"/>
            <w:bottom w:val="none" w:sz="0" w:space="0" w:color="auto"/>
            <w:right w:val="none" w:sz="0" w:space="0" w:color="auto"/>
          </w:divBdr>
        </w:div>
        <w:div w:id="1509978391">
          <w:marLeft w:val="640"/>
          <w:marRight w:val="0"/>
          <w:marTop w:val="0"/>
          <w:marBottom w:val="0"/>
          <w:divBdr>
            <w:top w:val="none" w:sz="0" w:space="0" w:color="auto"/>
            <w:left w:val="none" w:sz="0" w:space="0" w:color="auto"/>
            <w:bottom w:val="none" w:sz="0" w:space="0" w:color="auto"/>
            <w:right w:val="none" w:sz="0" w:space="0" w:color="auto"/>
          </w:divBdr>
        </w:div>
        <w:div w:id="923226810">
          <w:marLeft w:val="640"/>
          <w:marRight w:val="0"/>
          <w:marTop w:val="0"/>
          <w:marBottom w:val="0"/>
          <w:divBdr>
            <w:top w:val="none" w:sz="0" w:space="0" w:color="auto"/>
            <w:left w:val="none" w:sz="0" w:space="0" w:color="auto"/>
            <w:bottom w:val="none" w:sz="0" w:space="0" w:color="auto"/>
            <w:right w:val="none" w:sz="0" w:space="0" w:color="auto"/>
          </w:divBdr>
        </w:div>
        <w:div w:id="691807449">
          <w:marLeft w:val="640"/>
          <w:marRight w:val="0"/>
          <w:marTop w:val="0"/>
          <w:marBottom w:val="0"/>
          <w:divBdr>
            <w:top w:val="none" w:sz="0" w:space="0" w:color="auto"/>
            <w:left w:val="none" w:sz="0" w:space="0" w:color="auto"/>
            <w:bottom w:val="none" w:sz="0" w:space="0" w:color="auto"/>
            <w:right w:val="none" w:sz="0" w:space="0" w:color="auto"/>
          </w:divBdr>
        </w:div>
        <w:div w:id="1672029657">
          <w:marLeft w:val="640"/>
          <w:marRight w:val="0"/>
          <w:marTop w:val="0"/>
          <w:marBottom w:val="0"/>
          <w:divBdr>
            <w:top w:val="none" w:sz="0" w:space="0" w:color="auto"/>
            <w:left w:val="none" w:sz="0" w:space="0" w:color="auto"/>
            <w:bottom w:val="none" w:sz="0" w:space="0" w:color="auto"/>
            <w:right w:val="none" w:sz="0" w:space="0" w:color="auto"/>
          </w:divBdr>
        </w:div>
        <w:div w:id="1625237421">
          <w:marLeft w:val="640"/>
          <w:marRight w:val="0"/>
          <w:marTop w:val="0"/>
          <w:marBottom w:val="0"/>
          <w:divBdr>
            <w:top w:val="none" w:sz="0" w:space="0" w:color="auto"/>
            <w:left w:val="none" w:sz="0" w:space="0" w:color="auto"/>
            <w:bottom w:val="none" w:sz="0" w:space="0" w:color="auto"/>
            <w:right w:val="none" w:sz="0" w:space="0" w:color="auto"/>
          </w:divBdr>
        </w:div>
        <w:div w:id="1282567695">
          <w:marLeft w:val="640"/>
          <w:marRight w:val="0"/>
          <w:marTop w:val="0"/>
          <w:marBottom w:val="0"/>
          <w:divBdr>
            <w:top w:val="none" w:sz="0" w:space="0" w:color="auto"/>
            <w:left w:val="none" w:sz="0" w:space="0" w:color="auto"/>
            <w:bottom w:val="none" w:sz="0" w:space="0" w:color="auto"/>
            <w:right w:val="none" w:sz="0" w:space="0" w:color="auto"/>
          </w:divBdr>
        </w:div>
        <w:div w:id="1901553978">
          <w:marLeft w:val="640"/>
          <w:marRight w:val="0"/>
          <w:marTop w:val="0"/>
          <w:marBottom w:val="0"/>
          <w:divBdr>
            <w:top w:val="none" w:sz="0" w:space="0" w:color="auto"/>
            <w:left w:val="none" w:sz="0" w:space="0" w:color="auto"/>
            <w:bottom w:val="none" w:sz="0" w:space="0" w:color="auto"/>
            <w:right w:val="none" w:sz="0" w:space="0" w:color="auto"/>
          </w:divBdr>
        </w:div>
        <w:div w:id="1995526467">
          <w:marLeft w:val="640"/>
          <w:marRight w:val="0"/>
          <w:marTop w:val="0"/>
          <w:marBottom w:val="0"/>
          <w:divBdr>
            <w:top w:val="none" w:sz="0" w:space="0" w:color="auto"/>
            <w:left w:val="none" w:sz="0" w:space="0" w:color="auto"/>
            <w:bottom w:val="none" w:sz="0" w:space="0" w:color="auto"/>
            <w:right w:val="none" w:sz="0" w:space="0" w:color="auto"/>
          </w:divBdr>
        </w:div>
        <w:div w:id="451287288">
          <w:marLeft w:val="640"/>
          <w:marRight w:val="0"/>
          <w:marTop w:val="0"/>
          <w:marBottom w:val="0"/>
          <w:divBdr>
            <w:top w:val="none" w:sz="0" w:space="0" w:color="auto"/>
            <w:left w:val="none" w:sz="0" w:space="0" w:color="auto"/>
            <w:bottom w:val="none" w:sz="0" w:space="0" w:color="auto"/>
            <w:right w:val="none" w:sz="0" w:space="0" w:color="auto"/>
          </w:divBdr>
        </w:div>
        <w:div w:id="1315454489">
          <w:marLeft w:val="640"/>
          <w:marRight w:val="0"/>
          <w:marTop w:val="0"/>
          <w:marBottom w:val="0"/>
          <w:divBdr>
            <w:top w:val="none" w:sz="0" w:space="0" w:color="auto"/>
            <w:left w:val="none" w:sz="0" w:space="0" w:color="auto"/>
            <w:bottom w:val="none" w:sz="0" w:space="0" w:color="auto"/>
            <w:right w:val="none" w:sz="0" w:space="0" w:color="auto"/>
          </w:divBdr>
        </w:div>
        <w:div w:id="1764834558">
          <w:marLeft w:val="640"/>
          <w:marRight w:val="0"/>
          <w:marTop w:val="0"/>
          <w:marBottom w:val="0"/>
          <w:divBdr>
            <w:top w:val="none" w:sz="0" w:space="0" w:color="auto"/>
            <w:left w:val="none" w:sz="0" w:space="0" w:color="auto"/>
            <w:bottom w:val="none" w:sz="0" w:space="0" w:color="auto"/>
            <w:right w:val="none" w:sz="0" w:space="0" w:color="auto"/>
          </w:divBdr>
        </w:div>
        <w:div w:id="783040561">
          <w:marLeft w:val="640"/>
          <w:marRight w:val="0"/>
          <w:marTop w:val="0"/>
          <w:marBottom w:val="0"/>
          <w:divBdr>
            <w:top w:val="none" w:sz="0" w:space="0" w:color="auto"/>
            <w:left w:val="none" w:sz="0" w:space="0" w:color="auto"/>
            <w:bottom w:val="none" w:sz="0" w:space="0" w:color="auto"/>
            <w:right w:val="none" w:sz="0" w:space="0" w:color="auto"/>
          </w:divBdr>
        </w:div>
        <w:div w:id="1347248691">
          <w:marLeft w:val="640"/>
          <w:marRight w:val="0"/>
          <w:marTop w:val="0"/>
          <w:marBottom w:val="0"/>
          <w:divBdr>
            <w:top w:val="none" w:sz="0" w:space="0" w:color="auto"/>
            <w:left w:val="none" w:sz="0" w:space="0" w:color="auto"/>
            <w:bottom w:val="none" w:sz="0" w:space="0" w:color="auto"/>
            <w:right w:val="none" w:sz="0" w:space="0" w:color="auto"/>
          </w:divBdr>
        </w:div>
        <w:div w:id="503282144">
          <w:marLeft w:val="640"/>
          <w:marRight w:val="0"/>
          <w:marTop w:val="0"/>
          <w:marBottom w:val="0"/>
          <w:divBdr>
            <w:top w:val="none" w:sz="0" w:space="0" w:color="auto"/>
            <w:left w:val="none" w:sz="0" w:space="0" w:color="auto"/>
            <w:bottom w:val="none" w:sz="0" w:space="0" w:color="auto"/>
            <w:right w:val="none" w:sz="0" w:space="0" w:color="auto"/>
          </w:divBdr>
        </w:div>
        <w:div w:id="307129846">
          <w:marLeft w:val="640"/>
          <w:marRight w:val="0"/>
          <w:marTop w:val="0"/>
          <w:marBottom w:val="0"/>
          <w:divBdr>
            <w:top w:val="none" w:sz="0" w:space="0" w:color="auto"/>
            <w:left w:val="none" w:sz="0" w:space="0" w:color="auto"/>
            <w:bottom w:val="none" w:sz="0" w:space="0" w:color="auto"/>
            <w:right w:val="none" w:sz="0" w:space="0" w:color="auto"/>
          </w:divBdr>
        </w:div>
      </w:divsChild>
    </w:div>
    <w:div w:id="1576234130">
      <w:bodyDiv w:val="1"/>
      <w:marLeft w:val="0"/>
      <w:marRight w:val="0"/>
      <w:marTop w:val="0"/>
      <w:marBottom w:val="0"/>
      <w:divBdr>
        <w:top w:val="none" w:sz="0" w:space="0" w:color="auto"/>
        <w:left w:val="none" w:sz="0" w:space="0" w:color="auto"/>
        <w:bottom w:val="none" w:sz="0" w:space="0" w:color="auto"/>
        <w:right w:val="none" w:sz="0" w:space="0" w:color="auto"/>
      </w:divBdr>
      <w:divsChild>
        <w:div w:id="1414165610">
          <w:marLeft w:val="640"/>
          <w:marRight w:val="0"/>
          <w:marTop w:val="0"/>
          <w:marBottom w:val="0"/>
          <w:divBdr>
            <w:top w:val="none" w:sz="0" w:space="0" w:color="auto"/>
            <w:left w:val="none" w:sz="0" w:space="0" w:color="auto"/>
            <w:bottom w:val="none" w:sz="0" w:space="0" w:color="auto"/>
            <w:right w:val="none" w:sz="0" w:space="0" w:color="auto"/>
          </w:divBdr>
        </w:div>
        <w:div w:id="302152329">
          <w:marLeft w:val="640"/>
          <w:marRight w:val="0"/>
          <w:marTop w:val="0"/>
          <w:marBottom w:val="0"/>
          <w:divBdr>
            <w:top w:val="none" w:sz="0" w:space="0" w:color="auto"/>
            <w:left w:val="none" w:sz="0" w:space="0" w:color="auto"/>
            <w:bottom w:val="none" w:sz="0" w:space="0" w:color="auto"/>
            <w:right w:val="none" w:sz="0" w:space="0" w:color="auto"/>
          </w:divBdr>
        </w:div>
        <w:div w:id="505635214">
          <w:marLeft w:val="640"/>
          <w:marRight w:val="0"/>
          <w:marTop w:val="0"/>
          <w:marBottom w:val="0"/>
          <w:divBdr>
            <w:top w:val="none" w:sz="0" w:space="0" w:color="auto"/>
            <w:left w:val="none" w:sz="0" w:space="0" w:color="auto"/>
            <w:bottom w:val="none" w:sz="0" w:space="0" w:color="auto"/>
            <w:right w:val="none" w:sz="0" w:space="0" w:color="auto"/>
          </w:divBdr>
        </w:div>
        <w:div w:id="537400849">
          <w:marLeft w:val="640"/>
          <w:marRight w:val="0"/>
          <w:marTop w:val="0"/>
          <w:marBottom w:val="0"/>
          <w:divBdr>
            <w:top w:val="none" w:sz="0" w:space="0" w:color="auto"/>
            <w:left w:val="none" w:sz="0" w:space="0" w:color="auto"/>
            <w:bottom w:val="none" w:sz="0" w:space="0" w:color="auto"/>
            <w:right w:val="none" w:sz="0" w:space="0" w:color="auto"/>
          </w:divBdr>
        </w:div>
        <w:div w:id="1383671321">
          <w:marLeft w:val="640"/>
          <w:marRight w:val="0"/>
          <w:marTop w:val="0"/>
          <w:marBottom w:val="0"/>
          <w:divBdr>
            <w:top w:val="none" w:sz="0" w:space="0" w:color="auto"/>
            <w:left w:val="none" w:sz="0" w:space="0" w:color="auto"/>
            <w:bottom w:val="none" w:sz="0" w:space="0" w:color="auto"/>
            <w:right w:val="none" w:sz="0" w:space="0" w:color="auto"/>
          </w:divBdr>
        </w:div>
        <w:div w:id="1613439017">
          <w:marLeft w:val="640"/>
          <w:marRight w:val="0"/>
          <w:marTop w:val="0"/>
          <w:marBottom w:val="0"/>
          <w:divBdr>
            <w:top w:val="none" w:sz="0" w:space="0" w:color="auto"/>
            <w:left w:val="none" w:sz="0" w:space="0" w:color="auto"/>
            <w:bottom w:val="none" w:sz="0" w:space="0" w:color="auto"/>
            <w:right w:val="none" w:sz="0" w:space="0" w:color="auto"/>
          </w:divBdr>
        </w:div>
        <w:div w:id="511070252">
          <w:marLeft w:val="640"/>
          <w:marRight w:val="0"/>
          <w:marTop w:val="0"/>
          <w:marBottom w:val="0"/>
          <w:divBdr>
            <w:top w:val="none" w:sz="0" w:space="0" w:color="auto"/>
            <w:left w:val="none" w:sz="0" w:space="0" w:color="auto"/>
            <w:bottom w:val="none" w:sz="0" w:space="0" w:color="auto"/>
            <w:right w:val="none" w:sz="0" w:space="0" w:color="auto"/>
          </w:divBdr>
        </w:div>
        <w:div w:id="72705166">
          <w:marLeft w:val="640"/>
          <w:marRight w:val="0"/>
          <w:marTop w:val="0"/>
          <w:marBottom w:val="0"/>
          <w:divBdr>
            <w:top w:val="none" w:sz="0" w:space="0" w:color="auto"/>
            <w:left w:val="none" w:sz="0" w:space="0" w:color="auto"/>
            <w:bottom w:val="none" w:sz="0" w:space="0" w:color="auto"/>
            <w:right w:val="none" w:sz="0" w:space="0" w:color="auto"/>
          </w:divBdr>
        </w:div>
        <w:div w:id="1182159089">
          <w:marLeft w:val="640"/>
          <w:marRight w:val="0"/>
          <w:marTop w:val="0"/>
          <w:marBottom w:val="0"/>
          <w:divBdr>
            <w:top w:val="none" w:sz="0" w:space="0" w:color="auto"/>
            <w:left w:val="none" w:sz="0" w:space="0" w:color="auto"/>
            <w:bottom w:val="none" w:sz="0" w:space="0" w:color="auto"/>
            <w:right w:val="none" w:sz="0" w:space="0" w:color="auto"/>
          </w:divBdr>
        </w:div>
        <w:div w:id="1749106752">
          <w:marLeft w:val="640"/>
          <w:marRight w:val="0"/>
          <w:marTop w:val="0"/>
          <w:marBottom w:val="0"/>
          <w:divBdr>
            <w:top w:val="none" w:sz="0" w:space="0" w:color="auto"/>
            <w:left w:val="none" w:sz="0" w:space="0" w:color="auto"/>
            <w:bottom w:val="none" w:sz="0" w:space="0" w:color="auto"/>
            <w:right w:val="none" w:sz="0" w:space="0" w:color="auto"/>
          </w:divBdr>
        </w:div>
        <w:div w:id="2062974308">
          <w:marLeft w:val="640"/>
          <w:marRight w:val="0"/>
          <w:marTop w:val="0"/>
          <w:marBottom w:val="0"/>
          <w:divBdr>
            <w:top w:val="none" w:sz="0" w:space="0" w:color="auto"/>
            <w:left w:val="none" w:sz="0" w:space="0" w:color="auto"/>
            <w:bottom w:val="none" w:sz="0" w:space="0" w:color="auto"/>
            <w:right w:val="none" w:sz="0" w:space="0" w:color="auto"/>
          </w:divBdr>
        </w:div>
        <w:div w:id="942878945">
          <w:marLeft w:val="640"/>
          <w:marRight w:val="0"/>
          <w:marTop w:val="0"/>
          <w:marBottom w:val="0"/>
          <w:divBdr>
            <w:top w:val="none" w:sz="0" w:space="0" w:color="auto"/>
            <w:left w:val="none" w:sz="0" w:space="0" w:color="auto"/>
            <w:bottom w:val="none" w:sz="0" w:space="0" w:color="auto"/>
            <w:right w:val="none" w:sz="0" w:space="0" w:color="auto"/>
          </w:divBdr>
        </w:div>
        <w:div w:id="1100488999">
          <w:marLeft w:val="640"/>
          <w:marRight w:val="0"/>
          <w:marTop w:val="0"/>
          <w:marBottom w:val="0"/>
          <w:divBdr>
            <w:top w:val="none" w:sz="0" w:space="0" w:color="auto"/>
            <w:left w:val="none" w:sz="0" w:space="0" w:color="auto"/>
            <w:bottom w:val="none" w:sz="0" w:space="0" w:color="auto"/>
            <w:right w:val="none" w:sz="0" w:space="0" w:color="auto"/>
          </w:divBdr>
        </w:div>
        <w:div w:id="151600667">
          <w:marLeft w:val="640"/>
          <w:marRight w:val="0"/>
          <w:marTop w:val="0"/>
          <w:marBottom w:val="0"/>
          <w:divBdr>
            <w:top w:val="none" w:sz="0" w:space="0" w:color="auto"/>
            <w:left w:val="none" w:sz="0" w:space="0" w:color="auto"/>
            <w:bottom w:val="none" w:sz="0" w:space="0" w:color="auto"/>
            <w:right w:val="none" w:sz="0" w:space="0" w:color="auto"/>
          </w:divBdr>
        </w:div>
        <w:div w:id="1648121533">
          <w:marLeft w:val="640"/>
          <w:marRight w:val="0"/>
          <w:marTop w:val="0"/>
          <w:marBottom w:val="0"/>
          <w:divBdr>
            <w:top w:val="none" w:sz="0" w:space="0" w:color="auto"/>
            <w:left w:val="none" w:sz="0" w:space="0" w:color="auto"/>
            <w:bottom w:val="none" w:sz="0" w:space="0" w:color="auto"/>
            <w:right w:val="none" w:sz="0" w:space="0" w:color="auto"/>
          </w:divBdr>
        </w:div>
        <w:div w:id="251010752">
          <w:marLeft w:val="640"/>
          <w:marRight w:val="0"/>
          <w:marTop w:val="0"/>
          <w:marBottom w:val="0"/>
          <w:divBdr>
            <w:top w:val="none" w:sz="0" w:space="0" w:color="auto"/>
            <w:left w:val="none" w:sz="0" w:space="0" w:color="auto"/>
            <w:bottom w:val="none" w:sz="0" w:space="0" w:color="auto"/>
            <w:right w:val="none" w:sz="0" w:space="0" w:color="auto"/>
          </w:divBdr>
        </w:div>
        <w:div w:id="1583104848">
          <w:marLeft w:val="640"/>
          <w:marRight w:val="0"/>
          <w:marTop w:val="0"/>
          <w:marBottom w:val="0"/>
          <w:divBdr>
            <w:top w:val="none" w:sz="0" w:space="0" w:color="auto"/>
            <w:left w:val="none" w:sz="0" w:space="0" w:color="auto"/>
            <w:bottom w:val="none" w:sz="0" w:space="0" w:color="auto"/>
            <w:right w:val="none" w:sz="0" w:space="0" w:color="auto"/>
          </w:divBdr>
        </w:div>
        <w:div w:id="1620917553">
          <w:marLeft w:val="640"/>
          <w:marRight w:val="0"/>
          <w:marTop w:val="0"/>
          <w:marBottom w:val="0"/>
          <w:divBdr>
            <w:top w:val="none" w:sz="0" w:space="0" w:color="auto"/>
            <w:left w:val="none" w:sz="0" w:space="0" w:color="auto"/>
            <w:bottom w:val="none" w:sz="0" w:space="0" w:color="auto"/>
            <w:right w:val="none" w:sz="0" w:space="0" w:color="auto"/>
          </w:divBdr>
        </w:div>
        <w:div w:id="1802650439">
          <w:marLeft w:val="640"/>
          <w:marRight w:val="0"/>
          <w:marTop w:val="0"/>
          <w:marBottom w:val="0"/>
          <w:divBdr>
            <w:top w:val="none" w:sz="0" w:space="0" w:color="auto"/>
            <w:left w:val="none" w:sz="0" w:space="0" w:color="auto"/>
            <w:bottom w:val="none" w:sz="0" w:space="0" w:color="auto"/>
            <w:right w:val="none" w:sz="0" w:space="0" w:color="auto"/>
          </w:divBdr>
        </w:div>
        <w:div w:id="135414548">
          <w:marLeft w:val="640"/>
          <w:marRight w:val="0"/>
          <w:marTop w:val="0"/>
          <w:marBottom w:val="0"/>
          <w:divBdr>
            <w:top w:val="none" w:sz="0" w:space="0" w:color="auto"/>
            <w:left w:val="none" w:sz="0" w:space="0" w:color="auto"/>
            <w:bottom w:val="none" w:sz="0" w:space="0" w:color="auto"/>
            <w:right w:val="none" w:sz="0" w:space="0" w:color="auto"/>
          </w:divBdr>
        </w:div>
        <w:div w:id="864296881">
          <w:marLeft w:val="640"/>
          <w:marRight w:val="0"/>
          <w:marTop w:val="0"/>
          <w:marBottom w:val="0"/>
          <w:divBdr>
            <w:top w:val="none" w:sz="0" w:space="0" w:color="auto"/>
            <w:left w:val="none" w:sz="0" w:space="0" w:color="auto"/>
            <w:bottom w:val="none" w:sz="0" w:space="0" w:color="auto"/>
            <w:right w:val="none" w:sz="0" w:space="0" w:color="auto"/>
          </w:divBdr>
        </w:div>
        <w:div w:id="837111923">
          <w:marLeft w:val="640"/>
          <w:marRight w:val="0"/>
          <w:marTop w:val="0"/>
          <w:marBottom w:val="0"/>
          <w:divBdr>
            <w:top w:val="none" w:sz="0" w:space="0" w:color="auto"/>
            <w:left w:val="none" w:sz="0" w:space="0" w:color="auto"/>
            <w:bottom w:val="none" w:sz="0" w:space="0" w:color="auto"/>
            <w:right w:val="none" w:sz="0" w:space="0" w:color="auto"/>
          </w:divBdr>
        </w:div>
        <w:div w:id="2103379056">
          <w:marLeft w:val="640"/>
          <w:marRight w:val="0"/>
          <w:marTop w:val="0"/>
          <w:marBottom w:val="0"/>
          <w:divBdr>
            <w:top w:val="none" w:sz="0" w:space="0" w:color="auto"/>
            <w:left w:val="none" w:sz="0" w:space="0" w:color="auto"/>
            <w:bottom w:val="none" w:sz="0" w:space="0" w:color="auto"/>
            <w:right w:val="none" w:sz="0" w:space="0" w:color="auto"/>
          </w:divBdr>
        </w:div>
        <w:div w:id="697437066">
          <w:marLeft w:val="640"/>
          <w:marRight w:val="0"/>
          <w:marTop w:val="0"/>
          <w:marBottom w:val="0"/>
          <w:divBdr>
            <w:top w:val="none" w:sz="0" w:space="0" w:color="auto"/>
            <w:left w:val="none" w:sz="0" w:space="0" w:color="auto"/>
            <w:bottom w:val="none" w:sz="0" w:space="0" w:color="auto"/>
            <w:right w:val="none" w:sz="0" w:space="0" w:color="auto"/>
          </w:divBdr>
        </w:div>
        <w:div w:id="1613829114">
          <w:marLeft w:val="640"/>
          <w:marRight w:val="0"/>
          <w:marTop w:val="0"/>
          <w:marBottom w:val="0"/>
          <w:divBdr>
            <w:top w:val="none" w:sz="0" w:space="0" w:color="auto"/>
            <w:left w:val="none" w:sz="0" w:space="0" w:color="auto"/>
            <w:bottom w:val="none" w:sz="0" w:space="0" w:color="auto"/>
            <w:right w:val="none" w:sz="0" w:space="0" w:color="auto"/>
          </w:divBdr>
        </w:div>
        <w:div w:id="1841776929">
          <w:marLeft w:val="640"/>
          <w:marRight w:val="0"/>
          <w:marTop w:val="0"/>
          <w:marBottom w:val="0"/>
          <w:divBdr>
            <w:top w:val="none" w:sz="0" w:space="0" w:color="auto"/>
            <w:left w:val="none" w:sz="0" w:space="0" w:color="auto"/>
            <w:bottom w:val="none" w:sz="0" w:space="0" w:color="auto"/>
            <w:right w:val="none" w:sz="0" w:space="0" w:color="auto"/>
          </w:divBdr>
        </w:div>
        <w:div w:id="825512679">
          <w:marLeft w:val="640"/>
          <w:marRight w:val="0"/>
          <w:marTop w:val="0"/>
          <w:marBottom w:val="0"/>
          <w:divBdr>
            <w:top w:val="none" w:sz="0" w:space="0" w:color="auto"/>
            <w:left w:val="none" w:sz="0" w:space="0" w:color="auto"/>
            <w:bottom w:val="none" w:sz="0" w:space="0" w:color="auto"/>
            <w:right w:val="none" w:sz="0" w:space="0" w:color="auto"/>
          </w:divBdr>
        </w:div>
        <w:div w:id="79566757">
          <w:marLeft w:val="640"/>
          <w:marRight w:val="0"/>
          <w:marTop w:val="0"/>
          <w:marBottom w:val="0"/>
          <w:divBdr>
            <w:top w:val="none" w:sz="0" w:space="0" w:color="auto"/>
            <w:left w:val="none" w:sz="0" w:space="0" w:color="auto"/>
            <w:bottom w:val="none" w:sz="0" w:space="0" w:color="auto"/>
            <w:right w:val="none" w:sz="0" w:space="0" w:color="auto"/>
          </w:divBdr>
        </w:div>
        <w:div w:id="779646052">
          <w:marLeft w:val="640"/>
          <w:marRight w:val="0"/>
          <w:marTop w:val="0"/>
          <w:marBottom w:val="0"/>
          <w:divBdr>
            <w:top w:val="none" w:sz="0" w:space="0" w:color="auto"/>
            <w:left w:val="none" w:sz="0" w:space="0" w:color="auto"/>
            <w:bottom w:val="none" w:sz="0" w:space="0" w:color="auto"/>
            <w:right w:val="none" w:sz="0" w:space="0" w:color="auto"/>
          </w:divBdr>
        </w:div>
        <w:div w:id="1160733595">
          <w:marLeft w:val="640"/>
          <w:marRight w:val="0"/>
          <w:marTop w:val="0"/>
          <w:marBottom w:val="0"/>
          <w:divBdr>
            <w:top w:val="none" w:sz="0" w:space="0" w:color="auto"/>
            <w:left w:val="none" w:sz="0" w:space="0" w:color="auto"/>
            <w:bottom w:val="none" w:sz="0" w:space="0" w:color="auto"/>
            <w:right w:val="none" w:sz="0" w:space="0" w:color="auto"/>
          </w:divBdr>
        </w:div>
        <w:div w:id="947276973">
          <w:marLeft w:val="640"/>
          <w:marRight w:val="0"/>
          <w:marTop w:val="0"/>
          <w:marBottom w:val="0"/>
          <w:divBdr>
            <w:top w:val="none" w:sz="0" w:space="0" w:color="auto"/>
            <w:left w:val="none" w:sz="0" w:space="0" w:color="auto"/>
            <w:bottom w:val="none" w:sz="0" w:space="0" w:color="auto"/>
            <w:right w:val="none" w:sz="0" w:space="0" w:color="auto"/>
          </w:divBdr>
        </w:div>
        <w:div w:id="561449914">
          <w:marLeft w:val="640"/>
          <w:marRight w:val="0"/>
          <w:marTop w:val="0"/>
          <w:marBottom w:val="0"/>
          <w:divBdr>
            <w:top w:val="none" w:sz="0" w:space="0" w:color="auto"/>
            <w:left w:val="none" w:sz="0" w:space="0" w:color="auto"/>
            <w:bottom w:val="none" w:sz="0" w:space="0" w:color="auto"/>
            <w:right w:val="none" w:sz="0" w:space="0" w:color="auto"/>
          </w:divBdr>
        </w:div>
        <w:div w:id="2132360407">
          <w:marLeft w:val="640"/>
          <w:marRight w:val="0"/>
          <w:marTop w:val="0"/>
          <w:marBottom w:val="0"/>
          <w:divBdr>
            <w:top w:val="none" w:sz="0" w:space="0" w:color="auto"/>
            <w:left w:val="none" w:sz="0" w:space="0" w:color="auto"/>
            <w:bottom w:val="none" w:sz="0" w:space="0" w:color="auto"/>
            <w:right w:val="none" w:sz="0" w:space="0" w:color="auto"/>
          </w:divBdr>
        </w:div>
        <w:div w:id="410854659">
          <w:marLeft w:val="640"/>
          <w:marRight w:val="0"/>
          <w:marTop w:val="0"/>
          <w:marBottom w:val="0"/>
          <w:divBdr>
            <w:top w:val="none" w:sz="0" w:space="0" w:color="auto"/>
            <w:left w:val="none" w:sz="0" w:space="0" w:color="auto"/>
            <w:bottom w:val="none" w:sz="0" w:space="0" w:color="auto"/>
            <w:right w:val="none" w:sz="0" w:space="0" w:color="auto"/>
          </w:divBdr>
        </w:div>
        <w:div w:id="880020387">
          <w:marLeft w:val="640"/>
          <w:marRight w:val="0"/>
          <w:marTop w:val="0"/>
          <w:marBottom w:val="0"/>
          <w:divBdr>
            <w:top w:val="none" w:sz="0" w:space="0" w:color="auto"/>
            <w:left w:val="none" w:sz="0" w:space="0" w:color="auto"/>
            <w:bottom w:val="none" w:sz="0" w:space="0" w:color="auto"/>
            <w:right w:val="none" w:sz="0" w:space="0" w:color="auto"/>
          </w:divBdr>
        </w:div>
        <w:div w:id="1491678731">
          <w:marLeft w:val="640"/>
          <w:marRight w:val="0"/>
          <w:marTop w:val="0"/>
          <w:marBottom w:val="0"/>
          <w:divBdr>
            <w:top w:val="none" w:sz="0" w:space="0" w:color="auto"/>
            <w:left w:val="none" w:sz="0" w:space="0" w:color="auto"/>
            <w:bottom w:val="none" w:sz="0" w:space="0" w:color="auto"/>
            <w:right w:val="none" w:sz="0" w:space="0" w:color="auto"/>
          </w:divBdr>
        </w:div>
      </w:divsChild>
    </w:div>
    <w:div w:id="1577324736">
      <w:bodyDiv w:val="1"/>
      <w:marLeft w:val="0"/>
      <w:marRight w:val="0"/>
      <w:marTop w:val="0"/>
      <w:marBottom w:val="0"/>
      <w:divBdr>
        <w:top w:val="none" w:sz="0" w:space="0" w:color="auto"/>
        <w:left w:val="none" w:sz="0" w:space="0" w:color="auto"/>
        <w:bottom w:val="none" w:sz="0" w:space="0" w:color="auto"/>
        <w:right w:val="none" w:sz="0" w:space="0" w:color="auto"/>
      </w:divBdr>
      <w:divsChild>
        <w:div w:id="1876191329">
          <w:marLeft w:val="640"/>
          <w:marRight w:val="0"/>
          <w:marTop w:val="0"/>
          <w:marBottom w:val="0"/>
          <w:divBdr>
            <w:top w:val="none" w:sz="0" w:space="0" w:color="auto"/>
            <w:left w:val="none" w:sz="0" w:space="0" w:color="auto"/>
            <w:bottom w:val="none" w:sz="0" w:space="0" w:color="auto"/>
            <w:right w:val="none" w:sz="0" w:space="0" w:color="auto"/>
          </w:divBdr>
        </w:div>
        <w:div w:id="1133214004">
          <w:marLeft w:val="640"/>
          <w:marRight w:val="0"/>
          <w:marTop w:val="0"/>
          <w:marBottom w:val="0"/>
          <w:divBdr>
            <w:top w:val="none" w:sz="0" w:space="0" w:color="auto"/>
            <w:left w:val="none" w:sz="0" w:space="0" w:color="auto"/>
            <w:bottom w:val="none" w:sz="0" w:space="0" w:color="auto"/>
            <w:right w:val="none" w:sz="0" w:space="0" w:color="auto"/>
          </w:divBdr>
        </w:div>
        <w:div w:id="1299605017">
          <w:marLeft w:val="640"/>
          <w:marRight w:val="0"/>
          <w:marTop w:val="0"/>
          <w:marBottom w:val="0"/>
          <w:divBdr>
            <w:top w:val="none" w:sz="0" w:space="0" w:color="auto"/>
            <w:left w:val="none" w:sz="0" w:space="0" w:color="auto"/>
            <w:bottom w:val="none" w:sz="0" w:space="0" w:color="auto"/>
            <w:right w:val="none" w:sz="0" w:space="0" w:color="auto"/>
          </w:divBdr>
        </w:div>
        <w:div w:id="1107852950">
          <w:marLeft w:val="640"/>
          <w:marRight w:val="0"/>
          <w:marTop w:val="0"/>
          <w:marBottom w:val="0"/>
          <w:divBdr>
            <w:top w:val="none" w:sz="0" w:space="0" w:color="auto"/>
            <w:left w:val="none" w:sz="0" w:space="0" w:color="auto"/>
            <w:bottom w:val="none" w:sz="0" w:space="0" w:color="auto"/>
            <w:right w:val="none" w:sz="0" w:space="0" w:color="auto"/>
          </w:divBdr>
        </w:div>
        <w:div w:id="98066253">
          <w:marLeft w:val="640"/>
          <w:marRight w:val="0"/>
          <w:marTop w:val="0"/>
          <w:marBottom w:val="0"/>
          <w:divBdr>
            <w:top w:val="none" w:sz="0" w:space="0" w:color="auto"/>
            <w:left w:val="none" w:sz="0" w:space="0" w:color="auto"/>
            <w:bottom w:val="none" w:sz="0" w:space="0" w:color="auto"/>
            <w:right w:val="none" w:sz="0" w:space="0" w:color="auto"/>
          </w:divBdr>
        </w:div>
        <w:div w:id="1807315463">
          <w:marLeft w:val="640"/>
          <w:marRight w:val="0"/>
          <w:marTop w:val="0"/>
          <w:marBottom w:val="0"/>
          <w:divBdr>
            <w:top w:val="none" w:sz="0" w:space="0" w:color="auto"/>
            <w:left w:val="none" w:sz="0" w:space="0" w:color="auto"/>
            <w:bottom w:val="none" w:sz="0" w:space="0" w:color="auto"/>
            <w:right w:val="none" w:sz="0" w:space="0" w:color="auto"/>
          </w:divBdr>
        </w:div>
        <w:div w:id="735009732">
          <w:marLeft w:val="640"/>
          <w:marRight w:val="0"/>
          <w:marTop w:val="0"/>
          <w:marBottom w:val="0"/>
          <w:divBdr>
            <w:top w:val="none" w:sz="0" w:space="0" w:color="auto"/>
            <w:left w:val="none" w:sz="0" w:space="0" w:color="auto"/>
            <w:bottom w:val="none" w:sz="0" w:space="0" w:color="auto"/>
            <w:right w:val="none" w:sz="0" w:space="0" w:color="auto"/>
          </w:divBdr>
        </w:div>
        <w:div w:id="1069809944">
          <w:marLeft w:val="640"/>
          <w:marRight w:val="0"/>
          <w:marTop w:val="0"/>
          <w:marBottom w:val="0"/>
          <w:divBdr>
            <w:top w:val="none" w:sz="0" w:space="0" w:color="auto"/>
            <w:left w:val="none" w:sz="0" w:space="0" w:color="auto"/>
            <w:bottom w:val="none" w:sz="0" w:space="0" w:color="auto"/>
            <w:right w:val="none" w:sz="0" w:space="0" w:color="auto"/>
          </w:divBdr>
        </w:div>
        <w:div w:id="1456632181">
          <w:marLeft w:val="640"/>
          <w:marRight w:val="0"/>
          <w:marTop w:val="0"/>
          <w:marBottom w:val="0"/>
          <w:divBdr>
            <w:top w:val="none" w:sz="0" w:space="0" w:color="auto"/>
            <w:left w:val="none" w:sz="0" w:space="0" w:color="auto"/>
            <w:bottom w:val="none" w:sz="0" w:space="0" w:color="auto"/>
            <w:right w:val="none" w:sz="0" w:space="0" w:color="auto"/>
          </w:divBdr>
        </w:div>
        <w:div w:id="965084067">
          <w:marLeft w:val="640"/>
          <w:marRight w:val="0"/>
          <w:marTop w:val="0"/>
          <w:marBottom w:val="0"/>
          <w:divBdr>
            <w:top w:val="none" w:sz="0" w:space="0" w:color="auto"/>
            <w:left w:val="none" w:sz="0" w:space="0" w:color="auto"/>
            <w:bottom w:val="none" w:sz="0" w:space="0" w:color="auto"/>
            <w:right w:val="none" w:sz="0" w:space="0" w:color="auto"/>
          </w:divBdr>
        </w:div>
        <w:div w:id="392315580">
          <w:marLeft w:val="640"/>
          <w:marRight w:val="0"/>
          <w:marTop w:val="0"/>
          <w:marBottom w:val="0"/>
          <w:divBdr>
            <w:top w:val="none" w:sz="0" w:space="0" w:color="auto"/>
            <w:left w:val="none" w:sz="0" w:space="0" w:color="auto"/>
            <w:bottom w:val="none" w:sz="0" w:space="0" w:color="auto"/>
            <w:right w:val="none" w:sz="0" w:space="0" w:color="auto"/>
          </w:divBdr>
        </w:div>
        <w:div w:id="1213729121">
          <w:marLeft w:val="640"/>
          <w:marRight w:val="0"/>
          <w:marTop w:val="0"/>
          <w:marBottom w:val="0"/>
          <w:divBdr>
            <w:top w:val="none" w:sz="0" w:space="0" w:color="auto"/>
            <w:left w:val="none" w:sz="0" w:space="0" w:color="auto"/>
            <w:bottom w:val="none" w:sz="0" w:space="0" w:color="auto"/>
            <w:right w:val="none" w:sz="0" w:space="0" w:color="auto"/>
          </w:divBdr>
        </w:div>
        <w:div w:id="64570126">
          <w:marLeft w:val="640"/>
          <w:marRight w:val="0"/>
          <w:marTop w:val="0"/>
          <w:marBottom w:val="0"/>
          <w:divBdr>
            <w:top w:val="none" w:sz="0" w:space="0" w:color="auto"/>
            <w:left w:val="none" w:sz="0" w:space="0" w:color="auto"/>
            <w:bottom w:val="none" w:sz="0" w:space="0" w:color="auto"/>
            <w:right w:val="none" w:sz="0" w:space="0" w:color="auto"/>
          </w:divBdr>
        </w:div>
        <w:div w:id="560142937">
          <w:marLeft w:val="640"/>
          <w:marRight w:val="0"/>
          <w:marTop w:val="0"/>
          <w:marBottom w:val="0"/>
          <w:divBdr>
            <w:top w:val="none" w:sz="0" w:space="0" w:color="auto"/>
            <w:left w:val="none" w:sz="0" w:space="0" w:color="auto"/>
            <w:bottom w:val="none" w:sz="0" w:space="0" w:color="auto"/>
            <w:right w:val="none" w:sz="0" w:space="0" w:color="auto"/>
          </w:divBdr>
        </w:div>
        <w:div w:id="983005287">
          <w:marLeft w:val="640"/>
          <w:marRight w:val="0"/>
          <w:marTop w:val="0"/>
          <w:marBottom w:val="0"/>
          <w:divBdr>
            <w:top w:val="none" w:sz="0" w:space="0" w:color="auto"/>
            <w:left w:val="none" w:sz="0" w:space="0" w:color="auto"/>
            <w:bottom w:val="none" w:sz="0" w:space="0" w:color="auto"/>
            <w:right w:val="none" w:sz="0" w:space="0" w:color="auto"/>
          </w:divBdr>
        </w:div>
        <w:div w:id="1732148208">
          <w:marLeft w:val="640"/>
          <w:marRight w:val="0"/>
          <w:marTop w:val="0"/>
          <w:marBottom w:val="0"/>
          <w:divBdr>
            <w:top w:val="none" w:sz="0" w:space="0" w:color="auto"/>
            <w:left w:val="none" w:sz="0" w:space="0" w:color="auto"/>
            <w:bottom w:val="none" w:sz="0" w:space="0" w:color="auto"/>
            <w:right w:val="none" w:sz="0" w:space="0" w:color="auto"/>
          </w:divBdr>
        </w:div>
        <w:div w:id="1257791370">
          <w:marLeft w:val="640"/>
          <w:marRight w:val="0"/>
          <w:marTop w:val="0"/>
          <w:marBottom w:val="0"/>
          <w:divBdr>
            <w:top w:val="none" w:sz="0" w:space="0" w:color="auto"/>
            <w:left w:val="none" w:sz="0" w:space="0" w:color="auto"/>
            <w:bottom w:val="none" w:sz="0" w:space="0" w:color="auto"/>
            <w:right w:val="none" w:sz="0" w:space="0" w:color="auto"/>
          </w:divBdr>
        </w:div>
        <w:div w:id="777605847">
          <w:marLeft w:val="640"/>
          <w:marRight w:val="0"/>
          <w:marTop w:val="0"/>
          <w:marBottom w:val="0"/>
          <w:divBdr>
            <w:top w:val="none" w:sz="0" w:space="0" w:color="auto"/>
            <w:left w:val="none" w:sz="0" w:space="0" w:color="auto"/>
            <w:bottom w:val="none" w:sz="0" w:space="0" w:color="auto"/>
            <w:right w:val="none" w:sz="0" w:space="0" w:color="auto"/>
          </w:divBdr>
        </w:div>
        <w:div w:id="810289035">
          <w:marLeft w:val="640"/>
          <w:marRight w:val="0"/>
          <w:marTop w:val="0"/>
          <w:marBottom w:val="0"/>
          <w:divBdr>
            <w:top w:val="none" w:sz="0" w:space="0" w:color="auto"/>
            <w:left w:val="none" w:sz="0" w:space="0" w:color="auto"/>
            <w:bottom w:val="none" w:sz="0" w:space="0" w:color="auto"/>
            <w:right w:val="none" w:sz="0" w:space="0" w:color="auto"/>
          </w:divBdr>
        </w:div>
        <w:div w:id="1936474449">
          <w:marLeft w:val="640"/>
          <w:marRight w:val="0"/>
          <w:marTop w:val="0"/>
          <w:marBottom w:val="0"/>
          <w:divBdr>
            <w:top w:val="none" w:sz="0" w:space="0" w:color="auto"/>
            <w:left w:val="none" w:sz="0" w:space="0" w:color="auto"/>
            <w:bottom w:val="none" w:sz="0" w:space="0" w:color="auto"/>
            <w:right w:val="none" w:sz="0" w:space="0" w:color="auto"/>
          </w:divBdr>
        </w:div>
        <w:div w:id="627276701">
          <w:marLeft w:val="640"/>
          <w:marRight w:val="0"/>
          <w:marTop w:val="0"/>
          <w:marBottom w:val="0"/>
          <w:divBdr>
            <w:top w:val="none" w:sz="0" w:space="0" w:color="auto"/>
            <w:left w:val="none" w:sz="0" w:space="0" w:color="auto"/>
            <w:bottom w:val="none" w:sz="0" w:space="0" w:color="auto"/>
            <w:right w:val="none" w:sz="0" w:space="0" w:color="auto"/>
          </w:divBdr>
        </w:div>
        <w:div w:id="1810046863">
          <w:marLeft w:val="640"/>
          <w:marRight w:val="0"/>
          <w:marTop w:val="0"/>
          <w:marBottom w:val="0"/>
          <w:divBdr>
            <w:top w:val="none" w:sz="0" w:space="0" w:color="auto"/>
            <w:left w:val="none" w:sz="0" w:space="0" w:color="auto"/>
            <w:bottom w:val="none" w:sz="0" w:space="0" w:color="auto"/>
            <w:right w:val="none" w:sz="0" w:space="0" w:color="auto"/>
          </w:divBdr>
        </w:div>
        <w:div w:id="360210704">
          <w:marLeft w:val="640"/>
          <w:marRight w:val="0"/>
          <w:marTop w:val="0"/>
          <w:marBottom w:val="0"/>
          <w:divBdr>
            <w:top w:val="none" w:sz="0" w:space="0" w:color="auto"/>
            <w:left w:val="none" w:sz="0" w:space="0" w:color="auto"/>
            <w:bottom w:val="none" w:sz="0" w:space="0" w:color="auto"/>
            <w:right w:val="none" w:sz="0" w:space="0" w:color="auto"/>
          </w:divBdr>
        </w:div>
        <w:div w:id="1209996703">
          <w:marLeft w:val="640"/>
          <w:marRight w:val="0"/>
          <w:marTop w:val="0"/>
          <w:marBottom w:val="0"/>
          <w:divBdr>
            <w:top w:val="none" w:sz="0" w:space="0" w:color="auto"/>
            <w:left w:val="none" w:sz="0" w:space="0" w:color="auto"/>
            <w:bottom w:val="none" w:sz="0" w:space="0" w:color="auto"/>
            <w:right w:val="none" w:sz="0" w:space="0" w:color="auto"/>
          </w:divBdr>
        </w:div>
        <w:div w:id="1091586118">
          <w:marLeft w:val="640"/>
          <w:marRight w:val="0"/>
          <w:marTop w:val="0"/>
          <w:marBottom w:val="0"/>
          <w:divBdr>
            <w:top w:val="none" w:sz="0" w:space="0" w:color="auto"/>
            <w:left w:val="none" w:sz="0" w:space="0" w:color="auto"/>
            <w:bottom w:val="none" w:sz="0" w:space="0" w:color="auto"/>
            <w:right w:val="none" w:sz="0" w:space="0" w:color="auto"/>
          </w:divBdr>
        </w:div>
        <w:div w:id="1081564864">
          <w:marLeft w:val="640"/>
          <w:marRight w:val="0"/>
          <w:marTop w:val="0"/>
          <w:marBottom w:val="0"/>
          <w:divBdr>
            <w:top w:val="none" w:sz="0" w:space="0" w:color="auto"/>
            <w:left w:val="none" w:sz="0" w:space="0" w:color="auto"/>
            <w:bottom w:val="none" w:sz="0" w:space="0" w:color="auto"/>
            <w:right w:val="none" w:sz="0" w:space="0" w:color="auto"/>
          </w:divBdr>
        </w:div>
        <w:div w:id="1702625314">
          <w:marLeft w:val="640"/>
          <w:marRight w:val="0"/>
          <w:marTop w:val="0"/>
          <w:marBottom w:val="0"/>
          <w:divBdr>
            <w:top w:val="none" w:sz="0" w:space="0" w:color="auto"/>
            <w:left w:val="none" w:sz="0" w:space="0" w:color="auto"/>
            <w:bottom w:val="none" w:sz="0" w:space="0" w:color="auto"/>
            <w:right w:val="none" w:sz="0" w:space="0" w:color="auto"/>
          </w:divBdr>
        </w:div>
        <w:div w:id="1419134935">
          <w:marLeft w:val="640"/>
          <w:marRight w:val="0"/>
          <w:marTop w:val="0"/>
          <w:marBottom w:val="0"/>
          <w:divBdr>
            <w:top w:val="none" w:sz="0" w:space="0" w:color="auto"/>
            <w:left w:val="none" w:sz="0" w:space="0" w:color="auto"/>
            <w:bottom w:val="none" w:sz="0" w:space="0" w:color="auto"/>
            <w:right w:val="none" w:sz="0" w:space="0" w:color="auto"/>
          </w:divBdr>
        </w:div>
        <w:div w:id="170070827">
          <w:marLeft w:val="640"/>
          <w:marRight w:val="0"/>
          <w:marTop w:val="0"/>
          <w:marBottom w:val="0"/>
          <w:divBdr>
            <w:top w:val="none" w:sz="0" w:space="0" w:color="auto"/>
            <w:left w:val="none" w:sz="0" w:space="0" w:color="auto"/>
            <w:bottom w:val="none" w:sz="0" w:space="0" w:color="auto"/>
            <w:right w:val="none" w:sz="0" w:space="0" w:color="auto"/>
          </w:divBdr>
        </w:div>
        <w:div w:id="300187483">
          <w:marLeft w:val="640"/>
          <w:marRight w:val="0"/>
          <w:marTop w:val="0"/>
          <w:marBottom w:val="0"/>
          <w:divBdr>
            <w:top w:val="none" w:sz="0" w:space="0" w:color="auto"/>
            <w:left w:val="none" w:sz="0" w:space="0" w:color="auto"/>
            <w:bottom w:val="none" w:sz="0" w:space="0" w:color="auto"/>
            <w:right w:val="none" w:sz="0" w:space="0" w:color="auto"/>
          </w:divBdr>
        </w:div>
        <w:div w:id="1906135829">
          <w:marLeft w:val="640"/>
          <w:marRight w:val="0"/>
          <w:marTop w:val="0"/>
          <w:marBottom w:val="0"/>
          <w:divBdr>
            <w:top w:val="none" w:sz="0" w:space="0" w:color="auto"/>
            <w:left w:val="none" w:sz="0" w:space="0" w:color="auto"/>
            <w:bottom w:val="none" w:sz="0" w:space="0" w:color="auto"/>
            <w:right w:val="none" w:sz="0" w:space="0" w:color="auto"/>
          </w:divBdr>
        </w:div>
        <w:div w:id="1602060013">
          <w:marLeft w:val="640"/>
          <w:marRight w:val="0"/>
          <w:marTop w:val="0"/>
          <w:marBottom w:val="0"/>
          <w:divBdr>
            <w:top w:val="none" w:sz="0" w:space="0" w:color="auto"/>
            <w:left w:val="none" w:sz="0" w:space="0" w:color="auto"/>
            <w:bottom w:val="none" w:sz="0" w:space="0" w:color="auto"/>
            <w:right w:val="none" w:sz="0" w:space="0" w:color="auto"/>
          </w:divBdr>
        </w:div>
        <w:div w:id="1445344129">
          <w:marLeft w:val="640"/>
          <w:marRight w:val="0"/>
          <w:marTop w:val="0"/>
          <w:marBottom w:val="0"/>
          <w:divBdr>
            <w:top w:val="none" w:sz="0" w:space="0" w:color="auto"/>
            <w:left w:val="none" w:sz="0" w:space="0" w:color="auto"/>
            <w:bottom w:val="none" w:sz="0" w:space="0" w:color="auto"/>
            <w:right w:val="none" w:sz="0" w:space="0" w:color="auto"/>
          </w:divBdr>
        </w:div>
        <w:div w:id="1548298994">
          <w:marLeft w:val="640"/>
          <w:marRight w:val="0"/>
          <w:marTop w:val="0"/>
          <w:marBottom w:val="0"/>
          <w:divBdr>
            <w:top w:val="none" w:sz="0" w:space="0" w:color="auto"/>
            <w:left w:val="none" w:sz="0" w:space="0" w:color="auto"/>
            <w:bottom w:val="none" w:sz="0" w:space="0" w:color="auto"/>
            <w:right w:val="none" w:sz="0" w:space="0" w:color="auto"/>
          </w:divBdr>
        </w:div>
        <w:div w:id="502011910">
          <w:marLeft w:val="640"/>
          <w:marRight w:val="0"/>
          <w:marTop w:val="0"/>
          <w:marBottom w:val="0"/>
          <w:divBdr>
            <w:top w:val="none" w:sz="0" w:space="0" w:color="auto"/>
            <w:left w:val="none" w:sz="0" w:space="0" w:color="auto"/>
            <w:bottom w:val="none" w:sz="0" w:space="0" w:color="auto"/>
            <w:right w:val="none" w:sz="0" w:space="0" w:color="auto"/>
          </w:divBdr>
        </w:div>
        <w:div w:id="395781607">
          <w:marLeft w:val="640"/>
          <w:marRight w:val="0"/>
          <w:marTop w:val="0"/>
          <w:marBottom w:val="0"/>
          <w:divBdr>
            <w:top w:val="none" w:sz="0" w:space="0" w:color="auto"/>
            <w:left w:val="none" w:sz="0" w:space="0" w:color="auto"/>
            <w:bottom w:val="none" w:sz="0" w:space="0" w:color="auto"/>
            <w:right w:val="none" w:sz="0" w:space="0" w:color="auto"/>
          </w:divBdr>
        </w:div>
        <w:div w:id="229654384">
          <w:marLeft w:val="640"/>
          <w:marRight w:val="0"/>
          <w:marTop w:val="0"/>
          <w:marBottom w:val="0"/>
          <w:divBdr>
            <w:top w:val="none" w:sz="0" w:space="0" w:color="auto"/>
            <w:left w:val="none" w:sz="0" w:space="0" w:color="auto"/>
            <w:bottom w:val="none" w:sz="0" w:space="0" w:color="auto"/>
            <w:right w:val="none" w:sz="0" w:space="0" w:color="auto"/>
          </w:divBdr>
        </w:div>
        <w:div w:id="1024598090">
          <w:marLeft w:val="640"/>
          <w:marRight w:val="0"/>
          <w:marTop w:val="0"/>
          <w:marBottom w:val="0"/>
          <w:divBdr>
            <w:top w:val="none" w:sz="0" w:space="0" w:color="auto"/>
            <w:left w:val="none" w:sz="0" w:space="0" w:color="auto"/>
            <w:bottom w:val="none" w:sz="0" w:space="0" w:color="auto"/>
            <w:right w:val="none" w:sz="0" w:space="0" w:color="auto"/>
          </w:divBdr>
        </w:div>
        <w:div w:id="1679236874">
          <w:marLeft w:val="640"/>
          <w:marRight w:val="0"/>
          <w:marTop w:val="0"/>
          <w:marBottom w:val="0"/>
          <w:divBdr>
            <w:top w:val="none" w:sz="0" w:space="0" w:color="auto"/>
            <w:left w:val="none" w:sz="0" w:space="0" w:color="auto"/>
            <w:bottom w:val="none" w:sz="0" w:space="0" w:color="auto"/>
            <w:right w:val="none" w:sz="0" w:space="0" w:color="auto"/>
          </w:divBdr>
        </w:div>
        <w:div w:id="1707679023">
          <w:marLeft w:val="640"/>
          <w:marRight w:val="0"/>
          <w:marTop w:val="0"/>
          <w:marBottom w:val="0"/>
          <w:divBdr>
            <w:top w:val="none" w:sz="0" w:space="0" w:color="auto"/>
            <w:left w:val="none" w:sz="0" w:space="0" w:color="auto"/>
            <w:bottom w:val="none" w:sz="0" w:space="0" w:color="auto"/>
            <w:right w:val="none" w:sz="0" w:space="0" w:color="auto"/>
          </w:divBdr>
        </w:div>
        <w:div w:id="944963725">
          <w:marLeft w:val="640"/>
          <w:marRight w:val="0"/>
          <w:marTop w:val="0"/>
          <w:marBottom w:val="0"/>
          <w:divBdr>
            <w:top w:val="none" w:sz="0" w:space="0" w:color="auto"/>
            <w:left w:val="none" w:sz="0" w:space="0" w:color="auto"/>
            <w:bottom w:val="none" w:sz="0" w:space="0" w:color="auto"/>
            <w:right w:val="none" w:sz="0" w:space="0" w:color="auto"/>
          </w:divBdr>
        </w:div>
      </w:divsChild>
    </w:div>
    <w:div w:id="1599562543">
      <w:bodyDiv w:val="1"/>
      <w:marLeft w:val="0"/>
      <w:marRight w:val="0"/>
      <w:marTop w:val="0"/>
      <w:marBottom w:val="0"/>
      <w:divBdr>
        <w:top w:val="none" w:sz="0" w:space="0" w:color="auto"/>
        <w:left w:val="none" w:sz="0" w:space="0" w:color="auto"/>
        <w:bottom w:val="none" w:sz="0" w:space="0" w:color="auto"/>
        <w:right w:val="none" w:sz="0" w:space="0" w:color="auto"/>
      </w:divBdr>
      <w:divsChild>
        <w:div w:id="407702065">
          <w:marLeft w:val="640"/>
          <w:marRight w:val="0"/>
          <w:marTop w:val="0"/>
          <w:marBottom w:val="0"/>
          <w:divBdr>
            <w:top w:val="none" w:sz="0" w:space="0" w:color="auto"/>
            <w:left w:val="none" w:sz="0" w:space="0" w:color="auto"/>
            <w:bottom w:val="none" w:sz="0" w:space="0" w:color="auto"/>
            <w:right w:val="none" w:sz="0" w:space="0" w:color="auto"/>
          </w:divBdr>
        </w:div>
        <w:div w:id="939148055">
          <w:marLeft w:val="640"/>
          <w:marRight w:val="0"/>
          <w:marTop w:val="0"/>
          <w:marBottom w:val="0"/>
          <w:divBdr>
            <w:top w:val="none" w:sz="0" w:space="0" w:color="auto"/>
            <w:left w:val="none" w:sz="0" w:space="0" w:color="auto"/>
            <w:bottom w:val="none" w:sz="0" w:space="0" w:color="auto"/>
            <w:right w:val="none" w:sz="0" w:space="0" w:color="auto"/>
          </w:divBdr>
        </w:div>
        <w:div w:id="737171015">
          <w:marLeft w:val="640"/>
          <w:marRight w:val="0"/>
          <w:marTop w:val="0"/>
          <w:marBottom w:val="0"/>
          <w:divBdr>
            <w:top w:val="none" w:sz="0" w:space="0" w:color="auto"/>
            <w:left w:val="none" w:sz="0" w:space="0" w:color="auto"/>
            <w:bottom w:val="none" w:sz="0" w:space="0" w:color="auto"/>
            <w:right w:val="none" w:sz="0" w:space="0" w:color="auto"/>
          </w:divBdr>
        </w:div>
        <w:div w:id="541214632">
          <w:marLeft w:val="640"/>
          <w:marRight w:val="0"/>
          <w:marTop w:val="0"/>
          <w:marBottom w:val="0"/>
          <w:divBdr>
            <w:top w:val="none" w:sz="0" w:space="0" w:color="auto"/>
            <w:left w:val="none" w:sz="0" w:space="0" w:color="auto"/>
            <w:bottom w:val="none" w:sz="0" w:space="0" w:color="auto"/>
            <w:right w:val="none" w:sz="0" w:space="0" w:color="auto"/>
          </w:divBdr>
        </w:div>
        <w:div w:id="127825647">
          <w:marLeft w:val="640"/>
          <w:marRight w:val="0"/>
          <w:marTop w:val="0"/>
          <w:marBottom w:val="0"/>
          <w:divBdr>
            <w:top w:val="none" w:sz="0" w:space="0" w:color="auto"/>
            <w:left w:val="none" w:sz="0" w:space="0" w:color="auto"/>
            <w:bottom w:val="none" w:sz="0" w:space="0" w:color="auto"/>
            <w:right w:val="none" w:sz="0" w:space="0" w:color="auto"/>
          </w:divBdr>
        </w:div>
        <w:div w:id="392654642">
          <w:marLeft w:val="640"/>
          <w:marRight w:val="0"/>
          <w:marTop w:val="0"/>
          <w:marBottom w:val="0"/>
          <w:divBdr>
            <w:top w:val="none" w:sz="0" w:space="0" w:color="auto"/>
            <w:left w:val="none" w:sz="0" w:space="0" w:color="auto"/>
            <w:bottom w:val="none" w:sz="0" w:space="0" w:color="auto"/>
            <w:right w:val="none" w:sz="0" w:space="0" w:color="auto"/>
          </w:divBdr>
        </w:div>
        <w:div w:id="1910917195">
          <w:marLeft w:val="640"/>
          <w:marRight w:val="0"/>
          <w:marTop w:val="0"/>
          <w:marBottom w:val="0"/>
          <w:divBdr>
            <w:top w:val="none" w:sz="0" w:space="0" w:color="auto"/>
            <w:left w:val="none" w:sz="0" w:space="0" w:color="auto"/>
            <w:bottom w:val="none" w:sz="0" w:space="0" w:color="auto"/>
            <w:right w:val="none" w:sz="0" w:space="0" w:color="auto"/>
          </w:divBdr>
        </w:div>
        <w:div w:id="1638561846">
          <w:marLeft w:val="640"/>
          <w:marRight w:val="0"/>
          <w:marTop w:val="0"/>
          <w:marBottom w:val="0"/>
          <w:divBdr>
            <w:top w:val="none" w:sz="0" w:space="0" w:color="auto"/>
            <w:left w:val="none" w:sz="0" w:space="0" w:color="auto"/>
            <w:bottom w:val="none" w:sz="0" w:space="0" w:color="auto"/>
            <w:right w:val="none" w:sz="0" w:space="0" w:color="auto"/>
          </w:divBdr>
        </w:div>
        <w:div w:id="1047333736">
          <w:marLeft w:val="640"/>
          <w:marRight w:val="0"/>
          <w:marTop w:val="0"/>
          <w:marBottom w:val="0"/>
          <w:divBdr>
            <w:top w:val="none" w:sz="0" w:space="0" w:color="auto"/>
            <w:left w:val="none" w:sz="0" w:space="0" w:color="auto"/>
            <w:bottom w:val="none" w:sz="0" w:space="0" w:color="auto"/>
            <w:right w:val="none" w:sz="0" w:space="0" w:color="auto"/>
          </w:divBdr>
        </w:div>
        <w:div w:id="1380394325">
          <w:marLeft w:val="640"/>
          <w:marRight w:val="0"/>
          <w:marTop w:val="0"/>
          <w:marBottom w:val="0"/>
          <w:divBdr>
            <w:top w:val="none" w:sz="0" w:space="0" w:color="auto"/>
            <w:left w:val="none" w:sz="0" w:space="0" w:color="auto"/>
            <w:bottom w:val="none" w:sz="0" w:space="0" w:color="auto"/>
            <w:right w:val="none" w:sz="0" w:space="0" w:color="auto"/>
          </w:divBdr>
        </w:div>
        <w:div w:id="1345204092">
          <w:marLeft w:val="640"/>
          <w:marRight w:val="0"/>
          <w:marTop w:val="0"/>
          <w:marBottom w:val="0"/>
          <w:divBdr>
            <w:top w:val="none" w:sz="0" w:space="0" w:color="auto"/>
            <w:left w:val="none" w:sz="0" w:space="0" w:color="auto"/>
            <w:bottom w:val="none" w:sz="0" w:space="0" w:color="auto"/>
            <w:right w:val="none" w:sz="0" w:space="0" w:color="auto"/>
          </w:divBdr>
        </w:div>
        <w:div w:id="1560286731">
          <w:marLeft w:val="640"/>
          <w:marRight w:val="0"/>
          <w:marTop w:val="0"/>
          <w:marBottom w:val="0"/>
          <w:divBdr>
            <w:top w:val="none" w:sz="0" w:space="0" w:color="auto"/>
            <w:left w:val="none" w:sz="0" w:space="0" w:color="auto"/>
            <w:bottom w:val="none" w:sz="0" w:space="0" w:color="auto"/>
            <w:right w:val="none" w:sz="0" w:space="0" w:color="auto"/>
          </w:divBdr>
        </w:div>
        <w:div w:id="196047139">
          <w:marLeft w:val="640"/>
          <w:marRight w:val="0"/>
          <w:marTop w:val="0"/>
          <w:marBottom w:val="0"/>
          <w:divBdr>
            <w:top w:val="none" w:sz="0" w:space="0" w:color="auto"/>
            <w:left w:val="none" w:sz="0" w:space="0" w:color="auto"/>
            <w:bottom w:val="none" w:sz="0" w:space="0" w:color="auto"/>
            <w:right w:val="none" w:sz="0" w:space="0" w:color="auto"/>
          </w:divBdr>
        </w:div>
        <w:div w:id="91434127">
          <w:marLeft w:val="640"/>
          <w:marRight w:val="0"/>
          <w:marTop w:val="0"/>
          <w:marBottom w:val="0"/>
          <w:divBdr>
            <w:top w:val="none" w:sz="0" w:space="0" w:color="auto"/>
            <w:left w:val="none" w:sz="0" w:space="0" w:color="auto"/>
            <w:bottom w:val="none" w:sz="0" w:space="0" w:color="auto"/>
            <w:right w:val="none" w:sz="0" w:space="0" w:color="auto"/>
          </w:divBdr>
        </w:div>
        <w:div w:id="164783767">
          <w:marLeft w:val="640"/>
          <w:marRight w:val="0"/>
          <w:marTop w:val="0"/>
          <w:marBottom w:val="0"/>
          <w:divBdr>
            <w:top w:val="none" w:sz="0" w:space="0" w:color="auto"/>
            <w:left w:val="none" w:sz="0" w:space="0" w:color="auto"/>
            <w:bottom w:val="none" w:sz="0" w:space="0" w:color="auto"/>
            <w:right w:val="none" w:sz="0" w:space="0" w:color="auto"/>
          </w:divBdr>
        </w:div>
        <w:div w:id="1577587006">
          <w:marLeft w:val="640"/>
          <w:marRight w:val="0"/>
          <w:marTop w:val="0"/>
          <w:marBottom w:val="0"/>
          <w:divBdr>
            <w:top w:val="none" w:sz="0" w:space="0" w:color="auto"/>
            <w:left w:val="none" w:sz="0" w:space="0" w:color="auto"/>
            <w:bottom w:val="none" w:sz="0" w:space="0" w:color="auto"/>
            <w:right w:val="none" w:sz="0" w:space="0" w:color="auto"/>
          </w:divBdr>
        </w:div>
        <w:div w:id="1739278234">
          <w:marLeft w:val="640"/>
          <w:marRight w:val="0"/>
          <w:marTop w:val="0"/>
          <w:marBottom w:val="0"/>
          <w:divBdr>
            <w:top w:val="none" w:sz="0" w:space="0" w:color="auto"/>
            <w:left w:val="none" w:sz="0" w:space="0" w:color="auto"/>
            <w:bottom w:val="none" w:sz="0" w:space="0" w:color="auto"/>
            <w:right w:val="none" w:sz="0" w:space="0" w:color="auto"/>
          </w:divBdr>
        </w:div>
        <w:div w:id="1445149681">
          <w:marLeft w:val="640"/>
          <w:marRight w:val="0"/>
          <w:marTop w:val="0"/>
          <w:marBottom w:val="0"/>
          <w:divBdr>
            <w:top w:val="none" w:sz="0" w:space="0" w:color="auto"/>
            <w:left w:val="none" w:sz="0" w:space="0" w:color="auto"/>
            <w:bottom w:val="none" w:sz="0" w:space="0" w:color="auto"/>
            <w:right w:val="none" w:sz="0" w:space="0" w:color="auto"/>
          </w:divBdr>
        </w:div>
        <w:div w:id="1130443434">
          <w:marLeft w:val="640"/>
          <w:marRight w:val="0"/>
          <w:marTop w:val="0"/>
          <w:marBottom w:val="0"/>
          <w:divBdr>
            <w:top w:val="none" w:sz="0" w:space="0" w:color="auto"/>
            <w:left w:val="none" w:sz="0" w:space="0" w:color="auto"/>
            <w:bottom w:val="none" w:sz="0" w:space="0" w:color="auto"/>
            <w:right w:val="none" w:sz="0" w:space="0" w:color="auto"/>
          </w:divBdr>
        </w:div>
        <w:div w:id="959846015">
          <w:marLeft w:val="640"/>
          <w:marRight w:val="0"/>
          <w:marTop w:val="0"/>
          <w:marBottom w:val="0"/>
          <w:divBdr>
            <w:top w:val="none" w:sz="0" w:space="0" w:color="auto"/>
            <w:left w:val="none" w:sz="0" w:space="0" w:color="auto"/>
            <w:bottom w:val="none" w:sz="0" w:space="0" w:color="auto"/>
            <w:right w:val="none" w:sz="0" w:space="0" w:color="auto"/>
          </w:divBdr>
        </w:div>
        <w:div w:id="1969046240">
          <w:marLeft w:val="640"/>
          <w:marRight w:val="0"/>
          <w:marTop w:val="0"/>
          <w:marBottom w:val="0"/>
          <w:divBdr>
            <w:top w:val="none" w:sz="0" w:space="0" w:color="auto"/>
            <w:left w:val="none" w:sz="0" w:space="0" w:color="auto"/>
            <w:bottom w:val="none" w:sz="0" w:space="0" w:color="auto"/>
            <w:right w:val="none" w:sz="0" w:space="0" w:color="auto"/>
          </w:divBdr>
        </w:div>
        <w:div w:id="648902287">
          <w:marLeft w:val="640"/>
          <w:marRight w:val="0"/>
          <w:marTop w:val="0"/>
          <w:marBottom w:val="0"/>
          <w:divBdr>
            <w:top w:val="none" w:sz="0" w:space="0" w:color="auto"/>
            <w:left w:val="none" w:sz="0" w:space="0" w:color="auto"/>
            <w:bottom w:val="none" w:sz="0" w:space="0" w:color="auto"/>
            <w:right w:val="none" w:sz="0" w:space="0" w:color="auto"/>
          </w:divBdr>
        </w:div>
        <w:div w:id="938871748">
          <w:marLeft w:val="640"/>
          <w:marRight w:val="0"/>
          <w:marTop w:val="0"/>
          <w:marBottom w:val="0"/>
          <w:divBdr>
            <w:top w:val="none" w:sz="0" w:space="0" w:color="auto"/>
            <w:left w:val="none" w:sz="0" w:space="0" w:color="auto"/>
            <w:bottom w:val="none" w:sz="0" w:space="0" w:color="auto"/>
            <w:right w:val="none" w:sz="0" w:space="0" w:color="auto"/>
          </w:divBdr>
        </w:div>
        <w:div w:id="1217544565">
          <w:marLeft w:val="640"/>
          <w:marRight w:val="0"/>
          <w:marTop w:val="0"/>
          <w:marBottom w:val="0"/>
          <w:divBdr>
            <w:top w:val="none" w:sz="0" w:space="0" w:color="auto"/>
            <w:left w:val="none" w:sz="0" w:space="0" w:color="auto"/>
            <w:bottom w:val="none" w:sz="0" w:space="0" w:color="auto"/>
            <w:right w:val="none" w:sz="0" w:space="0" w:color="auto"/>
          </w:divBdr>
        </w:div>
        <w:div w:id="2077900829">
          <w:marLeft w:val="640"/>
          <w:marRight w:val="0"/>
          <w:marTop w:val="0"/>
          <w:marBottom w:val="0"/>
          <w:divBdr>
            <w:top w:val="none" w:sz="0" w:space="0" w:color="auto"/>
            <w:left w:val="none" w:sz="0" w:space="0" w:color="auto"/>
            <w:bottom w:val="none" w:sz="0" w:space="0" w:color="auto"/>
            <w:right w:val="none" w:sz="0" w:space="0" w:color="auto"/>
          </w:divBdr>
        </w:div>
        <w:div w:id="1307127746">
          <w:marLeft w:val="640"/>
          <w:marRight w:val="0"/>
          <w:marTop w:val="0"/>
          <w:marBottom w:val="0"/>
          <w:divBdr>
            <w:top w:val="none" w:sz="0" w:space="0" w:color="auto"/>
            <w:left w:val="none" w:sz="0" w:space="0" w:color="auto"/>
            <w:bottom w:val="none" w:sz="0" w:space="0" w:color="auto"/>
            <w:right w:val="none" w:sz="0" w:space="0" w:color="auto"/>
          </w:divBdr>
        </w:div>
        <w:div w:id="1552766098">
          <w:marLeft w:val="640"/>
          <w:marRight w:val="0"/>
          <w:marTop w:val="0"/>
          <w:marBottom w:val="0"/>
          <w:divBdr>
            <w:top w:val="none" w:sz="0" w:space="0" w:color="auto"/>
            <w:left w:val="none" w:sz="0" w:space="0" w:color="auto"/>
            <w:bottom w:val="none" w:sz="0" w:space="0" w:color="auto"/>
            <w:right w:val="none" w:sz="0" w:space="0" w:color="auto"/>
          </w:divBdr>
        </w:div>
        <w:div w:id="112016578">
          <w:marLeft w:val="640"/>
          <w:marRight w:val="0"/>
          <w:marTop w:val="0"/>
          <w:marBottom w:val="0"/>
          <w:divBdr>
            <w:top w:val="none" w:sz="0" w:space="0" w:color="auto"/>
            <w:left w:val="none" w:sz="0" w:space="0" w:color="auto"/>
            <w:bottom w:val="none" w:sz="0" w:space="0" w:color="auto"/>
            <w:right w:val="none" w:sz="0" w:space="0" w:color="auto"/>
          </w:divBdr>
        </w:div>
        <w:div w:id="861431141">
          <w:marLeft w:val="640"/>
          <w:marRight w:val="0"/>
          <w:marTop w:val="0"/>
          <w:marBottom w:val="0"/>
          <w:divBdr>
            <w:top w:val="none" w:sz="0" w:space="0" w:color="auto"/>
            <w:left w:val="none" w:sz="0" w:space="0" w:color="auto"/>
            <w:bottom w:val="none" w:sz="0" w:space="0" w:color="auto"/>
            <w:right w:val="none" w:sz="0" w:space="0" w:color="auto"/>
          </w:divBdr>
        </w:div>
        <w:div w:id="1550678966">
          <w:marLeft w:val="640"/>
          <w:marRight w:val="0"/>
          <w:marTop w:val="0"/>
          <w:marBottom w:val="0"/>
          <w:divBdr>
            <w:top w:val="none" w:sz="0" w:space="0" w:color="auto"/>
            <w:left w:val="none" w:sz="0" w:space="0" w:color="auto"/>
            <w:bottom w:val="none" w:sz="0" w:space="0" w:color="auto"/>
            <w:right w:val="none" w:sz="0" w:space="0" w:color="auto"/>
          </w:divBdr>
        </w:div>
        <w:div w:id="1030490037">
          <w:marLeft w:val="640"/>
          <w:marRight w:val="0"/>
          <w:marTop w:val="0"/>
          <w:marBottom w:val="0"/>
          <w:divBdr>
            <w:top w:val="none" w:sz="0" w:space="0" w:color="auto"/>
            <w:left w:val="none" w:sz="0" w:space="0" w:color="auto"/>
            <w:bottom w:val="none" w:sz="0" w:space="0" w:color="auto"/>
            <w:right w:val="none" w:sz="0" w:space="0" w:color="auto"/>
          </w:divBdr>
        </w:div>
        <w:div w:id="1110969738">
          <w:marLeft w:val="640"/>
          <w:marRight w:val="0"/>
          <w:marTop w:val="0"/>
          <w:marBottom w:val="0"/>
          <w:divBdr>
            <w:top w:val="none" w:sz="0" w:space="0" w:color="auto"/>
            <w:left w:val="none" w:sz="0" w:space="0" w:color="auto"/>
            <w:bottom w:val="none" w:sz="0" w:space="0" w:color="auto"/>
            <w:right w:val="none" w:sz="0" w:space="0" w:color="auto"/>
          </w:divBdr>
        </w:div>
        <w:div w:id="1633437577">
          <w:marLeft w:val="640"/>
          <w:marRight w:val="0"/>
          <w:marTop w:val="0"/>
          <w:marBottom w:val="0"/>
          <w:divBdr>
            <w:top w:val="none" w:sz="0" w:space="0" w:color="auto"/>
            <w:left w:val="none" w:sz="0" w:space="0" w:color="auto"/>
            <w:bottom w:val="none" w:sz="0" w:space="0" w:color="auto"/>
            <w:right w:val="none" w:sz="0" w:space="0" w:color="auto"/>
          </w:divBdr>
        </w:div>
        <w:div w:id="1149974643">
          <w:marLeft w:val="640"/>
          <w:marRight w:val="0"/>
          <w:marTop w:val="0"/>
          <w:marBottom w:val="0"/>
          <w:divBdr>
            <w:top w:val="none" w:sz="0" w:space="0" w:color="auto"/>
            <w:left w:val="none" w:sz="0" w:space="0" w:color="auto"/>
            <w:bottom w:val="none" w:sz="0" w:space="0" w:color="auto"/>
            <w:right w:val="none" w:sz="0" w:space="0" w:color="auto"/>
          </w:divBdr>
        </w:div>
        <w:div w:id="707753766">
          <w:marLeft w:val="640"/>
          <w:marRight w:val="0"/>
          <w:marTop w:val="0"/>
          <w:marBottom w:val="0"/>
          <w:divBdr>
            <w:top w:val="none" w:sz="0" w:space="0" w:color="auto"/>
            <w:left w:val="none" w:sz="0" w:space="0" w:color="auto"/>
            <w:bottom w:val="none" w:sz="0" w:space="0" w:color="auto"/>
            <w:right w:val="none" w:sz="0" w:space="0" w:color="auto"/>
          </w:divBdr>
        </w:div>
      </w:divsChild>
    </w:div>
    <w:div w:id="1621758620">
      <w:bodyDiv w:val="1"/>
      <w:marLeft w:val="0"/>
      <w:marRight w:val="0"/>
      <w:marTop w:val="0"/>
      <w:marBottom w:val="0"/>
      <w:divBdr>
        <w:top w:val="none" w:sz="0" w:space="0" w:color="auto"/>
        <w:left w:val="none" w:sz="0" w:space="0" w:color="auto"/>
        <w:bottom w:val="none" w:sz="0" w:space="0" w:color="auto"/>
        <w:right w:val="none" w:sz="0" w:space="0" w:color="auto"/>
      </w:divBdr>
      <w:divsChild>
        <w:div w:id="1639610555">
          <w:marLeft w:val="640"/>
          <w:marRight w:val="0"/>
          <w:marTop w:val="0"/>
          <w:marBottom w:val="0"/>
          <w:divBdr>
            <w:top w:val="none" w:sz="0" w:space="0" w:color="auto"/>
            <w:left w:val="none" w:sz="0" w:space="0" w:color="auto"/>
            <w:bottom w:val="none" w:sz="0" w:space="0" w:color="auto"/>
            <w:right w:val="none" w:sz="0" w:space="0" w:color="auto"/>
          </w:divBdr>
        </w:div>
        <w:div w:id="1515651408">
          <w:marLeft w:val="640"/>
          <w:marRight w:val="0"/>
          <w:marTop w:val="0"/>
          <w:marBottom w:val="0"/>
          <w:divBdr>
            <w:top w:val="none" w:sz="0" w:space="0" w:color="auto"/>
            <w:left w:val="none" w:sz="0" w:space="0" w:color="auto"/>
            <w:bottom w:val="none" w:sz="0" w:space="0" w:color="auto"/>
            <w:right w:val="none" w:sz="0" w:space="0" w:color="auto"/>
          </w:divBdr>
        </w:div>
        <w:div w:id="1556428109">
          <w:marLeft w:val="640"/>
          <w:marRight w:val="0"/>
          <w:marTop w:val="0"/>
          <w:marBottom w:val="0"/>
          <w:divBdr>
            <w:top w:val="none" w:sz="0" w:space="0" w:color="auto"/>
            <w:left w:val="none" w:sz="0" w:space="0" w:color="auto"/>
            <w:bottom w:val="none" w:sz="0" w:space="0" w:color="auto"/>
            <w:right w:val="none" w:sz="0" w:space="0" w:color="auto"/>
          </w:divBdr>
        </w:div>
        <w:div w:id="1001274951">
          <w:marLeft w:val="640"/>
          <w:marRight w:val="0"/>
          <w:marTop w:val="0"/>
          <w:marBottom w:val="0"/>
          <w:divBdr>
            <w:top w:val="none" w:sz="0" w:space="0" w:color="auto"/>
            <w:left w:val="none" w:sz="0" w:space="0" w:color="auto"/>
            <w:bottom w:val="none" w:sz="0" w:space="0" w:color="auto"/>
            <w:right w:val="none" w:sz="0" w:space="0" w:color="auto"/>
          </w:divBdr>
        </w:div>
        <w:div w:id="701783867">
          <w:marLeft w:val="640"/>
          <w:marRight w:val="0"/>
          <w:marTop w:val="0"/>
          <w:marBottom w:val="0"/>
          <w:divBdr>
            <w:top w:val="none" w:sz="0" w:space="0" w:color="auto"/>
            <w:left w:val="none" w:sz="0" w:space="0" w:color="auto"/>
            <w:bottom w:val="none" w:sz="0" w:space="0" w:color="auto"/>
            <w:right w:val="none" w:sz="0" w:space="0" w:color="auto"/>
          </w:divBdr>
        </w:div>
        <w:div w:id="1731928026">
          <w:marLeft w:val="640"/>
          <w:marRight w:val="0"/>
          <w:marTop w:val="0"/>
          <w:marBottom w:val="0"/>
          <w:divBdr>
            <w:top w:val="none" w:sz="0" w:space="0" w:color="auto"/>
            <w:left w:val="none" w:sz="0" w:space="0" w:color="auto"/>
            <w:bottom w:val="none" w:sz="0" w:space="0" w:color="auto"/>
            <w:right w:val="none" w:sz="0" w:space="0" w:color="auto"/>
          </w:divBdr>
        </w:div>
        <w:div w:id="493379568">
          <w:marLeft w:val="640"/>
          <w:marRight w:val="0"/>
          <w:marTop w:val="0"/>
          <w:marBottom w:val="0"/>
          <w:divBdr>
            <w:top w:val="none" w:sz="0" w:space="0" w:color="auto"/>
            <w:left w:val="none" w:sz="0" w:space="0" w:color="auto"/>
            <w:bottom w:val="none" w:sz="0" w:space="0" w:color="auto"/>
            <w:right w:val="none" w:sz="0" w:space="0" w:color="auto"/>
          </w:divBdr>
        </w:div>
        <w:div w:id="1132555366">
          <w:marLeft w:val="640"/>
          <w:marRight w:val="0"/>
          <w:marTop w:val="0"/>
          <w:marBottom w:val="0"/>
          <w:divBdr>
            <w:top w:val="none" w:sz="0" w:space="0" w:color="auto"/>
            <w:left w:val="none" w:sz="0" w:space="0" w:color="auto"/>
            <w:bottom w:val="none" w:sz="0" w:space="0" w:color="auto"/>
            <w:right w:val="none" w:sz="0" w:space="0" w:color="auto"/>
          </w:divBdr>
        </w:div>
        <w:div w:id="2002193859">
          <w:marLeft w:val="640"/>
          <w:marRight w:val="0"/>
          <w:marTop w:val="0"/>
          <w:marBottom w:val="0"/>
          <w:divBdr>
            <w:top w:val="none" w:sz="0" w:space="0" w:color="auto"/>
            <w:left w:val="none" w:sz="0" w:space="0" w:color="auto"/>
            <w:bottom w:val="none" w:sz="0" w:space="0" w:color="auto"/>
            <w:right w:val="none" w:sz="0" w:space="0" w:color="auto"/>
          </w:divBdr>
        </w:div>
        <w:div w:id="699014449">
          <w:marLeft w:val="640"/>
          <w:marRight w:val="0"/>
          <w:marTop w:val="0"/>
          <w:marBottom w:val="0"/>
          <w:divBdr>
            <w:top w:val="none" w:sz="0" w:space="0" w:color="auto"/>
            <w:left w:val="none" w:sz="0" w:space="0" w:color="auto"/>
            <w:bottom w:val="none" w:sz="0" w:space="0" w:color="auto"/>
            <w:right w:val="none" w:sz="0" w:space="0" w:color="auto"/>
          </w:divBdr>
        </w:div>
        <w:div w:id="758214986">
          <w:marLeft w:val="640"/>
          <w:marRight w:val="0"/>
          <w:marTop w:val="0"/>
          <w:marBottom w:val="0"/>
          <w:divBdr>
            <w:top w:val="none" w:sz="0" w:space="0" w:color="auto"/>
            <w:left w:val="none" w:sz="0" w:space="0" w:color="auto"/>
            <w:bottom w:val="none" w:sz="0" w:space="0" w:color="auto"/>
            <w:right w:val="none" w:sz="0" w:space="0" w:color="auto"/>
          </w:divBdr>
        </w:div>
        <w:div w:id="75173809">
          <w:marLeft w:val="640"/>
          <w:marRight w:val="0"/>
          <w:marTop w:val="0"/>
          <w:marBottom w:val="0"/>
          <w:divBdr>
            <w:top w:val="none" w:sz="0" w:space="0" w:color="auto"/>
            <w:left w:val="none" w:sz="0" w:space="0" w:color="auto"/>
            <w:bottom w:val="none" w:sz="0" w:space="0" w:color="auto"/>
            <w:right w:val="none" w:sz="0" w:space="0" w:color="auto"/>
          </w:divBdr>
        </w:div>
        <w:div w:id="1412578740">
          <w:marLeft w:val="640"/>
          <w:marRight w:val="0"/>
          <w:marTop w:val="0"/>
          <w:marBottom w:val="0"/>
          <w:divBdr>
            <w:top w:val="none" w:sz="0" w:space="0" w:color="auto"/>
            <w:left w:val="none" w:sz="0" w:space="0" w:color="auto"/>
            <w:bottom w:val="none" w:sz="0" w:space="0" w:color="auto"/>
            <w:right w:val="none" w:sz="0" w:space="0" w:color="auto"/>
          </w:divBdr>
        </w:div>
        <w:div w:id="1492867097">
          <w:marLeft w:val="640"/>
          <w:marRight w:val="0"/>
          <w:marTop w:val="0"/>
          <w:marBottom w:val="0"/>
          <w:divBdr>
            <w:top w:val="none" w:sz="0" w:space="0" w:color="auto"/>
            <w:left w:val="none" w:sz="0" w:space="0" w:color="auto"/>
            <w:bottom w:val="none" w:sz="0" w:space="0" w:color="auto"/>
            <w:right w:val="none" w:sz="0" w:space="0" w:color="auto"/>
          </w:divBdr>
        </w:div>
        <w:div w:id="658118161">
          <w:marLeft w:val="640"/>
          <w:marRight w:val="0"/>
          <w:marTop w:val="0"/>
          <w:marBottom w:val="0"/>
          <w:divBdr>
            <w:top w:val="none" w:sz="0" w:space="0" w:color="auto"/>
            <w:left w:val="none" w:sz="0" w:space="0" w:color="auto"/>
            <w:bottom w:val="none" w:sz="0" w:space="0" w:color="auto"/>
            <w:right w:val="none" w:sz="0" w:space="0" w:color="auto"/>
          </w:divBdr>
        </w:div>
        <w:div w:id="987901925">
          <w:marLeft w:val="640"/>
          <w:marRight w:val="0"/>
          <w:marTop w:val="0"/>
          <w:marBottom w:val="0"/>
          <w:divBdr>
            <w:top w:val="none" w:sz="0" w:space="0" w:color="auto"/>
            <w:left w:val="none" w:sz="0" w:space="0" w:color="auto"/>
            <w:bottom w:val="none" w:sz="0" w:space="0" w:color="auto"/>
            <w:right w:val="none" w:sz="0" w:space="0" w:color="auto"/>
          </w:divBdr>
        </w:div>
        <w:div w:id="1112940122">
          <w:marLeft w:val="640"/>
          <w:marRight w:val="0"/>
          <w:marTop w:val="0"/>
          <w:marBottom w:val="0"/>
          <w:divBdr>
            <w:top w:val="none" w:sz="0" w:space="0" w:color="auto"/>
            <w:left w:val="none" w:sz="0" w:space="0" w:color="auto"/>
            <w:bottom w:val="none" w:sz="0" w:space="0" w:color="auto"/>
            <w:right w:val="none" w:sz="0" w:space="0" w:color="auto"/>
          </w:divBdr>
        </w:div>
        <w:div w:id="213390540">
          <w:marLeft w:val="640"/>
          <w:marRight w:val="0"/>
          <w:marTop w:val="0"/>
          <w:marBottom w:val="0"/>
          <w:divBdr>
            <w:top w:val="none" w:sz="0" w:space="0" w:color="auto"/>
            <w:left w:val="none" w:sz="0" w:space="0" w:color="auto"/>
            <w:bottom w:val="none" w:sz="0" w:space="0" w:color="auto"/>
            <w:right w:val="none" w:sz="0" w:space="0" w:color="auto"/>
          </w:divBdr>
        </w:div>
        <w:div w:id="1524249981">
          <w:marLeft w:val="640"/>
          <w:marRight w:val="0"/>
          <w:marTop w:val="0"/>
          <w:marBottom w:val="0"/>
          <w:divBdr>
            <w:top w:val="none" w:sz="0" w:space="0" w:color="auto"/>
            <w:left w:val="none" w:sz="0" w:space="0" w:color="auto"/>
            <w:bottom w:val="none" w:sz="0" w:space="0" w:color="auto"/>
            <w:right w:val="none" w:sz="0" w:space="0" w:color="auto"/>
          </w:divBdr>
        </w:div>
        <w:div w:id="207422139">
          <w:marLeft w:val="640"/>
          <w:marRight w:val="0"/>
          <w:marTop w:val="0"/>
          <w:marBottom w:val="0"/>
          <w:divBdr>
            <w:top w:val="none" w:sz="0" w:space="0" w:color="auto"/>
            <w:left w:val="none" w:sz="0" w:space="0" w:color="auto"/>
            <w:bottom w:val="none" w:sz="0" w:space="0" w:color="auto"/>
            <w:right w:val="none" w:sz="0" w:space="0" w:color="auto"/>
          </w:divBdr>
        </w:div>
        <w:div w:id="1564634373">
          <w:marLeft w:val="640"/>
          <w:marRight w:val="0"/>
          <w:marTop w:val="0"/>
          <w:marBottom w:val="0"/>
          <w:divBdr>
            <w:top w:val="none" w:sz="0" w:space="0" w:color="auto"/>
            <w:left w:val="none" w:sz="0" w:space="0" w:color="auto"/>
            <w:bottom w:val="none" w:sz="0" w:space="0" w:color="auto"/>
            <w:right w:val="none" w:sz="0" w:space="0" w:color="auto"/>
          </w:divBdr>
        </w:div>
        <w:div w:id="1043361239">
          <w:marLeft w:val="640"/>
          <w:marRight w:val="0"/>
          <w:marTop w:val="0"/>
          <w:marBottom w:val="0"/>
          <w:divBdr>
            <w:top w:val="none" w:sz="0" w:space="0" w:color="auto"/>
            <w:left w:val="none" w:sz="0" w:space="0" w:color="auto"/>
            <w:bottom w:val="none" w:sz="0" w:space="0" w:color="auto"/>
            <w:right w:val="none" w:sz="0" w:space="0" w:color="auto"/>
          </w:divBdr>
        </w:div>
        <w:div w:id="1400639254">
          <w:marLeft w:val="640"/>
          <w:marRight w:val="0"/>
          <w:marTop w:val="0"/>
          <w:marBottom w:val="0"/>
          <w:divBdr>
            <w:top w:val="none" w:sz="0" w:space="0" w:color="auto"/>
            <w:left w:val="none" w:sz="0" w:space="0" w:color="auto"/>
            <w:bottom w:val="none" w:sz="0" w:space="0" w:color="auto"/>
            <w:right w:val="none" w:sz="0" w:space="0" w:color="auto"/>
          </w:divBdr>
        </w:div>
        <w:div w:id="1132986908">
          <w:marLeft w:val="640"/>
          <w:marRight w:val="0"/>
          <w:marTop w:val="0"/>
          <w:marBottom w:val="0"/>
          <w:divBdr>
            <w:top w:val="none" w:sz="0" w:space="0" w:color="auto"/>
            <w:left w:val="none" w:sz="0" w:space="0" w:color="auto"/>
            <w:bottom w:val="none" w:sz="0" w:space="0" w:color="auto"/>
            <w:right w:val="none" w:sz="0" w:space="0" w:color="auto"/>
          </w:divBdr>
        </w:div>
        <w:div w:id="2106072651">
          <w:marLeft w:val="640"/>
          <w:marRight w:val="0"/>
          <w:marTop w:val="0"/>
          <w:marBottom w:val="0"/>
          <w:divBdr>
            <w:top w:val="none" w:sz="0" w:space="0" w:color="auto"/>
            <w:left w:val="none" w:sz="0" w:space="0" w:color="auto"/>
            <w:bottom w:val="none" w:sz="0" w:space="0" w:color="auto"/>
            <w:right w:val="none" w:sz="0" w:space="0" w:color="auto"/>
          </w:divBdr>
        </w:div>
        <w:div w:id="313722447">
          <w:marLeft w:val="640"/>
          <w:marRight w:val="0"/>
          <w:marTop w:val="0"/>
          <w:marBottom w:val="0"/>
          <w:divBdr>
            <w:top w:val="none" w:sz="0" w:space="0" w:color="auto"/>
            <w:left w:val="none" w:sz="0" w:space="0" w:color="auto"/>
            <w:bottom w:val="none" w:sz="0" w:space="0" w:color="auto"/>
            <w:right w:val="none" w:sz="0" w:space="0" w:color="auto"/>
          </w:divBdr>
        </w:div>
        <w:div w:id="1575122326">
          <w:marLeft w:val="640"/>
          <w:marRight w:val="0"/>
          <w:marTop w:val="0"/>
          <w:marBottom w:val="0"/>
          <w:divBdr>
            <w:top w:val="none" w:sz="0" w:space="0" w:color="auto"/>
            <w:left w:val="none" w:sz="0" w:space="0" w:color="auto"/>
            <w:bottom w:val="none" w:sz="0" w:space="0" w:color="auto"/>
            <w:right w:val="none" w:sz="0" w:space="0" w:color="auto"/>
          </w:divBdr>
        </w:div>
        <w:div w:id="1473669938">
          <w:marLeft w:val="640"/>
          <w:marRight w:val="0"/>
          <w:marTop w:val="0"/>
          <w:marBottom w:val="0"/>
          <w:divBdr>
            <w:top w:val="none" w:sz="0" w:space="0" w:color="auto"/>
            <w:left w:val="none" w:sz="0" w:space="0" w:color="auto"/>
            <w:bottom w:val="none" w:sz="0" w:space="0" w:color="auto"/>
            <w:right w:val="none" w:sz="0" w:space="0" w:color="auto"/>
          </w:divBdr>
        </w:div>
        <w:div w:id="1579906054">
          <w:marLeft w:val="640"/>
          <w:marRight w:val="0"/>
          <w:marTop w:val="0"/>
          <w:marBottom w:val="0"/>
          <w:divBdr>
            <w:top w:val="none" w:sz="0" w:space="0" w:color="auto"/>
            <w:left w:val="none" w:sz="0" w:space="0" w:color="auto"/>
            <w:bottom w:val="none" w:sz="0" w:space="0" w:color="auto"/>
            <w:right w:val="none" w:sz="0" w:space="0" w:color="auto"/>
          </w:divBdr>
        </w:div>
        <w:div w:id="1500609816">
          <w:marLeft w:val="640"/>
          <w:marRight w:val="0"/>
          <w:marTop w:val="0"/>
          <w:marBottom w:val="0"/>
          <w:divBdr>
            <w:top w:val="none" w:sz="0" w:space="0" w:color="auto"/>
            <w:left w:val="none" w:sz="0" w:space="0" w:color="auto"/>
            <w:bottom w:val="none" w:sz="0" w:space="0" w:color="auto"/>
            <w:right w:val="none" w:sz="0" w:space="0" w:color="auto"/>
          </w:divBdr>
        </w:div>
        <w:div w:id="860050694">
          <w:marLeft w:val="640"/>
          <w:marRight w:val="0"/>
          <w:marTop w:val="0"/>
          <w:marBottom w:val="0"/>
          <w:divBdr>
            <w:top w:val="none" w:sz="0" w:space="0" w:color="auto"/>
            <w:left w:val="none" w:sz="0" w:space="0" w:color="auto"/>
            <w:bottom w:val="none" w:sz="0" w:space="0" w:color="auto"/>
            <w:right w:val="none" w:sz="0" w:space="0" w:color="auto"/>
          </w:divBdr>
        </w:div>
        <w:div w:id="1353651982">
          <w:marLeft w:val="640"/>
          <w:marRight w:val="0"/>
          <w:marTop w:val="0"/>
          <w:marBottom w:val="0"/>
          <w:divBdr>
            <w:top w:val="none" w:sz="0" w:space="0" w:color="auto"/>
            <w:left w:val="none" w:sz="0" w:space="0" w:color="auto"/>
            <w:bottom w:val="none" w:sz="0" w:space="0" w:color="auto"/>
            <w:right w:val="none" w:sz="0" w:space="0" w:color="auto"/>
          </w:divBdr>
        </w:div>
        <w:div w:id="1262180570">
          <w:marLeft w:val="640"/>
          <w:marRight w:val="0"/>
          <w:marTop w:val="0"/>
          <w:marBottom w:val="0"/>
          <w:divBdr>
            <w:top w:val="none" w:sz="0" w:space="0" w:color="auto"/>
            <w:left w:val="none" w:sz="0" w:space="0" w:color="auto"/>
            <w:bottom w:val="none" w:sz="0" w:space="0" w:color="auto"/>
            <w:right w:val="none" w:sz="0" w:space="0" w:color="auto"/>
          </w:divBdr>
        </w:div>
        <w:div w:id="1786728988">
          <w:marLeft w:val="640"/>
          <w:marRight w:val="0"/>
          <w:marTop w:val="0"/>
          <w:marBottom w:val="0"/>
          <w:divBdr>
            <w:top w:val="none" w:sz="0" w:space="0" w:color="auto"/>
            <w:left w:val="none" w:sz="0" w:space="0" w:color="auto"/>
            <w:bottom w:val="none" w:sz="0" w:space="0" w:color="auto"/>
            <w:right w:val="none" w:sz="0" w:space="0" w:color="auto"/>
          </w:divBdr>
        </w:div>
      </w:divsChild>
    </w:div>
    <w:div w:id="1627470771">
      <w:bodyDiv w:val="1"/>
      <w:marLeft w:val="0"/>
      <w:marRight w:val="0"/>
      <w:marTop w:val="0"/>
      <w:marBottom w:val="0"/>
      <w:divBdr>
        <w:top w:val="none" w:sz="0" w:space="0" w:color="auto"/>
        <w:left w:val="none" w:sz="0" w:space="0" w:color="auto"/>
        <w:bottom w:val="none" w:sz="0" w:space="0" w:color="auto"/>
        <w:right w:val="none" w:sz="0" w:space="0" w:color="auto"/>
      </w:divBdr>
    </w:div>
    <w:div w:id="1633823191">
      <w:bodyDiv w:val="1"/>
      <w:marLeft w:val="0"/>
      <w:marRight w:val="0"/>
      <w:marTop w:val="0"/>
      <w:marBottom w:val="0"/>
      <w:divBdr>
        <w:top w:val="none" w:sz="0" w:space="0" w:color="auto"/>
        <w:left w:val="none" w:sz="0" w:space="0" w:color="auto"/>
        <w:bottom w:val="none" w:sz="0" w:space="0" w:color="auto"/>
        <w:right w:val="none" w:sz="0" w:space="0" w:color="auto"/>
      </w:divBdr>
      <w:divsChild>
        <w:div w:id="2003701729">
          <w:marLeft w:val="640"/>
          <w:marRight w:val="0"/>
          <w:marTop w:val="0"/>
          <w:marBottom w:val="0"/>
          <w:divBdr>
            <w:top w:val="none" w:sz="0" w:space="0" w:color="auto"/>
            <w:left w:val="none" w:sz="0" w:space="0" w:color="auto"/>
            <w:bottom w:val="none" w:sz="0" w:space="0" w:color="auto"/>
            <w:right w:val="none" w:sz="0" w:space="0" w:color="auto"/>
          </w:divBdr>
        </w:div>
        <w:div w:id="58023711">
          <w:marLeft w:val="640"/>
          <w:marRight w:val="0"/>
          <w:marTop w:val="0"/>
          <w:marBottom w:val="0"/>
          <w:divBdr>
            <w:top w:val="none" w:sz="0" w:space="0" w:color="auto"/>
            <w:left w:val="none" w:sz="0" w:space="0" w:color="auto"/>
            <w:bottom w:val="none" w:sz="0" w:space="0" w:color="auto"/>
            <w:right w:val="none" w:sz="0" w:space="0" w:color="auto"/>
          </w:divBdr>
        </w:div>
        <w:div w:id="1479230656">
          <w:marLeft w:val="640"/>
          <w:marRight w:val="0"/>
          <w:marTop w:val="0"/>
          <w:marBottom w:val="0"/>
          <w:divBdr>
            <w:top w:val="none" w:sz="0" w:space="0" w:color="auto"/>
            <w:left w:val="none" w:sz="0" w:space="0" w:color="auto"/>
            <w:bottom w:val="none" w:sz="0" w:space="0" w:color="auto"/>
            <w:right w:val="none" w:sz="0" w:space="0" w:color="auto"/>
          </w:divBdr>
        </w:div>
        <w:div w:id="1609847477">
          <w:marLeft w:val="640"/>
          <w:marRight w:val="0"/>
          <w:marTop w:val="0"/>
          <w:marBottom w:val="0"/>
          <w:divBdr>
            <w:top w:val="none" w:sz="0" w:space="0" w:color="auto"/>
            <w:left w:val="none" w:sz="0" w:space="0" w:color="auto"/>
            <w:bottom w:val="none" w:sz="0" w:space="0" w:color="auto"/>
            <w:right w:val="none" w:sz="0" w:space="0" w:color="auto"/>
          </w:divBdr>
        </w:div>
        <w:div w:id="163397115">
          <w:marLeft w:val="640"/>
          <w:marRight w:val="0"/>
          <w:marTop w:val="0"/>
          <w:marBottom w:val="0"/>
          <w:divBdr>
            <w:top w:val="none" w:sz="0" w:space="0" w:color="auto"/>
            <w:left w:val="none" w:sz="0" w:space="0" w:color="auto"/>
            <w:bottom w:val="none" w:sz="0" w:space="0" w:color="auto"/>
            <w:right w:val="none" w:sz="0" w:space="0" w:color="auto"/>
          </w:divBdr>
        </w:div>
        <w:div w:id="333578848">
          <w:marLeft w:val="640"/>
          <w:marRight w:val="0"/>
          <w:marTop w:val="0"/>
          <w:marBottom w:val="0"/>
          <w:divBdr>
            <w:top w:val="none" w:sz="0" w:space="0" w:color="auto"/>
            <w:left w:val="none" w:sz="0" w:space="0" w:color="auto"/>
            <w:bottom w:val="none" w:sz="0" w:space="0" w:color="auto"/>
            <w:right w:val="none" w:sz="0" w:space="0" w:color="auto"/>
          </w:divBdr>
        </w:div>
        <w:div w:id="610629749">
          <w:marLeft w:val="640"/>
          <w:marRight w:val="0"/>
          <w:marTop w:val="0"/>
          <w:marBottom w:val="0"/>
          <w:divBdr>
            <w:top w:val="none" w:sz="0" w:space="0" w:color="auto"/>
            <w:left w:val="none" w:sz="0" w:space="0" w:color="auto"/>
            <w:bottom w:val="none" w:sz="0" w:space="0" w:color="auto"/>
            <w:right w:val="none" w:sz="0" w:space="0" w:color="auto"/>
          </w:divBdr>
        </w:div>
        <w:div w:id="1686856613">
          <w:marLeft w:val="640"/>
          <w:marRight w:val="0"/>
          <w:marTop w:val="0"/>
          <w:marBottom w:val="0"/>
          <w:divBdr>
            <w:top w:val="none" w:sz="0" w:space="0" w:color="auto"/>
            <w:left w:val="none" w:sz="0" w:space="0" w:color="auto"/>
            <w:bottom w:val="none" w:sz="0" w:space="0" w:color="auto"/>
            <w:right w:val="none" w:sz="0" w:space="0" w:color="auto"/>
          </w:divBdr>
        </w:div>
        <w:div w:id="144904880">
          <w:marLeft w:val="640"/>
          <w:marRight w:val="0"/>
          <w:marTop w:val="0"/>
          <w:marBottom w:val="0"/>
          <w:divBdr>
            <w:top w:val="none" w:sz="0" w:space="0" w:color="auto"/>
            <w:left w:val="none" w:sz="0" w:space="0" w:color="auto"/>
            <w:bottom w:val="none" w:sz="0" w:space="0" w:color="auto"/>
            <w:right w:val="none" w:sz="0" w:space="0" w:color="auto"/>
          </w:divBdr>
        </w:div>
        <w:div w:id="440952116">
          <w:marLeft w:val="640"/>
          <w:marRight w:val="0"/>
          <w:marTop w:val="0"/>
          <w:marBottom w:val="0"/>
          <w:divBdr>
            <w:top w:val="none" w:sz="0" w:space="0" w:color="auto"/>
            <w:left w:val="none" w:sz="0" w:space="0" w:color="auto"/>
            <w:bottom w:val="none" w:sz="0" w:space="0" w:color="auto"/>
            <w:right w:val="none" w:sz="0" w:space="0" w:color="auto"/>
          </w:divBdr>
        </w:div>
        <w:div w:id="2069500130">
          <w:marLeft w:val="640"/>
          <w:marRight w:val="0"/>
          <w:marTop w:val="0"/>
          <w:marBottom w:val="0"/>
          <w:divBdr>
            <w:top w:val="none" w:sz="0" w:space="0" w:color="auto"/>
            <w:left w:val="none" w:sz="0" w:space="0" w:color="auto"/>
            <w:bottom w:val="none" w:sz="0" w:space="0" w:color="auto"/>
            <w:right w:val="none" w:sz="0" w:space="0" w:color="auto"/>
          </w:divBdr>
        </w:div>
        <w:div w:id="675770831">
          <w:marLeft w:val="640"/>
          <w:marRight w:val="0"/>
          <w:marTop w:val="0"/>
          <w:marBottom w:val="0"/>
          <w:divBdr>
            <w:top w:val="none" w:sz="0" w:space="0" w:color="auto"/>
            <w:left w:val="none" w:sz="0" w:space="0" w:color="auto"/>
            <w:bottom w:val="none" w:sz="0" w:space="0" w:color="auto"/>
            <w:right w:val="none" w:sz="0" w:space="0" w:color="auto"/>
          </w:divBdr>
        </w:div>
        <w:div w:id="1006633707">
          <w:marLeft w:val="640"/>
          <w:marRight w:val="0"/>
          <w:marTop w:val="0"/>
          <w:marBottom w:val="0"/>
          <w:divBdr>
            <w:top w:val="none" w:sz="0" w:space="0" w:color="auto"/>
            <w:left w:val="none" w:sz="0" w:space="0" w:color="auto"/>
            <w:bottom w:val="none" w:sz="0" w:space="0" w:color="auto"/>
            <w:right w:val="none" w:sz="0" w:space="0" w:color="auto"/>
          </w:divBdr>
        </w:div>
        <w:div w:id="2135981979">
          <w:marLeft w:val="640"/>
          <w:marRight w:val="0"/>
          <w:marTop w:val="0"/>
          <w:marBottom w:val="0"/>
          <w:divBdr>
            <w:top w:val="none" w:sz="0" w:space="0" w:color="auto"/>
            <w:left w:val="none" w:sz="0" w:space="0" w:color="auto"/>
            <w:bottom w:val="none" w:sz="0" w:space="0" w:color="auto"/>
            <w:right w:val="none" w:sz="0" w:space="0" w:color="auto"/>
          </w:divBdr>
        </w:div>
        <w:div w:id="1716849392">
          <w:marLeft w:val="640"/>
          <w:marRight w:val="0"/>
          <w:marTop w:val="0"/>
          <w:marBottom w:val="0"/>
          <w:divBdr>
            <w:top w:val="none" w:sz="0" w:space="0" w:color="auto"/>
            <w:left w:val="none" w:sz="0" w:space="0" w:color="auto"/>
            <w:bottom w:val="none" w:sz="0" w:space="0" w:color="auto"/>
            <w:right w:val="none" w:sz="0" w:space="0" w:color="auto"/>
          </w:divBdr>
        </w:div>
        <w:div w:id="445078353">
          <w:marLeft w:val="640"/>
          <w:marRight w:val="0"/>
          <w:marTop w:val="0"/>
          <w:marBottom w:val="0"/>
          <w:divBdr>
            <w:top w:val="none" w:sz="0" w:space="0" w:color="auto"/>
            <w:left w:val="none" w:sz="0" w:space="0" w:color="auto"/>
            <w:bottom w:val="none" w:sz="0" w:space="0" w:color="auto"/>
            <w:right w:val="none" w:sz="0" w:space="0" w:color="auto"/>
          </w:divBdr>
        </w:div>
        <w:div w:id="474950084">
          <w:marLeft w:val="640"/>
          <w:marRight w:val="0"/>
          <w:marTop w:val="0"/>
          <w:marBottom w:val="0"/>
          <w:divBdr>
            <w:top w:val="none" w:sz="0" w:space="0" w:color="auto"/>
            <w:left w:val="none" w:sz="0" w:space="0" w:color="auto"/>
            <w:bottom w:val="none" w:sz="0" w:space="0" w:color="auto"/>
            <w:right w:val="none" w:sz="0" w:space="0" w:color="auto"/>
          </w:divBdr>
        </w:div>
        <w:div w:id="827937614">
          <w:marLeft w:val="640"/>
          <w:marRight w:val="0"/>
          <w:marTop w:val="0"/>
          <w:marBottom w:val="0"/>
          <w:divBdr>
            <w:top w:val="none" w:sz="0" w:space="0" w:color="auto"/>
            <w:left w:val="none" w:sz="0" w:space="0" w:color="auto"/>
            <w:bottom w:val="none" w:sz="0" w:space="0" w:color="auto"/>
            <w:right w:val="none" w:sz="0" w:space="0" w:color="auto"/>
          </w:divBdr>
        </w:div>
        <w:div w:id="699817812">
          <w:marLeft w:val="640"/>
          <w:marRight w:val="0"/>
          <w:marTop w:val="0"/>
          <w:marBottom w:val="0"/>
          <w:divBdr>
            <w:top w:val="none" w:sz="0" w:space="0" w:color="auto"/>
            <w:left w:val="none" w:sz="0" w:space="0" w:color="auto"/>
            <w:bottom w:val="none" w:sz="0" w:space="0" w:color="auto"/>
            <w:right w:val="none" w:sz="0" w:space="0" w:color="auto"/>
          </w:divBdr>
        </w:div>
        <w:div w:id="928465083">
          <w:marLeft w:val="640"/>
          <w:marRight w:val="0"/>
          <w:marTop w:val="0"/>
          <w:marBottom w:val="0"/>
          <w:divBdr>
            <w:top w:val="none" w:sz="0" w:space="0" w:color="auto"/>
            <w:left w:val="none" w:sz="0" w:space="0" w:color="auto"/>
            <w:bottom w:val="none" w:sz="0" w:space="0" w:color="auto"/>
            <w:right w:val="none" w:sz="0" w:space="0" w:color="auto"/>
          </w:divBdr>
        </w:div>
        <w:div w:id="1675525670">
          <w:marLeft w:val="640"/>
          <w:marRight w:val="0"/>
          <w:marTop w:val="0"/>
          <w:marBottom w:val="0"/>
          <w:divBdr>
            <w:top w:val="none" w:sz="0" w:space="0" w:color="auto"/>
            <w:left w:val="none" w:sz="0" w:space="0" w:color="auto"/>
            <w:bottom w:val="none" w:sz="0" w:space="0" w:color="auto"/>
            <w:right w:val="none" w:sz="0" w:space="0" w:color="auto"/>
          </w:divBdr>
        </w:div>
        <w:div w:id="1835024821">
          <w:marLeft w:val="640"/>
          <w:marRight w:val="0"/>
          <w:marTop w:val="0"/>
          <w:marBottom w:val="0"/>
          <w:divBdr>
            <w:top w:val="none" w:sz="0" w:space="0" w:color="auto"/>
            <w:left w:val="none" w:sz="0" w:space="0" w:color="auto"/>
            <w:bottom w:val="none" w:sz="0" w:space="0" w:color="auto"/>
            <w:right w:val="none" w:sz="0" w:space="0" w:color="auto"/>
          </w:divBdr>
        </w:div>
        <w:div w:id="1029256485">
          <w:marLeft w:val="640"/>
          <w:marRight w:val="0"/>
          <w:marTop w:val="0"/>
          <w:marBottom w:val="0"/>
          <w:divBdr>
            <w:top w:val="none" w:sz="0" w:space="0" w:color="auto"/>
            <w:left w:val="none" w:sz="0" w:space="0" w:color="auto"/>
            <w:bottom w:val="none" w:sz="0" w:space="0" w:color="auto"/>
            <w:right w:val="none" w:sz="0" w:space="0" w:color="auto"/>
          </w:divBdr>
        </w:div>
        <w:div w:id="1263033121">
          <w:marLeft w:val="640"/>
          <w:marRight w:val="0"/>
          <w:marTop w:val="0"/>
          <w:marBottom w:val="0"/>
          <w:divBdr>
            <w:top w:val="none" w:sz="0" w:space="0" w:color="auto"/>
            <w:left w:val="none" w:sz="0" w:space="0" w:color="auto"/>
            <w:bottom w:val="none" w:sz="0" w:space="0" w:color="auto"/>
            <w:right w:val="none" w:sz="0" w:space="0" w:color="auto"/>
          </w:divBdr>
        </w:div>
        <w:div w:id="1812480665">
          <w:marLeft w:val="640"/>
          <w:marRight w:val="0"/>
          <w:marTop w:val="0"/>
          <w:marBottom w:val="0"/>
          <w:divBdr>
            <w:top w:val="none" w:sz="0" w:space="0" w:color="auto"/>
            <w:left w:val="none" w:sz="0" w:space="0" w:color="auto"/>
            <w:bottom w:val="none" w:sz="0" w:space="0" w:color="auto"/>
            <w:right w:val="none" w:sz="0" w:space="0" w:color="auto"/>
          </w:divBdr>
        </w:div>
        <w:div w:id="1639845493">
          <w:marLeft w:val="640"/>
          <w:marRight w:val="0"/>
          <w:marTop w:val="0"/>
          <w:marBottom w:val="0"/>
          <w:divBdr>
            <w:top w:val="none" w:sz="0" w:space="0" w:color="auto"/>
            <w:left w:val="none" w:sz="0" w:space="0" w:color="auto"/>
            <w:bottom w:val="none" w:sz="0" w:space="0" w:color="auto"/>
            <w:right w:val="none" w:sz="0" w:space="0" w:color="auto"/>
          </w:divBdr>
        </w:div>
        <w:div w:id="1394112456">
          <w:marLeft w:val="640"/>
          <w:marRight w:val="0"/>
          <w:marTop w:val="0"/>
          <w:marBottom w:val="0"/>
          <w:divBdr>
            <w:top w:val="none" w:sz="0" w:space="0" w:color="auto"/>
            <w:left w:val="none" w:sz="0" w:space="0" w:color="auto"/>
            <w:bottom w:val="none" w:sz="0" w:space="0" w:color="auto"/>
            <w:right w:val="none" w:sz="0" w:space="0" w:color="auto"/>
          </w:divBdr>
        </w:div>
        <w:div w:id="2019654295">
          <w:marLeft w:val="640"/>
          <w:marRight w:val="0"/>
          <w:marTop w:val="0"/>
          <w:marBottom w:val="0"/>
          <w:divBdr>
            <w:top w:val="none" w:sz="0" w:space="0" w:color="auto"/>
            <w:left w:val="none" w:sz="0" w:space="0" w:color="auto"/>
            <w:bottom w:val="none" w:sz="0" w:space="0" w:color="auto"/>
            <w:right w:val="none" w:sz="0" w:space="0" w:color="auto"/>
          </w:divBdr>
        </w:div>
        <w:div w:id="662396397">
          <w:marLeft w:val="640"/>
          <w:marRight w:val="0"/>
          <w:marTop w:val="0"/>
          <w:marBottom w:val="0"/>
          <w:divBdr>
            <w:top w:val="none" w:sz="0" w:space="0" w:color="auto"/>
            <w:left w:val="none" w:sz="0" w:space="0" w:color="auto"/>
            <w:bottom w:val="none" w:sz="0" w:space="0" w:color="auto"/>
            <w:right w:val="none" w:sz="0" w:space="0" w:color="auto"/>
          </w:divBdr>
        </w:div>
        <w:div w:id="1748258693">
          <w:marLeft w:val="640"/>
          <w:marRight w:val="0"/>
          <w:marTop w:val="0"/>
          <w:marBottom w:val="0"/>
          <w:divBdr>
            <w:top w:val="none" w:sz="0" w:space="0" w:color="auto"/>
            <w:left w:val="none" w:sz="0" w:space="0" w:color="auto"/>
            <w:bottom w:val="none" w:sz="0" w:space="0" w:color="auto"/>
            <w:right w:val="none" w:sz="0" w:space="0" w:color="auto"/>
          </w:divBdr>
        </w:div>
        <w:div w:id="726294398">
          <w:marLeft w:val="640"/>
          <w:marRight w:val="0"/>
          <w:marTop w:val="0"/>
          <w:marBottom w:val="0"/>
          <w:divBdr>
            <w:top w:val="none" w:sz="0" w:space="0" w:color="auto"/>
            <w:left w:val="none" w:sz="0" w:space="0" w:color="auto"/>
            <w:bottom w:val="none" w:sz="0" w:space="0" w:color="auto"/>
            <w:right w:val="none" w:sz="0" w:space="0" w:color="auto"/>
          </w:divBdr>
        </w:div>
        <w:div w:id="281957431">
          <w:marLeft w:val="640"/>
          <w:marRight w:val="0"/>
          <w:marTop w:val="0"/>
          <w:marBottom w:val="0"/>
          <w:divBdr>
            <w:top w:val="none" w:sz="0" w:space="0" w:color="auto"/>
            <w:left w:val="none" w:sz="0" w:space="0" w:color="auto"/>
            <w:bottom w:val="none" w:sz="0" w:space="0" w:color="auto"/>
            <w:right w:val="none" w:sz="0" w:space="0" w:color="auto"/>
          </w:divBdr>
        </w:div>
        <w:div w:id="1865745370">
          <w:marLeft w:val="640"/>
          <w:marRight w:val="0"/>
          <w:marTop w:val="0"/>
          <w:marBottom w:val="0"/>
          <w:divBdr>
            <w:top w:val="none" w:sz="0" w:space="0" w:color="auto"/>
            <w:left w:val="none" w:sz="0" w:space="0" w:color="auto"/>
            <w:bottom w:val="none" w:sz="0" w:space="0" w:color="auto"/>
            <w:right w:val="none" w:sz="0" w:space="0" w:color="auto"/>
          </w:divBdr>
        </w:div>
        <w:div w:id="172502528">
          <w:marLeft w:val="640"/>
          <w:marRight w:val="0"/>
          <w:marTop w:val="0"/>
          <w:marBottom w:val="0"/>
          <w:divBdr>
            <w:top w:val="none" w:sz="0" w:space="0" w:color="auto"/>
            <w:left w:val="none" w:sz="0" w:space="0" w:color="auto"/>
            <w:bottom w:val="none" w:sz="0" w:space="0" w:color="auto"/>
            <w:right w:val="none" w:sz="0" w:space="0" w:color="auto"/>
          </w:divBdr>
        </w:div>
        <w:div w:id="1588227161">
          <w:marLeft w:val="640"/>
          <w:marRight w:val="0"/>
          <w:marTop w:val="0"/>
          <w:marBottom w:val="0"/>
          <w:divBdr>
            <w:top w:val="none" w:sz="0" w:space="0" w:color="auto"/>
            <w:left w:val="none" w:sz="0" w:space="0" w:color="auto"/>
            <w:bottom w:val="none" w:sz="0" w:space="0" w:color="auto"/>
            <w:right w:val="none" w:sz="0" w:space="0" w:color="auto"/>
          </w:divBdr>
        </w:div>
        <w:div w:id="278342824">
          <w:marLeft w:val="640"/>
          <w:marRight w:val="0"/>
          <w:marTop w:val="0"/>
          <w:marBottom w:val="0"/>
          <w:divBdr>
            <w:top w:val="none" w:sz="0" w:space="0" w:color="auto"/>
            <w:left w:val="none" w:sz="0" w:space="0" w:color="auto"/>
            <w:bottom w:val="none" w:sz="0" w:space="0" w:color="auto"/>
            <w:right w:val="none" w:sz="0" w:space="0" w:color="auto"/>
          </w:divBdr>
        </w:div>
      </w:divsChild>
    </w:div>
    <w:div w:id="1651210770">
      <w:bodyDiv w:val="1"/>
      <w:marLeft w:val="0"/>
      <w:marRight w:val="0"/>
      <w:marTop w:val="0"/>
      <w:marBottom w:val="0"/>
      <w:divBdr>
        <w:top w:val="none" w:sz="0" w:space="0" w:color="auto"/>
        <w:left w:val="none" w:sz="0" w:space="0" w:color="auto"/>
        <w:bottom w:val="none" w:sz="0" w:space="0" w:color="auto"/>
        <w:right w:val="none" w:sz="0" w:space="0" w:color="auto"/>
      </w:divBdr>
      <w:divsChild>
        <w:div w:id="1844123639">
          <w:marLeft w:val="640"/>
          <w:marRight w:val="0"/>
          <w:marTop w:val="0"/>
          <w:marBottom w:val="0"/>
          <w:divBdr>
            <w:top w:val="none" w:sz="0" w:space="0" w:color="auto"/>
            <w:left w:val="none" w:sz="0" w:space="0" w:color="auto"/>
            <w:bottom w:val="none" w:sz="0" w:space="0" w:color="auto"/>
            <w:right w:val="none" w:sz="0" w:space="0" w:color="auto"/>
          </w:divBdr>
        </w:div>
        <w:div w:id="947469324">
          <w:marLeft w:val="640"/>
          <w:marRight w:val="0"/>
          <w:marTop w:val="0"/>
          <w:marBottom w:val="0"/>
          <w:divBdr>
            <w:top w:val="none" w:sz="0" w:space="0" w:color="auto"/>
            <w:left w:val="none" w:sz="0" w:space="0" w:color="auto"/>
            <w:bottom w:val="none" w:sz="0" w:space="0" w:color="auto"/>
            <w:right w:val="none" w:sz="0" w:space="0" w:color="auto"/>
          </w:divBdr>
        </w:div>
        <w:div w:id="1668903872">
          <w:marLeft w:val="640"/>
          <w:marRight w:val="0"/>
          <w:marTop w:val="0"/>
          <w:marBottom w:val="0"/>
          <w:divBdr>
            <w:top w:val="none" w:sz="0" w:space="0" w:color="auto"/>
            <w:left w:val="none" w:sz="0" w:space="0" w:color="auto"/>
            <w:bottom w:val="none" w:sz="0" w:space="0" w:color="auto"/>
            <w:right w:val="none" w:sz="0" w:space="0" w:color="auto"/>
          </w:divBdr>
        </w:div>
        <w:div w:id="1807893882">
          <w:marLeft w:val="640"/>
          <w:marRight w:val="0"/>
          <w:marTop w:val="0"/>
          <w:marBottom w:val="0"/>
          <w:divBdr>
            <w:top w:val="none" w:sz="0" w:space="0" w:color="auto"/>
            <w:left w:val="none" w:sz="0" w:space="0" w:color="auto"/>
            <w:bottom w:val="none" w:sz="0" w:space="0" w:color="auto"/>
            <w:right w:val="none" w:sz="0" w:space="0" w:color="auto"/>
          </w:divBdr>
        </w:div>
        <w:div w:id="21824530">
          <w:marLeft w:val="640"/>
          <w:marRight w:val="0"/>
          <w:marTop w:val="0"/>
          <w:marBottom w:val="0"/>
          <w:divBdr>
            <w:top w:val="none" w:sz="0" w:space="0" w:color="auto"/>
            <w:left w:val="none" w:sz="0" w:space="0" w:color="auto"/>
            <w:bottom w:val="none" w:sz="0" w:space="0" w:color="auto"/>
            <w:right w:val="none" w:sz="0" w:space="0" w:color="auto"/>
          </w:divBdr>
        </w:div>
        <w:div w:id="2008707450">
          <w:marLeft w:val="640"/>
          <w:marRight w:val="0"/>
          <w:marTop w:val="0"/>
          <w:marBottom w:val="0"/>
          <w:divBdr>
            <w:top w:val="none" w:sz="0" w:space="0" w:color="auto"/>
            <w:left w:val="none" w:sz="0" w:space="0" w:color="auto"/>
            <w:bottom w:val="none" w:sz="0" w:space="0" w:color="auto"/>
            <w:right w:val="none" w:sz="0" w:space="0" w:color="auto"/>
          </w:divBdr>
        </w:div>
        <w:div w:id="974220333">
          <w:marLeft w:val="640"/>
          <w:marRight w:val="0"/>
          <w:marTop w:val="0"/>
          <w:marBottom w:val="0"/>
          <w:divBdr>
            <w:top w:val="none" w:sz="0" w:space="0" w:color="auto"/>
            <w:left w:val="none" w:sz="0" w:space="0" w:color="auto"/>
            <w:bottom w:val="none" w:sz="0" w:space="0" w:color="auto"/>
            <w:right w:val="none" w:sz="0" w:space="0" w:color="auto"/>
          </w:divBdr>
        </w:div>
        <w:div w:id="1164395849">
          <w:marLeft w:val="640"/>
          <w:marRight w:val="0"/>
          <w:marTop w:val="0"/>
          <w:marBottom w:val="0"/>
          <w:divBdr>
            <w:top w:val="none" w:sz="0" w:space="0" w:color="auto"/>
            <w:left w:val="none" w:sz="0" w:space="0" w:color="auto"/>
            <w:bottom w:val="none" w:sz="0" w:space="0" w:color="auto"/>
            <w:right w:val="none" w:sz="0" w:space="0" w:color="auto"/>
          </w:divBdr>
        </w:div>
        <w:div w:id="1397911">
          <w:marLeft w:val="640"/>
          <w:marRight w:val="0"/>
          <w:marTop w:val="0"/>
          <w:marBottom w:val="0"/>
          <w:divBdr>
            <w:top w:val="none" w:sz="0" w:space="0" w:color="auto"/>
            <w:left w:val="none" w:sz="0" w:space="0" w:color="auto"/>
            <w:bottom w:val="none" w:sz="0" w:space="0" w:color="auto"/>
            <w:right w:val="none" w:sz="0" w:space="0" w:color="auto"/>
          </w:divBdr>
        </w:div>
        <w:div w:id="1063797412">
          <w:marLeft w:val="640"/>
          <w:marRight w:val="0"/>
          <w:marTop w:val="0"/>
          <w:marBottom w:val="0"/>
          <w:divBdr>
            <w:top w:val="none" w:sz="0" w:space="0" w:color="auto"/>
            <w:left w:val="none" w:sz="0" w:space="0" w:color="auto"/>
            <w:bottom w:val="none" w:sz="0" w:space="0" w:color="auto"/>
            <w:right w:val="none" w:sz="0" w:space="0" w:color="auto"/>
          </w:divBdr>
        </w:div>
        <w:div w:id="1834564553">
          <w:marLeft w:val="640"/>
          <w:marRight w:val="0"/>
          <w:marTop w:val="0"/>
          <w:marBottom w:val="0"/>
          <w:divBdr>
            <w:top w:val="none" w:sz="0" w:space="0" w:color="auto"/>
            <w:left w:val="none" w:sz="0" w:space="0" w:color="auto"/>
            <w:bottom w:val="none" w:sz="0" w:space="0" w:color="auto"/>
            <w:right w:val="none" w:sz="0" w:space="0" w:color="auto"/>
          </w:divBdr>
        </w:div>
        <w:div w:id="1075392998">
          <w:marLeft w:val="640"/>
          <w:marRight w:val="0"/>
          <w:marTop w:val="0"/>
          <w:marBottom w:val="0"/>
          <w:divBdr>
            <w:top w:val="none" w:sz="0" w:space="0" w:color="auto"/>
            <w:left w:val="none" w:sz="0" w:space="0" w:color="auto"/>
            <w:bottom w:val="none" w:sz="0" w:space="0" w:color="auto"/>
            <w:right w:val="none" w:sz="0" w:space="0" w:color="auto"/>
          </w:divBdr>
        </w:div>
        <w:div w:id="438187685">
          <w:marLeft w:val="640"/>
          <w:marRight w:val="0"/>
          <w:marTop w:val="0"/>
          <w:marBottom w:val="0"/>
          <w:divBdr>
            <w:top w:val="none" w:sz="0" w:space="0" w:color="auto"/>
            <w:left w:val="none" w:sz="0" w:space="0" w:color="auto"/>
            <w:bottom w:val="none" w:sz="0" w:space="0" w:color="auto"/>
            <w:right w:val="none" w:sz="0" w:space="0" w:color="auto"/>
          </w:divBdr>
        </w:div>
        <w:div w:id="112094383">
          <w:marLeft w:val="640"/>
          <w:marRight w:val="0"/>
          <w:marTop w:val="0"/>
          <w:marBottom w:val="0"/>
          <w:divBdr>
            <w:top w:val="none" w:sz="0" w:space="0" w:color="auto"/>
            <w:left w:val="none" w:sz="0" w:space="0" w:color="auto"/>
            <w:bottom w:val="none" w:sz="0" w:space="0" w:color="auto"/>
            <w:right w:val="none" w:sz="0" w:space="0" w:color="auto"/>
          </w:divBdr>
        </w:div>
        <w:div w:id="302853835">
          <w:marLeft w:val="640"/>
          <w:marRight w:val="0"/>
          <w:marTop w:val="0"/>
          <w:marBottom w:val="0"/>
          <w:divBdr>
            <w:top w:val="none" w:sz="0" w:space="0" w:color="auto"/>
            <w:left w:val="none" w:sz="0" w:space="0" w:color="auto"/>
            <w:bottom w:val="none" w:sz="0" w:space="0" w:color="auto"/>
            <w:right w:val="none" w:sz="0" w:space="0" w:color="auto"/>
          </w:divBdr>
        </w:div>
        <w:div w:id="791943787">
          <w:marLeft w:val="640"/>
          <w:marRight w:val="0"/>
          <w:marTop w:val="0"/>
          <w:marBottom w:val="0"/>
          <w:divBdr>
            <w:top w:val="none" w:sz="0" w:space="0" w:color="auto"/>
            <w:left w:val="none" w:sz="0" w:space="0" w:color="auto"/>
            <w:bottom w:val="none" w:sz="0" w:space="0" w:color="auto"/>
            <w:right w:val="none" w:sz="0" w:space="0" w:color="auto"/>
          </w:divBdr>
        </w:div>
        <w:div w:id="1036658702">
          <w:marLeft w:val="640"/>
          <w:marRight w:val="0"/>
          <w:marTop w:val="0"/>
          <w:marBottom w:val="0"/>
          <w:divBdr>
            <w:top w:val="none" w:sz="0" w:space="0" w:color="auto"/>
            <w:left w:val="none" w:sz="0" w:space="0" w:color="auto"/>
            <w:bottom w:val="none" w:sz="0" w:space="0" w:color="auto"/>
            <w:right w:val="none" w:sz="0" w:space="0" w:color="auto"/>
          </w:divBdr>
        </w:div>
        <w:div w:id="925966383">
          <w:marLeft w:val="640"/>
          <w:marRight w:val="0"/>
          <w:marTop w:val="0"/>
          <w:marBottom w:val="0"/>
          <w:divBdr>
            <w:top w:val="none" w:sz="0" w:space="0" w:color="auto"/>
            <w:left w:val="none" w:sz="0" w:space="0" w:color="auto"/>
            <w:bottom w:val="none" w:sz="0" w:space="0" w:color="auto"/>
            <w:right w:val="none" w:sz="0" w:space="0" w:color="auto"/>
          </w:divBdr>
        </w:div>
        <w:div w:id="711615103">
          <w:marLeft w:val="640"/>
          <w:marRight w:val="0"/>
          <w:marTop w:val="0"/>
          <w:marBottom w:val="0"/>
          <w:divBdr>
            <w:top w:val="none" w:sz="0" w:space="0" w:color="auto"/>
            <w:left w:val="none" w:sz="0" w:space="0" w:color="auto"/>
            <w:bottom w:val="none" w:sz="0" w:space="0" w:color="auto"/>
            <w:right w:val="none" w:sz="0" w:space="0" w:color="auto"/>
          </w:divBdr>
        </w:div>
        <w:div w:id="322852483">
          <w:marLeft w:val="640"/>
          <w:marRight w:val="0"/>
          <w:marTop w:val="0"/>
          <w:marBottom w:val="0"/>
          <w:divBdr>
            <w:top w:val="none" w:sz="0" w:space="0" w:color="auto"/>
            <w:left w:val="none" w:sz="0" w:space="0" w:color="auto"/>
            <w:bottom w:val="none" w:sz="0" w:space="0" w:color="auto"/>
            <w:right w:val="none" w:sz="0" w:space="0" w:color="auto"/>
          </w:divBdr>
        </w:div>
        <w:div w:id="626157850">
          <w:marLeft w:val="640"/>
          <w:marRight w:val="0"/>
          <w:marTop w:val="0"/>
          <w:marBottom w:val="0"/>
          <w:divBdr>
            <w:top w:val="none" w:sz="0" w:space="0" w:color="auto"/>
            <w:left w:val="none" w:sz="0" w:space="0" w:color="auto"/>
            <w:bottom w:val="none" w:sz="0" w:space="0" w:color="auto"/>
            <w:right w:val="none" w:sz="0" w:space="0" w:color="auto"/>
          </w:divBdr>
        </w:div>
        <w:div w:id="457114180">
          <w:marLeft w:val="640"/>
          <w:marRight w:val="0"/>
          <w:marTop w:val="0"/>
          <w:marBottom w:val="0"/>
          <w:divBdr>
            <w:top w:val="none" w:sz="0" w:space="0" w:color="auto"/>
            <w:left w:val="none" w:sz="0" w:space="0" w:color="auto"/>
            <w:bottom w:val="none" w:sz="0" w:space="0" w:color="auto"/>
            <w:right w:val="none" w:sz="0" w:space="0" w:color="auto"/>
          </w:divBdr>
        </w:div>
        <w:div w:id="1685814603">
          <w:marLeft w:val="640"/>
          <w:marRight w:val="0"/>
          <w:marTop w:val="0"/>
          <w:marBottom w:val="0"/>
          <w:divBdr>
            <w:top w:val="none" w:sz="0" w:space="0" w:color="auto"/>
            <w:left w:val="none" w:sz="0" w:space="0" w:color="auto"/>
            <w:bottom w:val="none" w:sz="0" w:space="0" w:color="auto"/>
            <w:right w:val="none" w:sz="0" w:space="0" w:color="auto"/>
          </w:divBdr>
        </w:div>
        <w:div w:id="667903192">
          <w:marLeft w:val="640"/>
          <w:marRight w:val="0"/>
          <w:marTop w:val="0"/>
          <w:marBottom w:val="0"/>
          <w:divBdr>
            <w:top w:val="none" w:sz="0" w:space="0" w:color="auto"/>
            <w:left w:val="none" w:sz="0" w:space="0" w:color="auto"/>
            <w:bottom w:val="none" w:sz="0" w:space="0" w:color="auto"/>
            <w:right w:val="none" w:sz="0" w:space="0" w:color="auto"/>
          </w:divBdr>
        </w:div>
        <w:div w:id="1983994612">
          <w:marLeft w:val="640"/>
          <w:marRight w:val="0"/>
          <w:marTop w:val="0"/>
          <w:marBottom w:val="0"/>
          <w:divBdr>
            <w:top w:val="none" w:sz="0" w:space="0" w:color="auto"/>
            <w:left w:val="none" w:sz="0" w:space="0" w:color="auto"/>
            <w:bottom w:val="none" w:sz="0" w:space="0" w:color="auto"/>
            <w:right w:val="none" w:sz="0" w:space="0" w:color="auto"/>
          </w:divBdr>
        </w:div>
        <w:div w:id="29915236">
          <w:marLeft w:val="640"/>
          <w:marRight w:val="0"/>
          <w:marTop w:val="0"/>
          <w:marBottom w:val="0"/>
          <w:divBdr>
            <w:top w:val="none" w:sz="0" w:space="0" w:color="auto"/>
            <w:left w:val="none" w:sz="0" w:space="0" w:color="auto"/>
            <w:bottom w:val="none" w:sz="0" w:space="0" w:color="auto"/>
            <w:right w:val="none" w:sz="0" w:space="0" w:color="auto"/>
          </w:divBdr>
        </w:div>
        <w:div w:id="1298684829">
          <w:marLeft w:val="640"/>
          <w:marRight w:val="0"/>
          <w:marTop w:val="0"/>
          <w:marBottom w:val="0"/>
          <w:divBdr>
            <w:top w:val="none" w:sz="0" w:space="0" w:color="auto"/>
            <w:left w:val="none" w:sz="0" w:space="0" w:color="auto"/>
            <w:bottom w:val="none" w:sz="0" w:space="0" w:color="auto"/>
            <w:right w:val="none" w:sz="0" w:space="0" w:color="auto"/>
          </w:divBdr>
        </w:div>
        <w:div w:id="1795950415">
          <w:marLeft w:val="640"/>
          <w:marRight w:val="0"/>
          <w:marTop w:val="0"/>
          <w:marBottom w:val="0"/>
          <w:divBdr>
            <w:top w:val="none" w:sz="0" w:space="0" w:color="auto"/>
            <w:left w:val="none" w:sz="0" w:space="0" w:color="auto"/>
            <w:bottom w:val="none" w:sz="0" w:space="0" w:color="auto"/>
            <w:right w:val="none" w:sz="0" w:space="0" w:color="auto"/>
          </w:divBdr>
        </w:div>
        <w:div w:id="1449623272">
          <w:marLeft w:val="640"/>
          <w:marRight w:val="0"/>
          <w:marTop w:val="0"/>
          <w:marBottom w:val="0"/>
          <w:divBdr>
            <w:top w:val="none" w:sz="0" w:space="0" w:color="auto"/>
            <w:left w:val="none" w:sz="0" w:space="0" w:color="auto"/>
            <w:bottom w:val="none" w:sz="0" w:space="0" w:color="auto"/>
            <w:right w:val="none" w:sz="0" w:space="0" w:color="auto"/>
          </w:divBdr>
        </w:div>
        <w:div w:id="1956985214">
          <w:marLeft w:val="640"/>
          <w:marRight w:val="0"/>
          <w:marTop w:val="0"/>
          <w:marBottom w:val="0"/>
          <w:divBdr>
            <w:top w:val="none" w:sz="0" w:space="0" w:color="auto"/>
            <w:left w:val="none" w:sz="0" w:space="0" w:color="auto"/>
            <w:bottom w:val="none" w:sz="0" w:space="0" w:color="auto"/>
            <w:right w:val="none" w:sz="0" w:space="0" w:color="auto"/>
          </w:divBdr>
        </w:div>
        <w:div w:id="97990399">
          <w:marLeft w:val="640"/>
          <w:marRight w:val="0"/>
          <w:marTop w:val="0"/>
          <w:marBottom w:val="0"/>
          <w:divBdr>
            <w:top w:val="none" w:sz="0" w:space="0" w:color="auto"/>
            <w:left w:val="none" w:sz="0" w:space="0" w:color="auto"/>
            <w:bottom w:val="none" w:sz="0" w:space="0" w:color="auto"/>
            <w:right w:val="none" w:sz="0" w:space="0" w:color="auto"/>
          </w:divBdr>
        </w:div>
        <w:div w:id="1995909302">
          <w:marLeft w:val="640"/>
          <w:marRight w:val="0"/>
          <w:marTop w:val="0"/>
          <w:marBottom w:val="0"/>
          <w:divBdr>
            <w:top w:val="none" w:sz="0" w:space="0" w:color="auto"/>
            <w:left w:val="none" w:sz="0" w:space="0" w:color="auto"/>
            <w:bottom w:val="none" w:sz="0" w:space="0" w:color="auto"/>
            <w:right w:val="none" w:sz="0" w:space="0" w:color="auto"/>
          </w:divBdr>
        </w:div>
        <w:div w:id="745105045">
          <w:marLeft w:val="640"/>
          <w:marRight w:val="0"/>
          <w:marTop w:val="0"/>
          <w:marBottom w:val="0"/>
          <w:divBdr>
            <w:top w:val="none" w:sz="0" w:space="0" w:color="auto"/>
            <w:left w:val="none" w:sz="0" w:space="0" w:color="auto"/>
            <w:bottom w:val="none" w:sz="0" w:space="0" w:color="auto"/>
            <w:right w:val="none" w:sz="0" w:space="0" w:color="auto"/>
          </w:divBdr>
        </w:div>
        <w:div w:id="30351906">
          <w:marLeft w:val="640"/>
          <w:marRight w:val="0"/>
          <w:marTop w:val="0"/>
          <w:marBottom w:val="0"/>
          <w:divBdr>
            <w:top w:val="none" w:sz="0" w:space="0" w:color="auto"/>
            <w:left w:val="none" w:sz="0" w:space="0" w:color="auto"/>
            <w:bottom w:val="none" w:sz="0" w:space="0" w:color="auto"/>
            <w:right w:val="none" w:sz="0" w:space="0" w:color="auto"/>
          </w:divBdr>
        </w:div>
        <w:div w:id="2037342414">
          <w:marLeft w:val="640"/>
          <w:marRight w:val="0"/>
          <w:marTop w:val="0"/>
          <w:marBottom w:val="0"/>
          <w:divBdr>
            <w:top w:val="none" w:sz="0" w:space="0" w:color="auto"/>
            <w:left w:val="none" w:sz="0" w:space="0" w:color="auto"/>
            <w:bottom w:val="none" w:sz="0" w:space="0" w:color="auto"/>
            <w:right w:val="none" w:sz="0" w:space="0" w:color="auto"/>
          </w:divBdr>
        </w:div>
        <w:div w:id="1575509631">
          <w:marLeft w:val="640"/>
          <w:marRight w:val="0"/>
          <w:marTop w:val="0"/>
          <w:marBottom w:val="0"/>
          <w:divBdr>
            <w:top w:val="none" w:sz="0" w:space="0" w:color="auto"/>
            <w:left w:val="none" w:sz="0" w:space="0" w:color="auto"/>
            <w:bottom w:val="none" w:sz="0" w:space="0" w:color="auto"/>
            <w:right w:val="none" w:sz="0" w:space="0" w:color="auto"/>
          </w:divBdr>
        </w:div>
        <w:div w:id="1694917246">
          <w:marLeft w:val="640"/>
          <w:marRight w:val="0"/>
          <w:marTop w:val="0"/>
          <w:marBottom w:val="0"/>
          <w:divBdr>
            <w:top w:val="none" w:sz="0" w:space="0" w:color="auto"/>
            <w:left w:val="none" w:sz="0" w:space="0" w:color="auto"/>
            <w:bottom w:val="none" w:sz="0" w:space="0" w:color="auto"/>
            <w:right w:val="none" w:sz="0" w:space="0" w:color="auto"/>
          </w:divBdr>
        </w:div>
        <w:div w:id="666787279">
          <w:marLeft w:val="640"/>
          <w:marRight w:val="0"/>
          <w:marTop w:val="0"/>
          <w:marBottom w:val="0"/>
          <w:divBdr>
            <w:top w:val="none" w:sz="0" w:space="0" w:color="auto"/>
            <w:left w:val="none" w:sz="0" w:space="0" w:color="auto"/>
            <w:bottom w:val="none" w:sz="0" w:space="0" w:color="auto"/>
            <w:right w:val="none" w:sz="0" w:space="0" w:color="auto"/>
          </w:divBdr>
        </w:div>
      </w:divsChild>
    </w:div>
    <w:div w:id="1709140955">
      <w:bodyDiv w:val="1"/>
      <w:marLeft w:val="0"/>
      <w:marRight w:val="0"/>
      <w:marTop w:val="0"/>
      <w:marBottom w:val="0"/>
      <w:divBdr>
        <w:top w:val="none" w:sz="0" w:space="0" w:color="auto"/>
        <w:left w:val="none" w:sz="0" w:space="0" w:color="auto"/>
        <w:bottom w:val="none" w:sz="0" w:space="0" w:color="auto"/>
        <w:right w:val="none" w:sz="0" w:space="0" w:color="auto"/>
      </w:divBdr>
      <w:divsChild>
        <w:div w:id="644312969">
          <w:marLeft w:val="640"/>
          <w:marRight w:val="0"/>
          <w:marTop w:val="0"/>
          <w:marBottom w:val="0"/>
          <w:divBdr>
            <w:top w:val="none" w:sz="0" w:space="0" w:color="auto"/>
            <w:left w:val="none" w:sz="0" w:space="0" w:color="auto"/>
            <w:bottom w:val="none" w:sz="0" w:space="0" w:color="auto"/>
            <w:right w:val="none" w:sz="0" w:space="0" w:color="auto"/>
          </w:divBdr>
        </w:div>
        <w:div w:id="1883902758">
          <w:marLeft w:val="640"/>
          <w:marRight w:val="0"/>
          <w:marTop w:val="0"/>
          <w:marBottom w:val="0"/>
          <w:divBdr>
            <w:top w:val="none" w:sz="0" w:space="0" w:color="auto"/>
            <w:left w:val="none" w:sz="0" w:space="0" w:color="auto"/>
            <w:bottom w:val="none" w:sz="0" w:space="0" w:color="auto"/>
            <w:right w:val="none" w:sz="0" w:space="0" w:color="auto"/>
          </w:divBdr>
        </w:div>
        <w:div w:id="1099637771">
          <w:marLeft w:val="640"/>
          <w:marRight w:val="0"/>
          <w:marTop w:val="0"/>
          <w:marBottom w:val="0"/>
          <w:divBdr>
            <w:top w:val="none" w:sz="0" w:space="0" w:color="auto"/>
            <w:left w:val="none" w:sz="0" w:space="0" w:color="auto"/>
            <w:bottom w:val="none" w:sz="0" w:space="0" w:color="auto"/>
            <w:right w:val="none" w:sz="0" w:space="0" w:color="auto"/>
          </w:divBdr>
        </w:div>
        <w:div w:id="1960606357">
          <w:marLeft w:val="640"/>
          <w:marRight w:val="0"/>
          <w:marTop w:val="0"/>
          <w:marBottom w:val="0"/>
          <w:divBdr>
            <w:top w:val="none" w:sz="0" w:space="0" w:color="auto"/>
            <w:left w:val="none" w:sz="0" w:space="0" w:color="auto"/>
            <w:bottom w:val="none" w:sz="0" w:space="0" w:color="auto"/>
            <w:right w:val="none" w:sz="0" w:space="0" w:color="auto"/>
          </w:divBdr>
        </w:div>
        <w:div w:id="1220242576">
          <w:marLeft w:val="640"/>
          <w:marRight w:val="0"/>
          <w:marTop w:val="0"/>
          <w:marBottom w:val="0"/>
          <w:divBdr>
            <w:top w:val="none" w:sz="0" w:space="0" w:color="auto"/>
            <w:left w:val="none" w:sz="0" w:space="0" w:color="auto"/>
            <w:bottom w:val="none" w:sz="0" w:space="0" w:color="auto"/>
            <w:right w:val="none" w:sz="0" w:space="0" w:color="auto"/>
          </w:divBdr>
        </w:div>
        <w:div w:id="668405855">
          <w:marLeft w:val="640"/>
          <w:marRight w:val="0"/>
          <w:marTop w:val="0"/>
          <w:marBottom w:val="0"/>
          <w:divBdr>
            <w:top w:val="none" w:sz="0" w:space="0" w:color="auto"/>
            <w:left w:val="none" w:sz="0" w:space="0" w:color="auto"/>
            <w:bottom w:val="none" w:sz="0" w:space="0" w:color="auto"/>
            <w:right w:val="none" w:sz="0" w:space="0" w:color="auto"/>
          </w:divBdr>
        </w:div>
        <w:div w:id="603072958">
          <w:marLeft w:val="640"/>
          <w:marRight w:val="0"/>
          <w:marTop w:val="0"/>
          <w:marBottom w:val="0"/>
          <w:divBdr>
            <w:top w:val="none" w:sz="0" w:space="0" w:color="auto"/>
            <w:left w:val="none" w:sz="0" w:space="0" w:color="auto"/>
            <w:bottom w:val="none" w:sz="0" w:space="0" w:color="auto"/>
            <w:right w:val="none" w:sz="0" w:space="0" w:color="auto"/>
          </w:divBdr>
        </w:div>
        <w:div w:id="328871808">
          <w:marLeft w:val="640"/>
          <w:marRight w:val="0"/>
          <w:marTop w:val="0"/>
          <w:marBottom w:val="0"/>
          <w:divBdr>
            <w:top w:val="none" w:sz="0" w:space="0" w:color="auto"/>
            <w:left w:val="none" w:sz="0" w:space="0" w:color="auto"/>
            <w:bottom w:val="none" w:sz="0" w:space="0" w:color="auto"/>
            <w:right w:val="none" w:sz="0" w:space="0" w:color="auto"/>
          </w:divBdr>
        </w:div>
        <w:div w:id="1325355947">
          <w:marLeft w:val="640"/>
          <w:marRight w:val="0"/>
          <w:marTop w:val="0"/>
          <w:marBottom w:val="0"/>
          <w:divBdr>
            <w:top w:val="none" w:sz="0" w:space="0" w:color="auto"/>
            <w:left w:val="none" w:sz="0" w:space="0" w:color="auto"/>
            <w:bottom w:val="none" w:sz="0" w:space="0" w:color="auto"/>
            <w:right w:val="none" w:sz="0" w:space="0" w:color="auto"/>
          </w:divBdr>
        </w:div>
        <w:div w:id="91897788">
          <w:marLeft w:val="640"/>
          <w:marRight w:val="0"/>
          <w:marTop w:val="0"/>
          <w:marBottom w:val="0"/>
          <w:divBdr>
            <w:top w:val="none" w:sz="0" w:space="0" w:color="auto"/>
            <w:left w:val="none" w:sz="0" w:space="0" w:color="auto"/>
            <w:bottom w:val="none" w:sz="0" w:space="0" w:color="auto"/>
            <w:right w:val="none" w:sz="0" w:space="0" w:color="auto"/>
          </w:divBdr>
        </w:div>
        <w:div w:id="2123105708">
          <w:marLeft w:val="640"/>
          <w:marRight w:val="0"/>
          <w:marTop w:val="0"/>
          <w:marBottom w:val="0"/>
          <w:divBdr>
            <w:top w:val="none" w:sz="0" w:space="0" w:color="auto"/>
            <w:left w:val="none" w:sz="0" w:space="0" w:color="auto"/>
            <w:bottom w:val="none" w:sz="0" w:space="0" w:color="auto"/>
            <w:right w:val="none" w:sz="0" w:space="0" w:color="auto"/>
          </w:divBdr>
        </w:div>
        <w:div w:id="913271901">
          <w:marLeft w:val="640"/>
          <w:marRight w:val="0"/>
          <w:marTop w:val="0"/>
          <w:marBottom w:val="0"/>
          <w:divBdr>
            <w:top w:val="none" w:sz="0" w:space="0" w:color="auto"/>
            <w:left w:val="none" w:sz="0" w:space="0" w:color="auto"/>
            <w:bottom w:val="none" w:sz="0" w:space="0" w:color="auto"/>
            <w:right w:val="none" w:sz="0" w:space="0" w:color="auto"/>
          </w:divBdr>
        </w:div>
        <w:div w:id="1346207640">
          <w:marLeft w:val="640"/>
          <w:marRight w:val="0"/>
          <w:marTop w:val="0"/>
          <w:marBottom w:val="0"/>
          <w:divBdr>
            <w:top w:val="none" w:sz="0" w:space="0" w:color="auto"/>
            <w:left w:val="none" w:sz="0" w:space="0" w:color="auto"/>
            <w:bottom w:val="none" w:sz="0" w:space="0" w:color="auto"/>
            <w:right w:val="none" w:sz="0" w:space="0" w:color="auto"/>
          </w:divBdr>
        </w:div>
        <w:div w:id="1043335778">
          <w:marLeft w:val="640"/>
          <w:marRight w:val="0"/>
          <w:marTop w:val="0"/>
          <w:marBottom w:val="0"/>
          <w:divBdr>
            <w:top w:val="none" w:sz="0" w:space="0" w:color="auto"/>
            <w:left w:val="none" w:sz="0" w:space="0" w:color="auto"/>
            <w:bottom w:val="none" w:sz="0" w:space="0" w:color="auto"/>
            <w:right w:val="none" w:sz="0" w:space="0" w:color="auto"/>
          </w:divBdr>
        </w:div>
        <w:div w:id="1287468368">
          <w:marLeft w:val="640"/>
          <w:marRight w:val="0"/>
          <w:marTop w:val="0"/>
          <w:marBottom w:val="0"/>
          <w:divBdr>
            <w:top w:val="none" w:sz="0" w:space="0" w:color="auto"/>
            <w:left w:val="none" w:sz="0" w:space="0" w:color="auto"/>
            <w:bottom w:val="none" w:sz="0" w:space="0" w:color="auto"/>
            <w:right w:val="none" w:sz="0" w:space="0" w:color="auto"/>
          </w:divBdr>
        </w:div>
        <w:div w:id="1718240128">
          <w:marLeft w:val="640"/>
          <w:marRight w:val="0"/>
          <w:marTop w:val="0"/>
          <w:marBottom w:val="0"/>
          <w:divBdr>
            <w:top w:val="none" w:sz="0" w:space="0" w:color="auto"/>
            <w:left w:val="none" w:sz="0" w:space="0" w:color="auto"/>
            <w:bottom w:val="none" w:sz="0" w:space="0" w:color="auto"/>
            <w:right w:val="none" w:sz="0" w:space="0" w:color="auto"/>
          </w:divBdr>
        </w:div>
        <w:div w:id="1302463242">
          <w:marLeft w:val="640"/>
          <w:marRight w:val="0"/>
          <w:marTop w:val="0"/>
          <w:marBottom w:val="0"/>
          <w:divBdr>
            <w:top w:val="none" w:sz="0" w:space="0" w:color="auto"/>
            <w:left w:val="none" w:sz="0" w:space="0" w:color="auto"/>
            <w:bottom w:val="none" w:sz="0" w:space="0" w:color="auto"/>
            <w:right w:val="none" w:sz="0" w:space="0" w:color="auto"/>
          </w:divBdr>
        </w:div>
        <w:div w:id="1237395257">
          <w:marLeft w:val="640"/>
          <w:marRight w:val="0"/>
          <w:marTop w:val="0"/>
          <w:marBottom w:val="0"/>
          <w:divBdr>
            <w:top w:val="none" w:sz="0" w:space="0" w:color="auto"/>
            <w:left w:val="none" w:sz="0" w:space="0" w:color="auto"/>
            <w:bottom w:val="none" w:sz="0" w:space="0" w:color="auto"/>
            <w:right w:val="none" w:sz="0" w:space="0" w:color="auto"/>
          </w:divBdr>
        </w:div>
        <w:div w:id="1178426021">
          <w:marLeft w:val="640"/>
          <w:marRight w:val="0"/>
          <w:marTop w:val="0"/>
          <w:marBottom w:val="0"/>
          <w:divBdr>
            <w:top w:val="none" w:sz="0" w:space="0" w:color="auto"/>
            <w:left w:val="none" w:sz="0" w:space="0" w:color="auto"/>
            <w:bottom w:val="none" w:sz="0" w:space="0" w:color="auto"/>
            <w:right w:val="none" w:sz="0" w:space="0" w:color="auto"/>
          </w:divBdr>
        </w:div>
        <w:div w:id="1911572246">
          <w:marLeft w:val="640"/>
          <w:marRight w:val="0"/>
          <w:marTop w:val="0"/>
          <w:marBottom w:val="0"/>
          <w:divBdr>
            <w:top w:val="none" w:sz="0" w:space="0" w:color="auto"/>
            <w:left w:val="none" w:sz="0" w:space="0" w:color="auto"/>
            <w:bottom w:val="none" w:sz="0" w:space="0" w:color="auto"/>
            <w:right w:val="none" w:sz="0" w:space="0" w:color="auto"/>
          </w:divBdr>
        </w:div>
        <w:div w:id="1820733928">
          <w:marLeft w:val="640"/>
          <w:marRight w:val="0"/>
          <w:marTop w:val="0"/>
          <w:marBottom w:val="0"/>
          <w:divBdr>
            <w:top w:val="none" w:sz="0" w:space="0" w:color="auto"/>
            <w:left w:val="none" w:sz="0" w:space="0" w:color="auto"/>
            <w:bottom w:val="none" w:sz="0" w:space="0" w:color="auto"/>
            <w:right w:val="none" w:sz="0" w:space="0" w:color="auto"/>
          </w:divBdr>
        </w:div>
        <w:div w:id="972635860">
          <w:marLeft w:val="640"/>
          <w:marRight w:val="0"/>
          <w:marTop w:val="0"/>
          <w:marBottom w:val="0"/>
          <w:divBdr>
            <w:top w:val="none" w:sz="0" w:space="0" w:color="auto"/>
            <w:left w:val="none" w:sz="0" w:space="0" w:color="auto"/>
            <w:bottom w:val="none" w:sz="0" w:space="0" w:color="auto"/>
            <w:right w:val="none" w:sz="0" w:space="0" w:color="auto"/>
          </w:divBdr>
        </w:div>
        <w:div w:id="122845157">
          <w:marLeft w:val="640"/>
          <w:marRight w:val="0"/>
          <w:marTop w:val="0"/>
          <w:marBottom w:val="0"/>
          <w:divBdr>
            <w:top w:val="none" w:sz="0" w:space="0" w:color="auto"/>
            <w:left w:val="none" w:sz="0" w:space="0" w:color="auto"/>
            <w:bottom w:val="none" w:sz="0" w:space="0" w:color="auto"/>
            <w:right w:val="none" w:sz="0" w:space="0" w:color="auto"/>
          </w:divBdr>
        </w:div>
        <w:div w:id="1986278853">
          <w:marLeft w:val="640"/>
          <w:marRight w:val="0"/>
          <w:marTop w:val="0"/>
          <w:marBottom w:val="0"/>
          <w:divBdr>
            <w:top w:val="none" w:sz="0" w:space="0" w:color="auto"/>
            <w:left w:val="none" w:sz="0" w:space="0" w:color="auto"/>
            <w:bottom w:val="none" w:sz="0" w:space="0" w:color="auto"/>
            <w:right w:val="none" w:sz="0" w:space="0" w:color="auto"/>
          </w:divBdr>
        </w:div>
        <w:div w:id="1762869356">
          <w:marLeft w:val="640"/>
          <w:marRight w:val="0"/>
          <w:marTop w:val="0"/>
          <w:marBottom w:val="0"/>
          <w:divBdr>
            <w:top w:val="none" w:sz="0" w:space="0" w:color="auto"/>
            <w:left w:val="none" w:sz="0" w:space="0" w:color="auto"/>
            <w:bottom w:val="none" w:sz="0" w:space="0" w:color="auto"/>
            <w:right w:val="none" w:sz="0" w:space="0" w:color="auto"/>
          </w:divBdr>
        </w:div>
        <w:div w:id="1092163749">
          <w:marLeft w:val="640"/>
          <w:marRight w:val="0"/>
          <w:marTop w:val="0"/>
          <w:marBottom w:val="0"/>
          <w:divBdr>
            <w:top w:val="none" w:sz="0" w:space="0" w:color="auto"/>
            <w:left w:val="none" w:sz="0" w:space="0" w:color="auto"/>
            <w:bottom w:val="none" w:sz="0" w:space="0" w:color="auto"/>
            <w:right w:val="none" w:sz="0" w:space="0" w:color="auto"/>
          </w:divBdr>
        </w:div>
        <w:div w:id="1821847417">
          <w:marLeft w:val="640"/>
          <w:marRight w:val="0"/>
          <w:marTop w:val="0"/>
          <w:marBottom w:val="0"/>
          <w:divBdr>
            <w:top w:val="none" w:sz="0" w:space="0" w:color="auto"/>
            <w:left w:val="none" w:sz="0" w:space="0" w:color="auto"/>
            <w:bottom w:val="none" w:sz="0" w:space="0" w:color="auto"/>
            <w:right w:val="none" w:sz="0" w:space="0" w:color="auto"/>
          </w:divBdr>
        </w:div>
        <w:div w:id="501117900">
          <w:marLeft w:val="640"/>
          <w:marRight w:val="0"/>
          <w:marTop w:val="0"/>
          <w:marBottom w:val="0"/>
          <w:divBdr>
            <w:top w:val="none" w:sz="0" w:space="0" w:color="auto"/>
            <w:left w:val="none" w:sz="0" w:space="0" w:color="auto"/>
            <w:bottom w:val="none" w:sz="0" w:space="0" w:color="auto"/>
            <w:right w:val="none" w:sz="0" w:space="0" w:color="auto"/>
          </w:divBdr>
        </w:div>
        <w:div w:id="1248492867">
          <w:marLeft w:val="640"/>
          <w:marRight w:val="0"/>
          <w:marTop w:val="0"/>
          <w:marBottom w:val="0"/>
          <w:divBdr>
            <w:top w:val="none" w:sz="0" w:space="0" w:color="auto"/>
            <w:left w:val="none" w:sz="0" w:space="0" w:color="auto"/>
            <w:bottom w:val="none" w:sz="0" w:space="0" w:color="auto"/>
            <w:right w:val="none" w:sz="0" w:space="0" w:color="auto"/>
          </w:divBdr>
        </w:div>
        <w:div w:id="2104721173">
          <w:marLeft w:val="640"/>
          <w:marRight w:val="0"/>
          <w:marTop w:val="0"/>
          <w:marBottom w:val="0"/>
          <w:divBdr>
            <w:top w:val="none" w:sz="0" w:space="0" w:color="auto"/>
            <w:left w:val="none" w:sz="0" w:space="0" w:color="auto"/>
            <w:bottom w:val="none" w:sz="0" w:space="0" w:color="auto"/>
            <w:right w:val="none" w:sz="0" w:space="0" w:color="auto"/>
          </w:divBdr>
        </w:div>
        <w:div w:id="1290088337">
          <w:marLeft w:val="640"/>
          <w:marRight w:val="0"/>
          <w:marTop w:val="0"/>
          <w:marBottom w:val="0"/>
          <w:divBdr>
            <w:top w:val="none" w:sz="0" w:space="0" w:color="auto"/>
            <w:left w:val="none" w:sz="0" w:space="0" w:color="auto"/>
            <w:bottom w:val="none" w:sz="0" w:space="0" w:color="auto"/>
            <w:right w:val="none" w:sz="0" w:space="0" w:color="auto"/>
          </w:divBdr>
        </w:div>
        <w:div w:id="1258907670">
          <w:marLeft w:val="640"/>
          <w:marRight w:val="0"/>
          <w:marTop w:val="0"/>
          <w:marBottom w:val="0"/>
          <w:divBdr>
            <w:top w:val="none" w:sz="0" w:space="0" w:color="auto"/>
            <w:left w:val="none" w:sz="0" w:space="0" w:color="auto"/>
            <w:bottom w:val="none" w:sz="0" w:space="0" w:color="auto"/>
            <w:right w:val="none" w:sz="0" w:space="0" w:color="auto"/>
          </w:divBdr>
        </w:div>
        <w:div w:id="1849833118">
          <w:marLeft w:val="640"/>
          <w:marRight w:val="0"/>
          <w:marTop w:val="0"/>
          <w:marBottom w:val="0"/>
          <w:divBdr>
            <w:top w:val="none" w:sz="0" w:space="0" w:color="auto"/>
            <w:left w:val="none" w:sz="0" w:space="0" w:color="auto"/>
            <w:bottom w:val="none" w:sz="0" w:space="0" w:color="auto"/>
            <w:right w:val="none" w:sz="0" w:space="0" w:color="auto"/>
          </w:divBdr>
        </w:div>
        <w:div w:id="186915368">
          <w:marLeft w:val="640"/>
          <w:marRight w:val="0"/>
          <w:marTop w:val="0"/>
          <w:marBottom w:val="0"/>
          <w:divBdr>
            <w:top w:val="none" w:sz="0" w:space="0" w:color="auto"/>
            <w:left w:val="none" w:sz="0" w:space="0" w:color="auto"/>
            <w:bottom w:val="none" w:sz="0" w:space="0" w:color="auto"/>
            <w:right w:val="none" w:sz="0" w:space="0" w:color="auto"/>
          </w:divBdr>
        </w:div>
        <w:div w:id="1582368080">
          <w:marLeft w:val="640"/>
          <w:marRight w:val="0"/>
          <w:marTop w:val="0"/>
          <w:marBottom w:val="0"/>
          <w:divBdr>
            <w:top w:val="none" w:sz="0" w:space="0" w:color="auto"/>
            <w:left w:val="none" w:sz="0" w:space="0" w:color="auto"/>
            <w:bottom w:val="none" w:sz="0" w:space="0" w:color="auto"/>
            <w:right w:val="none" w:sz="0" w:space="0" w:color="auto"/>
          </w:divBdr>
        </w:div>
        <w:div w:id="280496117">
          <w:marLeft w:val="640"/>
          <w:marRight w:val="0"/>
          <w:marTop w:val="0"/>
          <w:marBottom w:val="0"/>
          <w:divBdr>
            <w:top w:val="none" w:sz="0" w:space="0" w:color="auto"/>
            <w:left w:val="none" w:sz="0" w:space="0" w:color="auto"/>
            <w:bottom w:val="none" w:sz="0" w:space="0" w:color="auto"/>
            <w:right w:val="none" w:sz="0" w:space="0" w:color="auto"/>
          </w:divBdr>
        </w:div>
      </w:divsChild>
    </w:div>
    <w:div w:id="1720975457">
      <w:bodyDiv w:val="1"/>
      <w:marLeft w:val="0"/>
      <w:marRight w:val="0"/>
      <w:marTop w:val="0"/>
      <w:marBottom w:val="0"/>
      <w:divBdr>
        <w:top w:val="none" w:sz="0" w:space="0" w:color="auto"/>
        <w:left w:val="none" w:sz="0" w:space="0" w:color="auto"/>
        <w:bottom w:val="none" w:sz="0" w:space="0" w:color="auto"/>
        <w:right w:val="none" w:sz="0" w:space="0" w:color="auto"/>
      </w:divBdr>
      <w:divsChild>
        <w:div w:id="53165967">
          <w:marLeft w:val="640"/>
          <w:marRight w:val="0"/>
          <w:marTop w:val="0"/>
          <w:marBottom w:val="0"/>
          <w:divBdr>
            <w:top w:val="none" w:sz="0" w:space="0" w:color="auto"/>
            <w:left w:val="none" w:sz="0" w:space="0" w:color="auto"/>
            <w:bottom w:val="none" w:sz="0" w:space="0" w:color="auto"/>
            <w:right w:val="none" w:sz="0" w:space="0" w:color="auto"/>
          </w:divBdr>
        </w:div>
        <w:div w:id="70742323">
          <w:marLeft w:val="640"/>
          <w:marRight w:val="0"/>
          <w:marTop w:val="0"/>
          <w:marBottom w:val="0"/>
          <w:divBdr>
            <w:top w:val="none" w:sz="0" w:space="0" w:color="auto"/>
            <w:left w:val="none" w:sz="0" w:space="0" w:color="auto"/>
            <w:bottom w:val="none" w:sz="0" w:space="0" w:color="auto"/>
            <w:right w:val="none" w:sz="0" w:space="0" w:color="auto"/>
          </w:divBdr>
        </w:div>
        <w:div w:id="210314832">
          <w:marLeft w:val="640"/>
          <w:marRight w:val="0"/>
          <w:marTop w:val="0"/>
          <w:marBottom w:val="0"/>
          <w:divBdr>
            <w:top w:val="none" w:sz="0" w:space="0" w:color="auto"/>
            <w:left w:val="none" w:sz="0" w:space="0" w:color="auto"/>
            <w:bottom w:val="none" w:sz="0" w:space="0" w:color="auto"/>
            <w:right w:val="none" w:sz="0" w:space="0" w:color="auto"/>
          </w:divBdr>
        </w:div>
        <w:div w:id="297154662">
          <w:marLeft w:val="640"/>
          <w:marRight w:val="0"/>
          <w:marTop w:val="0"/>
          <w:marBottom w:val="0"/>
          <w:divBdr>
            <w:top w:val="none" w:sz="0" w:space="0" w:color="auto"/>
            <w:left w:val="none" w:sz="0" w:space="0" w:color="auto"/>
            <w:bottom w:val="none" w:sz="0" w:space="0" w:color="auto"/>
            <w:right w:val="none" w:sz="0" w:space="0" w:color="auto"/>
          </w:divBdr>
        </w:div>
        <w:div w:id="406074130">
          <w:marLeft w:val="640"/>
          <w:marRight w:val="0"/>
          <w:marTop w:val="0"/>
          <w:marBottom w:val="0"/>
          <w:divBdr>
            <w:top w:val="none" w:sz="0" w:space="0" w:color="auto"/>
            <w:left w:val="none" w:sz="0" w:space="0" w:color="auto"/>
            <w:bottom w:val="none" w:sz="0" w:space="0" w:color="auto"/>
            <w:right w:val="none" w:sz="0" w:space="0" w:color="auto"/>
          </w:divBdr>
        </w:div>
        <w:div w:id="456530211">
          <w:marLeft w:val="640"/>
          <w:marRight w:val="0"/>
          <w:marTop w:val="0"/>
          <w:marBottom w:val="0"/>
          <w:divBdr>
            <w:top w:val="none" w:sz="0" w:space="0" w:color="auto"/>
            <w:left w:val="none" w:sz="0" w:space="0" w:color="auto"/>
            <w:bottom w:val="none" w:sz="0" w:space="0" w:color="auto"/>
            <w:right w:val="none" w:sz="0" w:space="0" w:color="auto"/>
          </w:divBdr>
        </w:div>
        <w:div w:id="550046143">
          <w:marLeft w:val="640"/>
          <w:marRight w:val="0"/>
          <w:marTop w:val="0"/>
          <w:marBottom w:val="0"/>
          <w:divBdr>
            <w:top w:val="none" w:sz="0" w:space="0" w:color="auto"/>
            <w:left w:val="none" w:sz="0" w:space="0" w:color="auto"/>
            <w:bottom w:val="none" w:sz="0" w:space="0" w:color="auto"/>
            <w:right w:val="none" w:sz="0" w:space="0" w:color="auto"/>
          </w:divBdr>
        </w:div>
        <w:div w:id="606161844">
          <w:marLeft w:val="640"/>
          <w:marRight w:val="0"/>
          <w:marTop w:val="0"/>
          <w:marBottom w:val="0"/>
          <w:divBdr>
            <w:top w:val="none" w:sz="0" w:space="0" w:color="auto"/>
            <w:left w:val="none" w:sz="0" w:space="0" w:color="auto"/>
            <w:bottom w:val="none" w:sz="0" w:space="0" w:color="auto"/>
            <w:right w:val="none" w:sz="0" w:space="0" w:color="auto"/>
          </w:divBdr>
        </w:div>
        <w:div w:id="706949325">
          <w:marLeft w:val="640"/>
          <w:marRight w:val="0"/>
          <w:marTop w:val="0"/>
          <w:marBottom w:val="0"/>
          <w:divBdr>
            <w:top w:val="none" w:sz="0" w:space="0" w:color="auto"/>
            <w:left w:val="none" w:sz="0" w:space="0" w:color="auto"/>
            <w:bottom w:val="none" w:sz="0" w:space="0" w:color="auto"/>
            <w:right w:val="none" w:sz="0" w:space="0" w:color="auto"/>
          </w:divBdr>
        </w:div>
        <w:div w:id="1039545530">
          <w:marLeft w:val="640"/>
          <w:marRight w:val="0"/>
          <w:marTop w:val="0"/>
          <w:marBottom w:val="0"/>
          <w:divBdr>
            <w:top w:val="none" w:sz="0" w:space="0" w:color="auto"/>
            <w:left w:val="none" w:sz="0" w:space="0" w:color="auto"/>
            <w:bottom w:val="none" w:sz="0" w:space="0" w:color="auto"/>
            <w:right w:val="none" w:sz="0" w:space="0" w:color="auto"/>
          </w:divBdr>
        </w:div>
        <w:div w:id="1201478771">
          <w:marLeft w:val="640"/>
          <w:marRight w:val="0"/>
          <w:marTop w:val="0"/>
          <w:marBottom w:val="0"/>
          <w:divBdr>
            <w:top w:val="none" w:sz="0" w:space="0" w:color="auto"/>
            <w:left w:val="none" w:sz="0" w:space="0" w:color="auto"/>
            <w:bottom w:val="none" w:sz="0" w:space="0" w:color="auto"/>
            <w:right w:val="none" w:sz="0" w:space="0" w:color="auto"/>
          </w:divBdr>
        </w:div>
        <w:div w:id="1263731957">
          <w:marLeft w:val="640"/>
          <w:marRight w:val="0"/>
          <w:marTop w:val="0"/>
          <w:marBottom w:val="0"/>
          <w:divBdr>
            <w:top w:val="none" w:sz="0" w:space="0" w:color="auto"/>
            <w:left w:val="none" w:sz="0" w:space="0" w:color="auto"/>
            <w:bottom w:val="none" w:sz="0" w:space="0" w:color="auto"/>
            <w:right w:val="none" w:sz="0" w:space="0" w:color="auto"/>
          </w:divBdr>
        </w:div>
        <w:div w:id="1284724970">
          <w:marLeft w:val="640"/>
          <w:marRight w:val="0"/>
          <w:marTop w:val="0"/>
          <w:marBottom w:val="0"/>
          <w:divBdr>
            <w:top w:val="none" w:sz="0" w:space="0" w:color="auto"/>
            <w:left w:val="none" w:sz="0" w:space="0" w:color="auto"/>
            <w:bottom w:val="none" w:sz="0" w:space="0" w:color="auto"/>
            <w:right w:val="none" w:sz="0" w:space="0" w:color="auto"/>
          </w:divBdr>
        </w:div>
        <w:div w:id="1334260696">
          <w:marLeft w:val="640"/>
          <w:marRight w:val="0"/>
          <w:marTop w:val="0"/>
          <w:marBottom w:val="0"/>
          <w:divBdr>
            <w:top w:val="none" w:sz="0" w:space="0" w:color="auto"/>
            <w:left w:val="none" w:sz="0" w:space="0" w:color="auto"/>
            <w:bottom w:val="none" w:sz="0" w:space="0" w:color="auto"/>
            <w:right w:val="none" w:sz="0" w:space="0" w:color="auto"/>
          </w:divBdr>
        </w:div>
        <w:div w:id="1423188119">
          <w:marLeft w:val="640"/>
          <w:marRight w:val="0"/>
          <w:marTop w:val="0"/>
          <w:marBottom w:val="0"/>
          <w:divBdr>
            <w:top w:val="none" w:sz="0" w:space="0" w:color="auto"/>
            <w:left w:val="none" w:sz="0" w:space="0" w:color="auto"/>
            <w:bottom w:val="none" w:sz="0" w:space="0" w:color="auto"/>
            <w:right w:val="none" w:sz="0" w:space="0" w:color="auto"/>
          </w:divBdr>
        </w:div>
        <w:div w:id="1453093938">
          <w:marLeft w:val="640"/>
          <w:marRight w:val="0"/>
          <w:marTop w:val="0"/>
          <w:marBottom w:val="0"/>
          <w:divBdr>
            <w:top w:val="none" w:sz="0" w:space="0" w:color="auto"/>
            <w:left w:val="none" w:sz="0" w:space="0" w:color="auto"/>
            <w:bottom w:val="none" w:sz="0" w:space="0" w:color="auto"/>
            <w:right w:val="none" w:sz="0" w:space="0" w:color="auto"/>
          </w:divBdr>
        </w:div>
        <w:div w:id="1466120897">
          <w:marLeft w:val="640"/>
          <w:marRight w:val="0"/>
          <w:marTop w:val="0"/>
          <w:marBottom w:val="0"/>
          <w:divBdr>
            <w:top w:val="none" w:sz="0" w:space="0" w:color="auto"/>
            <w:left w:val="none" w:sz="0" w:space="0" w:color="auto"/>
            <w:bottom w:val="none" w:sz="0" w:space="0" w:color="auto"/>
            <w:right w:val="none" w:sz="0" w:space="0" w:color="auto"/>
          </w:divBdr>
        </w:div>
        <w:div w:id="1477410030">
          <w:marLeft w:val="640"/>
          <w:marRight w:val="0"/>
          <w:marTop w:val="0"/>
          <w:marBottom w:val="0"/>
          <w:divBdr>
            <w:top w:val="none" w:sz="0" w:space="0" w:color="auto"/>
            <w:left w:val="none" w:sz="0" w:space="0" w:color="auto"/>
            <w:bottom w:val="none" w:sz="0" w:space="0" w:color="auto"/>
            <w:right w:val="none" w:sz="0" w:space="0" w:color="auto"/>
          </w:divBdr>
        </w:div>
        <w:div w:id="1570270482">
          <w:marLeft w:val="640"/>
          <w:marRight w:val="0"/>
          <w:marTop w:val="0"/>
          <w:marBottom w:val="0"/>
          <w:divBdr>
            <w:top w:val="none" w:sz="0" w:space="0" w:color="auto"/>
            <w:left w:val="none" w:sz="0" w:space="0" w:color="auto"/>
            <w:bottom w:val="none" w:sz="0" w:space="0" w:color="auto"/>
            <w:right w:val="none" w:sz="0" w:space="0" w:color="auto"/>
          </w:divBdr>
        </w:div>
        <w:div w:id="1784572192">
          <w:marLeft w:val="640"/>
          <w:marRight w:val="0"/>
          <w:marTop w:val="0"/>
          <w:marBottom w:val="0"/>
          <w:divBdr>
            <w:top w:val="none" w:sz="0" w:space="0" w:color="auto"/>
            <w:left w:val="none" w:sz="0" w:space="0" w:color="auto"/>
            <w:bottom w:val="none" w:sz="0" w:space="0" w:color="auto"/>
            <w:right w:val="none" w:sz="0" w:space="0" w:color="auto"/>
          </w:divBdr>
        </w:div>
        <w:div w:id="1955936884">
          <w:marLeft w:val="640"/>
          <w:marRight w:val="0"/>
          <w:marTop w:val="0"/>
          <w:marBottom w:val="0"/>
          <w:divBdr>
            <w:top w:val="none" w:sz="0" w:space="0" w:color="auto"/>
            <w:left w:val="none" w:sz="0" w:space="0" w:color="auto"/>
            <w:bottom w:val="none" w:sz="0" w:space="0" w:color="auto"/>
            <w:right w:val="none" w:sz="0" w:space="0" w:color="auto"/>
          </w:divBdr>
        </w:div>
        <w:div w:id="1976905515">
          <w:marLeft w:val="640"/>
          <w:marRight w:val="0"/>
          <w:marTop w:val="0"/>
          <w:marBottom w:val="0"/>
          <w:divBdr>
            <w:top w:val="none" w:sz="0" w:space="0" w:color="auto"/>
            <w:left w:val="none" w:sz="0" w:space="0" w:color="auto"/>
            <w:bottom w:val="none" w:sz="0" w:space="0" w:color="auto"/>
            <w:right w:val="none" w:sz="0" w:space="0" w:color="auto"/>
          </w:divBdr>
        </w:div>
        <w:div w:id="2001687941">
          <w:marLeft w:val="640"/>
          <w:marRight w:val="0"/>
          <w:marTop w:val="0"/>
          <w:marBottom w:val="0"/>
          <w:divBdr>
            <w:top w:val="none" w:sz="0" w:space="0" w:color="auto"/>
            <w:left w:val="none" w:sz="0" w:space="0" w:color="auto"/>
            <w:bottom w:val="none" w:sz="0" w:space="0" w:color="auto"/>
            <w:right w:val="none" w:sz="0" w:space="0" w:color="auto"/>
          </w:divBdr>
        </w:div>
        <w:div w:id="2066171872">
          <w:marLeft w:val="640"/>
          <w:marRight w:val="0"/>
          <w:marTop w:val="0"/>
          <w:marBottom w:val="0"/>
          <w:divBdr>
            <w:top w:val="none" w:sz="0" w:space="0" w:color="auto"/>
            <w:left w:val="none" w:sz="0" w:space="0" w:color="auto"/>
            <w:bottom w:val="none" w:sz="0" w:space="0" w:color="auto"/>
            <w:right w:val="none" w:sz="0" w:space="0" w:color="auto"/>
          </w:divBdr>
        </w:div>
        <w:div w:id="2098987088">
          <w:marLeft w:val="640"/>
          <w:marRight w:val="0"/>
          <w:marTop w:val="0"/>
          <w:marBottom w:val="0"/>
          <w:divBdr>
            <w:top w:val="none" w:sz="0" w:space="0" w:color="auto"/>
            <w:left w:val="none" w:sz="0" w:space="0" w:color="auto"/>
            <w:bottom w:val="none" w:sz="0" w:space="0" w:color="auto"/>
            <w:right w:val="none" w:sz="0" w:space="0" w:color="auto"/>
          </w:divBdr>
        </w:div>
      </w:divsChild>
    </w:div>
    <w:div w:id="1735204580">
      <w:bodyDiv w:val="1"/>
      <w:marLeft w:val="0"/>
      <w:marRight w:val="0"/>
      <w:marTop w:val="0"/>
      <w:marBottom w:val="0"/>
      <w:divBdr>
        <w:top w:val="none" w:sz="0" w:space="0" w:color="auto"/>
        <w:left w:val="none" w:sz="0" w:space="0" w:color="auto"/>
        <w:bottom w:val="none" w:sz="0" w:space="0" w:color="auto"/>
        <w:right w:val="none" w:sz="0" w:space="0" w:color="auto"/>
      </w:divBdr>
      <w:divsChild>
        <w:div w:id="190916840">
          <w:marLeft w:val="640"/>
          <w:marRight w:val="0"/>
          <w:marTop w:val="0"/>
          <w:marBottom w:val="0"/>
          <w:divBdr>
            <w:top w:val="none" w:sz="0" w:space="0" w:color="auto"/>
            <w:left w:val="none" w:sz="0" w:space="0" w:color="auto"/>
            <w:bottom w:val="none" w:sz="0" w:space="0" w:color="auto"/>
            <w:right w:val="none" w:sz="0" w:space="0" w:color="auto"/>
          </w:divBdr>
        </w:div>
        <w:div w:id="374702054">
          <w:marLeft w:val="640"/>
          <w:marRight w:val="0"/>
          <w:marTop w:val="0"/>
          <w:marBottom w:val="0"/>
          <w:divBdr>
            <w:top w:val="none" w:sz="0" w:space="0" w:color="auto"/>
            <w:left w:val="none" w:sz="0" w:space="0" w:color="auto"/>
            <w:bottom w:val="none" w:sz="0" w:space="0" w:color="auto"/>
            <w:right w:val="none" w:sz="0" w:space="0" w:color="auto"/>
          </w:divBdr>
        </w:div>
        <w:div w:id="723215323">
          <w:marLeft w:val="640"/>
          <w:marRight w:val="0"/>
          <w:marTop w:val="0"/>
          <w:marBottom w:val="0"/>
          <w:divBdr>
            <w:top w:val="none" w:sz="0" w:space="0" w:color="auto"/>
            <w:left w:val="none" w:sz="0" w:space="0" w:color="auto"/>
            <w:bottom w:val="none" w:sz="0" w:space="0" w:color="auto"/>
            <w:right w:val="none" w:sz="0" w:space="0" w:color="auto"/>
          </w:divBdr>
        </w:div>
        <w:div w:id="909776553">
          <w:marLeft w:val="640"/>
          <w:marRight w:val="0"/>
          <w:marTop w:val="0"/>
          <w:marBottom w:val="0"/>
          <w:divBdr>
            <w:top w:val="none" w:sz="0" w:space="0" w:color="auto"/>
            <w:left w:val="none" w:sz="0" w:space="0" w:color="auto"/>
            <w:bottom w:val="none" w:sz="0" w:space="0" w:color="auto"/>
            <w:right w:val="none" w:sz="0" w:space="0" w:color="auto"/>
          </w:divBdr>
        </w:div>
        <w:div w:id="942034220">
          <w:marLeft w:val="640"/>
          <w:marRight w:val="0"/>
          <w:marTop w:val="0"/>
          <w:marBottom w:val="0"/>
          <w:divBdr>
            <w:top w:val="none" w:sz="0" w:space="0" w:color="auto"/>
            <w:left w:val="none" w:sz="0" w:space="0" w:color="auto"/>
            <w:bottom w:val="none" w:sz="0" w:space="0" w:color="auto"/>
            <w:right w:val="none" w:sz="0" w:space="0" w:color="auto"/>
          </w:divBdr>
        </w:div>
        <w:div w:id="1134257196">
          <w:marLeft w:val="640"/>
          <w:marRight w:val="0"/>
          <w:marTop w:val="0"/>
          <w:marBottom w:val="0"/>
          <w:divBdr>
            <w:top w:val="none" w:sz="0" w:space="0" w:color="auto"/>
            <w:left w:val="none" w:sz="0" w:space="0" w:color="auto"/>
            <w:bottom w:val="none" w:sz="0" w:space="0" w:color="auto"/>
            <w:right w:val="none" w:sz="0" w:space="0" w:color="auto"/>
          </w:divBdr>
        </w:div>
        <w:div w:id="1260941470">
          <w:marLeft w:val="640"/>
          <w:marRight w:val="0"/>
          <w:marTop w:val="0"/>
          <w:marBottom w:val="0"/>
          <w:divBdr>
            <w:top w:val="none" w:sz="0" w:space="0" w:color="auto"/>
            <w:left w:val="none" w:sz="0" w:space="0" w:color="auto"/>
            <w:bottom w:val="none" w:sz="0" w:space="0" w:color="auto"/>
            <w:right w:val="none" w:sz="0" w:space="0" w:color="auto"/>
          </w:divBdr>
        </w:div>
        <w:div w:id="1365713501">
          <w:marLeft w:val="640"/>
          <w:marRight w:val="0"/>
          <w:marTop w:val="0"/>
          <w:marBottom w:val="0"/>
          <w:divBdr>
            <w:top w:val="none" w:sz="0" w:space="0" w:color="auto"/>
            <w:left w:val="none" w:sz="0" w:space="0" w:color="auto"/>
            <w:bottom w:val="none" w:sz="0" w:space="0" w:color="auto"/>
            <w:right w:val="none" w:sz="0" w:space="0" w:color="auto"/>
          </w:divBdr>
        </w:div>
        <w:div w:id="1391660488">
          <w:marLeft w:val="640"/>
          <w:marRight w:val="0"/>
          <w:marTop w:val="0"/>
          <w:marBottom w:val="0"/>
          <w:divBdr>
            <w:top w:val="none" w:sz="0" w:space="0" w:color="auto"/>
            <w:left w:val="none" w:sz="0" w:space="0" w:color="auto"/>
            <w:bottom w:val="none" w:sz="0" w:space="0" w:color="auto"/>
            <w:right w:val="none" w:sz="0" w:space="0" w:color="auto"/>
          </w:divBdr>
        </w:div>
        <w:div w:id="1399329045">
          <w:marLeft w:val="640"/>
          <w:marRight w:val="0"/>
          <w:marTop w:val="0"/>
          <w:marBottom w:val="0"/>
          <w:divBdr>
            <w:top w:val="none" w:sz="0" w:space="0" w:color="auto"/>
            <w:left w:val="none" w:sz="0" w:space="0" w:color="auto"/>
            <w:bottom w:val="none" w:sz="0" w:space="0" w:color="auto"/>
            <w:right w:val="none" w:sz="0" w:space="0" w:color="auto"/>
          </w:divBdr>
        </w:div>
        <w:div w:id="1453211978">
          <w:marLeft w:val="640"/>
          <w:marRight w:val="0"/>
          <w:marTop w:val="0"/>
          <w:marBottom w:val="0"/>
          <w:divBdr>
            <w:top w:val="none" w:sz="0" w:space="0" w:color="auto"/>
            <w:left w:val="none" w:sz="0" w:space="0" w:color="auto"/>
            <w:bottom w:val="none" w:sz="0" w:space="0" w:color="auto"/>
            <w:right w:val="none" w:sz="0" w:space="0" w:color="auto"/>
          </w:divBdr>
        </w:div>
        <w:div w:id="1753963355">
          <w:marLeft w:val="640"/>
          <w:marRight w:val="0"/>
          <w:marTop w:val="0"/>
          <w:marBottom w:val="0"/>
          <w:divBdr>
            <w:top w:val="none" w:sz="0" w:space="0" w:color="auto"/>
            <w:left w:val="none" w:sz="0" w:space="0" w:color="auto"/>
            <w:bottom w:val="none" w:sz="0" w:space="0" w:color="auto"/>
            <w:right w:val="none" w:sz="0" w:space="0" w:color="auto"/>
          </w:divBdr>
        </w:div>
        <w:div w:id="1864317865">
          <w:marLeft w:val="640"/>
          <w:marRight w:val="0"/>
          <w:marTop w:val="0"/>
          <w:marBottom w:val="0"/>
          <w:divBdr>
            <w:top w:val="none" w:sz="0" w:space="0" w:color="auto"/>
            <w:left w:val="none" w:sz="0" w:space="0" w:color="auto"/>
            <w:bottom w:val="none" w:sz="0" w:space="0" w:color="auto"/>
            <w:right w:val="none" w:sz="0" w:space="0" w:color="auto"/>
          </w:divBdr>
        </w:div>
        <w:div w:id="1875383133">
          <w:marLeft w:val="640"/>
          <w:marRight w:val="0"/>
          <w:marTop w:val="0"/>
          <w:marBottom w:val="0"/>
          <w:divBdr>
            <w:top w:val="none" w:sz="0" w:space="0" w:color="auto"/>
            <w:left w:val="none" w:sz="0" w:space="0" w:color="auto"/>
            <w:bottom w:val="none" w:sz="0" w:space="0" w:color="auto"/>
            <w:right w:val="none" w:sz="0" w:space="0" w:color="auto"/>
          </w:divBdr>
        </w:div>
        <w:div w:id="2056538382">
          <w:marLeft w:val="640"/>
          <w:marRight w:val="0"/>
          <w:marTop w:val="0"/>
          <w:marBottom w:val="0"/>
          <w:divBdr>
            <w:top w:val="none" w:sz="0" w:space="0" w:color="auto"/>
            <w:left w:val="none" w:sz="0" w:space="0" w:color="auto"/>
            <w:bottom w:val="none" w:sz="0" w:space="0" w:color="auto"/>
            <w:right w:val="none" w:sz="0" w:space="0" w:color="auto"/>
          </w:divBdr>
        </w:div>
      </w:divsChild>
    </w:div>
    <w:div w:id="1737505487">
      <w:bodyDiv w:val="1"/>
      <w:marLeft w:val="0"/>
      <w:marRight w:val="0"/>
      <w:marTop w:val="0"/>
      <w:marBottom w:val="0"/>
      <w:divBdr>
        <w:top w:val="none" w:sz="0" w:space="0" w:color="auto"/>
        <w:left w:val="none" w:sz="0" w:space="0" w:color="auto"/>
        <w:bottom w:val="none" w:sz="0" w:space="0" w:color="auto"/>
        <w:right w:val="none" w:sz="0" w:space="0" w:color="auto"/>
      </w:divBdr>
      <w:divsChild>
        <w:div w:id="1412005882">
          <w:marLeft w:val="640"/>
          <w:marRight w:val="0"/>
          <w:marTop w:val="0"/>
          <w:marBottom w:val="0"/>
          <w:divBdr>
            <w:top w:val="none" w:sz="0" w:space="0" w:color="auto"/>
            <w:left w:val="none" w:sz="0" w:space="0" w:color="auto"/>
            <w:bottom w:val="none" w:sz="0" w:space="0" w:color="auto"/>
            <w:right w:val="none" w:sz="0" w:space="0" w:color="auto"/>
          </w:divBdr>
        </w:div>
        <w:div w:id="1858543716">
          <w:marLeft w:val="640"/>
          <w:marRight w:val="0"/>
          <w:marTop w:val="0"/>
          <w:marBottom w:val="0"/>
          <w:divBdr>
            <w:top w:val="none" w:sz="0" w:space="0" w:color="auto"/>
            <w:left w:val="none" w:sz="0" w:space="0" w:color="auto"/>
            <w:bottom w:val="none" w:sz="0" w:space="0" w:color="auto"/>
            <w:right w:val="none" w:sz="0" w:space="0" w:color="auto"/>
          </w:divBdr>
        </w:div>
        <w:div w:id="518590196">
          <w:marLeft w:val="640"/>
          <w:marRight w:val="0"/>
          <w:marTop w:val="0"/>
          <w:marBottom w:val="0"/>
          <w:divBdr>
            <w:top w:val="none" w:sz="0" w:space="0" w:color="auto"/>
            <w:left w:val="none" w:sz="0" w:space="0" w:color="auto"/>
            <w:bottom w:val="none" w:sz="0" w:space="0" w:color="auto"/>
            <w:right w:val="none" w:sz="0" w:space="0" w:color="auto"/>
          </w:divBdr>
        </w:div>
        <w:div w:id="1011689294">
          <w:marLeft w:val="640"/>
          <w:marRight w:val="0"/>
          <w:marTop w:val="0"/>
          <w:marBottom w:val="0"/>
          <w:divBdr>
            <w:top w:val="none" w:sz="0" w:space="0" w:color="auto"/>
            <w:left w:val="none" w:sz="0" w:space="0" w:color="auto"/>
            <w:bottom w:val="none" w:sz="0" w:space="0" w:color="auto"/>
            <w:right w:val="none" w:sz="0" w:space="0" w:color="auto"/>
          </w:divBdr>
        </w:div>
        <w:div w:id="2026783728">
          <w:marLeft w:val="640"/>
          <w:marRight w:val="0"/>
          <w:marTop w:val="0"/>
          <w:marBottom w:val="0"/>
          <w:divBdr>
            <w:top w:val="none" w:sz="0" w:space="0" w:color="auto"/>
            <w:left w:val="none" w:sz="0" w:space="0" w:color="auto"/>
            <w:bottom w:val="none" w:sz="0" w:space="0" w:color="auto"/>
            <w:right w:val="none" w:sz="0" w:space="0" w:color="auto"/>
          </w:divBdr>
        </w:div>
        <w:div w:id="813447788">
          <w:marLeft w:val="640"/>
          <w:marRight w:val="0"/>
          <w:marTop w:val="0"/>
          <w:marBottom w:val="0"/>
          <w:divBdr>
            <w:top w:val="none" w:sz="0" w:space="0" w:color="auto"/>
            <w:left w:val="none" w:sz="0" w:space="0" w:color="auto"/>
            <w:bottom w:val="none" w:sz="0" w:space="0" w:color="auto"/>
            <w:right w:val="none" w:sz="0" w:space="0" w:color="auto"/>
          </w:divBdr>
        </w:div>
        <w:div w:id="2103646008">
          <w:marLeft w:val="640"/>
          <w:marRight w:val="0"/>
          <w:marTop w:val="0"/>
          <w:marBottom w:val="0"/>
          <w:divBdr>
            <w:top w:val="none" w:sz="0" w:space="0" w:color="auto"/>
            <w:left w:val="none" w:sz="0" w:space="0" w:color="auto"/>
            <w:bottom w:val="none" w:sz="0" w:space="0" w:color="auto"/>
            <w:right w:val="none" w:sz="0" w:space="0" w:color="auto"/>
          </w:divBdr>
        </w:div>
        <w:div w:id="999652725">
          <w:marLeft w:val="640"/>
          <w:marRight w:val="0"/>
          <w:marTop w:val="0"/>
          <w:marBottom w:val="0"/>
          <w:divBdr>
            <w:top w:val="none" w:sz="0" w:space="0" w:color="auto"/>
            <w:left w:val="none" w:sz="0" w:space="0" w:color="auto"/>
            <w:bottom w:val="none" w:sz="0" w:space="0" w:color="auto"/>
            <w:right w:val="none" w:sz="0" w:space="0" w:color="auto"/>
          </w:divBdr>
        </w:div>
        <w:div w:id="104272381">
          <w:marLeft w:val="640"/>
          <w:marRight w:val="0"/>
          <w:marTop w:val="0"/>
          <w:marBottom w:val="0"/>
          <w:divBdr>
            <w:top w:val="none" w:sz="0" w:space="0" w:color="auto"/>
            <w:left w:val="none" w:sz="0" w:space="0" w:color="auto"/>
            <w:bottom w:val="none" w:sz="0" w:space="0" w:color="auto"/>
            <w:right w:val="none" w:sz="0" w:space="0" w:color="auto"/>
          </w:divBdr>
        </w:div>
        <w:div w:id="1031420653">
          <w:marLeft w:val="640"/>
          <w:marRight w:val="0"/>
          <w:marTop w:val="0"/>
          <w:marBottom w:val="0"/>
          <w:divBdr>
            <w:top w:val="none" w:sz="0" w:space="0" w:color="auto"/>
            <w:left w:val="none" w:sz="0" w:space="0" w:color="auto"/>
            <w:bottom w:val="none" w:sz="0" w:space="0" w:color="auto"/>
            <w:right w:val="none" w:sz="0" w:space="0" w:color="auto"/>
          </w:divBdr>
        </w:div>
        <w:div w:id="242959613">
          <w:marLeft w:val="640"/>
          <w:marRight w:val="0"/>
          <w:marTop w:val="0"/>
          <w:marBottom w:val="0"/>
          <w:divBdr>
            <w:top w:val="none" w:sz="0" w:space="0" w:color="auto"/>
            <w:left w:val="none" w:sz="0" w:space="0" w:color="auto"/>
            <w:bottom w:val="none" w:sz="0" w:space="0" w:color="auto"/>
            <w:right w:val="none" w:sz="0" w:space="0" w:color="auto"/>
          </w:divBdr>
        </w:div>
        <w:div w:id="2029137449">
          <w:marLeft w:val="640"/>
          <w:marRight w:val="0"/>
          <w:marTop w:val="0"/>
          <w:marBottom w:val="0"/>
          <w:divBdr>
            <w:top w:val="none" w:sz="0" w:space="0" w:color="auto"/>
            <w:left w:val="none" w:sz="0" w:space="0" w:color="auto"/>
            <w:bottom w:val="none" w:sz="0" w:space="0" w:color="auto"/>
            <w:right w:val="none" w:sz="0" w:space="0" w:color="auto"/>
          </w:divBdr>
        </w:div>
        <w:div w:id="822819778">
          <w:marLeft w:val="640"/>
          <w:marRight w:val="0"/>
          <w:marTop w:val="0"/>
          <w:marBottom w:val="0"/>
          <w:divBdr>
            <w:top w:val="none" w:sz="0" w:space="0" w:color="auto"/>
            <w:left w:val="none" w:sz="0" w:space="0" w:color="auto"/>
            <w:bottom w:val="none" w:sz="0" w:space="0" w:color="auto"/>
            <w:right w:val="none" w:sz="0" w:space="0" w:color="auto"/>
          </w:divBdr>
        </w:div>
        <w:div w:id="952596801">
          <w:marLeft w:val="640"/>
          <w:marRight w:val="0"/>
          <w:marTop w:val="0"/>
          <w:marBottom w:val="0"/>
          <w:divBdr>
            <w:top w:val="none" w:sz="0" w:space="0" w:color="auto"/>
            <w:left w:val="none" w:sz="0" w:space="0" w:color="auto"/>
            <w:bottom w:val="none" w:sz="0" w:space="0" w:color="auto"/>
            <w:right w:val="none" w:sz="0" w:space="0" w:color="auto"/>
          </w:divBdr>
        </w:div>
        <w:div w:id="1705595566">
          <w:marLeft w:val="640"/>
          <w:marRight w:val="0"/>
          <w:marTop w:val="0"/>
          <w:marBottom w:val="0"/>
          <w:divBdr>
            <w:top w:val="none" w:sz="0" w:space="0" w:color="auto"/>
            <w:left w:val="none" w:sz="0" w:space="0" w:color="auto"/>
            <w:bottom w:val="none" w:sz="0" w:space="0" w:color="auto"/>
            <w:right w:val="none" w:sz="0" w:space="0" w:color="auto"/>
          </w:divBdr>
        </w:div>
        <w:div w:id="601374344">
          <w:marLeft w:val="640"/>
          <w:marRight w:val="0"/>
          <w:marTop w:val="0"/>
          <w:marBottom w:val="0"/>
          <w:divBdr>
            <w:top w:val="none" w:sz="0" w:space="0" w:color="auto"/>
            <w:left w:val="none" w:sz="0" w:space="0" w:color="auto"/>
            <w:bottom w:val="none" w:sz="0" w:space="0" w:color="auto"/>
            <w:right w:val="none" w:sz="0" w:space="0" w:color="auto"/>
          </w:divBdr>
        </w:div>
        <w:div w:id="242111843">
          <w:marLeft w:val="640"/>
          <w:marRight w:val="0"/>
          <w:marTop w:val="0"/>
          <w:marBottom w:val="0"/>
          <w:divBdr>
            <w:top w:val="none" w:sz="0" w:space="0" w:color="auto"/>
            <w:left w:val="none" w:sz="0" w:space="0" w:color="auto"/>
            <w:bottom w:val="none" w:sz="0" w:space="0" w:color="auto"/>
            <w:right w:val="none" w:sz="0" w:space="0" w:color="auto"/>
          </w:divBdr>
        </w:div>
        <w:div w:id="739135777">
          <w:marLeft w:val="640"/>
          <w:marRight w:val="0"/>
          <w:marTop w:val="0"/>
          <w:marBottom w:val="0"/>
          <w:divBdr>
            <w:top w:val="none" w:sz="0" w:space="0" w:color="auto"/>
            <w:left w:val="none" w:sz="0" w:space="0" w:color="auto"/>
            <w:bottom w:val="none" w:sz="0" w:space="0" w:color="auto"/>
            <w:right w:val="none" w:sz="0" w:space="0" w:color="auto"/>
          </w:divBdr>
        </w:div>
        <w:div w:id="1910925198">
          <w:marLeft w:val="640"/>
          <w:marRight w:val="0"/>
          <w:marTop w:val="0"/>
          <w:marBottom w:val="0"/>
          <w:divBdr>
            <w:top w:val="none" w:sz="0" w:space="0" w:color="auto"/>
            <w:left w:val="none" w:sz="0" w:space="0" w:color="auto"/>
            <w:bottom w:val="none" w:sz="0" w:space="0" w:color="auto"/>
            <w:right w:val="none" w:sz="0" w:space="0" w:color="auto"/>
          </w:divBdr>
        </w:div>
        <w:div w:id="958680228">
          <w:marLeft w:val="640"/>
          <w:marRight w:val="0"/>
          <w:marTop w:val="0"/>
          <w:marBottom w:val="0"/>
          <w:divBdr>
            <w:top w:val="none" w:sz="0" w:space="0" w:color="auto"/>
            <w:left w:val="none" w:sz="0" w:space="0" w:color="auto"/>
            <w:bottom w:val="none" w:sz="0" w:space="0" w:color="auto"/>
            <w:right w:val="none" w:sz="0" w:space="0" w:color="auto"/>
          </w:divBdr>
        </w:div>
        <w:div w:id="560291964">
          <w:marLeft w:val="640"/>
          <w:marRight w:val="0"/>
          <w:marTop w:val="0"/>
          <w:marBottom w:val="0"/>
          <w:divBdr>
            <w:top w:val="none" w:sz="0" w:space="0" w:color="auto"/>
            <w:left w:val="none" w:sz="0" w:space="0" w:color="auto"/>
            <w:bottom w:val="none" w:sz="0" w:space="0" w:color="auto"/>
            <w:right w:val="none" w:sz="0" w:space="0" w:color="auto"/>
          </w:divBdr>
        </w:div>
        <w:div w:id="1256404298">
          <w:marLeft w:val="640"/>
          <w:marRight w:val="0"/>
          <w:marTop w:val="0"/>
          <w:marBottom w:val="0"/>
          <w:divBdr>
            <w:top w:val="none" w:sz="0" w:space="0" w:color="auto"/>
            <w:left w:val="none" w:sz="0" w:space="0" w:color="auto"/>
            <w:bottom w:val="none" w:sz="0" w:space="0" w:color="auto"/>
            <w:right w:val="none" w:sz="0" w:space="0" w:color="auto"/>
          </w:divBdr>
        </w:div>
        <w:div w:id="1845586366">
          <w:marLeft w:val="640"/>
          <w:marRight w:val="0"/>
          <w:marTop w:val="0"/>
          <w:marBottom w:val="0"/>
          <w:divBdr>
            <w:top w:val="none" w:sz="0" w:space="0" w:color="auto"/>
            <w:left w:val="none" w:sz="0" w:space="0" w:color="auto"/>
            <w:bottom w:val="none" w:sz="0" w:space="0" w:color="auto"/>
            <w:right w:val="none" w:sz="0" w:space="0" w:color="auto"/>
          </w:divBdr>
        </w:div>
        <w:div w:id="925117998">
          <w:marLeft w:val="640"/>
          <w:marRight w:val="0"/>
          <w:marTop w:val="0"/>
          <w:marBottom w:val="0"/>
          <w:divBdr>
            <w:top w:val="none" w:sz="0" w:space="0" w:color="auto"/>
            <w:left w:val="none" w:sz="0" w:space="0" w:color="auto"/>
            <w:bottom w:val="none" w:sz="0" w:space="0" w:color="auto"/>
            <w:right w:val="none" w:sz="0" w:space="0" w:color="auto"/>
          </w:divBdr>
        </w:div>
        <w:div w:id="1466115797">
          <w:marLeft w:val="640"/>
          <w:marRight w:val="0"/>
          <w:marTop w:val="0"/>
          <w:marBottom w:val="0"/>
          <w:divBdr>
            <w:top w:val="none" w:sz="0" w:space="0" w:color="auto"/>
            <w:left w:val="none" w:sz="0" w:space="0" w:color="auto"/>
            <w:bottom w:val="none" w:sz="0" w:space="0" w:color="auto"/>
            <w:right w:val="none" w:sz="0" w:space="0" w:color="auto"/>
          </w:divBdr>
        </w:div>
        <w:div w:id="1240873160">
          <w:marLeft w:val="640"/>
          <w:marRight w:val="0"/>
          <w:marTop w:val="0"/>
          <w:marBottom w:val="0"/>
          <w:divBdr>
            <w:top w:val="none" w:sz="0" w:space="0" w:color="auto"/>
            <w:left w:val="none" w:sz="0" w:space="0" w:color="auto"/>
            <w:bottom w:val="none" w:sz="0" w:space="0" w:color="auto"/>
            <w:right w:val="none" w:sz="0" w:space="0" w:color="auto"/>
          </w:divBdr>
        </w:div>
        <w:div w:id="72552350">
          <w:marLeft w:val="640"/>
          <w:marRight w:val="0"/>
          <w:marTop w:val="0"/>
          <w:marBottom w:val="0"/>
          <w:divBdr>
            <w:top w:val="none" w:sz="0" w:space="0" w:color="auto"/>
            <w:left w:val="none" w:sz="0" w:space="0" w:color="auto"/>
            <w:bottom w:val="none" w:sz="0" w:space="0" w:color="auto"/>
            <w:right w:val="none" w:sz="0" w:space="0" w:color="auto"/>
          </w:divBdr>
        </w:div>
        <w:div w:id="354233660">
          <w:marLeft w:val="640"/>
          <w:marRight w:val="0"/>
          <w:marTop w:val="0"/>
          <w:marBottom w:val="0"/>
          <w:divBdr>
            <w:top w:val="none" w:sz="0" w:space="0" w:color="auto"/>
            <w:left w:val="none" w:sz="0" w:space="0" w:color="auto"/>
            <w:bottom w:val="none" w:sz="0" w:space="0" w:color="auto"/>
            <w:right w:val="none" w:sz="0" w:space="0" w:color="auto"/>
          </w:divBdr>
        </w:div>
        <w:div w:id="979382881">
          <w:marLeft w:val="640"/>
          <w:marRight w:val="0"/>
          <w:marTop w:val="0"/>
          <w:marBottom w:val="0"/>
          <w:divBdr>
            <w:top w:val="none" w:sz="0" w:space="0" w:color="auto"/>
            <w:left w:val="none" w:sz="0" w:space="0" w:color="auto"/>
            <w:bottom w:val="none" w:sz="0" w:space="0" w:color="auto"/>
            <w:right w:val="none" w:sz="0" w:space="0" w:color="auto"/>
          </w:divBdr>
        </w:div>
        <w:div w:id="336690692">
          <w:marLeft w:val="640"/>
          <w:marRight w:val="0"/>
          <w:marTop w:val="0"/>
          <w:marBottom w:val="0"/>
          <w:divBdr>
            <w:top w:val="none" w:sz="0" w:space="0" w:color="auto"/>
            <w:left w:val="none" w:sz="0" w:space="0" w:color="auto"/>
            <w:bottom w:val="none" w:sz="0" w:space="0" w:color="auto"/>
            <w:right w:val="none" w:sz="0" w:space="0" w:color="auto"/>
          </w:divBdr>
        </w:div>
      </w:divsChild>
    </w:div>
    <w:div w:id="1751274115">
      <w:bodyDiv w:val="1"/>
      <w:marLeft w:val="0"/>
      <w:marRight w:val="0"/>
      <w:marTop w:val="0"/>
      <w:marBottom w:val="0"/>
      <w:divBdr>
        <w:top w:val="none" w:sz="0" w:space="0" w:color="auto"/>
        <w:left w:val="none" w:sz="0" w:space="0" w:color="auto"/>
        <w:bottom w:val="none" w:sz="0" w:space="0" w:color="auto"/>
        <w:right w:val="none" w:sz="0" w:space="0" w:color="auto"/>
      </w:divBdr>
      <w:divsChild>
        <w:div w:id="424034816">
          <w:marLeft w:val="640"/>
          <w:marRight w:val="0"/>
          <w:marTop w:val="0"/>
          <w:marBottom w:val="0"/>
          <w:divBdr>
            <w:top w:val="none" w:sz="0" w:space="0" w:color="auto"/>
            <w:left w:val="none" w:sz="0" w:space="0" w:color="auto"/>
            <w:bottom w:val="none" w:sz="0" w:space="0" w:color="auto"/>
            <w:right w:val="none" w:sz="0" w:space="0" w:color="auto"/>
          </w:divBdr>
        </w:div>
        <w:div w:id="1190795291">
          <w:marLeft w:val="640"/>
          <w:marRight w:val="0"/>
          <w:marTop w:val="0"/>
          <w:marBottom w:val="0"/>
          <w:divBdr>
            <w:top w:val="none" w:sz="0" w:space="0" w:color="auto"/>
            <w:left w:val="none" w:sz="0" w:space="0" w:color="auto"/>
            <w:bottom w:val="none" w:sz="0" w:space="0" w:color="auto"/>
            <w:right w:val="none" w:sz="0" w:space="0" w:color="auto"/>
          </w:divBdr>
        </w:div>
        <w:div w:id="1335649589">
          <w:marLeft w:val="640"/>
          <w:marRight w:val="0"/>
          <w:marTop w:val="0"/>
          <w:marBottom w:val="0"/>
          <w:divBdr>
            <w:top w:val="none" w:sz="0" w:space="0" w:color="auto"/>
            <w:left w:val="none" w:sz="0" w:space="0" w:color="auto"/>
            <w:bottom w:val="none" w:sz="0" w:space="0" w:color="auto"/>
            <w:right w:val="none" w:sz="0" w:space="0" w:color="auto"/>
          </w:divBdr>
        </w:div>
        <w:div w:id="53358126">
          <w:marLeft w:val="640"/>
          <w:marRight w:val="0"/>
          <w:marTop w:val="0"/>
          <w:marBottom w:val="0"/>
          <w:divBdr>
            <w:top w:val="none" w:sz="0" w:space="0" w:color="auto"/>
            <w:left w:val="none" w:sz="0" w:space="0" w:color="auto"/>
            <w:bottom w:val="none" w:sz="0" w:space="0" w:color="auto"/>
            <w:right w:val="none" w:sz="0" w:space="0" w:color="auto"/>
          </w:divBdr>
        </w:div>
        <w:div w:id="271672366">
          <w:marLeft w:val="640"/>
          <w:marRight w:val="0"/>
          <w:marTop w:val="0"/>
          <w:marBottom w:val="0"/>
          <w:divBdr>
            <w:top w:val="none" w:sz="0" w:space="0" w:color="auto"/>
            <w:left w:val="none" w:sz="0" w:space="0" w:color="auto"/>
            <w:bottom w:val="none" w:sz="0" w:space="0" w:color="auto"/>
            <w:right w:val="none" w:sz="0" w:space="0" w:color="auto"/>
          </w:divBdr>
        </w:div>
        <w:div w:id="1353533889">
          <w:marLeft w:val="640"/>
          <w:marRight w:val="0"/>
          <w:marTop w:val="0"/>
          <w:marBottom w:val="0"/>
          <w:divBdr>
            <w:top w:val="none" w:sz="0" w:space="0" w:color="auto"/>
            <w:left w:val="none" w:sz="0" w:space="0" w:color="auto"/>
            <w:bottom w:val="none" w:sz="0" w:space="0" w:color="auto"/>
            <w:right w:val="none" w:sz="0" w:space="0" w:color="auto"/>
          </w:divBdr>
        </w:div>
        <w:div w:id="487941109">
          <w:marLeft w:val="640"/>
          <w:marRight w:val="0"/>
          <w:marTop w:val="0"/>
          <w:marBottom w:val="0"/>
          <w:divBdr>
            <w:top w:val="none" w:sz="0" w:space="0" w:color="auto"/>
            <w:left w:val="none" w:sz="0" w:space="0" w:color="auto"/>
            <w:bottom w:val="none" w:sz="0" w:space="0" w:color="auto"/>
            <w:right w:val="none" w:sz="0" w:space="0" w:color="auto"/>
          </w:divBdr>
        </w:div>
        <w:div w:id="1526553449">
          <w:marLeft w:val="640"/>
          <w:marRight w:val="0"/>
          <w:marTop w:val="0"/>
          <w:marBottom w:val="0"/>
          <w:divBdr>
            <w:top w:val="none" w:sz="0" w:space="0" w:color="auto"/>
            <w:left w:val="none" w:sz="0" w:space="0" w:color="auto"/>
            <w:bottom w:val="none" w:sz="0" w:space="0" w:color="auto"/>
            <w:right w:val="none" w:sz="0" w:space="0" w:color="auto"/>
          </w:divBdr>
        </w:div>
        <w:div w:id="1524399998">
          <w:marLeft w:val="640"/>
          <w:marRight w:val="0"/>
          <w:marTop w:val="0"/>
          <w:marBottom w:val="0"/>
          <w:divBdr>
            <w:top w:val="none" w:sz="0" w:space="0" w:color="auto"/>
            <w:left w:val="none" w:sz="0" w:space="0" w:color="auto"/>
            <w:bottom w:val="none" w:sz="0" w:space="0" w:color="auto"/>
            <w:right w:val="none" w:sz="0" w:space="0" w:color="auto"/>
          </w:divBdr>
        </w:div>
        <w:div w:id="1392651642">
          <w:marLeft w:val="640"/>
          <w:marRight w:val="0"/>
          <w:marTop w:val="0"/>
          <w:marBottom w:val="0"/>
          <w:divBdr>
            <w:top w:val="none" w:sz="0" w:space="0" w:color="auto"/>
            <w:left w:val="none" w:sz="0" w:space="0" w:color="auto"/>
            <w:bottom w:val="none" w:sz="0" w:space="0" w:color="auto"/>
            <w:right w:val="none" w:sz="0" w:space="0" w:color="auto"/>
          </w:divBdr>
        </w:div>
        <w:div w:id="175270891">
          <w:marLeft w:val="640"/>
          <w:marRight w:val="0"/>
          <w:marTop w:val="0"/>
          <w:marBottom w:val="0"/>
          <w:divBdr>
            <w:top w:val="none" w:sz="0" w:space="0" w:color="auto"/>
            <w:left w:val="none" w:sz="0" w:space="0" w:color="auto"/>
            <w:bottom w:val="none" w:sz="0" w:space="0" w:color="auto"/>
            <w:right w:val="none" w:sz="0" w:space="0" w:color="auto"/>
          </w:divBdr>
        </w:div>
        <w:div w:id="168370058">
          <w:marLeft w:val="640"/>
          <w:marRight w:val="0"/>
          <w:marTop w:val="0"/>
          <w:marBottom w:val="0"/>
          <w:divBdr>
            <w:top w:val="none" w:sz="0" w:space="0" w:color="auto"/>
            <w:left w:val="none" w:sz="0" w:space="0" w:color="auto"/>
            <w:bottom w:val="none" w:sz="0" w:space="0" w:color="auto"/>
            <w:right w:val="none" w:sz="0" w:space="0" w:color="auto"/>
          </w:divBdr>
        </w:div>
        <w:div w:id="2130852606">
          <w:marLeft w:val="640"/>
          <w:marRight w:val="0"/>
          <w:marTop w:val="0"/>
          <w:marBottom w:val="0"/>
          <w:divBdr>
            <w:top w:val="none" w:sz="0" w:space="0" w:color="auto"/>
            <w:left w:val="none" w:sz="0" w:space="0" w:color="auto"/>
            <w:bottom w:val="none" w:sz="0" w:space="0" w:color="auto"/>
            <w:right w:val="none" w:sz="0" w:space="0" w:color="auto"/>
          </w:divBdr>
        </w:div>
        <w:div w:id="146476250">
          <w:marLeft w:val="640"/>
          <w:marRight w:val="0"/>
          <w:marTop w:val="0"/>
          <w:marBottom w:val="0"/>
          <w:divBdr>
            <w:top w:val="none" w:sz="0" w:space="0" w:color="auto"/>
            <w:left w:val="none" w:sz="0" w:space="0" w:color="auto"/>
            <w:bottom w:val="none" w:sz="0" w:space="0" w:color="auto"/>
            <w:right w:val="none" w:sz="0" w:space="0" w:color="auto"/>
          </w:divBdr>
        </w:div>
        <w:div w:id="1024017440">
          <w:marLeft w:val="640"/>
          <w:marRight w:val="0"/>
          <w:marTop w:val="0"/>
          <w:marBottom w:val="0"/>
          <w:divBdr>
            <w:top w:val="none" w:sz="0" w:space="0" w:color="auto"/>
            <w:left w:val="none" w:sz="0" w:space="0" w:color="auto"/>
            <w:bottom w:val="none" w:sz="0" w:space="0" w:color="auto"/>
            <w:right w:val="none" w:sz="0" w:space="0" w:color="auto"/>
          </w:divBdr>
        </w:div>
        <w:div w:id="1975215530">
          <w:marLeft w:val="640"/>
          <w:marRight w:val="0"/>
          <w:marTop w:val="0"/>
          <w:marBottom w:val="0"/>
          <w:divBdr>
            <w:top w:val="none" w:sz="0" w:space="0" w:color="auto"/>
            <w:left w:val="none" w:sz="0" w:space="0" w:color="auto"/>
            <w:bottom w:val="none" w:sz="0" w:space="0" w:color="auto"/>
            <w:right w:val="none" w:sz="0" w:space="0" w:color="auto"/>
          </w:divBdr>
        </w:div>
        <w:div w:id="2114012167">
          <w:marLeft w:val="640"/>
          <w:marRight w:val="0"/>
          <w:marTop w:val="0"/>
          <w:marBottom w:val="0"/>
          <w:divBdr>
            <w:top w:val="none" w:sz="0" w:space="0" w:color="auto"/>
            <w:left w:val="none" w:sz="0" w:space="0" w:color="auto"/>
            <w:bottom w:val="none" w:sz="0" w:space="0" w:color="auto"/>
            <w:right w:val="none" w:sz="0" w:space="0" w:color="auto"/>
          </w:divBdr>
        </w:div>
        <w:div w:id="885793482">
          <w:marLeft w:val="640"/>
          <w:marRight w:val="0"/>
          <w:marTop w:val="0"/>
          <w:marBottom w:val="0"/>
          <w:divBdr>
            <w:top w:val="none" w:sz="0" w:space="0" w:color="auto"/>
            <w:left w:val="none" w:sz="0" w:space="0" w:color="auto"/>
            <w:bottom w:val="none" w:sz="0" w:space="0" w:color="auto"/>
            <w:right w:val="none" w:sz="0" w:space="0" w:color="auto"/>
          </w:divBdr>
        </w:div>
        <w:div w:id="1297178262">
          <w:marLeft w:val="640"/>
          <w:marRight w:val="0"/>
          <w:marTop w:val="0"/>
          <w:marBottom w:val="0"/>
          <w:divBdr>
            <w:top w:val="none" w:sz="0" w:space="0" w:color="auto"/>
            <w:left w:val="none" w:sz="0" w:space="0" w:color="auto"/>
            <w:bottom w:val="none" w:sz="0" w:space="0" w:color="auto"/>
            <w:right w:val="none" w:sz="0" w:space="0" w:color="auto"/>
          </w:divBdr>
        </w:div>
        <w:div w:id="24987240">
          <w:marLeft w:val="640"/>
          <w:marRight w:val="0"/>
          <w:marTop w:val="0"/>
          <w:marBottom w:val="0"/>
          <w:divBdr>
            <w:top w:val="none" w:sz="0" w:space="0" w:color="auto"/>
            <w:left w:val="none" w:sz="0" w:space="0" w:color="auto"/>
            <w:bottom w:val="none" w:sz="0" w:space="0" w:color="auto"/>
            <w:right w:val="none" w:sz="0" w:space="0" w:color="auto"/>
          </w:divBdr>
        </w:div>
        <w:div w:id="737481103">
          <w:marLeft w:val="640"/>
          <w:marRight w:val="0"/>
          <w:marTop w:val="0"/>
          <w:marBottom w:val="0"/>
          <w:divBdr>
            <w:top w:val="none" w:sz="0" w:space="0" w:color="auto"/>
            <w:left w:val="none" w:sz="0" w:space="0" w:color="auto"/>
            <w:bottom w:val="none" w:sz="0" w:space="0" w:color="auto"/>
            <w:right w:val="none" w:sz="0" w:space="0" w:color="auto"/>
          </w:divBdr>
        </w:div>
        <w:div w:id="1279143281">
          <w:marLeft w:val="640"/>
          <w:marRight w:val="0"/>
          <w:marTop w:val="0"/>
          <w:marBottom w:val="0"/>
          <w:divBdr>
            <w:top w:val="none" w:sz="0" w:space="0" w:color="auto"/>
            <w:left w:val="none" w:sz="0" w:space="0" w:color="auto"/>
            <w:bottom w:val="none" w:sz="0" w:space="0" w:color="auto"/>
            <w:right w:val="none" w:sz="0" w:space="0" w:color="auto"/>
          </w:divBdr>
        </w:div>
        <w:div w:id="1469543385">
          <w:marLeft w:val="640"/>
          <w:marRight w:val="0"/>
          <w:marTop w:val="0"/>
          <w:marBottom w:val="0"/>
          <w:divBdr>
            <w:top w:val="none" w:sz="0" w:space="0" w:color="auto"/>
            <w:left w:val="none" w:sz="0" w:space="0" w:color="auto"/>
            <w:bottom w:val="none" w:sz="0" w:space="0" w:color="auto"/>
            <w:right w:val="none" w:sz="0" w:space="0" w:color="auto"/>
          </w:divBdr>
        </w:div>
        <w:div w:id="953898631">
          <w:marLeft w:val="640"/>
          <w:marRight w:val="0"/>
          <w:marTop w:val="0"/>
          <w:marBottom w:val="0"/>
          <w:divBdr>
            <w:top w:val="none" w:sz="0" w:space="0" w:color="auto"/>
            <w:left w:val="none" w:sz="0" w:space="0" w:color="auto"/>
            <w:bottom w:val="none" w:sz="0" w:space="0" w:color="auto"/>
            <w:right w:val="none" w:sz="0" w:space="0" w:color="auto"/>
          </w:divBdr>
        </w:div>
        <w:div w:id="1436243916">
          <w:marLeft w:val="640"/>
          <w:marRight w:val="0"/>
          <w:marTop w:val="0"/>
          <w:marBottom w:val="0"/>
          <w:divBdr>
            <w:top w:val="none" w:sz="0" w:space="0" w:color="auto"/>
            <w:left w:val="none" w:sz="0" w:space="0" w:color="auto"/>
            <w:bottom w:val="none" w:sz="0" w:space="0" w:color="auto"/>
            <w:right w:val="none" w:sz="0" w:space="0" w:color="auto"/>
          </w:divBdr>
        </w:div>
        <w:div w:id="1011688468">
          <w:marLeft w:val="640"/>
          <w:marRight w:val="0"/>
          <w:marTop w:val="0"/>
          <w:marBottom w:val="0"/>
          <w:divBdr>
            <w:top w:val="none" w:sz="0" w:space="0" w:color="auto"/>
            <w:left w:val="none" w:sz="0" w:space="0" w:color="auto"/>
            <w:bottom w:val="none" w:sz="0" w:space="0" w:color="auto"/>
            <w:right w:val="none" w:sz="0" w:space="0" w:color="auto"/>
          </w:divBdr>
        </w:div>
        <w:div w:id="460660733">
          <w:marLeft w:val="640"/>
          <w:marRight w:val="0"/>
          <w:marTop w:val="0"/>
          <w:marBottom w:val="0"/>
          <w:divBdr>
            <w:top w:val="none" w:sz="0" w:space="0" w:color="auto"/>
            <w:left w:val="none" w:sz="0" w:space="0" w:color="auto"/>
            <w:bottom w:val="none" w:sz="0" w:space="0" w:color="auto"/>
            <w:right w:val="none" w:sz="0" w:space="0" w:color="auto"/>
          </w:divBdr>
        </w:div>
        <w:div w:id="3940431">
          <w:marLeft w:val="640"/>
          <w:marRight w:val="0"/>
          <w:marTop w:val="0"/>
          <w:marBottom w:val="0"/>
          <w:divBdr>
            <w:top w:val="none" w:sz="0" w:space="0" w:color="auto"/>
            <w:left w:val="none" w:sz="0" w:space="0" w:color="auto"/>
            <w:bottom w:val="none" w:sz="0" w:space="0" w:color="auto"/>
            <w:right w:val="none" w:sz="0" w:space="0" w:color="auto"/>
          </w:divBdr>
        </w:div>
        <w:div w:id="712268013">
          <w:marLeft w:val="640"/>
          <w:marRight w:val="0"/>
          <w:marTop w:val="0"/>
          <w:marBottom w:val="0"/>
          <w:divBdr>
            <w:top w:val="none" w:sz="0" w:space="0" w:color="auto"/>
            <w:left w:val="none" w:sz="0" w:space="0" w:color="auto"/>
            <w:bottom w:val="none" w:sz="0" w:space="0" w:color="auto"/>
            <w:right w:val="none" w:sz="0" w:space="0" w:color="auto"/>
          </w:divBdr>
        </w:div>
        <w:div w:id="1296788626">
          <w:marLeft w:val="640"/>
          <w:marRight w:val="0"/>
          <w:marTop w:val="0"/>
          <w:marBottom w:val="0"/>
          <w:divBdr>
            <w:top w:val="none" w:sz="0" w:space="0" w:color="auto"/>
            <w:left w:val="none" w:sz="0" w:space="0" w:color="auto"/>
            <w:bottom w:val="none" w:sz="0" w:space="0" w:color="auto"/>
            <w:right w:val="none" w:sz="0" w:space="0" w:color="auto"/>
          </w:divBdr>
        </w:div>
        <w:div w:id="797263775">
          <w:marLeft w:val="640"/>
          <w:marRight w:val="0"/>
          <w:marTop w:val="0"/>
          <w:marBottom w:val="0"/>
          <w:divBdr>
            <w:top w:val="none" w:sz="0" w:space="0" w:color="auto"/>
            <w:left w:val="none" w:sz="0" w:space="0" w:color="auto"/>
            <w:bottom w:val="none" w:sz="0" w:space="0" w:color="auto"/>
            <w:right w:val="none" w:sz="0" w:space="0" w:color="auto"/>
          </w:divBdr>
        </w:div>
        <w:div w:id="48380725">
          <w:marLeft w:val="640"/>
          <w:marRight w:val="0"/>
          <w:marTop w:val="0"/>
          <w:marBottom w:val="0"/>
          <w:divBdr>
            <w:top w:val="none" w:sz="0" w:space="0" w:color="auto"/>
            <w:left w:val="none" w:sz="0" w:space="0" w:color="auto"/>
            <w:bottom w:val="none" w:sz="0" w:space="0" w:color="auto"/>
            <w:right w:val="none" w:sz="0" w:space="0" w:color="auto"/>
          </w:divBdr>
        </w:div>
        <w:div w:id="508183759">
          <w:marLeft w:val="640"/>
          <w:marRight w:val="0"/>
          <w:marTop w:val="0"/>
          <w:marBottom w:val="0"/>
          <w:divBdr>
            <w:top w:val="none" w:sz="0" w:space="0" w:color="auto"/>
            <w:left w:val="none" w:sz="0" w:space="0" w:color="auto"/>
            <w:bottom w:val="none" w:sz="0" w:space="0" w:color="auto"/>
            <w:right w:val="none" w:sz="0" w:space="0" w:color="auto"/>
          </w:divBdr>
        </w:div>
        <w:div w:id="848060445">
          <w:marLeft w:val="640"/>
          <w:marRight w:val="0"/>
          <w:marTop w:val="0"/>
          <w:marBottom w:val="0"/>
          <w:divBdr>
            <w:top w:val="none" w:sz="0" w:space="0" w:color="auto"/>
            <w:left w:val="none" w:sz="0" w:space="0" w:color="auto"/>
            <w:bottom w:val="none" w:sz="0" w:space="0" w:color="auto"/>
            <w:right w:val="none" w:sz="0" w:space="0" w:color="auto"/>
          </w:divBdr>
        </w:div>
        <w:div w:id="543636170">
          <w:marLeft w:val="640"/>
          <w:marRight w:val="0"/>
          <w:marTop w:val="0"/>
          <w:marBottom w:val="0"/>
          <w:divBdr>
            <w:top w:val="none" w:sz="0" w:space="0" w:color="auto"/>
            <w:left w:val="none" w:sz="0" w:space="0" w:color="auto"/>
            <w:bottom w:val="none" w:sz="0" w:space="0" w:color="auto"/>
            <w:right w:val="none" w:sz="0" w:space="0" w:color="auto"/>
          </w:divBdr>
        </w:div>
        <w:div w:id="2055153429">
          <w:marLeft w:val="640"/>
          <w:marRight w:val="0"/>
          <w:marTop w:val="0"/>
          <w:marBottom w:val="0"/>
          <w:divBdr>
            <w:top w:val="none" w:sz="0" w:space="0" w:color="auto"/>
            <w:left w:val="none" w:sz="0" w:space="0" w:color="auto"/>
            <w:bottom w:val="none" w:sz="0" w:space="0" w:color="auto"/>
            <w:right w:val="none" w:sz="0" w:space="0" w:color="auto"/>
          </w:divBdr>
        </w:div>
      </w:divsChild>
    </w:div>
    <w:div w:id="1772897612">
      <w:bodyDiv w:val="1"/>
      <w:marLeft w:val="0"/>
      <w:marRight w:val="0"/>
      <w:marTop w:val="0"/>
      <w:marBottom w:val="0"/>
      <w:divBdr>
        <w:top w:val="none" w:sz="0" w:space="0" w:color="auto"/>
        <w:left w:val="none" w:sz="0" w:space="0" w:color="auto"/>
        <w:bottom w:val="none" w:sz="0" w:space="0" w:color="auto"/>
        <w:right w:val="none" w:sz="0" w:space="0" w:color="auto"/>
      </w:divBdr>
      <w:divsChild>
        <w:div w:id="1512404982">
          <w:marLeft w:val="640"/>
          <w:marRight w:val="0"/>
          <w:marTop w:val="0"/>
          <w:marBottom w:val="0"/>
          <w:divBdr>
            <w:top w:val="none" w:sz="0" w:space="0" w:color="auto"/>
            <w:left w:val="none" w:sz="0" w:space="0" w:color="auto"/>
            <w:bottom w:val="none" w:sz="0" w:space="0" w:color="auto"/>
            <w:right w:val="none" w:sz="0" w:space="0" w:color="auto"/>
          </w:divBdr>
        </w:div>
        <w:div w:id="1432704354">
          <w:marLeft w:val="640"/>
          <w:marRight w:val="0"/>
          <w:marTop w:val="0"/>
          <w:marBottom w:val="0"/>
          <w:divBdr>
            <w:top w:val="none" w:sz="0" w:space="0" w:color="auto"/>
            <w:left w:val="none" w:sz="0" w:space="0" w:color="auto"/>
            <w:bottom w:val="none" w:sz="0" w:space="0" w:color="auto"/>
            <w:right w:val="none" w:sz="0" w:space="0" w:color="auto"/>
          </w:divBdr>
        </w:div>
        <w:div w:id="1960987134">
          <w:marLeft w:val="640"/>
          <w:marRight w:val="0"/>
          <w:marTop w:val="0"/>
          <w:marBottom w:val="0"/>
          <w:divBdr>
            <w:top w:val="none" w:sz="0" w:space="0" w:color="auto"/>
            <w:left w:val="none" w:sz="0" w:space="0" w:color="auto"/>
            <w:bottom w:val="none" w:sz="0" w:space="0" w:color="auto"/>
            <w:right w:val="none" w:sz="0" w:space="0" w:color="auto"/>
          </w:divBdr>
        </w:div>
        <w:div w:id="1148060726">
          <w:marLeft w:val="640"/>
          <w:marRight w:val="0"/>
          <w:marTop w:val="0"/>
          <w:marBottom w:val="0"/>
          <w:divBdr>
            <w:top w:val="none" w:sz="0" w:space="0" w:color="auto"/>
            <w:left w:val="none" w:sz="0" w:space="0" w:color="auto"/>
            <w:bottom w:val="none" w:sz="0" w:space="0" w:color="auto"/>
            <w:right w:val="none" w:sz="0" w:space="0" w:color="auto"/>
          </w:divBdr>
        </w:div>
        <w:div w:id="347684988">
          <w:marLeft w:val="640"/>
          <w:marRight w:val="0"/>
          <w:marTop w:val="0"/>
          <w:marBottom w:val="0"/>
          <w:divBdr>
            <w:top w:val="none" w:sz="0" w:space="0" w:color="auto"/>
            <w:left w:val="none" w:sz="0" w:space="0" w:color="auto"/>
            <w:bottom w:val="none" w:sz="0" w:space="0" w:color="auto"/>
            <w:right w:val="none" w:sz="0" w:space="0" w:color="auto"/>
          </w:divBdr>
        </w:div>
        <w:div w:id="1924334744">
          <w:marLeft w:val="640"/>
          <w:marRight w:val="0"/>
          <w:marTop w:val="0"/>
          <w:marBottom w:val="0"/>
          <w:divBdr>
            <w:top w:val="none" w:sz="0" w:space="0" w:color="auto"/>
            <w:left w:val="none" w:sz="0" w:space="0" w:color="auto"/>
            <w:bottom w:val="none" w:sz="0" w:space="0" w:color="auto"/>
            <w:right w:val="none" w:sz="0" w:space="0" w:color="auto"/>
          </w:divBdr>
        </w:div>
        <w:div w:id="1128739841">
          <w:marLeft w:val="640"/>
          <w:marRight w:val="0"/>
          <w:marTop w:val="0"/>
          <w:marBottom w:val="0"/>
          <w:divBdr>
            <w:top w:val="none" w:sz="0" w:space="0" w:color="auto"/>
            <w:left w:val="none" w:sz="0" w:space="0" w:color="auto"/>
            <w:bottom w:val="none" w:sz="0" w:space="0" w:color="auto"/>
            <w:right w:val="none" w:sz="0" w:space="0" w:color="auto"/>
          </w:divBdr>
        </w:div>
        <w:div w:id="1452702251">
          <w:marLeft w:val="640"/>
          <w:marRight w:val="0"/>
          <w:marTop w:val="0"/>
          <w:marBottom w:val="0"/>
          <w:divBdr>
            <w:top w:val="none" w:sz="0" w:space="0" w:color="auto"/>
            <w:left w:val="none" w:sz="0" w:space="0" w:color="auto"/>
            <w:bottom w:val="none" w:sz="0" w:space="0" w:color="auto"/>
            <w:right w:val="none" w:sz="0" w:space="0" w:color="auto"/>
          </w:divBdr>
        </w:div>
        <w:div w:id="98792874">
          <w:marLeft w:val="640"/>
          <w:marRight w:val="0"/>
          <w:marTop w:val="0"/>
          <w:marBottom w:val="0"/>
          <w:divBdr>
            <w:top w:val="none" w:sz="0" w:space="0" w:color="auto"/>
            <w:left w:val="none" w:sz="0" w:space="0" w:color="auto"/>
            <w:bottom w:val="none" w:sz="0" w:space="0" w:color="auto"/>
            <w:right w:val="none" w:sz="0" w:space="0" w:color="auto"/>
          </w:divBdr>
        </w:div>
        <w:div w:id="2048066763">
          <w:marLeft w:val="640"/>
          <w:marRight w:val="0"/>
          <w:marTop w:val="0"/>
          <w:marBottom w:val="0"/>
          <w:divBdr>
            <w:top w:val="none" w:sz="0" w:space="0" w:color="auto"/>
            <w:left w:val="none" w:sz="0" w:space="0" w:color="auto"/>
            <w:bottom w:val="none" w:sz="0" w:space="0" w:color="auto"/>
            <w:right w:val="none" w:sz="0" w:space="0" w:color="auto"/>
          </w:divBdr>
        </w:div>
        <w:div w:id="1667319489">
          <w:marLeft w:val="640"/>
          <w:marRight w:val="0"/>
          <w:marTop w:val="0"/>
          <w:marBottom w:val="0"/>
          <w:divBdr>
            <w:top w:val="none" w:sz="0" w:space="0" w:color="auto"/>
            <w:left w:val="none" w:sz="0" w:space="0" w:color="auto"/>
            <w:bottom w:val="none" w:sz="0" w:space="0" w:color="auto"/>
            <w:right w:val="none" w:sz="0" w:space="0" w:color="auto"/>
          </w:divBdr>
        </w:div>
        <w:div w:id="859782210">
          <w:marLeft w:val="640"/>
          <w:marRight w:val="0"/>
          <w:marTop w:val="0"/>
          <w:marBottom w:val="0"/>
          <w:divBdr>
            <w:top w:val="none" w:sz="0" w:space="0" w:color="auto"/>
            <w:left w:val="none" w:sz="0" w:space="0" w:color="auto"/>
            <w:bottom w:val="none" w:sz="0" w:space="0" w:color="auto"/>
            <w:right w:val="none" w:sz="0" w:space="0" w:color="auto"/>
          </w:divBdr>
        </w:div>
        <w:div w:id="1162046338">
          <w:marLeft w:val="640"/>
          <w:marRight w:val="0"/>
          <w:marTop w:val="0"/>
          <w:marBottom w:val="0"/>
          <w:divBdr>
            <w:top w:val="none" w:sz="0" w:space="0" w:color="auto"/>
            <w:left w:val="none" w:sz="0" w:space="0" w:color="auto"/>
            <w:bottom w:val="none" w:sz="0" w:space="0" w:color="auto"/>
            <w:right w:val="none" w:sz="0" w:space="0" w:color="auto"/>
          </w:divBdr>
        </w:div>
        <w:div w:id="1150245769">
          <w:marLeft w:val="640"/>
          <w:marRight w:val="0"/>
          <w:marTop w:val="0"/>
          <w:marBottom w:val="0"/>
          <w:divBdr>
            <w:top w:val="none" w:sz="0" w:space="0" w:color="auto"/>
            <w:left w:val="none" w:sz="0" w:space="0" w:color="auto"/>
            <w:bottom w:val="none" w:sz="0" w:space="0" w:color="auto"/>
            <w:right w:val="none" w:sz="0" w:space="0" w:color="auto"/>
          </w:divBdr>
        </w:div>
        <w:div w:id="1420908219">
          <w:marLeft w:val="640"/>
          <w:marRight w:val="0"/>
          <w:marTop w:val="0"/>
          <w:marBottom w:val="0"/>
          <w:divBdr>
            <w:top w:val="none" w:sz="0" w:space="0" w:color="auto"/>
            <w:left w:val="none" w:sz="0" w:space="0" w:color="auto"/>
            <w:bottom w:val="none" w:sz="0" w:space="0" w:color="auto"/>
            <w:right w:val="none" w:sz="0" w:space="0" w:color="auto"/>
          </w:divBdr>
        </w:div>
        <w:div w:id="319114497">
          <w:marLeft w:val="640"/>
          <w:marRight w:val="0"/>
          <w:marTop w:val="0"/>
          <w:marBottom w:val="0"/>
          <w:divBdr>
            <w:top w:val="none" w:sz="0" w:space="0" w:color="auto"/>
            <w:left w:val="none" w:sz="0" w:space="0" w:color="auto"/>
            <w:bottom w:val="none" w:sz="0" w:space="0" w:color="auto"/>
            <w:right w:val="none" w:sz="0" w:space="0" w:color="auto"/>
          </w:divBdr>
        </w:div>
        <w:div w:id="306207680">
          <w:marLeft w:val="640"/>
          <w:marRight w:val="0"/>
          <w:marTop w:val="0"/>
          <w:marBottom w:val="0"/>
          <w:divBdr>
            <w:top w:val="none" w:sz="0" w:space="0" w:color="auto"/>
            <w:left w:val="none" w:sz="0" w:space="0" w:color="auto"/>
            <w:bottom w:val="none" w:sz="0" w:space="0" w:color="auto"/>
            <w:right w:val="none" w:sz="0" w:space="0" w:color="auto"/>
          </w:divBdr>
        </w:div>
        <w:div w:id="1093553278">
          <w:marLeft w:val="640"/>
          <w:marRight w:val="0"/>
          <w:marTop w:val="0"/>
          <w:marBottom w:val="0"/>
          <w:divBdr>
            <w:top w:val="none" w:sz="0" w:space="0" w:color="auto"/>
            <w:left w:val="none" w:sz="0" w:space="0" w:color="auto"/>
            <w:bottom w:val="none" w:sz="0" w:space="0" w:color="auto"/>
            <w:right w:val="none" w:sz="0" w:space="0" w:color="auto"/>
          </w:divBdr>
        </w:div>
        <w:div w:id="1730883356">
          <w:marLeft w:val="640"/>
          <w:marRight w:val="0"/>
          <w:marTop w:val="0"/>
          <w:marBottom w:val="0"/>
          <w:divBdr>
            <w:top w:val="none" w:sz="0" w:space="0" w:color="auto"/>
            <w:left w:val="none" w:sz="0" w:space="0" w:color="auto"/>
            <w:bottom w:val="none" w:sz="0" w:space="0" w:color="auto"/>
            <w:right w:val="none" w:sz="0" w:space="0" w:color="auto"/>
          </w:divBdr>
        </w:div>
        <w:div w:id="527373675">
          <w:marLeft w:val="640"/>
          <w:marRight w:val="0"/>
          <w:marTop w:val="0"/>
          <w:marBottom w:val="0"/>
          <w:divBdr>
            <w:top w:val="none" w:sz="0" w:space="0" w:color="auto"/>
            <w:left w:val="none" w:sz="0" w:space="0" w:color="auto"/>
            <w:bottom w:val="none" w:sz="0" w:space="0" w:color="auto"/>
            <w:right w:val="none" w:sz="0" w:space="0" w:color="auto"/>
          </w:divBdr>
        </w:div>
        <w:div w:id="1109157696">
          <w:marLeft w:val="640"/>
          <w:marRight w:val="0"/>
          <w:marTop w:val="0"/>
          <w:marBottom w:val="0"/>
          <w:divBdr>
            <w:top w:val="none" w:sz="0" w:space="0" w:color="auto"/>
            <w:left w:val="none" w:sz="0" w:space="0" w:color="auto"/>
            <w:bottom w:val="none" w:sz="0" w:space="0" w:color="auto"/>
            <w:right w:val="none" w:sz="0" w:space="0" w:color="auto"/>
          </w:divBdr>
        </w:div>
        <w:div w:id="1198812705">
          <w:marLeft w:val="640"/>
          <w:marRight w:val="0"/>
          <w:marTop w:val="0"/>
          <w:marBottom w:val="0"/>
          <w:divBdr>
            <w:top w:val="none" w:sz="0" w:space="0" w:color="auto"/>
            <w:left w:val="none" w:sz="0" w:space="0" w:color="auto"/>
            <w:bottom w:val="none" w:sz="0" w:space="0" w:color="auto"/>
            <w:right w:val="none" w:sz="0" w:space="0" w:color="auto"/>
          </w:divBdr>
        </w:div>
        <w:div w:id="250312070">
          <w:marLeft w:val="640"/>
          <w:marRight w:val="0"/>
          <w:marTop w:val="0"/>
          <w:marBottom w:val="0"/>
          <w:divBdr>
            <w:top w:val="none" w:sz="0" w:space="0" w:color="auto"/>
            <w:left w:val="none" w:sz="0" w:space="0" w:color="auto"/>
            <w:bottom w:val="none" w:sz="0" w:space="0" w:color="auto"/>
            <w:right w:val="none" w:sz="0" w:space="0" w:color="auto"/>
          </w:divBdr>
        </w:div>
        <w:div w:id="1803959183">
          <w:marLeft w:val="640"/>
          <w:marRight w:val="0"/>
          <w:marTop w:val="0"/>
          <w:marBottom w:val="0"/>
          <w:divBdr>
            <w:top w:val="none" w:sz="0" w:space="0" w:color="auto"/>
            <w:left w:val="none" w:sz="0" w:space="0" w:color="auto"/>
            <w:bottom w:val="none" w:sz="0" w:space="0" w:color="auto"/>
            <w:right w:val="none" w:sz="0" w:space="0" w:color="auto"/>
          </w:divBdr>
        </w:div>
        <w:div w:id="559482157">
          <w:marLeft w:val="640"/>
          <w:marRight w:val="0"/>
          <w:marTop w:val="0"/>
          <w:marBottom w:val="0"/>
          <w:divBdr>
            <w:top w:val="none" w:sz="0" w:space="0" w:color="auto"/>
            <w:left w:val="none" w:sz="0" w:space="0" w:color="auto"/>
            <w:bottom w:val="none" w:sz="0" w:space="0" w:color="auto"/>
            <w:right w:val="none" w:sz="0" w:space="0" w:color="auto"/>
          </w:divBdr>
        </w:div>
        <w:div w:id="1987314654">
          <w:marLeft w:val="640"/>
          <w:marRight w:val="0"/>
          <w:marTop w:val="0"/>
          <w:marBottom w:val="0"/>
          <w:divBdr>
            <w:top w:val="none" w:sz="0" w:space="0" w:color="auto"/>
            <w:left w:val="none" w:sz="0" w:space="0" w:color="auto"/>
            <w:bottom w:val="none" w:sz="0" w:space="0" w:color="auto"/>
            <w:right w:val="none" w:sz="0" w:space="0" w:color="auto"/>
          </w:divBdr>
        </w:div>
        <w:div w:id="1098214678">
          <w:marLeft w:val="640"/>
          <w:marRight w:val="0"/>
          <w:marTop w:val="0"/>
          <w:marBottom w:val="0"/>
          <w:divBdr>
            <w:top w:val="none" w:sz="0" w:space="0" w:color="auto"/>
            <w:left w:val="none" w:sz="0" w:space="0" w:color="auto"/>
            <w:bottom w:val="none" w:sz="0" w:space="0" w:color="auto"/>
            <w:right w:val="none" w:sz="0" w:space="0" w:color="auto"/>
          </w:divBdr>
        </w:div>
        <w:div w:id="273365032">
          <w:marLeft w:val="640"/>
          <w:marRight w:val="0"/>
          <w:marTop w:val="0"/>
          <w:marBottom w:val="0"/>
          <w:divBdr>
            <w:top w:val="none" w:sz="0" w:space="0" w:color="auto"/>
            <w:left w:val="none" w:sz="0" w:space="0" w:color="auto"/>
            <w:bottom w:val="none" w:sz="0" w:space="0" w:color="auto"/>
            <w:right w:val="none" w:sz="0" w:space="0" w:color="auto"/>
          </w:divBdr>
        </w:div>
        <w:div w:id="379935482">
          <w:marLeft w:val="640"/>
          <w:marRight w:val="0"/>
          <w:marTop w:val="0"/>
          <w:marBottom w:val="0"/>
          <w:divBdr>
            <w:top w:val="none" w:sz="0" w:space="0" w:color="auto"/>
            <w:left w:val="none" w:sz="0" w:space="0" w:color="auto"/>
            <w:bottom w:val="none" w:sz="0" w:space="0" w:color="auto"/>
            <w:right w:val="none" w:sz="0" w:space="0" w:color="auto"/>
          </w:divBdr>
        </w:div>
        <w:div w:id="1975672319">
          <w:marLeft w:val="640"/>
          <w:marRight w:val="0"/>
          <w:marTop w:val="0"/>
          <w:marBottom w:val="0"/>
          <w:divBdr>
            <w:top w:val="none" w:sz="0" w:space="0" w:color="auto"/>
            <w:left w:val="none" w:sz="0" w:space="0" w:color="auto"/>
            <w:bottom w:val="none" w:sz="0" w:space="0" w:color="auto"/>
            <w:right w:val="none" w:sz="0" w:space="0" w:color="auto"/>
          </w:divBdr>
        </w:div>
        <w:div w:id="702169916">
          <w:marLeft w:val="640"/>
          <w:marRight w:val="0"/>
          <w:marTop w:val="0"/>
          <w:marBottom w:val="0"/>
          <w:divBdr>
            <w:top w:val="none" w:sz="0" w:space="0" w:color="auto"/>
            <w:left w:val="none" w:sz="0" w:space="0" w:color="auto"/>
            <w:bottom w:val="none" w:sz="0" w:space="0" w:color="auto"/>
            <w:right w:val="none" w:sz="0" w:space="0" w:color="auto"/>
          </w:divBdr>
        </w:div>
        <w:div w:id="1872693384">
          <w:marLeft w:val="640"/>
          <w:marRight w:val="0"/>
          <w:marTop w:val="0"/>
          <w:marBottom w:val="0"/>
          <w:divBdr>
            <w:top w:val="none" w:sz="0" w:space="0" w:color="auto"/>
            <w:left w:val="none" w:sz="0" w:space="0" w:color="auto"/>
            <w:bottom w:val="none" w:sz="0" w:space="0" w:color="auto"/>
            <w:right w:val="none" w:sz="0" w:space="0" w:color="auto"/>
          </w:divBdr>
        </w:div>
        <w:div w:id="1258244833">
          <w:marLeft w:val="640"/>
          <w:marRight w:val="0"/>
          <w:marTop w:val="0"/>
          <w:marBottom w:val="0"/>
          <w:divBdr>
            <w:top w:val="none" w:sz="0" w:space="0" w:color="auto"/>
            <w:left w:val="none" w:sz="0" w:space="0" w:color="auto"/>
            <w:bottom w:val="none" w:sz="0" w:space="0" w:color="auto"/>
            <w:right w:val="none" w:sz="0" w:space="0" w:color="auto"/>
          </w:divBdr>
        </w:div>
        <w:div w:id="1288780638">
          <w:marLeft w:val="640"/>
          <w:marRight w:val="0"/>
          <w:marTop w:val="0"/>
          <w:marBottom w:val="0"/>
          <w:divBdr>
            <w:top w:val="none" w:sz="0" w:space="0" w:color="auto"/>
            <w:left w:val="none" w:sz="0" w:space="0" w:color="auto"/>
            <w:bottom w:val="none" w:sz="0" w:space="0" w:color="auto"/>
            <w:right w:val="none" w:sz="0" w:space="0" w:color="auto"/>
          </w:divBdr>
        </w:div>
        <w:div w:id="543713018">
          <w:marLeft w:val="640"/>
          <w:marRight w:val="0"/>
          <w:marTop w:val="0"/>
          <w:marBottom w:val="0"/>
          <w:divBdr>
            <w:top w:val="none" w:sz="0" w:space="0" w:color="auto"/>
            <w:left w:val="none" w:sz="0" w:space="0" w:color="auto"/>
            <w:bottom w:val="none" w:sz="0" w:space="0" w:color="auto"/>
            <w:right w:val="none" w:sz="0" w:space="0" w:color="auto"/>
          </w:divBdr>
        </w:div>
        <w:div w:id="526405506">
          <w:marLeft w:val="640"/>
          <w:marRight w:val="0"/>
          <w:marTop w:val="0"/>
          <w:marBottom w:val="0"/>
          <w:divBdr>
            <w:top w:val="none" w:sz="0" w:space="0" w:color="auto"/>
            <w:left w:val="none" w:sz="0" w:space="0" w:color="auto"/>
            <w:bottom w:val="none" w:sz="0" w:space="0" w:color="auto"/>
            <w:right w:val="none" w:sz="0" w:space="0" w:color="auto"/>
          </w:divBdr>
        </w:div>
        <w:div w:id="715202177">
          <w:marLeft w:val="640"/>
          <w:marRight w:val="0"/>
          <w:marTop w:val="0"/>
          <w:marBottom w:val="0"/>
          <w:divBdr>
            <w:top w:val="none" w:sz="0" w:space="0" w:color="auto"/>
            <w:left w:val="none" w:sz="0" w:space="0" w:color="auto"/>
            <w:bottom w:val="none" w:sz="0" w:space="0" w:color="auto"/>
            <w:right w:val="none" w:sz="0" w:space="0" w:color="auto"/>
          </w:divBdr>
        </w:div>
        <w:div w:id="869759469">
          <w:marLeft w:val="640"/>
          <w:marRight w:val="0"/>
          <w:marTop w:val="0"/>
          <w:marBottom w:val="0"/>
          <w:divBdr>
            <w:top w:val="none" w:sz="0" w:space="0" w:color="auto"/>
            <w:left w:val="none" w:sz="0" w:space="0" w:color="auto"/>
            <w:bottom w:val="none" w:sz="0" w:space="0" w:color="auto"/>
            <w:right w:val="none" w:sz="0" w:space="0" w:color="auto"/>
          </w:divBdr>
        </w:div>
      </w:divsChild>
    </w:div>
    <w:div w:id="1788427498">
      <w:bodyDiv w:val="1"/>
      <w:marLeft w:val="0"/>
      <w:marRight w:val="0"/>
      <w:marTop w:val="0"/>
      <w:marBottom w:val="0"/>
      <w:divBdr>
        <w:top w:val="none" w:sz="0" w:space="0" w:color="auto"/>
        <w:left w:val="none" w:sz="0" w:space="0" w:color="auto"/>
        <w:bottom w:val="none" w:sz="0" w:space="0" w:color="auto"/>
        <w:right w:val="none" w:sz="0" w:space="0" w:color="auto"/>
      </w:divBdr>
      <w:divsChild>
        <w:div w:id="1618489546">
          <w:marLeft w:val="640"/>
          <w:marRight w:val="0"/>
          <w:marTop w:val="0"/>
          <w:marBottom w:val="0"/>
          <w:divBdr>
            <w:top w:val="none" w:sz="0" w:space="0" w:color="auto"/>
            <w:left w:val="none" w:sz="0" w:space="0" w:color="auto"/>
            <w:bottom w:val="none" w:sz="0" w:space="0" w:color="auto"/>
            <w:right w:val="none" w:sz="0" w:space="0" w:color="auto"/>
          </w:divBdr>
        </w:div>
        <w:div w:id="950359097">
          <w:marLeft w:val="640"/>
          <w:marRight w:val="0"/>
          <w:marTop w:val="0"/>
          <w:marBottom w:val="0"/>
          <w:divBdr>
            <w:top w:val="none" w:sz="0" w:space="0" w:color="auto"/>
            <w:left w:val="none" w:sz="0" w:space="0" w:color="auto"/>
            <w:bottom w:val="none" w:sz="0" w:space="0" w:color="auto"/>
            <w:right w:val="none" w:sz="0" w:space="0" w:color="auto"/>
          </w:divBdr>
        </w:div>
        <w:div w:id="1945183556">
          <w:marLeft w:val="640"/>
          <w:marRight w:val="0"/>
          <w:marTop w:val="0"/>
          <w:marBottom w:val="0"/>
          <w:divBdr>
            <w:top w:val="none" w:sz="0" w:space="0" w:color="auto"/>
            <w:left w:val="none" w:sz="0" w:space="0" w:color="auto"/>
            <w:bottom w:val="none" w:sz="0" w:space="0" w:color="auto"/>
            <w:right w:val="none" w:sz="0" w:space="0" w:color="auto"/>
          </w:divBdr>
        </w:div>
        <w:div w:id="1821573238">
          <w:marLeft w:val="640"/>
          <w:marRight w:val="0"/>
          <w:marTop w:val="0"/>
          <w:marBottom w:val="0"/>
          <w:divBdr>
            <w:top w:val="none" w:sz="0" w:space="0" w:color="auto"/>
            <w:left w:val="none" w:sz="0" w:space="0" w:color="auto"/>
            <w:bottom w:val="none" w:sz="0" w:space="0" w:color="auto"/>
            <w:right w:val="none" w:sz="0" w:space="0" w:color="auto"/>
          </w:divBdr>
        </w:div>
        <w:div w:id="1829711106">
          <w:marLeft w:val="640"/>
          <w:marRight w:val="0"/>
          <w:marTop w:val="0"/>
          <w:marBottom w:val="0"/>
          <w:divBdr>
            <w:top w:val="none" w:sz="0" w:space="0" w:color="auto"/>
            <w:left w:val="none" w:sz="0" w:space="0" w:color="auto"/>
            <w:bottom w:val="none" w:sz="0" w:space="0" w:color="auto"/>
            <w:right w:val="none" w:sz="0" w:space="0" w:color="auto"/>
          </w:divBdr>
        </w:div>
        <w:div w:id="44305863">
          <w:marLeft w:val="640"/>
          <w:marRight w:val="0"/>
          <w:marTop w:val="0"/>
          <w:marBottom w:val="0"/>
          <w:divBdr>
            <w:top w:val="none" w:sz="0" w:space="0" w:color="auto"/>
            <w:left w:val="none" w:sz="0" w:space="0" w:color="auto"/>
            <w:bottom w:val="none" w:sz="0" w:space="0" w:color="auto"/>
            <w:right w:val="none" w:sz="0" w:space="0" w:color="auto"/>
          </w:divBdr>
        </w:div>
        <w:div w:id="734742413">
          <w:marLeft w:val="640"/>
          <w:marRight w:val="0"/>
          <w:marTop w:val="0"/>
          <w:marBottom w:val="0"/>
          <w:divBdr>
            <w:top w:val="none" w:sz="0" w:space="0" w:color="auto"/>
            <w:left w:val="none" w:sz="0" w:space="0" w:color="auto"/>
            <w:bottom w:val="none" w:sz="0" w:space="0" w:color="auto"/>
            <w:right w:val="none" w:sz="0" w:space="0" w:color="auto"/>
          </w:divBdr>
        </w:div>
        <w:div w:id="2045672137">
          <w:marLeft w:val="640"/>
          <w:marRight w:val="0"/>
          <w:marTop w:val="0"/>
          <w:marBottom w:val="0"/>
          <w:divBdr>
            <w:top w:val="none" w:sz="0" w:space="0" w:color="auto"/>
            <w:left w:val="none" w:sz="0" w:space="0" w:color="auto"/>
            <w:bottom w:val="none" w:sz="0" w:space="0" w:color="auto"/>
            <w:right w:val="none" w:sz="0" w:space="0" w:color="auto"/>
          </w:divBdr>
        </w:div>
        <w:div w:id="48694407">
          <w:marLeft w:val="640"/>
          <w:marRight w:val="0"/>
          <w:marTop w:val="0"/>
          <w:marBottom w:val="0"/>
          <w:divBdr>
            <w:top w:val="none" w:sz="0" w:space="0" w:color="auto"/>
            <w:left w:val="none" w:sz="0" w:space="0" w:color="auto"/>
            <w:bottom w:val="none" w:sz="0" w:space="0" w:color="auto"/>
            <w:right w:val="none" w:sz="0" w:space="0" w:color="auto"/>
          </w:divBdr>
        </w:div>
        <w:div w:id="396559284">
          <w:marLeft w:val="640"/>
          <w:marRight w:val="0"/>
          <w:marTop w:val="0"/>
          <w:marBottom w:val="0"/>
          <w:divBdr>
            <w:top w:val="none" w:sz="0" w:space="0" w:color="auto"/>
            <w:left w:val="none" w:sz="0" w:space="0" w:color="auto"/>
            <w:bottom w:val="none" w:sz="0" w:space="0" w:color="auto"/>
            <w:right w:val="none" w:sz="0" w:space="0" w:color="auto"/>
          </w:divBdr>
        </w:div>
        <w:div w:id="584843777">
          <w:marLeft w:val="640"/>
          <w:marRight w:val="0"/>
          <w:marTop w:val="0"/>
          <w:marBottom w:val="0"/>
          <w:divBdr>
            <w:top w:val="none" w:sz="0" w:space="0" w:color="auto"/>
            <w:left w:val="none" w:sz="0" w:space="0" w:color="auto"/>
            <w:bottom w:val="none" w:sz="0" w:space="0" w:color="auto"/>
            <w:right w:val="none" w:sz="0" w:space="0" w:color="auto"/>
          </w:divBdr>
        </w:div>
        <w:div w:id="941836225">
          <w:marLeft w:val="640"/>
          <w:marRight w:val="0"/>
          <w:marTop w:val="0"/>
          <w:marBottom w:val="0"/>
          <w:divBdr>
            <w:top w:val="none" w:sz="0" w:space="0" w:color="auto"/>
            <w:left w:val="none" w:sz="0" w:space="0" w:color="auto"/>
            <w:bottom w:val="none" w:sz="0" w:space="0" w:color="auto"/>
            <w:right w:val="none" w:sz="0" w:space="0" w:color="auto"/>
          </w:divBdr>
        </w:div>
        <w:div w:id="778178331">
          <w:marLeft w:val="640"/>
          <w:marRight w:val="0"/>
          <w:marTop w:val="0"/>
          <w:marBottom w:val="0"/>
          <w:divBdr>
            <w:top w:val="none" w:sz="0" w:space="0" w:color="auto"/>
            <w:left w:val="none" w:sz="0" w:space="0" w:color="auto"/>
            <w:bottom w:val="none" w:sz="0" w:space="0" w:color="auto"/>
            <w:right w:val="none" w:sz="0" w:space="0" w:color="auto"/>
          </w:divBdr>
        </w:div>
        <w:div w:id="1007370610">
          <w:marLeft w:val="640"/>
          <w:marRight w:val="0"/>
          <w:marTop w:val="0"/>
          <w:marBottom w:val="0"/>
          <w:divBdr>
            <w:top w:val="none" w:sz="0" w:space="0" w:color="auto"/>
            <w:left w:val="none" w:sz="0" w:space="0" w:color="auto"/>
            <w:bottom w:val="none" w:sz="0" w:space="0" w:color="auto"/>
            <w:right w:val="none" w:sz="0" w:space="0" w:color="auto"/>
          </w:divBdr>
        </w:div>
        <w:div w:id="1271743650">
          <w:marLeft w:val="640"/>
          <w:marRight w:val="0"/>
          <w:marTop w:val="0"/>
          <w:marBottom w:val="0"/>
          <w:divBdr>
            <w:top w:val="none" w:sz="0" w:space="0" w:color="auto"/>
            <w:left w:val="none" w:sz="0" w:space="0" w:color="auto"/>
            <w:bottom w:val="none" w:sz="0" w:space="0" w:color="auto"/>
            <w:right w:val="none" w:sz="0" w:space="0" w:color="auto"/>
          </w:divBdr>
        </w:div>
        <w:div w:id="478154544">
          <w:marLeft w:val="640"/>
          <w:marRight w:val="0"/>
          <w:marTop w:val="0"/>
          <w:marBottom w:val="0"/>
          <w:divBdr>
            <w:top w:val="none" w:sz="0" w:space="0" w:color="auto"/>
            <w:left w:val="none" w:sz="0" w:space="0" w:color="auto"/>
            <w:bottom w:val="none" w:sz="0" w:space="0" w:color="auto"/>
            <w:right w:val="none" w:sz="0" w:space="0" w:color="auto"/>
          </w:divBdr>
        </w:div>
        <w:div w:id="1724525569">
          <w:marLeft w:val="640"/>
          <w:marRight w:val="0"/>
          <w:marTop w:val="0"/>
          <w:marBottom w:val="0"/>
          <w:divBdr>
            <w:top w:val="none" w:sz="0" w:space="0" w:color="auto"/>
            <w:left w:val="none" w:sz="0" w:space="0" w:color="auto"/>
            <w:bottom w:val="none" w:sz="0" w:space="0" w:color="auto"/>
            <w:right w:val="none" w:sz="0" w:space="0" w:color="auto"/>
          </w:divBdr>
        </w:div>
        <w:div w:id="708606618">
          <w:marLeft w:val="640"/>
          <w:marRight w:val="0"/>
          <w:marTop w:val="0"/>
          <w:marBottom w:val="0"/>
          <w:divBdr>
            <w:top w:val="none" w:sz="0" w:space="0" w:color="auto"/>
            <w:left w:val="none" w:sz="0" w:space="0" w:color="auto"/>
            <w:bottom w:val="none" w:sz="0" w:space="0" w:color="auto"/>
            <w:right w:val="none" w:sz="0" w:space="0" w:color="auto"/>
          </w:divBdr>
        </w:div>
        <w:div w:id="1574659936">
          <w:marLeft w:val="640"/>
          <w:marRight w:val="0"/>
          <w:marTop w:val="0"/>
          <w:marBottom w:val="0"/>
          <w:divBdr>
            <w:top w:val="none" w:sz="0" w:space="0" w:color="auto"/>
            <w:left w:val="none" w:sz="0" w:space="0" w:color="auto"/>
            <w:bottom w:val="none" w:sz="0" w:space="0" w:color="auto"/>
            <w:right w:val="none" w:sz="0" w:space="0" w:color="auto"/>
          </w:divBdr>
        </w:div>
        <w:div w:id="402528322">
          <w:marLeft w:val="640"/>
          <w:marRight w:val="0"/>
          <w:marTop w:val="0"/>
          <w:marBottom w:val="0"/>
          <w:divBdr>
            <w:top w:val="none" w:sz="0" w:space="0" w:color="auto"/>
            <w:left w:val="none" w:sz="0" w:space="0" w:color="auto"/>
            <w:bottom w:val="none" w:sz="0" w:space="0" w:color="auto"/>
            <w:right w:val="none" w:sz="0" w:space="0" w:color="auto"/>
          </w:divBdr>
        </w:div>
        <w:div w:id="991376239">
          <w:marLeft w:val="640"/>
          <w:marRight w:val="0"/>
          <w:marTop w:val="0"/>
          <w:marBottom w:val="0"/>
          <w:divBdr>
            <w:top w:val="none" w:sz="0" w:space="0" w:color="auto"/>
            <w:left w:val="none" w:sz="0" w:space="0" w:color="auto"/>
            <w:bottom w:val="none" w:sz="0" w:space="0" w:color="auto"/>
            <w:right w:val="none" w:sz="0" w:space="0" w:color="auto"/>
          </w:divBdr>
        </w:div>
        <w:div w:id="1042747808">
          <w:marLeft w:val="640"/>
          <w:marRight w:val="0"/>
          <w:marTop w:val="0"/>
          <w:marBottom w:val="0"/>
          <w:divBdr>
            <w:top w:val="none" w:sz="0" w:space="0" w:color="auto"/>
            <w:left w:val="none" w:sz="0" w:space="0" w:color="auto"/>
            <w:bottom w:val="none" w:sz="0" w:space="0" w:color="auto"/>
            <w:right w:val="none" w:sz="0" w:space="0" w:color="auto"/>
          </w:divBdr>
        </w:div>
        <w:div w:id="707023624">
          <w:marLeft w:val="640"/>
          <w:marRight w:val="0"/>
          <w:marTop w:val="0"/>
          <w:marBottom w:val="0"/>
          <w:divBdr>
            <w:top w:val="none" w:sz="0" w:space="0" w:color="auto"/>
            <w:left w:val="none" w:sz="0" w:space="0" w:color="auto"/>
            <w:bottom w:val="none" w:sz="0" w:space="0" w:color="auto"/>
            <w:right w:val="none" w:sz="0" w:space="0" w:color="auto"/>
          </w:divBdr>
        </w:div>
        <w:div w:id="1872378535">
          <w:marLeft w:val="640"/>
          <w:marRight w:val="0"/>
          <w:marTop w:val="0"/>
          <w:marBottom w:val="0"/>
          <w:divBdr>
            <w:top w:val="none" w:sz="0" w:space="0" w:color="auto"/>
            <w:left w:val="none" w:sz="0" w:space="0" w:color="auto"/>
            <w:bottom w:val="none" w:sz="0" w:space="0" w:color="auto"/>
            <w:right w:val="none" w:sz="0" w:space="0" w:color="auto"/>
          </w:divBdr>
        </w:div>
        <w:div w:id="735053887">
          <w:marLeft w:val="640"/>
          <w:marRight w:val="0"/>
          <w:marTop w:val="0"/>
          <w:marBottom w:val="0"/>
          <w:divBdr>
            <w:top w:val="none" w:sz="0" w:space="0" w:color="auto"/>
            <w:left w:val="none" w:sz="0" w:space="0" w:color="auto"/>
            <w:bottom w:val="none" w:sz="0" w:space="0" w:color="auto"/>
            <w:right w:val="none" w:sz="0" w:space="0" w:color="auto"/>
          </w:divBdr>
        </w:div>
        <w:div w:id="1118111918">
          <w:marLeft w:val="640"/>
          <w:marRight w:val="0"/>
          <w:marTop w:val="0"/>
          <w:marBottom w:val="0"/>
          <w:divBdr>
            <w:top w:val="none" w:sz="0" w:space="0" w:color="auto"/>
            <w:left w:val="none" w:sz="0" w:space="0" w:color="auto"/>
            <w:bottom w:val="none" w:sz="0" w:space="0" w:color="auto"/>
            <w:right w:val="none" w:sz="0" w:space="0" w:color="auto"/>
          </w:divBdr>
        </w:div>
        <w:div w:id="1657420972">
          <w:marLeft w:val="640"/>
          <w:marRight w:val="0"/>
          <w:marTop w:val="0"/>
          <w:marBottom w:val="0"/>
          <w:divBdr>
            <w:top w:val="none" w:sz="0" w:space="0" w:color="auto"/>
            <w:left w:val="none" w:sz="0" w:space="0" w:color="auto"/>
            <w:bottom w:val="none" w:sz="0" w:space="0" w:color="auto"/>
            <w:right w:val="none" w:sz="0" w:space="0" w:color="auto"/>
          </w:divBdr>
        </w:div>
        <w:div w:id="418864926">
          <w:marLeft w:val="640"/>
          <w:marRight w:val="0"/>
          <w:marTop w:val="0"/>
          <w:marBottom w:val="0"/>
          <w:divBdr>
            <w:top w:val="none" w:sz="0" w:space="0" w:color="auto"/>
            <w:left w:val="none" w:sz="0" w:space="0" w:color="auto"/>
            <w:bottom w:val="none" w:sz="0" w:space="0" w:color="auto"/>
            <w:right w:val="none" w:sz="0" w:space="0" w:color="auto"/>
          </w:divBdr>
        </w:div>
        <w:div w:id="2032367812">
          <w:marLeft w:val="640"/>
          <w:marRight w:val="0"/>
          <w:marTop w:val="0"/>
          <w:marBottom w:val="0"/>
          <w:divBdr>
            <w:top w:val="none" w:sz="0" w:space="0" w:color="auto"/>
            <w:left w:val="none" w:sz="0" w:space="0" w:color="auto"/>
            <w:bottom w:val="none" w:sz="0" w:space="0" w:color="auto"/>
            <w:right w:val="none" w:sz="0" w:space="0" w:color="auto"/>
          </w:divBdr>
        </w:div>
        <w:div w:id="1110204896">
          <w:marLeft w:val="640"/>
          <w:marRight w:val="0"/>
          <w:marTop w:val="0"/>
          <w:marBottom w:val="0"/>
          <w:divBdr>
            <w:top w:val="none" w:sz="0" w:space="0" w:color="auto"/>
            <w:left w:val="none" w:sz="0" w:space="0" w:color="auto"/>
            <w:bottom w:val="none" w:sz="0" w:space="0" w:color="auto"/>
            <w:right w:val="none" w:sz="0" w:space="0" w:color="auto"/>
          </w:divBdr>
        </w:div>
        <w:div w:id="2120949868">
          <w:marLeft w:val="640"/>
          <w:marRight w:val="0"/>
          <w:marTop w:val="0"/>
          <w:marBottom w:val="0"/>
          <w:divBdr>
            <w:top w:val="none" w:sz="0" w:space="0" w:color="auto"/>
            <w:left w:val="none" w:sz="0" w:space="0" w:color="auto"/>
            <w:bottom w:val="none" w:sz="0" w:space="0" w:color="auto"/>
            <w:right w:val="none" w:sz="0" w:space="0" w:color="auto"/>
          </w:divBdr>
        </w:div>
        <w:div w:id="674070520">
          <w:marLeft w:val="640"/>
          <w:marRight w:val="0"/>
          <w:marTop w:val="0"/>
          <w:marBottom w:val="0"/>
          <w:divBdr>
            <w:top w:val="none" w:sz="0" w:space="0" w:color="auto"/>
            <w:left w:val="none" w:sz="0" w:space="0" w:color="auto"/>
            <w:bottom w:val="none" w:sz="0" w:space="0" w:color="auto"/>
            <w:right w:val="none" w:sz="0" w:space="0" w:color="auto"/>
          </w:divBdr>
        </w:div>
        <w:div w:id="635530997">
          <w:marLeft w:val="640"/>
          <w:marRight w:val="0"/>
          <w:marTop w:val="0"/>
          <w:marBottom w:val="0"/>
          <w:divBdr>
            <w:top w:val="none" w:sz="0" w:space="0" w:color="auto"/>
            <w:left w:val="none" w:sz="0" w:space="0" w:color="auto"/>
            <w:bottom w:val="none" w:sz="0" w:space="0" w:color="auto"/>
            <w:right w:val="none" w:sz="0" w:space="0" w:color="auto"/>
          </w:divBdr>
        </w:div>
        <w:div w:id="1775245543">
          <w:marLeft w:val="640"/>
          <w:marRight w:val="0"/>
          <w:marTop w:val="0"/>
          <w:marBottom w:val="0"/>
          <w:divBdr>
            <w:top w:val="none" w:sz="0" w:space="0" w:color="auto"/>
            <w:left w:val="none" w:sz="0" w:space="0" w:color="auto"/>
            <w:bottom w:val="none" w:sz="0" w:space="0" w:color="auto"/>
            <w:right w:val="none" w:sz="0" w:space="0" w:color="auto"/>
          </w:divBdr>
        </w:div>
        <w:div w:id="1364550743">
          <w:marLeft w:val="640"/>
          <w:marRight w:val="0"/>
          <w:marTop w:val="0"/>
          <w:marBottom w:val="0"/>
          <w:divBdr>
            <w:top w:val="none" w:sz="0" w:space="0" w:color="auto"/>
            <w:left w:val="none" w:sz="0" w:space="0" w:color="auto"/>
            <w:bottom w:val="none" w:sz="0" w:space="0" w:color="auto"/>
            <w:right w:val="none" w:sz="0" w:space="0" w:color="auto"/>
          </w:divBdr>
        </w:div>
        <w:div w:id="382994528">
          <w:marLeft w:val="640"/>
          <w:marRight w:val="0"/>
          <w:marTop w:val="0"/>
          <w:marBottom w:val="0"/>
          <w:divBdr>
            <w:top w:val="none" w:sz="0" w:space="0" w:color="auto"/>
            <w:left w:val="none" w:sz="0" w:space="0" w:color="auto"/>
            <w:bottom w:val="none" w:sz="0" w:space="0" w:color="auto"/>
            <w:right w:val="none" w:sz="0" w:space="0" w:color="auto"/>
          </w:divBdr>
        </w:div>
        <w:div w:id="1407068070">
          <w:marLeft w:val="640"/>
          <w:marRight w:val="0"/>
          <w:marTop w:val="0"/>
          <w:marBottom w:val="0"/>
          <w:divBdr>
            <w:top w:val="none" w:sz="0" w:space="0" w:color="auto"/>
            <w:left w:val="none" w:sz="0" w:space="0" w:color="auto"/>
            <w:bottom w:val="none" w:sz="0" w:space="0" w:color="auto"/>
            <w:right w:val="none" w:sz="0" w:space="0" w:color="auto"/>
          </w:divBdr>
        </w:div>
        <w:div w:id="1766415246">
          <w:marLeft w:val="640"/>
          <w:marRight w:val="0"/>
          <w:marTop w:val="0"/>
          <w:marBottom w:val="0"/>
          <w:divBdr>
            <w:top w:val="none" w:sz="0" w:space="0" w:color="auto"/>
            <w:left w:val="none" w:sz="0" w:space="0" w:color="auto"/>
            <w:bottom w:val="none" w:sz="0" w:space="0" w:color="auto"/>
            <w:right w:val="none" w:sz="0" w:space="0" w:color="auto"/>
          </w:divBdr>
        </w:div>
      </w:divsChild>
    </w:div>
    <w:div w:id="1790396278">
      <w:bodyDiv w:val="1"/>
      <w:marLeft w:val="0"/>
      <w:marRight w:val="0"/>
      <w:marTop w:val="0"/>
      <w:marBottom w:val="0"/>
      <w:divBdr>
        <w:top w:val="none" w:sz="0" w:space="0" w:color="auto"/>
        <w:left w:val="none" w:sz="0" w:space="0" w:color="auto"/>
        <w:bottom w:val="none" w:sz="0" w:space="0" w:color="auto"/>
        <w:right w:val="none" w:sz="0" w:space="0" w:color="auto"/>
      </w:divBdr>
      <w:divsChild>
        <w:div w:id="69542776">
          <w:marLeft w:val="640"/>
          <w:marRight w:val="0"/>
          <w:marTop w:val="0"/>
          <w:marBottom w:val="0"/>
          <w:divBdr>
            <w:top w:val="none" w:sz="0" w:space="0" w:color="auto"/>
            <w:left w:val="none" w:sz="0" w:space="0" w:color="auto"/>
            <w:bottom w:val="none" w:sz="0" w:space="0" w:color="auto"/>
            <w:right w:val="none" w:sz="0" w:space="0" w:color="auto"/>
          </w:divBdr>
        </w:div>
        <w:div w:id="398747916">
          <w:marLeft w:val="640"/>
          <w:marRight w:val="0"/>
          <w:marTop w:val="0"/>
          <w:marBottom w:val="0"/>
          <w:divBdr>
            <w:top w:val="none" w:sz="0" w:space="0" w:color="auto"/>
            <w:left w:val="none" w:sz="0" w:space="0" w:color="auto"/>
            <w:bottom w:val="none" w:sz="0" w:space="0" w:color="auto"/>
            <w:right w:val="none" w:sz="0" w:space="0" w:color="auto"/>
          </w:divBdr>
        </w:div>
        <w:div w:id="506019613">
          <w:marLeft w:val="640"/>
          <w:marRight w:val="0"/>
          <w:marTop w:val="0"/>
          <w:marBottom w:val="0"/>
          <w:divBdr>
            <w:top w:val="none" w:sz="0" w:space="0" w:color="auto"/>
            <w:left w:val="none" w:sz="0" w:space="0" w:color="auto"/>
            <w:bottom w:val="none" w:sz="0" w:space="0" w:color="auto"/>
            <w:right w:val="none" w:sz="0" w:space="0" w:color="auto"/>
          </w:divBdr>
        </w:div>
        <w:div w:id="637997779">
          <w:marLeft w:val="640"/>
          <w:marRight w:val="0"/>
          <w:marTop w:val="0"/>
          <w:marBottom w:val="0"/>
          <w:divBdr>
            <w:top w:val="none" w:sz="0" w:space="0" w:color="auto"/>
            <w:left w:val="none" w:sz="0" w:space="0" w:color="auto"/>
            <w:bottom w:val="none" w:sz="0" w:space="0" w:color="auto"/>
            <w:right w:val="none" w:sz="0" w:space="0" w:color="auto"/>
          </w:divBdr>
        </w:div>
        <w:div w:id="757407563">
          <w:marLeft w:val="640"/>
          <w:marRight w:val="0"/>
          <w:marTop w:val="0"/>
          <w:marBottom w:val="0"/>
          <w:divBdr>
            <w:top w:val="none" w:sz="0" w:space="0" w:color="auto"/>
            <w:left w:val="none" w:sz="0" w:space="0" w:color="auto"/>
            <w:bottom w:val="none" w:sz="0" w:space="0" w:color="auto"/>
            <w:right w:val="none" w:sz="0" w:space="0" w:color="auto"/>
          </w:divBdr>
        </w:div>
        <w:div w:id="835417885">
          <w:marLeft w:val="640"/>
          <w:marRight w:val="0"/>
          <w:marTop w:val="0"/>
          <w:marBottom w:val="0"/>
          <w:divBdr>
            <w:top w:val="none" w:sz="0" w:space="0" w:color="auto"/>
            <w:left w:val="none" w:sz="0" w:space="0" w:color="auto"/>
            <w:bottom w:val="none" w:sz="0" w:space="0" w:color="auto"/>
            <w:right w:val="none" w:sz="0" w:space="0" w:color="auto"/>
          </w:divBdr>
        </w:div>
        <w:div w:id="850877489">
          <w:marLeft w:val="640"/>
          <w:marRight w:val="0"/>
          <w:marTop w:val="0"/>
          <w:marBottom w:val="0"/>
          <w:divBdr>
            <w:top w:val="none" w:sz="0" w:space="0" w:color="auto"/>
            <w:left w:val="none" w:sz="0" w:space="0" w:color="auto"/>
            <w:bottom w:val="none" w:sz="0" w:space="0" w:color="auto"/>
            <w:right w:val="none" w:sz="0" w:space="0" w:color="auto"/>
          </w:divBdr>
        </w:div>
        <w:div w:id="1163198801">
          <w:marLeft w:val="640"/>
          <w:marRight w:val="0"/>
          <w:marTop w:val="0"/>
          <w:marBottom w:val="0"/>
          <w:divBdr>
            <w:top w:val="none" w:sz="0" w:space="0" w:color="auto"/>
            <w:left w:val="none" w:sz="0" w:space="0" w:color="auto"/>
            <w:bottom w:val="none" w:sz="0" w:space="0" w:color="auto"/>
            <w:right w:val="none" w:sz="0" w:space="0" w:color="auto"/>
          </w:divBdr>
        </w:div>
        <w:div w:id="1742829365">
          <w:marLeft w:val="640"/>
          <w:marRight w:val="0"/>
          <w:marTop w:val="0"/>
          <w:marBottom w:val="0"/>
          <w:divBdr>
            <w:top w:val="none" w:sz="0" w:space="0" w:color="auto"/>
            <w:left w:val="none" w:sz="0" w:space="0" w:color="auto"/>
            <w:bottom w:val="none" w:sz="0" w:space="0" w:color="auto"/>
            <w:right w:val="none" w:sz="0" w:space="0" w:color="auto"/>
          </w:divBdr>
        </w:div>
        <w:div w:id="1744789824">
          <w:marLeft w:val="640"/>
          <w:marRight w:val="0"/>
          <w:marTop w:val="0"/>
          <w:marBottom w:val="0"/>
          <w:divBdr>
            <w:top w:val="none" w:sz="0" w:space="0" w:color="auto"/>
            <w:left w:val="none" w:sz="0" w:space="0" w:color="auto"/>
            <w:bottom w:val="none" w:sz="0" w:space="0" w:color="auto"/>
            <w:right w:val="none" w:sz="0" w:space="0" w:color="auto"/>
          </w:divBdr>
        </w:div>
        <w:div w:id="1884249962">
          <w:marLeft w:val="640"/>
          <w:marRight w:val="0"/>
          <w:marTop w:val="0"/>
          <w:marBottom w:val="0"/>
          <w:divBdr>
            <w:top w:val="none" w:sz="0" w:space="0" w:color="auto"/>
            <w:left w:val="none" w:sz="0" w:space="0" w:color="auto"/>
            <w:bottom w:val="none" w:sz="0" w:space="0" w:color="auto"/>
            <w:right w:val="none" w:sz="0" w:space="0" w:color="auto"/>
          </w:divBdr>
        </w:div>
        <w:div w:id="2070225607">
          <w:marLeft w:val="640"/>
          <w:marRight w:val="0"/>
          <w:marTop w:val="0"/>
          <w:marBottom w:val="0"/>
          <w:divBdr>
            <w:top w:val="none" w:sz="0" w:space="0" w:color="auto"/>
            <w:left w:val="none" w:sz="0" w:space="0" w:color="auto"/>
            <w:bottom w:val="none" w:sz="0" w:space="0" w:color="auto"/>
            <w:right w:val="none" w:sz="0" w:space="0" w:color="auto"/>
          </w:divBdr>
        </w:div>
      </w:divsChild>
    </w:div>
    <w:div w:id="1796866762">
      <w:bodyDiv w:val="1"/>
      <w:marLeft w:val="0"/>
      <w:marRight w:val="0"/>
      <w:marTop w:val="0"/>
      <w:marBottom w:val="0"/>
      <w:divBdr>
        <w:top w:val="none" w:sz="0" w:space="0" w:color="auto"/>
        <w:left w:val="none" w:sz="0" w:space="0" w:color="auto"/>
        <w:bottom w:val="none" w:sz="0" w:space="0" w:color="auto"/>
        <w:right w:val="none" w:sz="0" w:space="0" w:color="auto"/>
      </w:divBdr>
      <w:divsChild>
        <w:div w:id="1134298678">
          <w:marLeft w:val="640"/>
          <w:marRight w:val="0"/>
          <w:marTop w:val="0"/>
          <w:marBottom w:val="0"/>
          <w:divBdr>
            <w:top w:val="none" w:sz="0" w:space="0" w:color="auto"/>
            <w:left w:val="none" w:sz="0" w:space="0" w:color="auto"/>
            <w:bottom w:val="none" w:sz="0" w:space="0" w:color="auto"/>
            <w:right w:val="none" w:sz="0" w:space="0" w:color="auto"/>
          </w:divBdr>
        </w:div>
        <w:div w:id="388576685">
          <w:marLeft w:val="640"/>
          <w:marRight w:val="0"/>
          <w:marTop w:val="0"/>
          <w:marBottom w:val="0"/>
          <w:divBdr>
            <w:top w:val="none" w:sz="0" w:space="0" w:color="auto"/>
            <w:left w:val="none" w:sz="0" w:space="0" w:color="auto"/>
            <w:bottom w:val="none" w:sz="0" w:space="0" w:color="auto"/>
            <w:right w:val="none" w:sz="0" w:space="0" w:color="auto"/>
          </w:divBdr>
        </w:div>
        <w:div w:id="515268691">
          <w:marLeft w:val="640"/>
          <w:marRight w:val="0"/>
          <w:marTop w:val="0"/>
          <w:marBottom w:val="0"/>
          <w:divBdr>
            <w:top w:val="none" w:sz="0" w:space="0" w:color="auto"/>
            <w:left w:val="none" w:sz="0" w:space="0" w:color="auto"/>
            <w:bottom w:val="none" w:sz="0" w:space="0" w:color="auto"/>
            <w:right w:val="none" w:sz="0" w:space="0" w:color="auto"/>
          </w:divBdr>
        </w:div>
        <w:div w:id="1274240618">
          <w:marLeft w:val="640"/>
          <w:marRight w:val="0"/>
          <w:marTop w:val="0"/>
          <w:marBottom w:val="0"/>
          <w:divBdr>
            <w:top w:val="none" w:sz="0" w:space="0" w:color="auto"/>
            <w:left w:val="none" w:sz="0" w:space="0" w:color="auto"/>
            <w:bottom w:val="none" w:sz="0" w:space="0" w:color="auto"/>
            <w:right w:val="none" w:sz="0" w:space="0" w:color="auto"/>
          </w:divBdr>
        </w:div>
        <w:div w:id="1972707562">
          <w:marLeft w:val="640"/>
          <w:marRight w:val="0"/>
          <w:marTop w:val="0"/>
          <w:marBottom w:val="0"/>
          <w:divBdr>
            <w:top w:val="none" w:sz="0" w:space="0" w:color="auto"/>
            <w:left w:val="none" w:sz="0" w:space="0" w:color="auto"/>
            <w:bottom w:val="none" w:sz="0" w:space="0" w:color="auto"/>
            <w:right w:val="none" w:sz="0" w:space="0" w:color="auto"/>
          </w:divBdr>
        </w:div>
        <w:div w:id="1113091791">
          <w:marLeft w:val="640"/>
          <w:marRight w:val="0"/>
          <w:marTop w:val="0"/>
          <w:marBottom w:val="0"/>
          <w:divBdr>
            <w:top w:val="none" w:sz="0" w:space="0" w:color="auto"/>
            <w:left w:val="none" w:sz="0" w:space="0" w:color="auto"/>
            <w:bottom w:val="none" w:sz="0" w:space="0" w:color="auto"/>
            <w:right w:val="none" w:sz="0" w:space="0" w:color="auto"/>
          </w:divBdr>
        </w:div>
        <w:div w:id="99763011">
          <w:marLeft w:val="640"/>
          <w:marRight w:val="0"/>
          <w:marTop w:val="0"/>
          <w:marBottom w:val="0"/>
          <w:divBdr>
            <w:top w:val="none" w:sz="0" w:space="0" w:color="auto"/>
            <w:left w:val="none" w:sz="0" w:space="0" w:color="auto"/>
            <w:bottom w:val="none" w:sz="0" w:space="0" w:color="auto"/>
            <w:right w:val="none" w:sz="0" w:space="0" w:color="auto"/>
          </w:divBdr>
        </w:div>
        <w:div w:id="790827321">
          <w:marLeft w:val="640"/>
          <w:marRight w:val="0"/>
          <w:marTop w:val="0"/>
          <w:marBottom w:val="0"/>
          <w:divBdr>
            <w:top w:val="none" w:sz="0" w:space="0" w:color="auto"/>
            <w:left w:val="none" w:sz="0" w:space="0" w:color="auto"/>
            <w:bottom w:val="none" w:sz="0" w:space="0" w:color="auto"/>
            <w:right w:val="none" w:sz="0" w:space="0" w:color="auto"/>
          </w:divBdr>
        </w:div>
        <w:div w:id="192960648">
          <w:marLeft w:val="640"/>
          <w:marRight w:val="0"/>
          <w:marTop w:val="0"/>
          <w:marBottom w:val="0"/>
          <w:divBdr>
            <w:top w:val="none" w:sz="0" w:space="0" w:color="auto"/>
            <w:left w:val="none" w:sz="0" w:space="0" w:color="auto"/>
            <w:bottom w:val="none" w:sz="0" w:space="0" w:color="auto"/>
            <w:right w:val="none" w:sz="0" w:space="0" w:color="auto"/>
          </w:divBdr>
        </w:div>
        <w:div w:id="224687847">
          <w:marLeft w:val="640"/>
          <w:marRight w:val="0"/>
          <w:marTop w:val="0"/>
          <w:marBottom w:val="0"/>
          <w:divBdr>
            <w:top w:val="none" w:sz="0" w:space="0" w:color="auto"/>
            <w:left w:val="none" w:sz="0" w:space="0" w:color="auto"/>
            <w:bottom w:val="none" w:sz="0" w:space="0" w:color="auto"/>
            <w:right w:val="none" w:sz="0" w:space="0" w:color="auto"/>
          </w:divBdr>
        </w:div>
        <w:div w:id="758792068">
          <w:marLeft w:val="640"/>
          <w:marRight w:val="0"/>
          <w:marTop w:val="0"/>
          <w:marBottom w:val="0"/>
          <w:divBdr>
            <w:top w:val="none" w:sz="0" w:space="0" w:color="auto"/>
            <w:left w:val="none" w:sz="0" w:space="0" w:color="auto"/>
            <w:bottom w:val="none" w:sz="0" w:space="0" w:color="auto"/>
            <w:right w:val="none" w:sz="0" w:space="0" w:color="auto"/>
          </w:divBdr>
        </w:div>
        <w:div w:id="87390598">
          <w:marLeft w:val="640"/>
          <w:marRight w:val="0"/>
          <w:marTop w:val="0"/>
          <w:marBottom w:val="0"/>
          <w:divBdr>
            <w:top w:val="none" w:sz="0" w:space="0" w:color="auto"/>
            <w:left w:val="none" w:sz="0" w:space="0" w:color="auto"/>
            <w:bottom w:val="none" w:sz="0" w:space="0" w:color="auto"/>
            <w:right w:val="none" w:sz="0" w:space="0" w:color="auto"/>
          </w:divBdr>
        </w:div>
        <w:div w:id="732318529">
          <w:marLeft w:val="640"/>
          <w:marRight w:val="0"/>
          <w:marTop w:val="0"/>
          <w:marBottom w:val="0"/>
          <w:divBdr>
            <w:top w:val="none" w:sz="0" w:space="0" w:color="auto"/>
            <w:left w:val="none" w:sz="0" w:space="0" w:color="auto"/>
            <w:bottom w:val="none" w:sz="0" w:space="0" w:color="auto"/>
            <w:right w:val="none" w:sz="0" w:space="0" w:color="auto"/>
          </w:divBdr>
        </w:div>
        <w:div w:id="803818464">
          <w:marLeft w:val="640"/>
          <w:marRight w:val="0"/>
          <w:marTop w:val="0"/>
          <w:marBottom w:val="0"/>
          <w:divBdr>
            <w:top w:val="none" w:sz="0" w:space="0" w:color="auto"/>
            <w:left w:val="none" w:sz="0" w:space="0" w:color="auto"/>
            <w:bottom w:val="none" w:sz="0" w:space="0" w:color="auto"/>
            <w:right w:val="none" w:sz="0" w:space="0" w:color="auto"/>
          </w:divBdr>
        </w:div>
        <w:div w:id="1411462724">
          <w:marLeft w:val="640"/>
          <w:marRight w:val="0"/>
          <w:marTop w:val="0"/>
          <w:marBottom w:val="0"/>
          <w:divBdr>
            <w:top w:val="none" w:sz="0" w:space="0" w:color="auto"/>
            <w:left w:val="none" w:sz="0" w:space="0" w:color="auto"/>
            <w:bottom w:val="none" w:sz="0" w:space="0" w:color="auto"/>
            <w:right w:val="none" w:sz="0" w:space="0" w:color="auto"/>
          </w:divBdr>
        </w:div>
        <w:div w:id="1835220016">
          <w:marLeft w:val="640"/>
          <w:marRight w:val="0"/>
          <w:marTop w:val="0"/>
          <w:marBottom w:val="0"/>
          <w:divBdr>
            <w:top w:val="none" w:sz="0" w:space="0" w:color="auto"/>
            <w:left w:val="none" w:sz="0" w:space="0" w:color="auto"/>
            <w:bottom w:val="none" w:sz="0" w:space="0" w:color="auto"/>
            <w:right w:val="none" w:sz="0" w:space="0" w:color="auto"/>
          </w:divBdr>
        </w:div>
        <w:div w:id="1252666201">
          <w:marLeft w:val="640"/>
          <w:marRight w:val="0"/>
          <w:marTop w:val="0"/>
          <w:marBottom w:val="0"/>
          <w:divBdr>
            <w:top w:val="none" w:sz="0" w:space="0" w:color="auto"/>
            <w:left w:val="none" w:sz="0" w:space="0" w:color="auto"/>
            <w:bottom w:val="none" w:sz="0" w:space="0" w:color="auto"/>
            <w:right w:val="none" w:sz="0" w:space="0" w:color="auto"/>
          </w:divBdr>
        </w:div>
        <w:div w:id="871114498">
          <w:marLeft w:val="640"/>
          <w:marRight w:val="0"/>
          <w:marTop w:val="0"/>
          <w:marBottom w:val="0"/>
          <w:divBdr>
            <w:top w:val="none" w:sz="0" w:space="0" w:color="auto"/>
            <w:left w:val="none" w:sz="0" w:space="0" w:color="auto"/>
            <w:bottom w:val="none" w:sz="0" w:space="0" w:color="auto"/>
            <w:right w:val="none" w:sz="0" w:space="0" w:color="auto"/>
          </w:divBdr>
        </w:div>
        <w:div w:id="2109694085">
          <w:marLeft w:val="640"/>
          <w:marRight w:val="0"/>
          <w:marTop w:val="0"/>
          <w:marBottom w:val="0"/>
          <w:divBdr>
            <w:top w:val="none" w:sz="0" w:space="0" w:color="auto"/>
            <w:left w:val="none" w:sz="0" w:space="0" w:color="auto"/>
            <w:bottom w:val="none" w:sz="0" w:space="0" w:color="auto"/>
            <w:right w:val="none" w:sz="0" w:space="0" w:color="auto"/>
          </w:divBdr>
        </w:div>
        <w:div w:id="1819220809">
          <w:marLeft w:val="640"/>
          <w:marRight w:val="0"/>
          <w:marTop w:val="0"/>
          <w:marBottom w:val="0"/>
          <w:divBdr>
            <w:top w:val="none" w:sz="0" w:space="0" w:color="auto"/>
            <w:left w:val="none" w:sz="0" w:space="0" w:color="auto"/>
            <w:bottom w:val="none" w:sz="0" w:space="0" w:color="auto"/>
            <w:right w:val="none" w:sz="0" w:space="0" w:color="auto"/>
          </w:divBdr>
        </w:div>
        <w:div w:id="873807564">
          <w:marLeft w:val="640"/>
          <w:marRight w:val="0"/>
          <w:marTop w:val="0"/>
          <w:marBottom w:val="0"/>
          <w:divBdr>
            <w:top w:val="none" w:sz="0" w:space="0" w:color="auto"/>
            <w:left w:val="none" w:sz="0" w:space="0" w:color="auto"/>
            <w:bottom w:val="none" w:sz="0" w:space="0" w:color="auto"/>
            <w:right w:val="none" w:sz="0" w:space="0" w:color="auto"/>
          </w:divBdr>
        </w:div>
        <w:div w:id="1391615019">
          <w:marLeft w:val="640"/>
          <w:marRight w:val="0"/>
          <w:marTop w:val="0"/>
          <w:marBottom w:val="0"/>
          <w:divBdr>
            <w:top w:val="none" w:sz="0" w:space="0" w:color="auto"/>
            <w:left w:val="none" w:sz="0" w:space="0" w:color="auto"/>
            <w:bottom w:val="none" w:sz="0" w:space="0" w:color="auto"/>
            <w:right w:val="none" w:sz="0" w:space="0" w:color="auto"/>
          </w:divBdr>
        </w:div>
        <w:div w:id="1838112012">
          <w:marLeft w:val="640"/>
          <w:marRight w:val="0"/>
          <w:marTop w:val="0"/>
          <w:marBottom w:val="0"/>
          <w:divBdr>
            <w:top w:val="none" w:sz="0" w:space="0" w:color="auto"/>
            <w:left w:val="none" w:sz="0" w:space="0" w:color="auto"/>
            <w:bottom w:val="none" w:sz="0" w:space="0" w:color="auto"/>
            <w:right w:val="none" w:sz="0" w:space="0" w:color="auto"/>
          </w:divBdr>
        </w:div>
        <w:div w:id="2007974441">
          <w:marLeft w:val="640"/>
          <w:marRight w:val="0"/>
          <w:marTop w:val="0"/>
          <w:marBottom w:val="0"/>
          <w:divBdr>
            <w:top w:val="none" w:sz="0" w:space="0" w:color="auto"/>
            <w:left w:val="none" w:sz="0" w:space="0" w:color="auto"/>
            <w:bottom w:val="none" w:sz="0" w:space="0" w:color="auto"/>
            <w:right w:val="none" w:sz="0" w:space="0" w:color="auto"/>
          </w:divBdr>
        </w:div>
        <w:div w:id="4014841">
          <w:marLeft w:val="640"/>
          <w:marRight w:val="0"/>
          <w:marTop w:val="0"/>
          <w:marBottom w:val="0"/>
          <w:divBdr>
            <w:top w:val="none" w:sz="0" w:space="0" w:color="auto"/>
            <w:left w:val="none" w:sz="0" w:space="0" w:color="auto"/>
            <w:bottom w:val="none" w:sz="0" w:space="0" w:color="auto"/>
            <w:right w:val="none" w:sz="0" w:space="0" w:color="auto"/>
          </w:divBdr>
        </w:div>
        <w:div w:id="653875231">
          <w:marLeft w:val="640"/>
          <w:marRight w:val="0"/>
          <w:marTop w:val="0"/>
          <w:marBottom w:val="0"/>
          <w:divBdr>
            <w:top w:val="none" w:sz="0" w:space="0" w:color="auto"/>
            <w:left w:val="none" w:sz="0" w:space="0" w:color="auto"/>
            <w:bottom w:val="none" w:sz="0" w:space="0" w:color="auto"/>
            <w:right w:val="none" w:sz="0" w:space="0" w:color="auto"/>
          </w:divBdr>
        </w:div>
        <w:div w:id="392702669">
          <w:marLeft w:val="640"/>
          <w:marRight w:val="0"/>
          <w:marTop w:val="0"/>
          <w:marBottom w:val="0"/>
          <w:divBdr>
            <w:top w:val="none" w:sz="0" w:space="0" w:color="auto"/>
            <w:left w:val="none" w:sz="0" w:space="0" w:color="auto"/>
            <w:bottom w:val="none" w:sz="0" w:space="0" w:color="auto"/>
            <w:right w:val="none" w:sz="0" w:space="0" w:color="auto"/>
          </w:divBdr>
        </w:div>
        <w:div w:id="1608148597">
          <w:marLeft w:val="640"/>
          <w:marRight w:val="0"/>
          <w:marTop w:val="0"/>
          <w:marBottom w:val="0"/>
          <w:divBdr>
            <w:top w:val="none" w:sz="0" w:space="0" w:color="auto"/>
            <w:left w:val="none" w:sz="0" w:space="0" w:color="auto"/>
            <w:bottom w:val="none" w:sz="0" w:space="0" w:color="auto"/>
            <w:right w:val="none" w:sz="0" w:space="0" w:color="auto"/>
          </w:divBdr>
        </w:div>
        <w:div w:id="1025180481">
          <w:marLeft w:val="640"/>
          <w:marRight w:val="0"/>
          <w:marTop w:val="0"/>
          <w:marBottom w:val="0"/>
          <w:divBdr>
            <w:top w:val="none" w:sz="0" w:space="0" w:color="auto"/>
            <w:left w:val="none" w:sz="0" w:space="0" w:color="auto"/>
            <w:bottom w:val="none" w:sz="0" w:space="0" w:color="auto"/>
            <w:right w:val="none" w:sz="0" w:space="0" w:color="auto"/>
          </w:divBdr>
        </w:div>
        <w:div w:id="1163736378">
          <w:marLeft w:val="640"/>
          <w:marRight w:val="0"/>
          <w:marTop w:val="0"/>
          <w:marBottom w:val="0"/>
          <w:divBdr>
            <w:top w:val="none" w:sz="0" w:space="0" w:color="auto"/>
            <w:left w:val="none" w:sz="0" w:space="0" w:color="auto"/>
            <w:bottom w:val="none" w:sz="0" w:space="0" w:color="auto"/>
            <w:right w:val="none" w:sz="0" w:space="0" w:color="auto"/>
          </w:divBdr>
        </w:div>
        <w:div w:id="1281188124">
          <w:marLeft w:val="640"/>
          <w:marRight w:val="0"/>
          <w:marTop w:val="0"/>
          <w:marBottom w:val="0"/>
          <w:divBdr>
            <w:top w:val="none" w:sz="0" w:space="0" w:color="auto"/>
            <w:left w:val="none" w:sz="0" w:space="0" w:color="auto"/>
            <w:bottom w:val="none" w:sz="0" w:space="0" w:color="auto"/>
            <w:right w:val="none" w:sz="0" w:space="0" w:color="auto"/>
          </w:divBdr>
        </w:div>
        <w:div w:id="1832718208">
          <w:marLeft w:val="640"/>
          <w:marRight w:val="0"/>
          <w:marTop w:val="0"/>
          <w:marBottom w:val="0"/>
          <w:divBdr>
            <w:top w:val="none" w:sz="0" w:space="0" w:color="auto"/>
            <w:left w:val="none" w:sz="0" w:space="0" w:color="auto"/>
            <w:bottom w:val="none" w:sz="0" w:space="0" w:color="auto"/>
            <w:right w:val="none" w:sz="0" w:space="0" w:color="auto"/>
          </w:divBdr>
        </w:div>
        <w:div w:id="765421815">
          <w:marLeft w:val="640"/>
          <w:marRight w:val="0"/>
          <w:marTop w:val="0"/>
          <w:marBottom w:val="0"/>
          <w:divBdr>
            <w:top w:val="none" w:sz="0" w:space="0" w:color="auto"/>
            <w:left w:val="none" w:sz="0" w:space="0" w:color="auto"/>
            <w:bottom w:val="none" w:sz="0" w:space="0" w:color="auto"/>
            <w:right w:val="none" w:sz="0" w:space="0" w:color="auto"/>
          </w:divBdr>
        </w:div>
        <w:div w:id="363292703">
          <w:marLeft w:val="640"/>
          <w:marRight w:val="0"/>
          <w:marTop w:val="0"/>
          <w:marBottom w:val="0"/>
          <w:divBdr>
            <w:top w:val="none" w:sz="0" w:space="0" w:color="auto"/>
            <w:left w:val="none" w:sz="0" w:space="0" w:color="auto"/>
            <w:bottom w:val="none" w:sz="0" w:space="0" w:color="auto"/>
            <w:right w:val="none" w:sz="0" w:space="0" w:color="auto"/>
          </w:divBdr>
        </w:div>
        <w:div w:id="1570841533">
          <w:marLeft w:val="640"/>
          <w:marRight w:val="0"/>
          <w:marTop w:val="0"/>
          <w:marBottom w:val="0"/>
          <w:divBdr>
            <w:top w:val="none" w:sz="0" w:space="0" w:color="auto"/>
            <w:left w:val="none" w:sz="0" w:space="0" w:color="auto"/>
            <w:bottom w:val="none" w:sz="0" w:space="0" w:color="auto"/>
            <w:right w:val="none" w:sz="0" w:space="0" w:color="auto"/>
          </w:divBdr>
        </w:div>
        <w:div w:id="1504590380">
          <w:marLeft w:val="640"/>
          <w:marRight w:val="0"/>
          <w:marTop w:val="0"/>
          <w:marBottom w:val="0"/>
          <w:divBdr>
            <w:top w:val="none" w:sz="0" w:space="0" w:color="auto"/>
            <w:left w:val="none" w:sz="0" w:space="0" w:color="auto"/>
            <w:bottom w:val="none" w:sz="0" w:space="0" w:color="auto"/>
            <w:right w:val="none" w:sz="0" w:space="0" w:color="auto"/>
          </w:divBdr>
        </w:div>
      </w:divsChild>
    </w:div>
    <w:div w:id="1799377003">
      <w:bodyDiv w:val="1"/>
      <w:marLeft w:val="0"/>
      <w:marRight w:val="0"/>
      <w:marTop w:val="0"/>
      <w:marBottom w:val="0"/>
      <w:divBdr>
        <w:top w:val="none" w:sz="0" w:space="0" w:color="auto"/>
        <w:left w:val="none" w:sz="0" w:space="0" w:color="auto"/>
        <w:bottom w:val="none" w:sz="0" w:space="0" w:color="auto"/>
        <w:right w:val="none" w:sz="0" w:space="0" w:color="auto"/>
      </w:divBdr>
      <w:divsChild>
        <w:div w:id="688524322">
          <w:marLeft w:val="640"/>
          <w:marRight w:val="0"/>
          <w:marTop w:val="0"/>
          <w:marBottom w:val="0"/>
          <w:divBdr>
            <w:top w:val="none" w:sz="0" w:space="0" w:color="auto"/>
            <w:left w:val="none" w:sz="0" w:space="0" w:color="auto"/>
            <w:bottom w:val="none" w:sz="0" w:space="0" w:color="auto"/>
            <w:right w:val="none" w:sz="0" w:space="0" w:color="auto"/>
          </w:divBdr>
        </w:div>
        <w:div w:id="1941526236">
          <w:marLeft w:val="640"/>
          <w:marRight w:val="0"/>
          <w:marTop w:val="0"/>
          <w:marBottom w:val="0"/>
          <w:divBdr>
            <w:top w:val="none" w:sz="0" w:space="0" w:color="auto"/>
            <w:left w:val="none" w:sz="0" w:space="0" w:color="auto"/>
            <w:bottom w:val="none" w:sz="0" w:space="0" w:color="auto"/>
            <w:right w:val="none" w:sz="0" w:space="0" w:color="auto"/>
          </w:divBdr>
        </w:div>
        <w:div w:id="1535994807">
          <w:marLeft w:val="640"/>
          <w:marRight w:val="0"/>
          <w:marTop w:val="0"/>
          <w:marBottom w:val="0"/>
          <w:divBdr>
            <w:top w:val="none" w:sz="0" w:space="0" w:color="auto"/>
            <w:left w:val="none" w:sz="0" w:space="0" w:color="auto"/>
            <w:bottom w:val="none" w:sz="0" w:space="0" w:color="auto"/>
            <w:right w:val="none" w:sz="0" w:space="0" w:color="auto"/>
          </w:divBdr>
        </w:div>
        <w:div w:id="578948501">
          <w:marLeft w:val="640"/>
          <w:marRight w:val="0"/>
          <w:marTop w:val="0"/>
          <w:marBottom w:val="0"/>
          <w:divBdr>
            <w:top w:val="none" w:sz="0" w:space="0" w:color="auto"/>
            <w:left w:val="none" w:sz="0" w:space="0" w:color="auto"/>
            <w:bottom w:val="none" w:sz="0" w:space="0" w:color="auto"/>
            <w:right w:val="none" w:sz="0" w:space="0" w:color="auto"/>
          </w:divBdr>
        </w:div>
        <w:div w:id="1612778086">
          <w:marLeft w:val="640"/>
          <w:marRight w:val="0"/>
          <w:marTop w:val="0"/>
          <w:marBottom w:val="0"/>
          <w:divBdr>
            <w:top w:val="none" w:sz="0" w:space="0" w:color="auto"/>
            <w:left w:val="none" w:sz="0" w:space="0" w:color="auto"/>
            <w:bottom w:val="none" w:sz="0" w:space="0" w:color="auto"/>
            <w:right w:val="none" w:sz="0" w:space="0" w:color="auto"/>
          </w:divBdr>
        </w:div>
        <w:div w:id="1925065161">
          <w:marLeft w:val="640"/>
          <w:marRight w:val="0"/>
          <w:marTop w:val="0"/>
          <w:marBottom w:val="0"/>
          <w:divBdr>
            <w:top w:val="none" w:sz="0" w:space="0" w:color="auto"/>
            <w:left w:val="none" w:sz="0" w:space="0" w:color="auto"/>
            <w:bottom w:val="none" w:sz="0" w:space="0" w:color="auto"/>
            <w:right w:val="none" w:sz="0" w:space="0" w:color="auto"/>
          </w:divBdr>
        </w:div>
        <w:div w:id="558783621">
          <w:marLeft w:val="640"/>
          <w:marRight w:val="0"/>
          <w:marTop w:val="0"/>
          <w:marBottom w:val="0"/>
          <w:divBdr>
            <w:top w:val="none" w:sz="0" w:space="0" w:color="auto"/>
            <w:left w:val="none" w:sz="0" w:space="0" w:color="auto"/>
            <w:bottom w:val="none" w:sz="0" w:space="0" w:color="auto"/>
            <w:right w:val="none" w:sz="0" w:space="0" w:color="auto"/>
          </w:divBdr>
        </w:div>
        <w:div w:id="379131844">
          <w:marLeft w:val="640"/>
          <w:marRight w:val="0"/>
          <w:marTop w:val="0"/>
          <w:marBottom w:val="0"/>
          <w:divBdr>
            <w:top w:val="none" w:sz="0" w:space="0" w:color="auto"/>
            <w:left w:val="none" w:sz="0" w:space="0" w:color="auto"/>
            <w:bottom w:val="none" w:sz="0" w:space="0" w:color="auto"/>
            <w:right w:val="none" w:sz="0" w:space="0" w:color="auto"/>
          </w:divBdr>
        </w:div>
        <w:div w:id="454252793">
          <w:marLeft w:val="640"/>
          <w:marRight w:val="0"/>
          <w:marTop w:val="0"/>
          <w:marBottom w:val="0"/>
          <w:divBdr>
            <w:top w:val="none" w:sz="0" w:space="0" w:color="auto"/>
            <w:left w:val="none" w:sz="0" w:space="0" w:color="auto"/>
            <w:bottom w:val="none" w:sz="0" w:space="0" w:color="auto"/>
            <w:right w:val="none" w:sz="0" w:space="0" w:color="auto"/>
          </w:divBdr>
        </w:div>
        <w:div w:id="77337700">
          <w:marLeft w:val="640"/>
          <w:marRight w:val="0"/>
          <w:marTop w:val="0"/>
          <w:marBottom w:val="0"/>
          <w:divBdr>
            <w:top w:val="none" w:sz="0" w:space="0" w:color="auto"/>
            <w:left w:val="none" w:sz="0" w:space="0" w:color="auto"/>
            <w:bottom w:val="none" w:sz="0" w:space="0" w:color="auto"/>
            <w:right w:val="none" w:sz="0" w:space="0" w:color="auto"/>
          </w:divBdr>
        </w:div>
        <w:div w:id="1842231354">
          <w:marLeft w:val="640"/>
          <w:marRight w:val="0"/>
          <w:marTop w:val="0"/>
          <w:marBottom w:val="0"/>
          <w:divBdr>
            <w:top w:val="none" w:sz="0" w:space="0" w:color="auto"/>
            <w:left w:val="none" w:sz="0" w:space="0" w:color="auto"/>
            <w:bottom w:val="none" w:sz="0" w:space="0" w:color="auto"/>
            <w:right w:val="none" w:sz="0" w:space="0" w:color="auto"/>
          </w:divBdr>
        </w:div>
        <w:div w:id="612132607">
          <w:marLeft w:val="640"/>
          <w:marRight w:val="0"/>
          <w:marTop w:val="0"/>
          <w:marBottom w:val="0"/>
          <w:divBdr>
            <w:top w:val="none" w:sz="0" w:space="0" w:color="auto"/>
            <w:left w:val="none" w:sz="0" w:space="0" w:color="auto"/>
            <w:bottom w:val="none" w:sz="0" w:space="0" w:color="auto"/>
            <w:right w:val="none" w:sz="0" w:space="0" w:color="auto"/>
          </w:divBdr>
        </w:div>
        <w:div w:id="1588224469">
          <w:marLeft w:val="640"/>
          <w:marRight w:val="0"/>
          <w:marTop w:val="0"/>
          <w:marBottom w:val="0"/>
          <w:divBdr>
            <w:top w:val="none" w:sz="0" w:space="0" w:color="auto"/>
            <w:left w:val="none" w:sz="0" w:space="0" w:color="auto"/>
            <w:bottom w:val="none" w:sz="0" w:space="0" w:color="auto"/>
            <w:right w:val="none" w:sz="0" w:space="0" w:color="auto"/>
          </w:divBdr>
        </w:div>
        <w:div w:id="1751122721">
          <w:marLeft w:val="640"/>
          <w:marRight w:val="0"/>
          <w:marTop w:val="0"/>
          <w:marBottom w:val="0"/>
          <w:divBdr>
            <w:top w:val="none" w:sz="0" w:space="0" w:color="auto"/>
            <w:left w:val="none" w:sz="0" w:space="0" w:color="auto"/>
            <w:bottom w:val="none" w:sz="0" w:space="0" w:color="auto"/>
            <w:right w:val="none" w:sz="0" w:space="0" w:color="auto"/>
          </w:divBdr>
        </w:div>
        <w:div w:id="685836624">
          <w:marLeft w:val="640"/>
          <w:marRight w:val="0"/>
          <w:marTop w:val="0"/>
          <w:marBottom w:val="0"/>
          <w:divBdr>
            <w:top w:val="none" w:sz="0" w:space="0" w:color="auto"/>
            <w:left w:val="none" w:sz="0" w:space="0" w:color="auto"/>
            <w:bottom w:val="none" w:sz="0" w:space="0" w:color="auto"/>
            <w:right w:val="none" w:sz="0" w:space="0" w:color="auto"/>
          </w:divBdr>
        </w:div>
        <w:div w:id="1420255270">
          <w:marLeft w:val="640"/>
          <w:marRight w:val="0"/>
          <w:marTop w:val="0"/>
          <w:marBottom w:val="0"/>
          <w:divBdr>
            <w:top w:val="none" w:sz="0" w:space="0" w:color="auto"/>
            <w:left w:val="none" w:sz="0" w:space="0" w:color="auto"/>
            <w:bottom w:val="none" w:sz="0" w:space="0" w:color="auto"/>
            <w:right w:val="none" w:sz="0" w:space="0" w:color="auto"/>
          </w:divBdr>
        </w:div>
        <w:div w:id="1832334142">
          <w:marLeft w:val="640"/>
          <w:marRight w:val="0"/>
          <w:marTop w:val="0"/>
          <w:marBottom w:val="0"/>
          <w:divBdr>
            <w:top w:val="none" w:sz="0" w:space="0" w:color="auto"/>
            <w:left w:val="none" w:sz="0" w:space="0" w:color="auto"/>
            <w:bottom w:val="none" w:sz="0" w:space="0" w:color="auto"/>
            <w:right w:val="none" w:sz="0" w:space="0" w:color="auto"/>
          </w:divBdr>
        </w:div>
        <w:div w:id="1173301674">
          <w:marLeft w:val="640"/>
          <w:marRight w:val="0"/>
          <w:marTop w:val="0"/>
          <w:marBottom w:val="0"/>
          <w:divBdr>
            <w:top w:val="none" w:sz="0" w:space="0" w:color="auto"/>
            <w:left w:val="none" w:sz="0" w:space="0" w:color="auto"/>
            <w:bottom w:val="none" w:sz="0" w:space="0" w:color="auto"/>
            <w:right w:val="none" w:sz="0" w:space="0" w:color="auto"/>
          </w:divBdr>
        </w:div>
        <w:div w:id="1270550632">
          <w:marLeft w:val="640"/>
          <w:marRight w:val="0"/>
          <w:marTop w:val="0"/>
          <w:marBottom w:val="0"/>
          <w:divBdr>
            <w:top w:val="none" w:sz="0" w:space="0" w:color="auto"/>
            <w:left w:val="none" w:sz="0" w:space="0" w:color="auto"/>
            <w:bottom w:val="none" w:sz="0" w:space="0" w:color="auto"/>
            <w:right w:val="none" w:sz="0" w:space="0" w:color="auto"/>
          </w:divBdr>
        </w:div>
        <w:div w:id="12730862">
          <w:marLeft w:val="640"/>
          <w:marRight w:val="0"/>
          <w:marTop w:val="0"/>
          <w:marBottom w:val="0"/>
          <w:divBdr>
            <w:top w:val="none" w:sz="0" w:space="0" w:color="auto"/>
            <w:left w:val="none" w:sz="0" w:space="0" w:color="auto"/>
            <w:bottom w:val="none" w:sz="0" w:space="0" w:color="auto"/>
            <w:right w:val="none" w:sz="0" w:space="0" w:color="auto"/>
          </w:divBdr>
        </w:div>
        <w:div w:id="1654675509">
          <w:marLeft w:val="640"/>
          <w:marRight w:val="0"/>
          <w:marTop w:val="0"/>
          <w:marBottom w:val="0"/>
          <w:divBdr>
            <w:top w:val="none" w:sz="0" w:space="0" w:color="auto"/>
            <w:left w:val="none" w:sz="0" w:space="0" w:color="auto"/>
            <w:bottom w:val="none" w:sz="0" w:space="0" w:color="auto"/>
            <w:right w:val="none" w:sz="0" w:space="0" w:color="auto"/>
          </w:divBdr>
        </w:div>
        <w:div w:id="1464346935">
          <w:marLeft w:val="640"/>
          <w:marRight w:val="0"/>
          <w:marTop w:val="0"/>
          <w:marBottom w:val="0"/>
          <w:divBdr>
            <w:top w:val="none" w:sz="0" w:space="0" w:color="auto"/>
            <w:left w:val="none" w:sz="0" w:space="0" w:color="auto"/>
            <w:bottom w:val="none" w:sz="0" w:space="0" w:color="auto"/>
            <w:right w:val="none" w:sz="0" w:space="0" w:color="auto"/>
          </w:divBdr>
        </w:div>
        <w:div w:id="1516725631">
          <w:marLeft w:val="640"/>
          <w:marRight w:val="0"/>
          <w:marTop w:val="0"/>
          <w:marBottom w:val="0"/>
          <w:divBdr>
            <w:top w:val="none" w:sz="0" w:space="0" w:color="auto"/>
            <w:left w:val="none" w:sz="0" w:space="0" w:color="auto"/>
            <w:bottom w:val="none" w:sz="0" w:space="0" w:color="auto"/>
            <w:right w:val="none" w:sz="0" w:space="0" w:color="auto"/>
          </w:divBdr>
        </w:div>
        <w:div w:id="600723276">
          <w:marLeft w:val="640"/>
          <w:marRight w:val="0"/>
          <w:marTop w:val="0"/>
          <w:marBottom w:val="0"/>
          <w:divBdr>
            <w:top w:val="none" w:sz="0" w:space="0" w:color="auto"/>
            <w:left w:val="none" w:sz="0" w:space="0" w:color="auto"/>
            <w:bottom w:val="none" w:sz="0" w:space="0" w:color="auto"/>
            <w:right w:val="none" w:sz="0" w:space="0" w:color="auto"/>
          </w:divBdr>
        </w:div>
        <w:div w:id="1893341216">
          <w:marLeft w:val="640"/>
          <w:marRight w:val="0"/>
          <w:marTop w:val="0"/>
          <w:marBottom w:val="0"/>
          <w:divBdr>
            <w:top w:val="none" w:sz="0" w:space="0" w:color="auto"/>
            <w:left w:val="none" w:sz="0" w:space="0" w:color="auto"/>
            <w:bottom w:val="none" w:sz="0" w:space="0" w:color="auto"/>
            <w:right w:val="none" w:sz="0" w:space="0" w:color="auto"/>
          </w:divBdr>
        </w:div>
        <w:div w:id="335613540">
          <w:marLeft w:val="640"/>
          <w:marRight w:val="0"/>
          <w:marTop w:val="0"/>
          <w:marBottom w:val="0"/>
          <w:divBdr>
            <w:top w:val="none" w:sz="0" w:space="0" w:color="auto"/>
            <w:left w:val="none" w:sz="0" w:space="0" w:color="auto"/>
            <w:bottom w:val="none" w:sz="0" w:space="0" w:color="auto"/>
            <w:right w:val="none" w:sz="0" w:space="0" w:color="auto"/>
          </w:divBdr>
        </w:div>
        <w:div w:id="374669602">
          <w:marLeft w:val="640"/>
          <w:marRight w:val="0"/>
          <w:marTop w:val="0"/>
          <w:marBottom w:val="0"/>
          <w:divBdr>
            <w:top w:val="none" w:sz="0" w:space="0" w:color="auto"/>
            <w:left w:val="none" w:sz="0" w:space="0" w:color="auto"/>
            <w:bottom w:val="none" w:sz="0" w:space="0" w:color="auto"/>
            <w:right w:val="none" w:sz="0" w:space="0" w:color="auto"/>
          </w:divBdr>
        </w:div>
        <w:div w:id="937833227">
          <w:marLeft w:val="640"/>
          <w:marRight w:val="0"/>
          <w:marTop w:val="0"/>
          <w:marBottom w:val="0"/>
          <w:divBdr>
            <w:top w:val="none" w:sz="0" w:space="0" w:color="auto"/>
            <w:left w:val="none" w:sz="0" w:space="0" w:color="auto"/>
            <w:bottom w:val="none" w:sz="0" w:space="0" w:color="auto"/>
            <w:right w:val="none" w:sz="0" w:space="0" w:color="auto"/>
          </w:divBdr>
        </w:div>
        <w:div w:id="1536964545">
          <w:marLeft w:val="640"/>
          <w:marRight w:val="0"/>
          <w:marTop w:val="0"/>
          <w:marBottom w:val="0"/>
          <w:divBdr>
            <w:top w:val="none" w:sz="0" w:space="0" w:color="auto"/>
            <w:left w:val="none" w:sz="0" w:space="0" w:color="auto"/>
            <w:bottom w:val="none" w:sz="0" w:space="0" w:color="auto"/>
            <w:right w:val="none" w:sz="0" w:space="0" w:color="auto"/>
          </w:divBdr>
        </w:div>
        <w:div w:id="2112629903">
          <w:marLeft w:val="640"/>
          <w:marRight w:val="0"/>
          <w:marTop w:val="0"/>
          <w:marBottom w:val="0"/>
          <w:divBdr>
            <w:top w:val="none" w:sz="0" w:space="0" w:color="auto"/>
            <w:left w:val="none" w:sz="0" w:space="0" w:color="auto"/>
            <w:bottom w:val="none" w:sz="0" w:space="0" w:color="auto"/>
            <w:right w:val="none" w:sz="0" w:space="0" w:color="auto"/>
          </w:divBdr>
        </w:div>
        <w:div w:id="1169977757">
          <w:marLeft w:val="640"/>
          <w:marRight w:val="0"/>
          <w:marTop w:val="0"/>
          <w:marBottom w:val="0"/>
          <w:divBdr>
            <w:top w:val="none" w:sz="0" w:space="0" w:color="auto"/>
            <w:left w:val="none" w:sz="0" w:space="0" w:color="auto"/>
            <w:bottom w:val="none" w:sz="0" w:space="0" w:color="auto"/>
            <w:right w:val="none" w:sz="0" w:space="0" w:color="auto"/>
          </w:divBdr>
        </w:div>
        <w:div w:id="913860296">
          <w:marLeft w:val="640"/>
          <w:marRight w:val="0"/>
          <w:marTop w:val="0"/>
          <w:marBottom w:val="0"/>
          <w:divBdr>
            <w:top w:val="none" w:sz="0" w:space="0" w:color="auto"/>
            <w:left w:val="none" w:sz="0" w:space="0" w:color="auto"/>
            <w:bottom w:val="none" w:sz="0" w:space="0" w:color="auto"/>
            <w:right w:val="none" w:sz="0" w:space="0" w:color="auto"/>
          </w:divBdr>
        </w:div>
        <w:div w:id="1011682162">
          <w:marLeft w:val="640"/>
          <w:marRight w:val="0"/>
          <w:marTop w:val="0"/>
          <w:marBottom w:val="0"/>
          <w:divBdr>
            <w:top w:val="none" w:sz="0" w:space="0" w:color="auto"/>
            <w:left w:val="none" w:sz="0" w:space="0" w:color="auto"/>
            <w:bottom w:val="none" w:sz="0" w:space="0" w:color="auto"/>
            <w:right w:val="none" w:sz="0" w:space="0" w:color="auto"/>
          </w:divBdr>
        </w:div>
        <w:div w:id="1079672501">
          <w:marLeft w:val="640"/>
          <w:marRight w:val="0"/>
          <w:marTop w:val="0"/>
          <w:marBottom w:val="0"/>
          <w:divBdr>
            <w:top w:val="none" w:sz="0" w:space="0" w:color="auto"/>
            <w:left w:val="none" w:sz="0" w:space="0" w:color="auto"/>
            <w:bottom w:val="none" w:sz="0" w:space="0" w:color="auto"/>
            <w:right w:val="none" w:sz="0" w:space="0" w:color="auto"/>
          </w:divBdr>
        </w:div>
        <w:div w:id="551231230">
          <w:marLeft w:val="640"/>
          <w:marRight w:val="0"/>
          <w:marTop w:val="0"/>
          <w:marBottom w:val="0"/>
          <w:divBdr>
            <w:top w:val="none" w:sz="0" w:space="0" w:color="auto"/>
            <w:left w:val="none" w:sz="0" w:space="0" w:color="auto"/>
            <w:bottom w:val="none" w:sz="0" w:space="0" w:color="auto"/>
            <w:right w:val="none" w:sz="0" w:space="0" w:color="auto"/>
          </w:divBdr>
        </w:div>
      </w:divsChild>
    </w:div>
    <w:div w:id="1799571878">
      <w:bodyDiv w:val="1"/>
      <w:marLeft w:val="0"/>
      <w:marRight w:val="0"/>
      <w:marTop w:val="0"/>
      <w:marBottom w:val="0"/>
      <w:divBdr>
        <w:top w:val="none" w:sz="0" w:space="0" w:color="auto"/>
        <w:left w:val="none" w:sz="0" w:space="0" w:color="auto"/>
        <w:bottom w:val="none" w:sz="0" w:space="0" w:color="auto"/>
        <w:right w:val="none" w:sz="0" w:space="0" w:color="auto"/>
      </w:divBdr>
      <w:divsChild>
        <w:div w:id="3754427">
          <w:marLeft w:val="640"/>
          <w:marRight w:val="0"/>
          <w:marTop w:val="0"/>
          <w:marBottom w:val="0"/>
          <w:divBdr>
            <w:top w:val="none" w:sz="0" w:space="0" w:color="auto"/>
            <w:left w:val="none" w:sz="0" w:space="0" w:color="auto"/>
            <w:bottom w:val="none" w:sz="0" w:space="0" w:color="auto"/>
            <w:right w:val="none" w:sz="0" w:space="0" w:color="auto"/>
          </w:divBdr>
        </w:div>
        <w:div w:id="56635367">
          <w:marLeft w:val="640"/>
          <w:marRight w:val="0"/>
          <w:marTop w:val="0"/>
          <w:marBottom w:val="0"/>
          <w:divBdr>
            <w:top w:val="none" w:sz="0" w:space="0" w:color="auto"/>
            <w:left w:val="none" w:sz="0" w:space="0" w:color="auto"/>
            <w:bottom w:val="none" w:sz="0" w:space="0" w:color="auto"/>
            <w:right w:val="none" w:sz="0" w:space="0" w:color="auto"/>
          </w:divBdr>
        </w:div>
        <w:div w:id="150759208">
          <w:marLeft w:val="640"/>
          <w:marRight w:val="0"/>
          <w:marTop w:val="0"/>
          <w:marBottom w:val="0"/>
          <w:divBdr>
            <w:top w:val="none" w:sz="0" w:space="0" w:color="auto"/>
            <w:left w:val="none" w:sz="0" w:space="0" w:color="auto"/>
            <w:bottom w:val="none" w:sz="0" w:space="0" w:color="auto"/>
            <w:right w:val="none" w:sz="0" w:space="0" w:color="auto"/>
          </w:divBdr>
        </w:div>
        <w:div w:id="221673635">
          <w:marLeft w:val="640"/>
          <w:marRight w:val="0"/>
          <w:marTop w:val="0"/>
          <w:marBottom w:val="0"/>
          <w:divBdr>
            <w:top w:val="none" w:sz="0" w:space="0" w:color="auto"/>
            <w:left w:val="none" w:sz="0" w:space="0" w:color="auto"/>
            <w:bottom w:val="none" w:sz="0" w:space="0" w:color="auto"/>
            <w:right w:val="none" w:sz="0" w:space="0" w:color="auto"/>
          </w:divBdr>
        </w:div>
        <w:div w:id="276522121">
          <w:marLeft w:val="640"/>
          <w:marRight w:val="0"/>
          <w:marTop w:val="0"/>
          <w:marBottom w:val="0"/>
          <w:divBdr>
            <w:top w:val="none" w:sz="0" w:space="0" w:color="auto"/>
            <w:left w:val="none" w:sz="0" w:space="0" w:color="auto"/>
            <w:bottom w:val="none" w:sz="0" w:space="0" w:color="auto"/>
            <w:right w:val="none" w:sz="0" w:space="0" w:color="auto"/>
          </w:divBdr>
        </w:div>
        <w:div w:id="491608980">
          <w:marLeft w:val="640"/>
          <w:marRight w:val="0"/>
          <w:marTop w:val="0"/>
          <w:marBottom w:val="0"/>
          <w:divBdr>
            <w:top w:val="none" w:sz="0" w:space="0" w:color="auto"/>
            <w:left w:val="none" w:sz="0" w:space="0" w:color="auto"/>
            <w:bottom w:val="none" w:sz="0" w:space="0" w:color="auto"/>
            <w:right w:val="none" w:sz="0" w:space="0" w:color="auto"/>
          </w:divBdr>
        </w:div>
        <w:div w:id="517543049">
          <w:marLeft w:val="640"/>
          <w:marRight w:val="0"/>
          <w:marTop w:val="0"/>
          <w:marBottom w:val="0"/>
          <w:divBdr>
            <w:top w:val="none" w:sz="0" w:space="0" w:color="auto"/>
            <w:left w:val="none" w:sz="0" w:space="0" w:color="auto"/>
            <w:bottom w:val="none" w:sz="0" w:space="0" w:color="auto"/>
            <w:right w:val="none" w:sz="0" w:space="0" w:color="auto"/>
          </w:divBdr>
        </w:div>
        <w:div w:id="977492348">
          <w:marLeft w:val="640"/>
          <w:marRight w:val="0"/>
          <w:marTop w:val="0"/>
          <w:marBottom w:val="0"/>
          <w:divBdr>
            <w:top w:val="none" w:sz="0" w:space="0" w:color="auto"/>
            <w:left w:val="none" w:sz="0" w:space="0" w:color="auto"/>
            <w:bottom w:val="none" w:sz="0" w:space="0" w:color="auto"/>
            <w:right w:val="none" w:sz="0" w:space="0" w:color="auto"/>
          </w:divBdr>
        </w:div>
        <w:div w:id="1058942407">
          <w:marLeft w:val="640"/>
          <w:marRight w:val="0"/>
          <w:marTop w:val="0"/>
          <w:marBottom w:val="0"/>
          <w:divBdr>
            <w:top w:val="none" w:sz="0" w:space="0" w:color="auto"/>
            <w:left w:val="none" w:sz="0" w:space="0" w:color="auto"/>
            <w:bottom w:val="none" w:sz="0" w:space="0" w:color="auto"/>
            <w:right w:val="none" w:sz="0" w:space="0" w:color="auto"/>
          </w:divBdr>
        </w:div>
        <w:div w:id="1073814375">
          <w:marLeft w:val="640"/>
          <w:marRight w:val="0"/>
          <w:marTop w:val="0"/>
          <w:marBottom w:val="0"/>
          <w:divBdr>
            <w:top w:val="none" w:sz="0" w:space="0" w:color="auto"/>
            <w:left w:val="none" w:sz="0" w:space="0" w:color="auto"/>
            <w:bottom w:val="none" w:sz="0" w:space="0" w:color="auto"/>
            <w:right w:val="none" w:sz="0" w:space="0" w:color="auto"/>
          </w:divBdr>
        </w:div>
        <w:div w:id="1400785011">
          <w:marLeft w:val="640"/>
          <w:marRight w:val="0"/>
          <w:marTop w:val="0"/>
          <w:marBottom w:val="0"/>
          <w:divBdr>
            <w:top w:val="none" w:sz="0" w:space="0" w:color="auto"/>
            <w:left w:val="none" w:sz="0" w:space="0" w:color="auto"/>
            <w:bottom w:val="none" w:sz="0" w:space="0" w:color="auto"/>
            <w:right w:val="none" w:sz="0" w:space="0" w:color="auto"/>
          </w:divBdr>
        </w:div>
        <w:div w:id="1528180562">
          <w:marLeft w:val="640"/>
          <w:marRight w:val="0"/>
          <w:marTop w:val="0"/>
          <w:marBottom w:val="0"/>
          <w:divBdr>
            <w:top w:val="none" w:sz="0" w:space="0" w:color="auto"/>
            <w:left w:val="none" w:sz="0" w:space="0" w:color="auto"/>
            <w:bottom w:val="none" w:sz="0" w:space="0" w:color="auto"/>
            <w:right w:val="none" w:sz="0" w:space="0" w:color="auto"/>
          </w:divBdr>
        </w:div>
        <w:div w:id="1564026575">
          <w:marLeft w:val="640"/>
          <w:marRight w:val="0"/>
          <w:marTop w:val="0"/>
          <w:marBottom w:val="0"/>
          <w:divBdr>
            <w:top w:val="none" w:sz="0" w:space="0" w:color="auto"/>
            <w:left w:val="none" w:sz="0" w:space="0" w:color="auto"/>
            <w:bottom w:val="none" w:sz="0" w:space="0" w:color="auto"/>
            <w:right w:val="none" w:sz="0" w:space="0" w:color="auto"/>
          </w:divBdr>
        </w:div>
        <w:div w:id="1599678522">
          <w:marLeft w:val="640"/>
          <w:marRight w:val="0"/>
          <w:marTop w:val="0"/>
          <w:marBottom w:val="0"/>
          <w:divBdr>
            <w:top w:val="none" w:sz="0" w:space="0" w:color="auto"/>
            <w:left w:val="none" w:sz="0" w:space="0" w:color="auto"/>
            <w:bottom w:val="none" w:sz="0" w:space="0" w:color="auto"/>
            <w:right w:val="none" w:sz="0" w:space="0" w:color="auto"/>
          </w:divBdr>
        </w:div>
        <w:div w:id="2074086899">
          <w:marLeft w:val="640"/>
          <w:marRight w:val="0"/>
          <w:marTop w:val="0"/>
          <w:marBottom w:val="0"/>
          <w:divBdr>
            <w:top w:val="none" w:sz="0" w:space="0" w:color="auto"/>
            <w:left w:val="none" w:sz="0" w:space="0" w:color="auto"/>
            <w:bottom w:val="none" w:sz="0" w:space="0" w:color="auto"/>
            <w:right w:val="none" w:sz="0" w:space="0" w:color="auto"/>
          </w:divBdr>
        </w:div>
      </w:divsChild>
    </w:div>
    <w:div w:id="1809547091">
      <w:bodyDiv w:val="1"/>
      <w:marLeft w:val="0"/>
      <w:marRight w:val="0"/>
      <w:marTop w:val="0"/>
      <w:marBottom w:val="0"/>
      <w:divBdr>
        <w:top w:val="none" w:sz="0" w:space="0" w:color="auto"/>
        <w:left w:val="none" w:sz="0" w:space="0" w:color="auto"/>
        <w:bottom w:val="none" w:sz="0" w:space="0" w:color="auto"/>
        <w:right w:val="none" w:sz="0" w:space="0" w:color="auto"/>
      </w:divBdr>
      <w:divsChild>
        <w:div w:id="220021499">
          <w:marLeft w:val="640"/>
          <w:marRight w:val="0"/>
          <w:marTop w:val="0"/>
          <w:marBottom w:val="0"/>
          <w:divBdr>
            <w:top w:val="none" w:sz="0" w:space="0" w:color="auto"/>
            <w:left w:val="none" w:sz="0" w:space="0" w:color="auto"/>
            <w:bottom w:val="none" w:sz="0" w:space="0" w:color="auto"/>
            <w:right w:val="none" w:sz="0" w:space="0" w:color="auto"/>
          </w:divBdr>
        </w:div>
        <w:div w:id="259870578">
          <w:marLeft w:val="640"/>
          <w:marRight w:val="0"/>
          <w:marTop w:val="0"/>
          <w:marBottom w:val="0"/>
          <w:divBdr>
            <w:top w:val="none" w:sz="0" w:space="0" w:color="auto"/>
            <w:left w:val="none" w:sz="0" w:space="0" w:color="auto"/>
            <w:bottom w:val="none" w:sz="0" w:space="0" w:color="auto"/>
            <w:right w:val="none" w:sz="0" w:space="0" w:color="auto"/>
          </w:divBdr>
        </w:div>
        <w:div w:id="437219521">
          <w:marLeft w:val="640"/>
          <w:marRight w:val="0"/>
          <w:marTop w:val="0"/>
          <w:marBottom w:val="0"/>
          <w:divBdr>
            <w:top w:val="none" w:sz="0" w:space="0" w:color="auto"/>
            <w:left w:val="none" w:sz="0" w:space="0" w:color="auto"/>
            <w:bottom w:val="none" w:sz="0" w:space="0" w:color="auto"/>
            <w:right w:val="none" w:sz="0" w:space="0" w:color="auto"/>
          </w:divBdr>
        </w:div>
        <w:div w:id="554241192">
          <w:marLeft w:val="640"/>
          <w:marRight w:val="0"/>
          <w:marTop w:val="0"/>
          <w:marBottom w:val="0"/>
          <w:divBdr>
            <w:top w:val="none" w:sz="0" w:space="0" w:color="auto"/>
            <w:left w:val="none" w:sz="0" w:space="0" w:color="auto"/>
            <w:bottom w:val="none" w:sz="0" w:space="0" w:color="auto"/>
            <w:right w:val="none" w:sz="0" w:space="0" w:color="auto"/>
          </w:divBdr>
        </w:div>
        <w:div w:id="567762691">
          <w:marLeft w:val="640"/>
          <w:marRight w:val="0"/>
          <w:marTop w:val="0"/>
          <w:marBottom w:val="0"/>
          <w:divBdr>
            <w:top w:val="none" w:sz="0" w:space="0" w:color="auto"/>
            <w:left w:val="none" w:sz="0" w:space="0" w:color="auto"/>
            <w:bottom w:val="none" w:sz="0" w:space="0" w:color="auto"/>
            <w:right w:val="none" w:sz="0" w:space="0" w:color="auto"/>
          </w:divBdr>
        </w:div>
        <w:div w:id="588857532">
          <w:marLeft w:val="640"/>
          <w:marRight w:val="0"/>
          <w:marTop w:val="0"/>
          <w:marBottom w:val="0"/>
          <w:divBdr>
            <w:top w:val="none" w:sz="0" w:space="0" w:color="auto"/>
            <w:left w:val="none" w:sz="0" w:space="0" w:color="auto"/>
            <w:bottom w:val="none" w:sz="0" w:space="0" w:color="auto"/>
            <w:right w:val="none" w:sz="0" w:space="0" w:color="auto"/>
          </w:divBdr>
        </w:div>
        <w:div w:id="659816722">
          <w:marLeft w:val="640"/>
          <w:marRight w:val="0"/>
          <w:marTop w:val="0"/>
          <w:marBottom w:val="0"/>
          <w:divBdr>
            <w:top w:val="none" w:sz="0" w:space="0" w:color="auto"/>
            <w:left w:val="none" w:sz="0" w:space="0" w:color="auto"/>
            <w:bottom w:val="none" w:sz="0" w:space="0" w:color="auto"/>
            <w:right w:val="none" w:sz="0" w:space="0" w:color="auto"/>
          </w:divBdr>
        </w:div>
        <w:div w:id="987128393">
          <w:marLeft w:val="640"/>
          <w:marRight w:val="0"/>
          <w:marTop w:val="0"/>
          <w:marBottom w:val="0"/>
          <w:divBdr>
            <w:top w:val="none" w:sz="0" w:space="0" w:color="auto"/>
            <w:left w:val="none" w:sz="0" w:space="0" w:color="auto"/>
            <w:bottom w:val="none" w:sz="0" w:space="0" w:color="auto"/>
            <w:right w:val="none" w:sz="0" w:space="0" w:color="auto"/>
          </w:divBdr>
        </w:div>
        <w:div w:id="1152601658">
          <w:marLeft w:val="640"/>
          <w:marRight w:val="0"/>
          <w:marTop w:val="0"/>
          <w:marBottom w:val="0"/>
          <w:divBdr>
            <w:top w:val="none" w:sz="0" w:space="0" w:color="auto"/>
            <w:left w:val="none" w:sz="0" w:space="0" w:color="auto"/>
            <w:bottom w:val="none" w:sz="0" w:space="0" w:color="auto"/>
            <w:right w:val="none" w:sz="0" w:space="0" w:color="auto"/>
          </w:divBdr>
        </w:div>
        <w:div w:id="1205365717">
          <w:marLeft w:val="640"/>
          <w:marRight w:val="0"/>
          <w:marTop w:val="0"/>
          <w:marBottom w:val="0"/>
          <w:divBdr>
            <w:top w:val="none" w:sz="0" w:space="0" w:color="auto"/>
            <w:left w:val="none" w:sz="0" w:space="0" w:color="auto"/>
            <w:bottom w:val="none" w:sz="0" w:space="0" w:color="auto"/>
            <w:right w:val="none" w:sz="0" w:space="0" w:color="auto"/>
          </w:divBdr>
        </w:div>
        <w:div w:id="1220628248">
          <w:marLeft w:val="640"/>
          <w:marRight w:val="0"/>
          <w:marTop w:val="0"/>
          <w:marBottom w:val="0"/>
          <w:divBdr>
            <w:top w:val="none" w:sz="0" w:space="0" w:color="auto"/>
            <w:left w:val="none" w:sz="0" w:space="0" w:color="auto"/>
            <w:bottom w:val="none" w:sz="0" w:space="0" w:color="auto"/>
            <w:right w:val="none" w:sz="0" w:space="0" w:color="auto"/>
          </w:divBdr>
        </w:div>
        <w:div w:id="1458991048">
          <w:marLeft w:val="640"/>
          <w:marRight w:val="0"/>
          <w:marTop w:val="0"/>
          <w:marBottom w:val="0"/>
          <w:divBdr>
            <w:top w:val="none" w:sz="0" w:space="0" w:color="auto"/>
            <w:left w:val="none" w:sz="0" w:space="0" w:color="auto"/>
            <w:bottom w:val="none" w:sz="0" w:space="0" w:color="auto"/>
            <w:right w:val="none" w:sz="0" w:space="0" w:color="auto"/>
          </w:divBdr>
        </w:div>
        <w:div w:id="1762414800">
          <w:marLeft w:val="640"/>
          <w:marRight w:val="0"/>
          <w:marTop w:val="0"/>
          <w:marBottom w:val="0"/>
          <w:divBdr>
            <w:top w:val="none" w:sz="0" w:space="0" w:color="auto"/>
            <w:left w:val="none" w:sz="0" w:space="0" w:color="auto"/>
            <w:bottom w:val="none" w:sz="0" w:space="0" w:color="auto"/>
            <w:right w:val="none" w:sz="0" w:space="0" w:color="auto"/>
          </w:divBdr>
        </w:div>
        <w:div w:id="1967855181">
          <w:marLeft w:val="640"/>
          <w:marRight w:val="0"/>
          <w:marTop w:val="0"/>
          <w:marBottom w:val="0"/>
          <w:divBdr>
            <w:top w:val="none" w:sz="0" w:space="0" w:color="auto"/>
            <w:left w:val="none" w:sz="0" w:space="0" w:color="auto"/>
            <w:bottom w:val="none" w:sz="0" w:space="0" w:color="auto"/>
            <w:right w:val="none" w:sz="0" w:space="0" w:color="auto"/>
          </w:divBdr>
        </w:div>
        <w:div w:id="2063021681">
          <w:marLeft w:val="640"/>
          <w:marRight w:val="0"/>
          <w:marTop w:val="0"/>
          <w:marBottom w:val="0"/>
          <w:divBdr>
            <w:top w:val="none" w:sz="0" w:space="0" w:color="auto"/>
            <w:left w:val="none" w:sz="0" w:space="0" w:color="auto"/>
            <w:bottom w:val="none" w:sz="0" w:space="0" w:color="auto"/>
            <w:right w:val="none" w:sz="0" w:space="0" w:color="auto"/>
          </w:divBdr>
        </w:div>
      </w:divsChild>
    </w:div>
    <w:div w:id="1817798720">
      <w:bodyDiv w:val="1"/>
      <w:marLeft w:val="0"/>
      <w:marRight w:val="0"/>
      <w:marTop w:val="0"/>
      <w:marBottom w:val="0"/>
      <w:divBdr>
        <w:top w:val="none" w:sz="0" w:space="0" w:color="auto"/>
        <w:left w:val="none" w:sz="0" w:space="0" w:color="auto"/>
        <w:bottom w:val="none" w:sz="0" w:space="0" w:color="auto"/>
        <w:right w:val="none" w:sz="0" w:space="0" w:color="auto"/>
      </w:divBdr>
      <w:divsChild>
        <w:div w:id="237905280">
          <w:marLeft w:val="640"/>
          <w:marRight w:val="0"/>
          <w:marTop w:val="0"/>
          <w:marBottom w:val="0"/>
          <w:divBdr>
            <w:top w:val="none" w:sz="0" w:space="0" w:color="auto"/>
            <w:left w:val="none" w:sz="0" w:space="0" w:color="auto"/>
            <w:bottom w:val="none" w:sz="0" w:space="0" w:color="auto"/>
            <w:right w:val="none" w:sz="0" w:space="0" w:color="auto"/>
          </w:divBdr>
        </w:div>
        <w:div w:id="1740709836">
          <w:marLeft w:val="640"/>
          <w:marRight w:val="0"/>
          <w:marTop w:val="0"/>
          <w:marBottom w:val="0"/>
          <w:divBdr>
            <w:top w:val="none" w:sz="0" w:space="0" w:color="auto"/>
            <w:left w:val="none" w:sz="0" w:space="0" w:color="auto"/>
            <w:bottom w:val="none" w:sz="0" w:space="0" w:color="auto"/>
            <w:right w:val="none" w:sz="0" w:space="0" w:color="auto"/>
          </w:divBdr>
        </w:div>
        <w:div w:id="1562404116">
          <w:marLeft w:val="640"/>
          <w:marRight w:val="0"/>
          <w:marTop w:val="0"/>
          <w:marBottom w:val="0"/>
          <w:divBdr>
            <w:top w:val="none" w:sz="0" w:space="0" w:color="auto"/>
            <w:left w:val="none" w:sz="0" w:space="0" w:color="auto"/>
            <w:bottom w:val="none" w:sz="0" w:space="0" w:color="auto"/>
            <w:right w:val="none" w:sz="0" w:space="0" w:color="auto"/>
          </w:divBdr>
        </w:div>
        <w:div w:id="1720009512">
          <w:marLeft w:val="640"/>
          <w:marRight w:val="0"/>
          <w:marTop w:val="0"/>
          <w:marBottom w:val="0"/>
          <w:divBdr>
            <w:top w:val="none" w:sz="0" w:space="0" w:color="auto"/>
            <w:left w:val="none" w:sz="0" w:space="0" w:color="auto"/>
            <w:bottom w:val="none" w:sz="0" w:space="0" w:color="auto"/>
            <w:right w:val="none" w:sz="0" w:space="0" w:color="auto"/>
          </w:divBdr>
        </w:div>
        <w:div w:id="1829709458">
          <w:marLeft w:val="640"/>
          <w:marRight w:val="0"/>
          <w:marTop w:val="0"/>
          <w:marBottom w:val="0"/>
          <w:divBdr>
            <w:top w:val="none" w:sz="0" w:space="0" w:color="auto"/>
            <w:left w:val="none" w:sz="0" w:space="0" w:color="auto"/>
            <w:bottom w:val="none" w:sz="0" w:space="0" w:color="auto"/>
            <w:right w:val="none" w:sz="0" w:space="0" w:color="auto"/>
          </w:divBdr>
        </w:div>
        <w:div w:id="49958784">
          <w:marLeft w:val="640"/>
          <w:marRight w:val="0"/>
          <w:marTop w:val="0"/>
          <w:marBottom w:val="0"/>
          <w:divBdr>
            <w:top w:val="none" w:sz="0" w:space="0" w:color="auto"/>
            <w:left w:val="none" w:sz="0" w:space="0" w:color="auto"/>
            <w:bottom w:val="none" w:sz="0" w:space="0" w:color="auto"/>
            <w:right w:val="none" w:sz="0" w:space="0" w:color="auto"/>
          </w:divBdr>
        </w:div>
        <w:div w:id="1758402290">
          <w:marLeft w:val="640"/>
          <w:marRight w:val="0"/>
          <w:marTop w:val="0"/>
          <w:marBottom w:val="0"/>
          <w:divBdr>
            <w:top w:val="none" w:sz="0" w:space="0" w:color="auto"/>
            <w:left w:val="none" w:sz="0" w:space="0" w:color="auto"/>
            <w:bottom w:val="none" w:sz="0" w:space="0" w:color="auto"/>
            <w:right w:val="none" w:sz="0" w:space="0" w:color="auto"/>
          </w:divBdr>
        </w:div>
        <w:div w:id="1949464114">
          <w:marLeft w:val="640"/>
          <w:marRight w:val="0"/>
          <w:marTop w:val="0"/>
          <w:marBottom w:val="0"/>
          <w:divBdr>
            <w:top w:val="none" w:sz="0" w:space="0" w:color="auto"/>
            <w:left w:val="none" w:sz="0" w:space="0" w:color="auto"/>
            <w:bottom w:val="none" w:sz="0" w:space="0" w:color="auto"/>
            <w:right w:val="none" w:sz="0" w:space="0" w:color="auto"/>
          </w:divBdr>
        </w:div>
        <w:div w:id="2112972850">
          <w:marLeft w:val="640"/>
          <w:marRight w:val="0"/>
          <w:marTop w:val="0"/>
          <w:marBottom w:val="0"/>
          <w:divBdr>
            <w:top w:val="none" w:sz="0" w:space="0" w:color="auto"/>
            <w:left w:val="none" w:sz="0" w:space="0" w:color="auto"/>
            <w:bottom w:val="none" w:sz="0" w:space="0" w:color="auto"/>
            <w:right w:val="none" w:sz="0" w:space="0" w:color="auto"/>
          </w:divBdr>
        </w:div>
        <w:div w:id="367536629">
          <w:marLeft w:val="640"/>
          <w:marRight w:val="0"/>
          <w:marTop w:val="0"/>
          <w:marBottom w:val="0"/>
          <w:divBdr>
            <w:top w:val="none" w:sz="0" w:space="0" w:color="auto"/>
            <w:left w:val="none" w:sz="0" w:space="0" w:color="auto"/>
            <w:bottom w:val="none" w:sz="0" w:space="0" w:color="auto"/>
            <w:right w:val="none" w:sz="0" w:space="0" w:color="auto"/>
          </w:divBdr>
        </w:div>
        <w:div w:id="2103254285">
          <w:marLeft w:val="640"/>
          <w:marRight w:val="0"/>
          <w:marTop w:val="0"/>
          <w:marBottom w:val="0"/>
          <w:divBdr>
            <w:top w:val="none" w:sz="0" w:space="0" w:color="auto"/>
            <w:left w:val="none" w:sz="0" w:space="0" w:color="auto"/>
            <w:bottom w:val="none" w:sz="0" w:space="0" w:color="auto"/>
            <w:right w:val="none" w:sz="0" w:space="0" w:color="auto"/>
          </w:divBdr>
        </w:div>
        <w:div w:id="945579099">
          <w:marLeft w:val="640"/>
          <w:marRight w:val="0"/>
          <w:marTop w:val="0"/>
          <w:marBottom w:val="0"/>
          <w:divBdr>
            <w:top w:val="none" w:sz="0" w:space="0" w:color="auto"/>
            <w:left w:val="none" w:sz="0" w:space="0" w:color="auto"/>
            <w:bottom w:val="none" w:sz="0" w:space="0" w:color="auto"/>
            <w:right w:val="none" w:sz="0" w:space="0" w:color="auto"/>
          </w:divBdr>
        </w:div>
        <w:div w:id="467942308">
          <w:marLeft w:val="640"/>
          <w:marRight w:val="0"/>
          <w:marTop w:val="0"/>
          <w:marBottom w:val="0"/>
          <w:divBdr>
            <w:top w:val="none" w:sz="0" w:space="0" w:color="auto"/>
            <w:left w:val="none" w:sz="0" w:space="0" w:color="auto"/>
            <w:bottom w:val="none" w:sz="0" w:space="0" w:color="auto"/>
            <w:right w:val="none" w:sz="0" w:space="0" w:color="auto"/>
          </w:divBdr>
        </w:div>
        <w:div w:id="2127116312">
          <w:marLeft w:val="640"/>
          <w:marRight w:val="0"/>
          <w:marTop w:val="0"/>
          <w:marBottom w:val="0"/>
          <w:divBdr>
            <w:top w:val="none" w:sz="0" w:space="0" w:color="auto"/>
            <w:left w:val="none" w:sz="0" w:space="0" w:color="auto"/>
            <w:bottom w:val="none" w:sz="0" w:space="0" w:color="auto"/>
            <w:right w:val="none" w:sz="0" w:space="0" w:color="auto"/>
          </w:divBdr>
        </w:div>
        <w:div w:id="1152912327">
          <w:marLeft w:val="640"/>
          <w:marRight w:val="0"/>
          <w:marTop w:val="0"/>
          <w:marBottom w:val="0"/>
          <w:divBdr>
            <w:top w:val="none" w:sz="0" w:space="0" w:color="auto"/>
            <w:left w:val="none" w:sz="0" w:space="0" w:color="auto"/>
            <w:bottom w:val="none" w:sz="0" w:space="0" w:color="auto"/>
            <w:right w:val="none" w:sz="0" w:space="0" w:color="auto"/>
          </w:divBdr>
        </w:div>
        <w:div w:id="189802525">
          <w:marLeft w:val="640"/>
          <w:marRight w:val="0"/>
          <w:marTop w:val="0"/>
          <w:marBottom w:val="0"/>
          <w:divBdr>
            <w:top w:val="none" w:sz="0" w:space="0" w:color="auto"/>
            <w:left w:val="none" w:sz="0" w:space="0" w:color="auto"/>
            <w:bottom w:val="none" w:sz="0" w:space="0" w:color="auto"/>
            <w:right w:val="none" w:sz="0" w:space="0" w:color="auto"/>
          </w:divBdr>
        </w:div>
        <w:div w:id="1464233567">
          <w:marLeft w:val="640"/>
          <w:marRight w:val="0"/>
          <w:marTop w:val="0"/>
          <w:marBottom w:val="0"/>
          <w:divBdr>
            <w:top w:val="none" w:sz="0" w:space="0" w:color="auto"/>
            <w:left w:val="none" w:sz="0" w:space="0" w:color="auto"/>
            <w:bottom w:val="none" w:sz="0" w:space="0" w:color="auto"/>
            <w:right w:val="none" w:sz="0" w:space="0" w:color="auto"/>
          </w:divBdr>
        </w:div>
        <w:div w:id="328560963">
          <w:marLeft w:val="640"/>
          <w:marRight w:val="0"/>
          <w:marTop w:val="0"/>
          <w:marBottom w:val="0"/>
          <w:divBdr>
            <w:top w:val="none" w:sz="0" w:space="0" w:color="auto"/>
            <w:left w:val="none" w:sz="0" w:space="0" w:color="auto"/>
            <w:bottom w:val="none" w:sz="0" w:space="0" w:color="auto"/>
            <w:right w:val="none" w:sz="0" w:space="0" w:color="auto"/>
          </w:divBdr>
        </w:div>
        <w:div w:id="1504273900">
          <w:marLeft w:val="640"/>
          <w:marRight w:val="0"/>
          <w:marTop w:val="0"/>
          <w:marBottom w:val="0"/>
          <w:divBdr>
            <w:top w:val="none" w:sz="0" w:space="0" w:color="auto"/>
            <w:left w:val="none" w:sz="0" w:space="0" w:color="auto"/>
            <w:bottom w:val="none" w:sz="0" w:space="0" w:color="auto"/>
            <w:right w:val="none" w:sz="0" w:space="0" w:color="auto"/>
          </w:divBdr>
        </w:div>
        <w:div w:id="1099524269">
          <w:marLeft w:val="640"/>
          <w:marRight w:val="0"/>
          <w:marTop w:val="0"/>
          <w:marBottom w:val="0"/>
          <w:divBdr>
            <w:top w:val="none" w:sz="0" w:space="0" w:color="auto"/>
            <w:left w:val="none" w:sz="0" w:space="0" w:color="auto"/>
            <w:bottom w:val="none" w:sz="0" w:space="0" w:color="auto"/>
            <w:right w:val="none" w:sz="0" w:space="0" w:color="auto"/>
          </w:divBdr>
        </w:div>
        <w:div w:id="2141458181">
          <w:marLeft w:val="640"/>
          <w:marRight w:val="0"/>
          <w:marTop w:val="0"/>
          <w:marBottom w:val="0"/>
          <w:divBdr>
            <w:top w:val="none" w:sz="0" w:space="0" w:color="auto"/>
            <w:left w:val="none" w:sz="0" w:space="0" w:color="auto"/>
            <w:bottom w:val="none" w:sz="0" w:space="0" w:color="auto"/>
            <w:right w:val="none" w:sz="0" w:space="0" w:color="auto"/>
          </w:divBdr>
        </w:div>
        <w:div w:id="1616792311">
          <w:marLeft w:val="640"/>
          <w:marRight w:val="0"/>
          <w:marTop w:val="0"/>
          <w:marBottom w:val="0"/>
          <w:divBdr>
            <w:top w:val="none" w:sz="0" w:space="0" w:color="auto"/>
            <w:left w:val="none" w:sz="0" w:space="0" w:color="auto"/>
            <w:bottom w:val="none" w:sz="0" w:space="0" w:color="auto"/>
            <w:right w:val="none" w:sz="0" w:space="0" w:color="auto"/>
          </w:divBdr>
        </w:div>
        <w:div w:id="597106279">
          <w:marLeft w:val="640"/>
          <w:marRight w:val="0"/>
          <w:marTop w:val="0"/>
          <w:marBottom w:val="0"/>
          <w:divBdr>
            <w:top w:val="none" w:sz="0" w:space="0" w:color="auto"/>
            <w:left w:val="none" w:sz="0" w:space="0" w:color="auto"/>
            <w:bottom w:val="none" w:sz="0" w:space="0" w:color="auto"/>
            <w:right w:val="none" w:sz="0" w:space="0" w:color="auto"/>
          </w:divBdr>
        </w:div>
        <w:div w:id="1707828098">
          <w:marLeft w:val="640"/>
          <w:marRight w:val="0"/>
          <w:marTop w:val="0"/>
          <w:marBottom w:val="0"/>
          <w:divBdr>
            <w:top w:val="none" w:sz="0" w:space="0" w:color="auto"/>
            <w:left w:val="none" w:sz="0" w:space="0" w:color="auto"/>
            <w:bottom w:val="none" w:sz="0" w:space="0" w:color="auto"/>
            <w:right w:val="none" w:sz="0" w:space="0" w:color="auto"/>
          </w:divBdr>
        </w:div>
        <w:div w:id="985671908">
          <w:marLeft w:val="640"/>
          <w:marRight w:val="0"/>
          <w:marTop w:val="0"/>
          <w:marBottom w:val="0"/>
          <w:divBdr>
            <w:top w:val="none" w:sz="0" w:space="0" w:color="auto"/>
            <w:left w:val="none" w:sz="0" w:space="0" w:color="auto"/>
            <w:bottom w:val="none" w:sz="0" w:space="0" w:color="auto"/>
            <w:right w:val="none" w:sz="0" w:space="0" w:color="auto"/>
          </w:divBdr>
        </w:div>
        <w:div w:id="432946301">
          <w:marLeft w:val="640"/>
          <w:marRight w:val="0"/>
          <w:marTop w:val="0"/>
          <w:marBottom w:val="0"/>
          <w:divBdr>
            <w:top w:val="none" w:sz="0" w:space="0" w:color="auto"/>
            <w:left w:val="none" w:sz="0" w:space="0" w:color="auto"/>
            <w:bottom w:val="none" w:sz="0" w:space="0" w:color="auto"/>
            <w:right w:val="none" w:sz="0" w:space="0" w:color="auto"/>
          </w:divBdr>
        </w:div>
        <w:div w:id="639530300">
          <w:marLeft w:val="640"/>
          <w:marRight w:val="0"/>
          <w:marTop w:val="0"/>
          <w:marBottom w:val="0"/>
          <w:divBdr>
            <w:top w:val="none" w:sz="0" w:space="0" w:color="auto"/>
            <w:left w:val="none" w:sz="0" w:space="0" w:color="auto"/>
            <w:bottom w:val="none" w:sz="0" w:space="0" w:color="auto"/>
            <w:right w:val="none" w:sz="0" w:space="0" w:color="auto"/>
          </w:divBdr>
        </w:div>
        <w:div w:id="1692141193">
          <w:marLeft w:val="640"/>
          <w:marRight w:val="0"/>
          <w:marTop w:val="0"/>
          <w:marBottom w:val="0"/>
          <w:divBdr>
            <w:top w:val="none" w:sz="0" w:space="0" w:color="auto"/>
            <w:left w:val="none" w:sz="0" w:space="0" w:color="auto"/>
            <w:bottom w:val="none" w:sz="0" w:space="0" w:color="auto"/>
            <w:right w:val="none" w:sz="0" w:space="0" w:color="auto"/>
          </w:divBdr>
        </w:div>
        <w:div w:id="340396167">
          <w:marLeft w:val="640"/>
          <w:marRight w:val="0"/>
          <w:marTop w:val="0"/>
          <w:marBottom w:val="0"/>
          <w:divBdr>
            <w:top w:val="none" w:sz="0" w:space="0" w:color="auto"/>
            <w:left w:val="none" w:sz="0" w:space="0" w:color="auto"/>
            <w:bottom w:val="none" w:sz="0" w:space="0" w:color="auto"/>
            <w:right w:val="none" w:sz="0" w:space="0" w:color="auto"/>
          </w:divBdr>
        </w:div>
        <w:div w:id="1517695918">
          <w:marLeft w:val="640"/>
          <w:marRight w:val="0"/>
          <w:marTop w:val="0"/>
          <w:marBottom w:val="0"/>
          <w:divBdr>
            <w:top w:val="none" w:sz="0" w:space="0" w:color="auto"/>
            <w:left w:val="none" w:sz="0" w:space="0" w:color="auto"/>
            <w:bottom w:val="none" w:sz="0" w:space="0" w:color="auto"/>
            <w:right w:val="none" w:sz="0" w:space="0" w:color="auto"/>
          </w:divBdr>
        </w:div>
        <w:div w:id="2052874828">
          <w:marLeft w:val="640"/>
          <w:marRight w:val="0"/>
          <w:marTop w:val="0"/>
          <w:marBottom w:val="0"/>
          <w:divBdr>
            <w:top w:val="none" w:sz="0" w:space="0" w:color="auto"/>
            <w:left w:val="none" w:sz="0" w:space="0" w:color="auto"/>
            <w:bottom w:val="none" w:sz="0" w:space="0" w:color="auto"/>
            <w:right w:val="none" w:sz="0" w:space="0" w:color="auto"/>
          </w:divBdr>
        </w:div>
        <w:div w:id="380053440">
          <w:marLeft w:val="640"/>
          <w:marRight w:val="0"/>
          <w:marTop w:val="0"/>
          <w:marBottom w:val="0"/>
          <w:divBdr>
            <w:top w:val="none" w:sz="0" w:space="0" w:color="auto"/>
            <w:left w:val="none" w:sz="0" w:space="0" w:color="auto"/>
            <w:bottom w:val="none" w:sz="0" w:space="0" w:color="auto"/>
            <w:right w:val="none" w:sz="0" w:space="0" w:color="auto"/>
          </w:divBdr>
        </w:div>
        <w:div w:id="1089348688">
          <w:marLeft w:val="640"/>
          <w:marRight w:val="0"/>
          <w:marTop w:val="0"/>
          <w:marBottom w:val="0"/>
          <w:divBdr>
            <w:top w:val="none" w:sz="0" w:space="0" w:color="auto"/>
            <w:left w:val="none" w:sz="0" w:space="0" w:color="auto"/>
            <w:bottom w:val="none" w:sz="0" w:space="0" w:color="auto"/>
            <w:right w:val="none" w:sz="0" w:space="0" w:color="auto"/>
          </w:divBdr>
        </w:div>
        <w:div w:id="1621062196">
          <w:marLeft w:val="640"/>
          <w:marRight w:val="0"/>
          <w:marTop w:val="0"/>
          <w:marBottom w:val="0"/>
          <w:divBdr>
            <w:top w:val="none" w:sz="0" w:space="0" w:color="auto"/>
            <w:left w:val="none" w:sz="0" w:space="0" w:color="auto"/>
            <w:bottom w:val="none" w:sz="0" w:space="0" w:color="auto"/>
            <w:right w:val="none" w:sz="0" w:space="0" w:color="auto"/>
          </w:divBdr>
        </w:div>
        <w:div w:id="1594164354">
          <w:marLeft w:val="640"/>
          <w:marRight w:val="0"/>
          <w:marTop w:val="0"/>
          <w:marBottom w:val="0"/>
          <w:divBdr>
            <w:top w:val="none" w:sz="0" w:space="0" w:color="auto"/>
            <w:left w:val="none" w:sz="0" w:space="0" w:color="auto"/>
            <w:bottom w:val="none" w:sz="0" w:space="0" w:color="auto"/>
            <w:right w:val="none" w:sz="0" w:space="0" w:color="auto"/>
          </w:divBdr>
        </w:div>
        <w:div w:id="2101947557">
          <w:marLeft w:val="640"/>
          <w:marRight w:val="0"/>
          <w:marTop w:val="0"/>
          <w:marBottom w:val="0"/>
          <w:divBdr>
            <w:top w:val="none" w:sz="0" w:space="0" w:color="auto"/>
            <w:left w:val="none" w:sz="0" w:space="0" w:color="auto"/>
            <w:bottom w:val="none" w:sz="0" w:space="0" w:color="auto"/>
            <w:right w:val="none" w:sz="0" w:space="0" w:color="auto"/>
          </w:divBdr>
        </w:div>
        <w:div w:id="573122058">
          <w:marLeft w:val="640"/>
          <w:marRight w:val="0"/>
          <w:marTop w:val="0"/>
          <w:marBottom w:val="0"/>
          <w:divBdr>
            <w:top w:val="none" w:sz="0" w:space="0" w:color="auto"/>
            <w:left w:val="none" w:sz="0" w:space="0" w:color="auto"/>
            <w:bottom w:val="none" w:sz="0" w:space="0" w:color="auto"/>
            <w:right w:val="none" w:sz="0" w:space="0" w:color="auto"/>
          </w:divBdr>
        </w:div>
        <w:div w:id="1947537024">
          <w:marLeft w:val="640"/>
          <w:marRight w:val="0"/>
          <w:marTop w:val="0"/>
          <w:marBottom w:val="0"/>
          <w:divBdr>
            <w:top w:val="none" w:sz="0" w:space="0" w:color="auto"/>
            <w:left w:val="none" w:sz="0" w:space="0" w:color="auto"/>
            <w:bottom w:val="none" w:sz="0" w:space="0" w:color="auto"/>
            <w:right w:val="none" w:sz="0" w:space="0" w:color="auto"/>
          </w:divBdr>
        </w:div>
      </w:divsChild>
    </w:div>
    <w:div w:id="1821770001">
      <w:bodyDiv w:val="1"/>
      <w:marLeft w:val="0"/>
      <w:marRight w:val="0"/>
      <w:marTop w:val="0"/>
      <w:marBottom w:val="0"/>
      <w:divBdr>
        <w:top w:val="none" w:sz="0" w:space="0" w:color="auto"/>
        <w:left w:val="none" w:sz="0" w:space="0" w:color="auto"/>
        <w:bottom w:val="none" w:sz="0" w:space="0" w:color="auto"/>
        <w:right w:val="none" w:sz="0" w:space="0" w:color="auto"/>
      </w:divBdr>
      <w:divsChild>
        <w:div w:id="990714572">
          <w:marLeft w:val="640"/>
          <w:marRight w:val="0"/>
          <w:marTop w:val="0"/>
          <w:marBottom w:val="0"/>
          <w:divBdr>
            <w:top w:val="none" w:sz="0" w:space="0" w:color="auto"/>
            <w:left w:val="none" w:sz="0" w:space="0" w:color="auto"/>
            <w:bottom w:val="none" w:sz="0" w:space="0" w:color="auto"/>
            <w:right w:val="none" w:sz="0" w:space="0" w:color="auto"/>
          </w:divBdr>
        </w:div>
        <w:div w:id="748892514">
          <w:marLeft w:val="640"/>
          <w:marRight w:val="0"/>
          <w:marTop w:val="0"/>
          <w:marBottom w:val="0"/>
          <w:divBdr>
            <w:top w:val="none" w:sz="0" w:space="0" w:color="auto"/>
            <w:left w:val="none" w:sz="0" w:space="0" w:color="auto"/>
            <w:bottom w:val="none" w:sz="0" w:space="0" w:color="auto"/>
            <w:right w:val="none" w:sz="0" w:space="0" w:color="auto"/>
          </w:divBdr>
        </w:div>
        <w:div w:id="1041443941">
          <w:marLeft w:val="640"/>
          <w:marRight w:val="0"/>
          <w:marTop w:val="0"/>
          <w:marBottom w:val="0"/>
          <w:divBdr>
            <w:top w:val="none" w:sz="0" w:space="0" w:color="auto"/>
            <w:left w:val="none" w:sz="0" w:space="0" w:color="auto"/>
            <w:bottom w:val="none" w:sz="0" w:space="0" w:color="auto"/>
            <w:right w:val="none" w:sz="0" w:space="0" w:color="auto"/>
          </w:divBdr>
        </w:div>
        <w:div w:id="1110782265">
          <w:marLeft w:val="640"/>
          <w:marRight w:val="0"/>
          <w:marTop w:val="0"/>
          <w:marBottom w:val="0"/>
          <w:divBdr>
            <w:top w:val="none" w:sz="0" w:space="0" w:color="auto"/>
            <w:left w:val="none" w:sz="0" w:space="0" w:color="auto"/>
            <w:bottom w:val="none" w:sz="0" w:space="0" w:color="auto"/>
            <w:right w:val="none" w:sz="0" w:space="0" w:color="auto"/>
          </w:divBdr>
        </w:div>
        <w:div w:id="539247501">
          <w:marLeft w:val="640"/>
          <w:marRight w:val="0"/>
          <w:marTop w:val="0"/>
          <w:marBottom w:val="0"/>
          <w:divBdr>
            <w:top w:val="none" w:sz="0" w:space="0" w:color="auto"/>
            <w:left w:val="none" w:sz="0" w:space="0" w:color="auto"/>
            <w:bottom w:val="none" w:sz="0" w:space="0" w:color="auto"/>
            <w:right w:val="none" w:sz="0" w:space="0" w:color="auto"/>
          </w:divBdr>
        </w:div>
        <w:div w:id="312293828">
          <w:marLeft w:val="640"/>
          <w:marRight w:val="0"/>
          <w:marTop w:val="0"/>
          <w:marBottom w:val="0"/>
          <w:divBdr>
            <w:top w:val="none" w:sz="0" w:space="0" w:color="auto"/>
            <w:left w:val="none" w:sz="0" w:space="0" w:color="auto"/>
            <w:bottom w:val="none" w:sz="0" w:space="0" w:color="auto"/>
            <w:right w:val="none" w:sz="0" w:space="0" w:color="auto"/>
          </w:divBdr>
        </w:div>
        <w:div w:id="1536237257">
          <w:marLeft w:val="640"/>
          <w:marRight w:val="0"/>
          <w:marTop w:val="0"/>
          <w:marBottom w:val="0"/>
          <w:divBdr>
            <w:top w:val="none" w:sz="0" w:space="0" w:color="auto"/>
            <w:left w:val="none" w:sz="0" w:space="0" w:color="auto"/>
            <w:bottom w:val="none" w:sz="0" w:space="0" w:color="auto"/>
            <w:right w:val="none" w:sz="0" w:space="0" w:color="auto"/>
          </w:divBdr>
        </w:div>
        <w:div w:id="1279138297">
          <w:marLeft w:val="640"/>
          <w:marRight w:val="0"/>
          <w:marTop w:val="0"/>
          <w:marBottom w:val="0"/>
          <w:divBdr>
            <w:top w:val="none" w:sz="0" w:space="0" w:color="auto"/>
            <w:left w:val="none" w:sz="0" w:space="0" w:color="auto"/>
            <w:bottom w:val="none" w:sz="0" w:space="0" w:color="auto"/>
            <w:right w:val="none" w:sz="0" w:space="0" w:color="auto"/>
          </w:divBdr>
        </w:div>
        <w:div w:id="127555001">
          <w:marLeft w:val="640"/>
          <w:marRight w:val="0"/>
          <w:marTop w:val="0"/>
          <w:marBottom w:val="0"/>
          <w:divBdr>
            <w:top w:val="none" w:sz="0" w:space="0" w:color="auto"/>
            <w:left w:val="none" w:sz="0" w:space="0" w:color="auto"/>
            <w:bottom w:val="none" w:sz="0" w:space="0" w:color="auto"/>
            <w:right w:val="none" w:sz="0" w:space="0" w:color="auto"/>
          </w:divBdr>
        </w:div>
        <w:div w:id="1887528462">
          <w:marLeft w:val="640"/>
          <w:marRight w:val="0"/>
          <w:marTop w:val="0"/>
          <w:marBottom w:val="0"/>
          <w:divBdr>
            <w:top w:val="none" w:sz="0" w:space="0" w:color="auto"/>
            <w:left w:val="none" w:sz="0" w:space="0" w:color="auto"/>
            <w:bottom w:val="none" w:sz="0" w:space="0" w:color="auto"/>
            <w:right w:val="none" w:sz="0" w:space="0" w:color="auto"/>
          </w:divBdr>
        </w:div>
        <w:div w:id="1389451948">
          <w:marLeft w:val="640"/>
          <w:marRight w:val="0"/>
          <w:marTop w:val="0"/>
          <w:marBottom w:val="0"/>
          <w:divBdr>
            <w:top w:val="none" w:sz="0" w:space="0" w:color="auto"/>
            <w:left w:val="none" w:sz="0" w:space="0" w:color="auto"/>
            <w:bottom w:val="none" w:sz="0" w:space="0" w:color="auto"/>
            <w:right w:val="none" w:sz="0" w:space="0" w:color="auto"/>
          </w:divBdr>
        </w:div>
        <w:div w:id="1960261048">
          <w:marLeft w:val="640"/>
          <w:marRight w:val="0"/>
          <w:marTop w:val="0"/>
          <w:marBottom w:val="0"/>
          <w:divBdr>
            <w:top w:val="none" w:sz="0" w:space="0" w:color="auto"/>
            <w:left w:val="none" w:sz="0" w:space="0" w:color="auto"/>
            <w:bottom w:val="none" w:sz="0" w:space="0" w:color="auto"/>
            <w:right w:val="none" w:sz="0" w:space="0" w:color="auto"/>
          </w:divBdr>
        </w:div>
        <w:div w:id="907693519">
          <w:marLeft w:val="640"/>
          <w:marRight w:val="0"/>
          <w:marTop w:val="0"/>
          <w:marBottom w:val="0"/>
          <w:divBdr>
            <w:top w:val="none" w:sz="0" w:space="0" w:color="auto"/>
            <w:left w:val="none" w:sz="0" w:space="0" w:color="auto"/>
            <w:bottom w:val="none" w:sz="0" w:space="0" w:color="auto"/>
            <w:right w:val="none" w:sz="0" w:space="0" w:color="auto"/>
          </w:divBdr>
        </w:div>
        <w:div w:id="1384716950">
          <w:marLeft w:val="640"/>
          <w:marRight w:val="0"/>
          <w:marTop w:val="0"/>
          <w:marBottom w:val="0"/>
          <w:divBdr>
            <w:top w:val="none" w:sz="0" w:space="0" w:color="auto"/>
            <w:left w:val="none" w:sz="0" w:space="0" w:color="auto"/>
            <w:bottom w:val="none" w:sz="0" w:space="0" w:color="auto"/>
            <w:right w:val="none" w:sz="0" w:space="0" w:color="auto"/>
          </w:divBdr>
        </w:div>
        <w:div w:id="1447583918">
          <w:marLeft w:val="640"/>
          <w:marRight w:val="0"/>
          <w:marTop w:val="0"/>
          <w:marBottom w:val="0"/>
          <w:divBdr>
            <w:top w:val="none" w:sz="0" w:space="0" w:color="auto"/>
            <w:left w:val="none" w:sz="0" w:space="0" w:color="auto"/>
            <w:bottom w:val="none" w:sz="0" w:space="0" w:color="auto"/>
            <w:right w:val="none" w:sz="0" w:space="0" w:color="auto"/>
          </w:divBdr>
        </w:div>
        <w:div w:id="1934629875">
          <w:marLeft w:val="640"/>
          <w:marRight w:val="0"/>
          <w:marTop w:val="0"/>
          <w:marBottom w:val="0"/>
          <w:divBdr>
            <w:top w:val="none" w:sz="0" w:space="0" w:color="auto"/>
            <w:left w:val="none" w:sz="0" w:space="0" w:color="auto"/>
            <w:bottom w:val="none" w:sz="0" w:space="0" w:color="auto"/>
            <w:right w:val="none" w:sz="0" w:space="0" w:color="auto"/>
          </w:divBdr>
        </w:div>
        <w:div w:id="1205092856">
          <w:marLeft w:val="640"/>
          <w:marRight w:val="0"/>
          <w:marTop w:val="0"/>
          <w:marBottom w:val="0"/>
          <w:divBdr>
            <w:top w:val="none" w:sz="0" w:space="0" w:color="auto"/>
            <w:left w:val="none" w:sz="0" w:space="0" w:color="auto"/>
            <w:bottom w:val="none" w:sz="0" w:space="0" w:color="auto"/>
            <w:right w:val="none" w:sz="0" w:space="0" w:color="auto"/>
          </w:divBdr>
        </w:div>
        <w:div w:id="3477295">
          <w:marLeft w:val="640"/>
          <w:marRight w:val="0"/>
          <w:marTop w:val="0"/>
          <w:marBottom w:val="0"/>
          <w:divBdr>
            <w:top w:val="none" w:sz="0" w:space="0" w:color="auto"/>
            <w:left w:val="none" w:sz="0" w:space="0" w:color="auto"/>
            <w:bottom w:val="none" w:sz="0" w:space="0" w:color="auto"/>
            <w:right w:val="none" w:sz="0" w:space="0" w:color="auto"/>
          </w:divBdr>
        </w:div>
        <w:div w:id="1151171717">
          <w:marLeft w:val="640"/>
          <w:marRight w:val="0"/>
          <w:marTop w:val="0"/>
          <w:marBottom w:val="0"/>
          <w:divBdr>
            <w:top w:val="none" w:sz="0" w:space="0" w:color="auto"/>
            <w:left w:val="none" w:sz="0" w:space="0" w:color="auto"/>
            <w:bottom w:val="none" w:sz="0" w:space="0" w:color="auto"/>
            <w:right w:val="none" w:sz="0" w:space="0" w:color="auto"/>
          </w:divBdr>
        </w:div>
        <w:div w:id="300500366">
          <w:marLeft w:val="640"/>
          <w:marRight w:val="0"/>
          <w:marTop w:val="0"/>
          <w:marBottom w:val="0"/>
          <w:divBdr>
            <w:top w:val="none" w:sz="0" w:space="0" w:color="auto"/>
            <w:left w:val="none" w:sz="0" w:space="0" w:color="auto"/>
            <w:bottom w:val="none" w:sz="0" w:space="0" w:color="auto"/>
            <w:right w:val="none" w:sz="0" w:space="0" w:color="auto"/>
          </w:divBdr>
        </w:div>
        <w:div w:id="1343626628">
          <w:marLeft w:val="640"/>
          <w:marRight w:val="0"/>
          <w:marTop w:val="0"/>
          <w:marBottom w:val="0"/>
          <w:divBdr>
            <w:top w:val="none" w:sz="0" w:space="0" w:color="auto"/>
            <w:left w:val="none" w:sz="0" w:space="0" w:color="auto"/>
            <w:bottom w:val="none" w:sz="0" w:space="0" w:color="auto"/>
            <w:right w:val="none" w:sz="0" w:space="0" w:color="auto"/>
          </w:divBdr>
        </w:div>
        <w:div w:id="1450856363">
          <w:marLeft w:val="640"/>
          <w:marRight w:val="0"/>
          <w:marTop w:val="0"/>
          <w:marBottom w:val="0"/>
          <w:divBdr>
            <w:top w:val="none" w:sz="0" w:space="0" w:color="auto"/>
            <w:left w:val="none" w:sz="0" w:space="0" w:color="auto"/>
            <w:bottom w:val="none" w:sz="0" w:space="0" w:color="auto"/>
            <w:right w:val="none" w:sz="0" w:space="0" w:color="auto"/>
          </w:divBdr>
        </w:div>
        <w:div w:id="1254557789">
          <w:marLeft w:val="640"/>
          <w:marRight w:val="0"/>
          <w:marTop w:val="0"/>
          <w:marBottom w:val="0"/>
          <w:divBdr>
            <w:top w:val="none" w:sz="0" w:space="0" w:color="auto"/>
            <w:left w:val="none" w:sz="0" w:space="0" w:color="auto"/>
            <w:bottom w:val="none" w:sz="0" w:space="0" w:color="auto"/>
            <w:right w:val="none" w:sz="0" w:space="0" w:color="auto"/>
          </w:divBdr>
        </w:div>
        <w:div w:id="1668628234">
          <w:marLeft w:val="640"/>
          <w:marRight w:val="0"/>
          <w:marTop w:val="0"/>
          <w:marBottom w:val="0"/>
          <w:divBdr>
            <w:top w:val="none" w:sz="0" w:space="0" w:color="auto"/>
            <w:left w:val="none" w:sz="0" w:space="0" w:color="auto"/>
            <w:bottom w:val="none" w:sz="0" w:space="0" w:color="auto"/>
            <w:right w:val="none" w:sz="0" w:space="0" w:color="auto"/>
          </w:divBdr>
        </w:div>
        <w:div w:id="2123330978">
          <w:marLeft w:val="640"/>
          <w:marRight w:val="0"/>
          <w:marTop w:val="0"/>
          <w:marBottom w:val="0"/>
          <w:divBdr>
            <w:top w:val="none" w:sz="0" w:space="0" w:color="auto"/>
            <w:left w:val="none" w:sz="0" w:space="0" w:color="auto"/>
            <w:bottom w:val="none" w:sz="0" w:space="0" w:color="auto"/>
            <w:right w:val="none" w:sz="0" w:space="0" w:color="auto"/>
          </w:divBdr>
        </w:div>
        <w:div w:id="2056082588">
          <w:marLeft w:val="640"/>
          <w:marRight w:val="0"/>
          <w:marTop w:val="0"/>
          <w:marBottom w:val="0"/>
          <w:divBdr>
            <w:top w:val="none" w:sz="0" w:space="0" w:color="auto"/>
            <w:left w:val="none" w:sz="0" w:space="0" w:color="auto"/>
            <w:bottom w:val="none" w:sz="0" w:space="0" w:color="auto"/>
            <w:right w:val="none" w:sz="0" w:space="0" w:color="auto"/>
          </w:divBdr>
        </w:div>
        <w:div w:id="1848865151">
          <w:marLeft w:val="640"/>
          <w:marRight w:val="0"/>
          <w:marTop w:val="0"/>
          <w:marBottom w:val="0"/>
          <w:divBdr>
            <w:top w:val="none" w:sz="0" w:space="0" w:color="auto"/>
            <w:left w:val="none" w:sz="0" w:space="0" w:color="auto"/>
            <w:bottom w:val="none" w:sz="0" w:space="0" w:color="auto"/>
            <w:right w:val="none" w:sz="0" w:space="0" w:color="auto"/>
          </w:divBdr>
        </w:div>
        <w:div w:id="1033767664">
          <w:marLeft w:val="640"/>
          <w:marRight w:val="0"/>
          <w:marTop w:val="0"/>
          <w:marBottom w:val="0"/>
          <w:divBdr>
            <w:top w:val="none" w:sz="0" w:space="0" w:color="auto"/>
            <w:left w:val="none" w:sz="0" w:space="0" w:color="auto"/>
            <w:bottom w:val="none" w:sz="0" w:space="0" w:color="auto"/>
            <w:right w:val="none" w:sz="0" w:space="0" w:color="auto"/>
          </w:divBdr>
        </w:div>
        <w:div w:id="805046542">
          <w:marLeft w:val="640"/>
          <w:marRight w:val="0"/>
          <w:marTop w:val="0"/>
          <w:marBottom w:val="0"/>
          <w:divBdr>
            <w:top w:val="none" w:sz="0" w:space="0" w:color="auto"/>
            <w:left w:val="none" w:sz="0" w:space="0" w:color="auto"/>
            <w:bottom w:val="none" w:sz="0" w:space="0" w:color="auto"/>
            <w:right w:val="none" w:sz="0" w:space="0" w:color="auto"/>
          </w:divBdr>
        </w:div>
        <w:div w:id="146896334">
          <w:marLeft w:val="640"/>
          <w:marRight w:val="0"/>
          <w:marTop w:val="0"/>
          <w:marBottom w:val="0"/>
          <w:divBdr>
            <w:top w:val="none" w:sz="0" w:space="0" w:color="auto"/>
            <w:left w:val="none" w:sz="0" w:space="0" w:color="auto"/>
            <w:bottom w:val="none" w:sz="0" w:space="0" w:color="auto"/>
            <w:right w:val="none" w:sz="0" w:space="0" w:color="auto"/>
          </w:divBdr>
        </w:div>
        <w:div w:id="433014158">
          <w:marLeft w:val="640"/>
          <w:marRight w:val="0"/>
          <w:marTop w:val="0"/>
          <w:marBottom w:val="0"/>
          <w:divBdr>
            <w:top w:val="none" w:sz="0" w:space="0" w:color="auto"/>
            <w:left w:val="none" w:sz="0" w:space="0" w:color="auto"/>
            <w:bottom w:val="none" w:sz="0" w:space="0" w:color="auto"/>
            <w:right w:val="none" w:sz="0" w:space="0" w:color="auto"/>
          </w:divBdr>
        </w:div>
        <w:div w:id="972173471">
          <w:marLeft w:val="640"/>
          <w:marRight w:val="0"/>
          <w:marTop w:val="0"/>
          <w:marBottom w:val="0"/>
          <w:divBdr>
            <w:top w:val="none" w:sz="0" w:space="0" w:color="auto"/>
            <w:left w:val="none" w:sz="0" w:space="0" w:color="auto"/>
            <w:bottom w:val="none" w:sz="0" w:space="0" w:color="auto"/>
            <w:right w:val="none" w:sz="0" w:space="0" w:color="auto"/>
          </w:divBdr>
        </w:div>
        <w:div w:id="1983071026">
          <w:marLeft w:val="640"/>
          <w:marRight w:val="0"/>
          <w:marTop w:val="0"/>
          <w:marBottom w:val="0"/>
          <w:divBdr>
            <w:top w:val="none" w:sz="0" w:space="0" w:color="auto"/>
            <w:left w:val="none" w:sz="0" w:space="0" w:color="auto"/>
            <w:bottom w:val="none" w:sz="0" w:space="0" w:color="auto"/>
            <w:right w:val="none" w:sz="0" w:space="0" w:color="auto"/>
          </w:divBdr>
        </w:div>
        <w:div w:id="1884243481">
          <w:marLeft w:val="640"/>
          <w:marRight w:val="0"/>
          <w:marTop w:val="0"/>
          <w:marBottom w:val="0"/>
          <w:divBdr>
            <w:top w:val="none" w:sz="0" w:space="0" w:color="auto"/>
            <w:left w:val="none" w:sz="0" w:space="0" w:color="auto"/>
            <w:bottom w:val="none" w:sz="0" w:space="0" w:color="auto"/>
            <w:right w:val="none" w:sz="0" w:space="0" w:color="auto"/>
          </w:divBdr>
        </w:div>
        <w:div w:id="1941600665">
          <w:marLeft w:val="640"/>
          <w:marRight w:val="0"/>
          <w:marTop w:val="0"/>
          <w:marBottom w:val="0"/>
          <w:divBdr>
            <w:top w:val="none" w:sz="0" w:space="0" w:color="auto"/>
            <w:left w:val="none" w:sz="0" w:space="0" w:color="auto"/>
            <w:bottom w:val="none" w:sz="0" w:space="0" w:color="auto"/>
            <w:right w:val="none" w:sz="0" w:space="0" w:color="auto"/>
          </w:divBdr>
        </w:div>
        <w:div w:id="514920964">
          <w:marLeft w:val="640"/>
          <w:marRight w:val="0"/>
          <w:marTop w:val="0"/>
          <w:marBottom w:val="0"/>
          <w:divBdr>
            <w:top w:val="none" w:sz="0" w:space="0" w:color="auto"/>
            <w:left w:val="none" w:sz="0" w:space="0" w:color="auto"/>
            <w:bottom w:val="none" w:sz="0" w:space="0" w:color="auto"/>
            <w:right w:val="none" w:sz="0" w:space="0" w:color="auto"/>
          </w:divBdr>
        </w:div>
        <w:div w:id="790637151">
          <w:marLeft w:val="640"/>
          <w:marRight w:val="0"/>
          <w:marTop w:val="0"/>
          <w:marBottom w:val="0"/>
          <w:divBdr>
            <w:top w:val="none" w:sz="0" w:space="0" w:color="auto"/>
            <w:left w:val="none" w:sz="0" w:space="0" w:color="auto"/>
            <w:bottom w:val="none" w:sz="0" w:space="0" w:color="auto"/>
            <w:right w:val="none" w:sz="0" w:space="0" w:color="auto"/>
          </w:divBdr>
        </w:div>
        <w:div w:id="834418092">
          <w:marLeft w:val="640"/>
          <w:marRight w:val="0"/>
          <w:marTop w:val="0"/>
          <w:marBottom w:val="0"/>
          <w:divBdr>
            <w:top w:val="none" w:sz="0" w:space="0" w:color="auto"/>
            <w:left w:val="none" w:sz="0" w:space="0" w:color="auto"/>
            <w:bottom w:val="none" w:sz="0" w:space="0" w:color="auto"/>
            <w:right w:val="none" w:sz="0" w:space="0" w:color="auto"/>
          </w:divBdr>
        </w:div>
        <w:div w:id="1461726117">
          <w:marLeft w:val="640"/>
          <w:marRight w:val="0"/>
          <w:marTop w:val="0"/>
          <w:marBottom w:val="0"/>
          <w:divBdr>
            <w:top w:val="none" w:sz="0" w:space="0" w:color="auto"/>
            <w:left w:val="none" w:sz="0" w:space="0" w:color="auto"/>
            <w:bottom w:val="none" w:sz="0" w:space="0" w:color="auto"/>
            <w:right w:val="none" w:sz="0" w:space="0" w:color="auto"/>
          </w:divBdr>
        </w:div>
      </w:divsChild>
    </w:div>
    <w:div w:id="1825193527">
      <w:bodyDiv w:val="1"/>
      <w:marLeft w:val="0"/>
      <w:marRight w:val="0"/>
      <w:marTop w:val="0"/>
      <w:marBottom w:val="0"/>
      <w:divBdr>
        <w:top w:val="none" w:sz="0" w:space="0" w:color="auto"/>
        <w:left w:val="none" w:sz="0" w:space="0" w:color="auto"/>
        <w:bottom w:val="none" w:sz="0" w:space="0" w:color="auto"/>
        <w:right w:val="none" w:sz="0" w:space="0" w:color="auto"/>
      </w:divBdr>
      <w:divsChild>
        <w:div w:id="135033254">
          <w:marLeft w:val="640"/>
          <w:marRight w:val="0"/>
          <w:marTop w:val="0"/>
          <w:marBottom w:val="0"/>
          <w:divBdr>
            <w:top w:val="none" w:sz="0" w:space="0" w:color="auto"/>
            <w:left w:val="none" w:sz="0" w:space="0" w:color="auto"/>
            <w:bottom w:val="none" w:sz="0" w:space="0" w:color="auto"/>
            <w:right w:val="none" w:sz="0" w:space="0" w:color="auto"/>
          </w:divBdr>
        </w:div>
        <w:div w:id="1551502278">
          <w:marLeft w:val="640"/>
          <w:marRight w:val="0"/>
          <w:marTop w:val="0"/>
          <w:marBottom w:val="0"/>
          <w:divBdr>
            <w:top w:val="none" w:sz="0" w:space="0" w:color="auto"/>
            <w:left w:val="none" w:sz="0" w:space="0" w:color="auto"/>
            <w:bottom w:val="none" w:sz="0" w:space="0" w:color="auto"/>
            <w:right w:val="none" w:sz="0" w:space="0" w:color="auto"/>
          </w:divBdr>
        </w:div>
        <w:div w:id="1891257966">
          <w:marLeft w:val="640"/>
          <w:marRight w:val="0"/>
          <w:marTop w:val="0"/>
          <w:marBottom w:val="0"/>
          <w:divBdr>
            <w:top w:val="none" w:sz="0" w:space="0" w:color="auto"/>
            <w:left w:val="none" w:sz="0" w:space="0" w:color="auto"/>
            <w:bottom w:val="none" w:sz="0" w:space="0" w:color="auto"/>
            <w:right w:val="none" w:sz="0" w:space="0" w:color="auto"/>
          </w:divBdr>
        </w:div>
        <w:div w:id="423840604">
          <w:marLeft w:val="640"/>
          <w:marRight w:val="0"/>
          <w:marTop w:val="0"/>
          <w:marBottom w:val="0"/>
          <w:divBdr>
            <w:top w:val="none" w:sz="0" w:space="0" w:color="auto"/>
            <w:left w:val="none" w:sz="0" w:space="0" w:color="auto"/>
            <w:bottom w:val="none" w:sz="0" w:space="0" w:color="auto"/>
            <w:right w:val="none" w:sz="0" w:space="0" w:color="auto"/>
          </w:divBdr>
        </w:div>
        <w:div w:id="1459369979">
          <w:marLeft w:val="640"/>
          <w:marRight w:val="0"/>
          <w:marTop w:val="0"/>
          <w:marBottom w:val="0"/>
          <w:divBdr>
            <w:top w:val="none" w:sz="0" w:space="0" w:color="auto"/>
            <w:left w:val="none" w:sz="0" w:space="0" w:color="auto"/>
            <w:bottom w:val="none" w:sz="0" w:space="0" w:color="auto"/>
            <w:right w:val="none" w:sz="0" w:space="0" w:color="auto"/>
          </w:divBdr>
        </w:div>
        <w:div w:id="1979216262">
          <w:marLeft w:val="640"/>
          <w:marRight w:val="0"/>
          <w:marTop w:val="0"/>
          <w:marBottom w:val="0"/>
          <w:divBdr>
            <w:top w:val="none" w:sz="0" w:space="0" w:color="auto"/>
            <w:left w:val="none" w:sz="0" w:space="0" w:color="auto"/>
            <w:bottom w:val="none" w:sz="0" w:space="0" w:color="auto"/>
            <w:right w:val="none" w:sz="0" w:space="0" w:color="auto"/>
          </w:divBdr>
        </w:div>
        <w:div w:id="1810246605">
          <w:marLeft w:val="640"/>
          <w:marRight w:val="0"/>
          <w:marTop w:val="0"/>
          <w:marBottom w:val="0"/>
          <w:divBdr>
            <w:top w:val="none" w:sz="0" w:space="0" w:color="auto"/>
            <w:left w:val="none" w:sz="0" w:space="0" w:color="auto"/>
            <w:bottom w:val="none" w:sz="0" w:space="0" w:color="auto"/>
            <w:right w:val="none" w:sz="0" w:space="0" w:color="auto"/>
          </w:divBdr>
        </w:div>
        <w:div w:id="1094739989">
          <w:marLeft w:val="640"/>
          <w:marRight w:val="0"/>
          <w:marTop w:val="0"/>
          <w:marBottom w:val="0"/>
          <w:divBdr>
            <w:top w:val="none" w:sz="0" w:space="0" w:color="auto"/>
            <w:left w:val="none" w:sz="0" w:space="0" w:color="auto"/>
            <w:bottom w:val="none" w:sz="0" w:space="0" w:color="auto"/>
            <w:right w:val="none" w:sz="0" w:space="0" w:color="auto"/>
          </w:divBdr>
        </w:div>
        <w:div w:id="1115520479">
          <w:marLeft w:val="640"/>
          <w:marRight w:val="0"/>
          <w:marTop w:val="0"/>
          <w:marBottom w:val="0"/>
          <w:divBdr>
            <w:top w:val="none" w:sz="0" w:space="0" w:color="auto"/>
            <w:left w:val="none" w:sz="0" w:space="0" w:color="auto"/>
            <w:bottom w:val="none" w:sz="0" w:space="0" w:color="auto"/>
            <w:right w:val="none" w:sz="0" w:space="0" w:color="auto"/>
          </w:divBdr>
        </w:div>
        <w:div w:id="2073192357">
          <w:marLeft w:val="640"/>
          <w:marRight w:val="0"/>
          <w:marTop w:val="0"/>
          <w:marBottom w:val="0"/>
          <w:divBdr>
            <w:top w:val="none" w:sz="0" w:space="0" w:color="auto"/>
            <w:left w:val="none" w:sz="0" w:space="0" w:color="auto"/>
            <w:bottom w:val="none" w:sz="0" w:space="0" w:color="auto"/>
            <w:right w:val="none" w:sz="0" w:space="0" w:color="auto"/>
          </w:divBdr>
        </w:div>
        <w:div w:id="579096852">
          <w:marLeft w:val="640"/>
          <w:marRight w:val="0"/>
          <w:marTop w:val="0"/>
          <w:marBottom w:val="0"/>
          <w:divBdr>
            <w:top w:val="none" w:sz="0" w:space="0" w:color="auto"/>
            <w:left w:val="none" w:sz="0" w:space="0" w:color="auto"/>
            <w:bottom w:val="none" w:sz="0" w:space="0" w:color="auto"/>
            <w:right w:val="none" w:sz="0" w:space="0" w:color="auto"/>
          </w:divBdr>
        </w:div>
        <w:div w:id="696198039">
          <w:marLeft w:val="640"/>
          <w:marRight w:val="0"/>
          <w:marTop w:val="0"/>
          <w:marBottom w:val="0"/>
          <w:divBdr>
            <w:top w:val="none" w:sz="0" w:space="0" w:color="auto"/>
            <w:left w:val="none" w:sz="0" w:space="0" w:color="auto"/>
            <w:bottom w:val="none" w:sz="0" w:space="0" w:color="auto"/>
            <w:right w:val="none" w:sz="0" w:space="0" w:color="auto"/>
          </w:divBdr>
        </w:div>
        <w:div w:id="272639723">
          <w:marLeft w:val="640"/>
          <w:marRight w:val="0"/>
          <w:marTop w:val="0"/>
          <w:marBottom w:val="0"/>
          <w:divBdr>
            <w:top w:val="none" w:sz="0" w:space="0" w:color="auto"/>
            <w:left w:val="none" w:sz="0" w:space="0" w:color="auto"/>
            <w:bottom w:val="none" w:sz="0" w:space="0" w:color="auto"/>
            <w:right w:val="none" w:sz="0" w:space="0" w:color="auto"/>
          </w:divBdr>
        </w:div>
        <w:div w:id="1028875884">
          <w:marLeft w:val="640"/>
          <w:marRight w:val="0"/>
          <w:marTop w:val="0"/>
          <w:marBottom w:val="0"/>
          <w:divBdr>
            <w:top w:val="none" w:sz="0" w:space="0" w:color="auto"/>
            <w:left w:val="none" w:sz="0" w:space="0" w:color="auto"/>
            <w:bottom w:val="none" w:sz="0" w:space="0" w:color="auto"/>
            <w:right w:val="none" w:sz="0" w:space="0" w:color="auto"/>
          </w:divBdr>
        </w:div>
        <w:div w:id="338312280">
          <w:marLeft w:val="640"/>
          <w:marRight w:val="0"/>
          <w:marTop w:val="0"/>
          <w:marBottom w:val="0"/>
          <w:divBdr>
            <w:top w:val="none" w:sz="0" w:space="0" w:color="auto"/>
            <w:left w:val="none" w:sz="0" w:space="0" w:color="auto"/>
            <w:bottom w:val="none" w:sz="0" w:space="0" w:color="auto"/>
            <w:right w:val="none" w:sz="0" w:space="0" w:color="auto"/>
          </w:divBdr>
        </w:div>
        <w:div w:id="1917471909">
          <w:marLeft w:val="640"/>
          <w:marRight w:val="0"/>
          <w:marTop w:val="0"/>
          <w:marBottom w:val="0"/>
          <w:divBdr>
            <w:top w:val="none" w:sz="0" w:space="0" w:color="auto"/>
            <w:left w:val="none" w:sz="0" w:space="0" w:color="auto"/>
            <w:bottom w:val="none" w:sz="0" w:space="0" w:color="auto"/>
            <w:right w:val="none" w:sz="0" w:space="0" w:color="auto"/>
          </w:divBdr>
        </w:div>
        <w:div w:id="964971538">
          <w:marLeft w:val="640"/>
          <w:marRight w:val="0"/>
          <w:marTop w:val="0"/>
          <w:marBottom w:val="0"/>
          <w:divBdr>
            <w:top w:val="none" w:sz="0" w:space="0" w:color="auto"/>
            <w:left w:val="none" w:sz="0" w:space="0" w:color="auto"/>
            <w:bottom w:val="none" w:sz="0" w:space="0" w:color="auto"/>
            <w:right w:val="none" w:sz="0" w:space="0" w:color="auto"/>
          </w:divBdr>
        </w:div>
        <w:div w:id="2044164105">
          <w:marLeft w:val="640"/>
          <w:marRight w:val="0"/>
          <w:marTop w:val="0"/>
          <w:marBottom w:val="0"/>
          <w:divBdr>
            <w:top w:val="none" w:sz="0" w:space="0" w:color="auto"/>
            <w:left w:val="none" w:sz="0" w:space="0" w:color="auto"/>
            <w:bottom w:val="none" w:sz="0" w:space="0" w:color="auto"/>
            <w:right w:val="none" w:sz="0" w:space="0" w:color="auto"/>
          </w:divBdr>
        </w:div>
        <w:div w:id="614020104">
          <w:marLeft w:val="640"/>
          <w:marRight w:val="0"/>
          <w:marTop w:val="0"/>
          <w:marBottom w:val="0"/>
          <w:divBdr>
            <w:top w:val="none" w:sz="0" w:space="0" w:color="auto"/>
            <w:left w:val="none" w:sz="0" w:space="0" w:color="auto"/>
            <w:bottom w:val="none" w:sz="0" w:space="0" w:color="auto"/>
            <w:right w:val="none" w:sz="0" w:space="0" w:color="auto"/>
          </w:divBdr>
        </w:div>
        <w:div w:id="338436599">
          <w:marLeft w:val="640"/>
          <w:marRight w:val="0"/>
          <w:marTop w:val="0"/>
          <w:marBottom w:val="0"/>
          <w:divBdr>
            <w:top w:val="none" w:sz="0" w:space="0" w:color="auto"/>
            <w:left w:val="none" w:sz="0" w:space="0" w:color="auto"/>
            <w:bottom w:val="none" w:sz="0" w:space="0" w:color="auto"/>
            <w:right w:val="none" w:sz="0" w:space="0" w:color="auto"/>
          </w:divBdr>
        </w:div>
        <w:div w:id="496728914">
          <w:marLeft w:val="640"/>
          <w:marRight w:val="0"/>
          <w:marTop w:val="0"/>
          <w:marBottom w:val="0"/>
          <w:divBdr>
            <w:top w:val="none" w:sz="0" w:space="0" w:color="auto"/>
            <w:left w:val="none" w:sz="0" w:space="0" w:color="auto"/>
            <w:bottom w:val="none" w:sz="0" w:space="0" w:color="auto"/>
            <w:right w:val="none" w:sz="0" w:space="0" w:color="auto"/>
          </w:divBdr>
        </w:div>
        <w:div w:id="443117847">
          <w:marLeft w:val="640"/>
          <w:marRight w:val="0"/>
          <w:marTop w:val="0"/>
          <w:marBottom w:val="0"/>
          <w:divBdr>
            <w:top w:val="none" w:sz="0" w:space="0" w:color="auto"/>
            <w:left w:val="none" w:sz="0" w:space="0" w:color="auto"/>
            <w:bottom w:val="none" w:sz="0" w:space="0" w:color="auto"/>
            <w:right w:val="none" w:sz="0" w:space="0" w:color="auto"/>
          </w:divBdr>
        </w:div>
        <w:div w:id="1425031844">
          <w:marLeft w:val="640"/>
          <w:marRight w:val="0"/>
          <w:marTop w:val="0"/>
          <w:marBottom w:val="0"/>
          <w:divBdr>
            <w:top w:val="none" w:sz="0" w:space="0" w:color="auto"/>
            <w:left w:val="none" w:sz="0" w:space="0" w:color="auto"/>
            <w:bottom w:val="none" w:sz="0" w:space="0" w:color="auto"/>
            <w:right w:val="none" w:sz="0" w:space="0" w:color="auto"/>
          </w:divBdr>
        </w:div>
        <w:div w:id="395783914">
          <w:marLeft w:val="640"/>
          <w:marRight w:val="0"/>
          <w:marTop w:val="0"/>
          <w:marBottom w:val="0"/>
          <w:divBdr>
            <w:top w:val="none" w:sz="0" w:space="0" w:color="auto"/>
            <w:left w:val="none" w:sz="0" w:space="0" w:color="auto"/>
            <w:bottom w:val="none" w:sz="0" w:space="0" w:color="auto"/>
            <w:right w:val="none" w:sz="0" w:space="0" w:color="auto"/>
          </w:divBdr>
        </w:div>
        <w:div w:id="643126391">
          <w:marLeft w:val="640"/>
          <w:marRight w:val="0"/>
          <w:marTop w:val="0"/>
          <w:marBottom w:val="0"/>
          <w:divBdr>
            <w:top w:val="none" w:sz="0" w:space="0" w:color="auto"/>
            <w:left w:val="none" w:sz="0" w:space="0" w:color="auto"/>
            <w:bottom w:val="none" w:sz="0" w:space="0" w:color="auto"/>
            <w:right w:val="none" w:sz="0" w:space="0" w:color="auto"/>
          </w:divBdr>
        </w:div>
        <w:div w:id="736362601">
          <w:marLeft w:val="640"/>
          <w:marRight w:val="0"/>
          <w:marTop w:val="0"/>
          <w:marBottom w:val="0"/>
          <w:divBdr>
            <w:top w:val="none" w:sz="0" w:space="0" w:color="auto"/>
            <w:left w:val="none" w:sz="0" w:space="0" w:color="auto"/>
            <w:bottom w:val="none" w:sz="0" w:space="0" w:color="auto"/>
            <w:right w:val="none" w:sz="0" w:space="0" w:color="auto"/>
          </w:divBdr>
        </w:div>
        <w:div w:id="361587657">
          <w:marLeft w:val="640"/>
          <w:marRight w:val="0"/>
          <w:marTop w:val="0"/>
          <w:marBottom w:val="0"/>
          <w:divBdr>
            <w:top w:val="none" w:sz="0" w:space="0" w:color="auto"/>
            <w:left w:val="none" w:sz="0" w:space="0" w:color="auto"/>
            <w:bottom w:val="none" w:sz="0" w:space="0" w:color="auto"/>
            <w:right w:val="none" w:sz="0" w:space="0" w:color="auto"/>
          </w:divBdr>
        </w:div>
        <w:div w:id="482963743">
          <w:marLeft w:val="640"/>
          <w:marRight w:val="0"/>
          <w:marTop w:val="0"/>
          <w:marBottom w:val="0"/>
          <w:divBdr>
            <w:top w:val="none" w:sz="0" w:space="0" w:color="auto"/>
            <w:left w:val="none" w:sz="0" w:space="0" w:color="auto"/>
            <w:bottom w:val="none" w:sz="0" w:space="0" w:color="auto"/>
            <w:right w:val="none" w:sz="0" w:space="0" w:color="auto"/>
          </w:divBdr>
        </w:div>
        <w:div w:id="178475690">
          <w:marLeft w:val="640"/>
          <w:marRight w:val="0"/>
          <w:marTop w:val="0"/>
          <w:marBottom w:val="0"/>
          <w:divBdr>
            <w:top w:val="none" w:sz="0" w:space="0" w:color="auto"/>
            <w:left w:val="none" w:sz="0" w:space="0" w:color="auto"/>
            <w:bottom w:val="none" w:sz="0" w:space="0" w:color="auto"/>
            <w:right w:val="none" w:sz="0" w:space="0" w:color="auto"/>
          </w:divBdr>
        </w:div>
        <w:div w:id="1954243536">
          <w:marLeft w:val="640"/>
          <w:marRight w:val="0"/>
          <w:marTop w:val="0"/>
          <w:marBottom w:val="0"/>
          <w:divBdr>
            <w:top w:val="none" w:sz="0" w:space="0" w:color="auto"/>
            <w:left w:val="none" w:sz="0" w:space="0" w:color="auto"/>
            <w:bottom w:val="none" w:sz="0" w:space="0" w:color="auto"/>
            <w:right w:val="none" w:sz="0" w:space="0" w:color="auto"/>
          </w:divBdr>
        </w:div>
        <w:div w:id="802117088">
          <w:marLeft w:val="640"/>
          <w:marRight w:val="0"/>
          <w:marTop w:val="0"/>
          <w:marBottom w:val="0"/>
          <w:divBdr>
            <w:top w:val="none" w:sz="0" w:space="0" w:color="auto"/>
            <w:left w:val="none" w:sz="0" w:space="0" w:color="auto"/>
            <w:bottom w:val="none" w:sz="0" w:space="0" w:color="auto"/>
            <w:right w:val="none" w:sz="0" w:space="0" w:color="auto"/>
          </w:divBdr>
        </w:div>
        <w:div w:id="784352606">
          <w:marLeft w:val="640"/>
          <w:marRight w:val="0"/>
          <w:marTop w:val="0"/>
          <w:marBottom w:val="0"/>
          <w:divBdr>
            <w:top w:val="none" w:sz="0" w:space="0" w:color="auto"/>
            <w:left w:val="none" w:sz="0" w:space="0" w:color="auto"/>
            <w:bottom w:val="none" w:sz="0" w:space="0" w:color="auto"/>
            <w:right w:val="none" w:sz="0" w:space="0" w:color="auto"/>
          </w:divBdr>
        </w:div>
        <w:div w:id="283312328">
          <w:marLeft w:val="640"/>
          <w:marRight w:val="0"/>
          <w:marTop w:val="0"/>
          <w:marBottom w:val="0"/>
          <w:divBdr>
            <w:top w:val="none" w:sz="0" w:space="0" w:color="auto"/>
            <w:left w:val="none" w:sz="0" w:space="0" w:color="auto"/>
            <w:bottom w:val="none" w:sz="0" w:space="0" w:color="auto"/>
            <w:right w:val="none" w:sz="0" w:space="0" w:color="auto"/>
          </w:divBdr>
        </w:div>
        <w:div w:id="1910071513">
          <w:marLeft w:val="640"/>
          <w:marRight w:val="0"/>
          <w:marTop w:val="0"/>
          <w:marBottom w:val="0"/>
          <w:divBdr>
            <w:top w:val="none" w:sz="0" w:space="0" w:color="auto"/>
            <w:left w:val="none" w:sz="0" w:space="0" w:color="auto"/>
            <w:bottom w:val="none" w:sz="0" w:space="0" w:color="auto"/>
            <w:right w:val="none" w:sz="0" w:space="0" w:color="auto"/>
          </w:divBdr>
        </w:div>
        <w:div w:id="1663313358">
          <w:marLeft w:val="640"/>
          <w:marRight w:val="0"/>
          <w:marTop w:val="0"/>
          <w:marBottom w:val="0"/>
          <w:divBdr>
            <w:top w:val="none" w:sz="0" w:space="0" w:color="auto"/>
            <w:left w:val="none" w:sz="0" w:space="0" w:color="auto"/>
            <w:bottom w:val="none" w:sz="0" w:space="0" w:color="auto"/>
            <w:right w:val="none" w:sz="0" w:space="0" w:color="auto"/>
          </w:divBdr>
        </w:div>
        <w:div w:id="261954624">
          <w:marLeft w:val="640"/>
          <w:marRight w:val="0"/>
          <w:marTop w:val="0"/>
          <w:marBottom w:val="0"/>
          <w:divBdr>
            <w:top w:val="none" w:sz="0" w:space="0" w:color="auto"/>
            <w:left w:val="none" w:sz="0" w:space="0" w:color="auto"/>
            <w:bottom w:val="none" w:sz="0" w:space="0" w:color="auto"/>
            <w:right w:val="none" w:sz="0" w:space="0" w:color="auto"/>
          </w:divBdr>
        </w:div>
        <w:div w:id="886181380">
          <w:marLeft w:val="640"/>
          <w:marRight w:val="0"/>
          <w:marTop w:val="0"/>
          <w:marBottom w:val="0"/>
          <w:divBdr>
            <w:top w:val="none" w:sz="0" w:space="0" w:color="auto"/>
            <w:left w:val="none" w:sz="0" w:space="0" w:color="auto"/>
            <w:bottom w:val="none" w:sz="0" w:space="0" w:color="auto"/>
            <w:right w:val="none" w:sz="0" w:space="0" w:color="auto"/>
          </w:divBdr>
        </w:div>
        <w:div w:id="351540237">
          <w:marLeft w:val="640"/>
          <w:marRight w:val="0"/>
          <w:marTop w:val="0"/>
          <w:marBottom w:val="0"/>
          <w:divBdr>
            <w:top w:val="none" w:sz="0" w:space="0" w:color="auto"/>
            <w:left w:val="none" w:sz="0" w:space="0" w:color="auto"/>
            <w:bottom w:val="none" w:sz="0" w:space="0" w:color="auto"/>
            <w:right w:val="none" w:sz="0" w:space="0" w:color="auto"/>
          </w:divBdr>
        </w:div>
      </w:divsChild>
    </w:div>
    <w:div w:id="1837264361">
      <w:bodyDiv w:val="1"/>
      <w:marLeft w:val="0"/>
      <w:marRight w:val="0"/>
      <w:marTop w:val="0"/>
      <w:marBottom w:val="0"/>
      <w:divBdr>
        <w:top w:val="none" w:sz="0" w:space="0" w:color="auto"/>
        <w:left w:val="none" w:sz="0" w:space="0" w:color="auto"/>
        <w:bottom w:val="none" w:sz="0" w:space="0" w:color="auto"/>
        <w:right w:val="none" w:sz="0" w:space="0" w:color="auto"/>
      </w:divBdr>
      <w:divsChild>
        <w:div w:id="6371084">
          <w:marLeft w:val="640"/>
          <w:marRight w:val="0"/>
          <w:marTop w:val="0"/>
          <w:marBottom w:val="0"/>
          <w:divBdr>
            <w:top w:val="none" w:sz="0" w:space="0" w:color="auto"/>
            <w:left w:val="none" w:sz="0" w:space="0" w:color="auto"/>
            <w:bottom w:val="none" w:sz="0" w:space="0" w:color="auto"/>
            <w:right w:val="none" w:sz="0" w:space="0" w:color="auto"/>
          </w:divBdr>
        </w:div>
        <w:div w:id="28723002">
          <w:marLeft w:val="640"/>
          <w:marRight w:val="0"/>
          <w:marTop w:val="0"/>
          <w:marBottom w:val="0"/>
          <w:divBdr>
            <w:top w:val="none" w:sz="0" w:space="0" w:color="auto"/>
            <w:left w:val="none" w:sz="0" w:space="0" w:color="auto"/>
            <w:bottom w:val="none" w:sz="0" w:space="0" w:color="auto"/>
            <w:right w:val="none" w:sz="0" w:space="0" w:color="auto"/>
          </w:divBdr>
        </w:div>
        <w:div w:id="31393469">
          <w:marLeft w:val="640"/>
          <w:marRight w:val="0"/>
          <w:marTop w:val="0"/>
          <w:marBottom w:val="0"/>
          <w:divBdr>
            <w:top w:val="none" w:sz="0" w:space="0" w:color="auto"/>
            <w:left w:val="none" w:sz="0" w:space="0" w:color="auto"/>
            <w:bottom w:val="none" w:sz="0" w:space="0" w:color="auto"/>
            <w:right w:val="none" w:sz="0" w:space="0" w:color="auto"/>
          </w:divBdr>
        </w:div>
        <w:div w:id="45106379">
          <w:marLeft w:val="640"/>
          <w:marRight w:val="0"/>
          <w:marTop w:val="0"/>
          <w:marBottom w:val="0"/>
          <w:divBdr>
            <w:top w:val="none" w:sz="0" w:space="0" w:color="auto"/>
            <w:left w:val="none" w:sz="0" w:space="0" w:color="auto"/>
            <w:bottom w:val="none" w:sz="0" w:space="0" w:color="auto"/>
            <w:right w:val="none" w:sz="0" w:space="0" w:color="auto"/>
          </w:divBdr>
        </w:div>
        <w:div w:id="79298826">
          <w:marLeft w:val="640"/>
          <w:marRight w:val="0"/>
          <w:marTop w:val="0"/>
          <w:marBottom w:val="0"/>
          <w:divBdr>
            <w:top w:val="none" w:sz="0" w:space="0" w:color="auto"/>
            <w:left w:val="none" w:sz="0" w:space="0" w:color="auto"/>
            <w:bottom w:val="none" w:sz="0" w:space="0" w:color="auto"/>
            <w:right w:val="none" w:sz="0" w:space="0" w:color="auto"/>
          </w:divBdr>
        </w:div>
        <w:div w:id="86661793">
          <w:marLeft w:val="640"/>
          <w:marRight w:val="0"/>
          <w:marTop w:val="0"/>
          <w:marBottom w:val="0"/>
          <w:divBdr>
            <w:top w:val="none" w:sz="0" w:space="0" w:color="auto"/>
            <w:left w:val="none" w:sz="0" w:space="0" w:color="auto"/>
            <w:bottom w:val="none" w:sz="0" w:space="0" w:color="auto"/>
            <w:right w:val="none" w:sz="0" w:space="0" w:color="auto"/>
          </w:divBdr>
        </w:div>
        <w:div w:id="222258633">
          <w:marLeft w:val="640"/>
          <w:marRight w:val="0"/>
          <w:marTop w:val="0"/>
          <w:marBottom w:val="0"/>
          <w:divBdr>
            <w:top w:val="none" w:sz="0" w:space="0" w:color="auto"/>
            <w:left w:val="none" w:sz="0" w:space="0" w:color="auto"/>
            <w:bottom w:val="none" w:sz="0" w:space="0" w:color="auto"/>
            <w:right w:val="none" w:sz="0" w:space="0" w:color="auto"/>
          </w:divBdr>
        </w:div>
        <w:div w:id="358043306">
          <w:marLeft w:val="640"/>
          <w:marRight w:val="0"/>
          <w:marTop w:val="0"/>
          <w:marBottom w:val="0"/>
          <w:divBdr>
            <w:top w:val="none" w:sz="0" w:space="0" w:color="auto"/>
            <w:left w:val="none" w:sz="0" w:space="0" w:color="auto"/>
            <w:bottom w:val="none" w:sz="0" w:space="0" w:color="auto"/>
            <w:right w:val="none" w:sz="0" w:space="0" w:color="auto"/>
          </w:divBdr>
        </w:div>
        <w:div w:id="372538056">
          <w:marLeft w:val="640"/>
          <w:marRight w:val="0"/>
          <w:marTop w:val="0"/>
          <w:marBottom w:val="0"/>
          <w:divBdr>
            <w:top w:val="none" w:sz="0" w:space="0" w:color="auto"/>
            <w:left w:val="none" w:sz="0" w:space="0" w:color="auto"/>
            <w:bottom w:val="none" w:sz="0" w:space="0" w:color="auto"/>
            <w:right w:val="none" w:sz="0" w:space="0" w:color="auto"/>
          </w:divBdr>
        </w:div>
        <w:div w:id="391079599">
          <w:marLeft w:val="640"/>
          <w:marRight w:val="0"/>
          <w:marTop w:val="0"/>
          <w:marBottom w:val="0"/>
          <w:divBdr>
            <w:top w:val="none" w:sz="0" w:space="0" w:color="auto"/>
            <w:left w:val="none" w:sz="0" w:space="0" w:color="auto"/>
            <w:bottom w:val="none" w:sz="0" w:space="0" w:color="auto"/>
            <w:right w:val="none" w:sz="0" w:space="0" w:color="auto"/>
          </w:divBdr>
        </w:div>
        <w:div w:id="527525522">
          <w:marLeft w:val="640"/>
          <w:marRight w:val="0"/>
          <w:marTop w:val="0"/>
          <w:marBottom w:val="0"/>
          <w:divBdr>
            <w:top w:val="none" w:sz="0" w:space="0" w:color="auto"/>
            <w:left w:val="none" w:sz="0" w:space="0" w:color="auto"/>
            <w:bottom w:val="none" w:sz="0" w:space="0" w:color="auto"/>
            <w:right w:val="none" w:sz="0" w:space="0" w:color="auto"/>
          </w:divBdr>
        </w:div>
        <w:div w:id="661859107">
          <w:marLeft w:val="640"/>
          <w:marRight w:val="0"/>
          <w:marTop w:val="0"/>
          <w:marBottom w:val="0"/>
          <w:divBdr>
            <w:top w:val="none" w:sz="0" w:space="0" w:color="auto"/>
            <w:left w:val="none" w:sz="0" w:space="0" w:color="auto"/>
            <w:bottom w:val="none" w:sz="0" w:space="0" w:color="auto"/>
            <w:right w:val="none" w:sz="0" w:space="0" w:color="auto"/>
          </w:divBdr>
        </w:div>
        <w:div w:id="835264427">
          <w:marLeft w:val="640"/>
          <w:marRight w:val="0"/>
          <w:marTop w:val="0"/>
          <w:marBottom w:val="0"/>
          <w:divBdr>
            <w:top w:val="none" w:sz="0" w:space="0" w:color="auto"/>
            <w:left w:val="none" w:sz="0" w:space="0" w:color="auto"/>
            <w:bottom w:val="none" w:sz="0" w:space="0" w:color="auto"/>
            <w:right w:val="none" w:sz="0" w:space="0" w:color="auto"/>
          </w:divBdr>
        </w:div>
        <w:div w:id="1301115531">
          <w:marLeft w:val="640"/>
          <w:marRight w:val="0"/>
          <w:marTop w:val="0"/>
          <w:marBottom w:val="0"/>
          <w:divBdr>
            <w:top w:val="none" w:sz="0" w:space="0" w:color="auto"/>
            <w:left w:val="none" w:sz="0" w:space="0" w:color="auto"/>
            <w:bottom w:val="none" w:sz="0" w:space="0" w:color="auto"/>
            <w:right w:val="none" w:sz="0" w:space="0" w:color="auto"/>
          </w:divBdr>
        </w:div>
        <w:div w:id="1541622686">
          <w:marLeft w:val="640"/>
          <w:marRight w:val="0"/>
          <w:marTop w:val="0"/>
          <w:marBottom w:val="0"/>
          <w:divBdr>
            <w:top w:val="none" w:sz="0" w:space="0" w:color="auto"/>
            <w:left w:val="none" w:sz="0" w:space="0" w:color="auto"/>
            <w:bottom w:val="none" w:sz="0" w:space="0" w:color="auto"/>
            <w:right w:val="none" w:sz="0" w:space="0" w:color="auto"/>
          </w:divBdr>
        </w:div>
        <w:div w:id="1579901038">
          <w:marLeft w:val="640"/>
          <w:marRight w:val="0"/>
          <w:marTop w:val="0"/>
          <w:marBottom w:val="0"/>
          <w:divBdr>
            <w:top w:val="none" w:sz="0" w:space="0" w:color="auto"/>
            <w:left w:val="none" w:sz="0" w:space="0" w:color="auto"/>
            <w:bottom w:val="none" w:sz="0" w:space="0" w:color="auto"/>
            <w:right w:val="none" w:sz="0" w:space="0" w:color="auto"/>
          </w:divBdr>
        </w:div>
        <w:div w:id="1621767617">
          <w:marLeft w:val="640"/>
          <w:marRight w:val="0"/>
          <w:marTop w:val="0"/>
          <w:marBottom w:val="0"/>
          <w:divBdr>
            <w:top w:val="none" w:sz="0" w:space="0" w:color="auto"/>
            <w:left w:val="none" w:sz="0" w:space="0" w:color="auto"/>
            <w:bottom w:val="none" w:sz="0" w:space="0" w:color="auto"/>
            <w:right w:val="none" w:sz="0" w:space="0" w:color="auto"/>
          </w:divBdr>
        </w:div>
        <w:div w:id="1651056089">
          <w:marLeft w:val="640"/>
          <w:marRight w:val="0"/>
          <w:marTop w:val="0"/>
          <w:marBottom w:val="0"/>
          <w:divBdr>
            <w:top w:val="none" w:sz="0" w:space="0" w:color="auto"/>
            <w:left w:val="none" w:sz="0" w:space="0" w:color="auto"/>
            <w:bottom w:val="none" w:sz="0" w:space="0" w:color="auto"/>
            <w:right w:val="none" w:sz="0" w:space="0" w:color="auto"/>
          </w:divBdr>
        </w:div>
        <w:div w:id="1669670445">
          <w:marLeft w:val="640"/>
          <w:marRight w:val="0"/>
          <w:marTop w:val="0"/>
          <w:marBottom w:val="0"/>
          <w:divBdr>
            <w:top w:val="none" w:sz="0" w:space="0" w:color="auto"/>
            <w:left w:val="none" w:sz="0" w:space="0" w:color="auto"/>
            <w:bottom w:val="none" w:sz="0" w:space="0" w:color="auto"/>
            <w:right w:val="none" w:sz="0" w:space="0" w:color="auto"/>
          </w:divBdr>
        </w:div>
        <w:div w:id="1704860103">
          <w:marLeft w:val="640"/>
          <w:marRight w:val="0"/>
          <w:marTop w:val="0"/>
          <w:marBottom w:val="0"/>
          <w:divBdr>
            <w:top w:val="none" w:sz="0" w:space="0" w:color="auto"/>
            <w:left w:val="none" w:sz="0" w:space="0" w:color="auto"/>
            <w:bottom w:val="none" w:sz="0" w:space="0" w:color="auto"/>
            <w:right w:val="none" w:sz="0" w:space="0" w:color="auto"/>
          </w:divBdr>
        </w:div>
        <w:div w:id="1738743984">
          <w:marLeft w:val="640"/>
          <w:marRight w:val="0"/>
          <w:marTop w:val="0"/>
          <w:marBottom w:val="0"/>
          <w:divBdr>
            <w:top w:val="none" w:sz="0" w:space="0" w:color="auto"/>
            <w:left w:val="none" w:sz="0" w:space="0" w:color="auto"/>
            <w:bottom w:val="none" w:sz="0" w:space="0" w:color="auto"/>
            <w:right w:val="none" w:sz="0" w:space="0" w:color="auto"/>
          </w:divBdr>
        </w:div>
        <w:div w:id="1758748474">
          <w:marLeft w:val="640"/>
          <w:marRight w:val="0"/>
          <w:marTop w:val="0"/>
          <w:marBottom w:val="0"/>
          <w:divBdr>
            <w:top w:val="none" w:sz="0" w:space="0" w:color="auto"/>
            <w:left w:val="none" w:sz="0" w:space="0" w:color="auto"/>
            <w:bottom w:val="none" w:sz="0" w:space="0" w:color="auto"/>
            <w:right w:val="none" w:sz="0" w:space="0" w:color="auto"/>
          </w:divBdr>
        </w:div>
        <w:div w:id="1776242292">
          <w:marLeft w:val="640"/>
          <w:marRight w:val="0"/>
          <w:marTop w:val="0"/>
          <w:marBottom w:val="0"/>
          <w:divBdr>
            <w:top w:val="none" w:sz="0" w:space="0" w:color="auto"/>
            <w:left w:val="none" w:sz="0" w:space="0" w:color="auto"/>
            <w:bottom w:val="none" w:sz="0" w:space="0" w:color="auto"/>
            <w:right w:val="none" w:sz="0" w:space="0" w:color="auto"/>
          </w:divBdr>
        </w:div>
        <w:div w:id="1797522418">
          <w:marLeft w:val="640"/>
          <w:marRight w:val="0"/>
          <w:marTop w:val="0"/>
          <w:marBottom w:val="0"/>
          <w:divBdr>
            <w:top w:val="none" w:sz="0" w:space="0" w:color="auto"/>
            <w:left w:val="none" w:sz="0" w:space="0" w:color="auto"/>
            <w:bottom w:val="none" w:sz="0" w:space="0" w:color="auto"/>
            <w:right w:val="none" w:sz="0" w:space="0" w:color="auto"/>
          </w:divBdr>
        </w:div>
        <w:div w:id="1907915354">
          <w:marLeft w:val="640"/>
          <w:marRight w:val="0"/>
          <w:marTop w:val="0"/>
          <w:marBottom w:val="0"/>
          <w:divBdr>
            <w:top w:val="none" w:sz="0" w:space="0" w:color="auto"/>
            <w:left w:val="none" w:sz="0" w:space="0" w:color="auto"/>
            <w:bottom w:val="none" w:sz="0" w:space="0" w:color="auto"/>
            <w:right w:val="none" w:sz="0" w:space="0" w:color="auto"/>
          </w:divBdr>
        </w:div>
        <w:div w:id="1919754209">
          <w:marLeft w:val="640"/>
          <w:marRight w:val="0"/>
          <w:marTop w:val="0"/>
          <w:marBottom w:val="0"/>
          <w:divBdr>
            <w:top w:val="none" w:sz="0" w:space="0" w:color="auto"/>
            <w:left w:val="none" w:sz="0" w:space="0" w:color="auto"/>
            <w:bottom w:val="none" w:sz="0" w:space="0" w:color="auto"/>
            <w:right w:val="none" w:sz="0" w:space="0" w:color="auto"/>
          </w:divBdr>
        </w:div>
        <w:div w:id="2069261632">
          <w:marLeft w:val="640"/>
          <w:marRight w:val="0"/>
          <w:marTop w:val="0"/>
          <w:marBottom w:val="0"/>
          <w:divBdr>
            <w:top w:val="none" w:sz="0" w:space="0" w:color="auto"/>
            <w:left w:val="none" w:sz="0" w:space="0" w:color="auto"/>
            <w:bottom w:val="none" w:sz="0" w:space="0" w:color="auto"/>
            <w:right w:val="none" w:sz="0" w:space="0" w:color="auto"/>
          </w:divBdr>
        </w:div>
        <w:div w:id="2137868903">
          <w:marLeft w:val="640"/>
          <w:marRight w:val="0"/>
          <w:marTop w:val="0"/>
          <w:marBottom w:val="0"/>
          <w:divBdr>
            <w:top w:val="none" w:sz="0" w:space="0" w:color="auto"/>
            <w:left w:val="none" w:sz="0" w:space="0" w:color="auto"/>
            <w:bottom w:val="none" w:sz="0" w:space="0" w:color="auto"/>
            <w:right w:val="none" w:sz="0" w:space="0" w:color="auto"/>
          </w:divBdr>
        </w:div>
      </w:divsChild>
    </w:div>
    <w:div w:id="1844785458">
      <w:bodyDiv w:val="1"/>
      <w:marLeft w:val="0"/>
      <w:marRight w:val="0"/>
      <w:marTop w:val="0"/>
      <w:marBottom w:val="0"/>
      <w:divBdr>
        <w:top w:val="none" w:sz="0" w:space="0" w:color="auto"/>
        <w:left w:val="none" w:sz="0" w:space="0" w:color="auto"/>
        <w:bottom w:val="none" w:sz="0" w:space="0" w:color="auto"/>
        <w:right w:val="none" w:sz="0" w:space="0" w:color="auto"/>
      </w:divBdr>
      <w:divsChild>
        <w:div w:id="1292857837">
          <w:marLeft w:val="640"/>
          <w:marRight w:val="0"/>
          <w:marTop w:val="0"/>
          <w:marBottom w:val="0"/>
          <w:divBdr>
            <w:top w:val="none" w:sz="0" w:space="0" w:color="auto"/>
            <w:left w:val="none" w:sz="0" w:space="0" w:color="auto"/>
            <w:bottom w:val="none" w:sz="0" w:space="0" w:color="auto"/>
            <w:right w:val="none" w:sz="0" w:space="0" w:color="auto"/>
          </w:divBdr>
        </w:div>
        <w:div w:id="15429001">
          <w:marLeft w:val="640"/>
          <w:marRight w:val="0"/>
          <w:marTop w:val="0"/>
          <w:marBottom w:val="0"/>
          <w:divBdr>
            <w:top w:val="none" w:sz="0" w:space="0" w:color="auto"/>
            <w:left w:val="none" w:sz="0" w:space="0" w:color="auto"/>
            <w:bottom w:val="none" w:sz="0" w:space="0" w:color="auto"/>
            <w:right w:val="none" w:sz="0" w:space="0" w:color="auto"/>
          </w:divBdr>
        </w:div>
        <w:div w:id="714475354">
          <w:marLeft w:val="640"/>
          <w:marRight w:val="0"/>
          <w:marTop w:val="0"/>
          <w:marBottom w:val="0"/>
          <w:divBdr>
            <w:top w:val="none" w:sz="0" w:space="0" w:color="auto"/>
            <w:left w:val="none" w:sz="0" w:space="0" w:color="auto"/>
            <w:bottom w:val="none" w:sz="0" w:space="0" w:color="auto"/>
            <w:right w:val="none" w:sz="0" w:space="0" w:color="auto"/>
          </w:divBdr>
        </w:div>
        <w:div w:id="1997413709">
          <w:marLeft w:val="640"/>
          <w:marRight w:val="0"/>
          <w:marTop w:val="0"/>
          <w:marBottom w:val="0"/>
          <w:divBdr>
            <w:top w:val="none" w:sz="0" w:space="0" w:color="auto"/>
            <w:left w:val="none" w:sz="0" w:space="0" w:color="auto"/>
            <w:bottom w:val="none" w:sz="0" w:space="0" w:color="auto"/>
            <w:right w:val="none" w:sz="0" w:space="0" w:color="auto"/>
          </w:divBdr>
        </w:div>
        <w:div w:id="423842996">
          <w:marLeft w:val="640"/>
          <w:marRight w:val="0"/>
          <w:marTop w:val="0"/>
          <w:marBottom w:val="0"/>
          <w:divBdr>
            <w:top w:val="none" w:sz="0" w:space="0" w:color="auto"/>
            <w:left w:val="none" w:sz="0" w:space="0" w:color="auto"/>
            <w:bottom w:val="none" w:sz="0" w:space="0" w:color="auto"/>
            <w:right w:val="none" w:sz="0" w:space="0" w:color="auto"/>
          </w:divBdr>
        </w:div>
        <w:div w:id="615452074">
          <w:marLeft w:val="640"/>
          <w:marRight w:val="0"/>
          <w:marTop w:val="0"/>
          <w:marBottom w:val="0"/>
          <w:divBdr>
            <w:top w:val="none" w:sz="0" w:space="0" w:color="auto"/>
            <w:left w:val="none" w:sz="0" w:space="0" w:color="auto"/>
            <w:bottom w:val="none" w:sz="0" w:space="0" w:color="auto"/>
            <w:right w:val="none" w:sz="0" w:space="0" w:color="auto"/>
          </w:divBdr>
        </w:div>
        <w:div w:id="1394962703">
          <w:marLeft w:val="640"/>
          <w:marRight w:val="0"/>
          <w:marTop w:val="0"/>
          <w:marBottom w:val="0"/>
          <w:divBdr>
            <w:top w:val="none" w:sz="0" w:space="0" w:color="auto"/>
            <w:left w:val="none" w:sz="0" w:space="0" w:color="auto"/>
            <w:bottom w:val="none" w:sz="0" w:space="0" w:color="auto"/>
            <w:right w:val="none" w:sz="0" w:space="0" w:color="auto"/>
          </w:divBdr>
        </w:div>
        <w:div w:id="1766608124">
          <w:marLeft w:val="640"/>
          <w:marRight w:val="0"/>
          <w:marTop w:val="0"/>
          <w:marBottom w:val="0"/>
          <w:divBdr>
            <w:top w:val="none" w:sz="0" w:space="0" w:color="auto"/>
            <w:left w:val="none" w:sz="0" w:space="0" w:color="auto"/>
            <w:bottom w:val="none" w:sz="0" w:space="0" w:color="auto"/>
            <w:right w:val="none" w:sz="0" w:space="0" w:color="auto"/>
          </w:divBdr>
        </w:div>
        <w:div w:id="1585413771">
          <w:marLeft w:val="640"/>
          <w:marRight w:val="0"/>
          <w:marTop w:val="0"/>
          <w:marBottom w:val="0"/>
          <w:divBdr>
            <w:top w:val="none" w:sz="0" w:space="0" w:color="auto"/>
            <w:left w:val="none" w:sz="0" w:space="0" w:color="auto"/>
            <w:bottom w:val="none" w:sz="0" w:space="0" w:color="auto"/>
            <w:right w:val="none" w:sz="0" w:space="0" w:color="auto"/>
          </w:divBdr>
        </w:div>
        <w:div w:id="502743446">
          <w:marLeft w:val="640"/>
          <w:marRight w:val="0"/>
          <w:marTop w:val="0"/>
          <w:marBottom w:val="0"/>
          <w:divBdr>
            <w:top w:val="none" w:sz="0" w:space="0" w:color="auto"/>
            <w:left w:val="none" w:sz="0" w:space="0" w:color="auto"/>
            <w:bottom w:val="none" w:sz="0" w:space="0" w:color="auto"/>
            <w:right w:val="none" w:sz="0" w:space="0" w:color="auto"/>
          </w:divBdr>
        </w:div>
        <w:div w:id="189144725">
          <w:marLeft w:val="640"/>
          <w:marRight w:val="0"/>
          <w:marTop w:val="0"/>
          <w:marBottom w:val="0"/>
          <w:divBdr>
            <w:top w:val="none" w:sz="0" w:space="0" w:color="auto"/>
            <w:left w:val="none" w:sz="0" w:space="0" w:color="auto"/>
            <w:bottom w:val="none" w:sz="0" w:space="0" w:color="auto"/>
            <w:right w:val="none" w:sz="0" w:space="0" w:color="auto"/>
          </w:divBdr>
        </w:div>
        <w:div w:id="310208350">
          <w:marLeft w:val="640"/>
          <w:marRight w:val="0"/>
          <w:marTop w:val="0"/>
          <w:marBottom w:val="0"/>
          <w:divBdr>
            <w:top w:val="none" w:sz="0" w:space="0" w:color="auto"/>
            <w:left w:val="none" w:sz="0" w:space="0" w:color="auto"/>
            <w:bottom w:val="none" w:sz="0" w:space="0" w:color="auto"/>
            <w:right w:val="none" w:sz="0" w:space="0" w:color="auto"/>
          </w:divBdr>
        </w:div>
        <w:div w:id="274555481">
          <w:marLeft w:val="640"/>
          <w:marRight w:val="0"/>
          <w:marTop w:val="0"/>
          <w:marBottom w:val="0"/>
          <w:divBdr>
            <w:top w:val="none" w:sz="0" w:space="0" w:color="auto"/>
            <w:left w:val="none" w:sz="0" w:space="0" w:color="auto"/>
            <w:bottom w:val="none" w:sz="0" w:space="0" w:color="auto"/>
            <w:right w:val="none" w:sz="0" w:space="0" w:color="auto"/>
          </w:divBdr>
        </w:div>
        <w:div w:id="1767773708">
          <w:marLeft w:val="640"/>
          <w:marRight w:val="0"/>
          <w:marTop w:val="0"/>
          <w:marBottom w:val="0"/>
          <w:divBdr>
            <w:top w:val="none" w:sz="0" w:space="0" w:color="auto"/>
            <w:left w:val="none" w:sz="0" w:space="0" w:color="auto"/>
            <w:bottom w:val="none" w:sz="0" w:space="0" w:color="auto"/>
            <w:right w:val="none" w:sz="0" w:space="0" w:color="auto"/>
          </w:divBdr>
        </w:div>
        <w:div w:id="1996640089">
          <w:marLeft w:val="640"/>
          <w:marRight w:val="0"/>
          <w:marTop w:val="0"/>
          <w:marBottom w:val="0"/>
          <w:divBdr>
            <w:top w:val="none" w:sz="0" w:space="0" w:color="auto"/>
            <w:left w:val="none" w:sz="0" w:space="0" w:color="auto"/>
            <w:bottom w:val="none" w:sz="0" w:space="0" w:color="auto"/>
            <w:right w:val="none" w:sz="0" w:space="0" w:color="auto"/>
          </w:divBdr>
        </w:div>
        <w:div w:id="2132547492">
          <w:marLeft w:val="640"/>
          <w:marRight w:val="0"/>
          <w:marTop w:val="0"/>
          <w:marBottom w:val="0"/>
          <w:divBdr>
            <w:top w:val="none" w:sz="0" w:space="0" w:color="auto"/>
            <w:left w:val="none" w:sz="0" w:space="0" w:color="auto"/>
            <w:bottom w:val="none" w:sz="0" w:space="0" w:color="auto"/>
            <w:right w:val="none" w:sz="0" w:space="0" w:color="auto"/>
          </w:divBdr>
        </w:div>
        <w:div w:id="936791942">
          <w:marLeft w:val="640"/>
          <w:marRight w:val="0"/>
          <w:marTop w:val="0"/>
          <w:marBottom w:val="0"/>
          <w:divBdr>
            <w:top w:val="none" w:sz="0" w:space="0" w:color="auto"/>
            <w:left w:val="none" w:sz="0" w:space="0" w:color="auto"/>
            <w:bottom w:val="none" w:sz="0" w:space="0" w:color="auto"/>
            <w:right w:val="none" w:sz="0" w:space="0" w:color="auto"/>
          </w:divBdr>
        </w:div>
        <w:div w:id="514419782">
          <w:marLeft w:val="640"/>
          <w:marRight w:val="0"/>
          <w:marTop w:val="0"/>
          <w:marBottom w:val="0"/>
          <w:divBdr>
            <w:top w:val="none" w:sz="0" w:space="0" w:color="auto"/>
            <w:left w:val="none" w:sz="0" w:space="0" w:color="auto"/>
            <w:bottom w:val="none" w:sz="0" w:space="0" w:color="auto"/>
            <w:right w:val="none" w:sz="0" w:space="0" w:color="auto"/>
          </w:divBdr>
        </w:div>
        <w:div w:id="844515558">
          <w:marLeft w:val="640"/>
          <w:marRight w:val="0"/>
          <w:marTop w:val="0"/>
          <w:marBottom w:val="0"/>
          <w:divBdr>
            <w:top w:val="none" w:sz="0" w:space="0" w:color="auto"/>
            <w:left w:val="none" w:sz="0" w:space="0" w:color="auto"/>
            <w:bottom w:val="none" w:sz="0" w:space="0" w:color="auto"/>
            <w:right w:val="none" w:sz="0" w:space="0" w:color="auto"/>
          </w:divBdr>
        </w:div>
        <w:div w:id="394403104">
          <w:marLeft w:val="640"/>
          <w:marRight w:val="0"/>
          <w:marTop w:val="0"/>
          <w:marBottom w:val="0"/>
          <w:divBdr>
            <w:top w:val="none" w:sz="0" w:space="0" w:color="auto"/>
            <w:left w:val="none" w:sz="0" w:space="0" w:color="auto"/>
            <w:bottom w:val="none" w:sz="0" w:space="0" w:color="auto"/>
            <w:right w:val="none" w:sz="0" w:space="0" w:color="auto"/>
          </w:divBdr>
        </w:div>
        <w:div w:id="328532087">
          <w:marLeft w:val="640"/>
          <w:marRight w:val="0"/>
          <w:marTop w:val="0"/>
          <w:marBottom w:val="0"/>
          <w:divBdr>
            <w:top w:val="none" w:sz="0" w:space="0" w:color="auto"/>
            <w:left w:val="none" w:sz="0" w:space="0" w:color="auto"/>
            <w:bottom w:val="none" w:sz="0" w:space="0" w:color="auto"/>
            <w:right w:val="none" w:sz="0" w:space="0" w:color="auto"/>
          </w:divBdr>
        </w:div>
        <w:div w:id="2090618525">
          <w:marLeft w:val="640"/>
          <w:marRight w:val="0"/>
          <w:marTop w:val="0"/>
          <w:marBottom w:val="0"/>
          <w:divBdr>
            <w:top w:val="none" w:sz="0" w:space="0" w:color="auto"/>
            <w:left w:val="none" w:sz="0" w:space="0" w:color="auto"/>
            <w:bottom w:val="none" w:sz="0" w:space="0" w:color="auto"/>
            <w:right w:val="none" w:sz="0" w:space="0" w:color="auto"/>
          </w:divBdr>
        </w:div>
        <w:div w:id="1813012898">
          <w:marLeft w:val="640"/>
          <w:marRight w:val="0"/>
          <w:marTop w:val="0"/>
          <w:marBottom w:val="0"/>
          <w:divBdr>
            <w:top w:val="none" w:sz="0" w:space="0" w:color="auto"/>
            <w:left w:val="none" w:sz="0" w:space="0" w:color="auto"/>
            <w:bottom w:val="none" w:sz="0" w:space="0" w:color="auto"/>
            <w:right w:val="none" w:sz="0" w:space="0" w:color="auto"/>
          </w:divBdr>
        </w:div>
        <w:div w:id="387457169">
          <w:marLeft w:val="640"/>
          <w:marRight w:val="0"/>
          <w:marTop w:val="0"/>
          <w:marBottom w:val="0"/>
          <w:divBdr>
            <w:top w:val="none" w:sz="0" w:space="0" w:color="auto"/>
            <w:left w:val="none" w:sz="0" w:space="0" w:color="auto"/>
            <w:bottom w:val="none" w:sz="0" w:space="0" w:color="auto"/>
            <w:right w:val="none" w:sz="0" w:space="0" w:color="auto"/>
          </w:divBdr>
        </w:div>
        <w:div w:id="1766147463">
          <w:marLeft w:val="640"/>
          <w:marRight w:val="0"/>
          <w:marTop w:val="0"/>
          <w:marBottom w:val="0"/>
          <w:divBdr>
            <w:top w:val="none" w:sz="0" w:space="0" w:color="auto"/>
            <w:left w:val="none" w:sz="0" w:space="0" w:color="auto"/>
            <w:bottom w:val="none" w:sz="0" w:space="0" w:color="auto"/>
            <w:right w:val="none" w:sz="0" w:space="0" w:color="auto"/>
          </w:divBdr>
        </w:div>
        <w:div w:id="107429784">
          <w:marLeft w:val="640"/>
          <w:marRight w:val="0"/>
          <w:marTop w:val="0"/>
          <w:marBottom w:val="0"/>
          <w:divBdr>
            <w:top w:val="none" w:sz="0" w:space="0" w:color="auto"/>
            <w:left w:val="none" w:sz="0" w:space="0" w:color="auto"/>
            <w:bottom w:val="none" w:sz="0" w:space="0" w:color="auto"/>
            <w:right w:val="none" w:sz="0" w:space="0" w:color="auto"/>
          </w:divBdr>
        </w:div>
        <w:div w:id="754741168">
          <w:marLeft w:val="640"/>
          <w:marRight w:val="0"/>
          <w:marTop w:val="0"/>
          <w:marBottom w:val="0"/>
          <w:divBdr>
            <w:top w:val="none" w:sz="0" w:space="0" w:color="auto"/>
            <w:left w:val="none" w:sz="0" w:space="0" w:color="auto"/>
            <w:bottom w:val="none" w:sz="0" w:space="0" w:color="auto"/>
            <w:right w:val="none" w:sz="0" w:space="0" w:color="auto"/>
          </w:divBdr>
        </w:div>
        <w:div w:id="20935176">
          <w:marLeft w:val="640"/>
          <w:marRight w:val="0"/>
          <w:marTop w:val="0"/>
          <w:marBottom w:val="0"/>
          <w:divBdr>
            <w:top w:val="none" w:sz="0" w:space="0" w:color="auto"/>
            <w:left w:val="none" w:sz="0" w:space="0" w:color="auto"/>
            <w:bottom w:val="none" w:sz="0" w:space="0" w:color="auto"/>
            <w:right w:val="none" w:sz="0" w:space="0" w:color="auto"/>
          </w:divBdr>
        </w:div>
        <w:div w:id="617950743">
          <w:marLeft w:val="640"/>
          <w:marRight w:val="0"/>
          <w:marTop w:val="0"/>
          <w:marBottom w:val="0"/>
          <w:divBdr>
            <w:top w:val="none" w:sz="0" w:space="0" w:color="auto"/>
            <w:left w:val="none" w:sz="0" w:space="0" w:color="auto"/>
            <w:bottom w:val="none" w:sz="0" w:space="0" w:color="auto"/>
            <w:right w:val="none" w:sz="0" w:space="0" w:color="auto"/>
          </w:divBdr>
        </w:div>
        <w:div w:id="99302262">
          <w:marLeft w:val="640"/>
          <w:marRight w:val="0"/>
          <w:marTop w:val="0"/>
          <w:marBottom w:val="0"/>
          <w:divBdr>
            <w:top w:val="none" w:sz="0" w:space="0" w:color="auto"/>
            <w:left w:val="none" w:sz="0" w:space="0" w:color="auto"/>
            <w:bottom w:val="none" w:sz="0" w:space="0" w:color="auto"/>
            <w:right w:val="none" w:sz="0" w:space="0" w:color="auto"/>
          </w:divBdr>
        </w:div>
        <w:div w:id="254288121">
          <w:marLeft w:val="640"/>
          <w:marRight w:val="0"/>
          <w:marTop w:val="0"/>
          <w:marBottom w:val="0"/>
          <w:divBdr>
            <w:top w:val="none" w:sz="0" w:space="0" w:color="auto"/>
            <w:left w:val="none" w:sz="0" w:space="0" w:color="auto"/>
            <w:bottom w:val="none" w:sz="0" w:space="0" w:color="auto"/>
            <w:right w:val="none" w:sz="0" w:space="0" w:color="auto"/>
          </w:divBdr>
        </w:div>
        <w:div w:id="1686050878">
          <w:marLeft w:val="640"/>
          <w:marRight w:val="0"/>
          <w:marTop w:val="0"/>
          <w:marBottom w:val="0"/>
          <w:divBdr>
            <w:top w:val="none" w:sz="0" w:space="0" w:color="auto"/>
            <w:left w:val="none" w:sz="0" w:space="0" w:color="auto"/>
            <w:bottom w:val="none" w:sz="0" w:space="0" w:color="auto"/>
            <w:right w:val="none" w:sz="0" w:space="0" w:color="auto"/>
          </w:divBdr>
        </w:div>
        <w:div w:id="1017343458">
          <w:marLeft w:val="640"/>
          <w:marRight w:val="0"/>
          <w:marTop w:val="0"/>
          <w:marBottom w:val="0"/>
          <w:divBdr>
            <w:top w:val="none" w:sz="0" w:space="0" w:color="auto"/>
            <w:left w:val="none" w:sz="0" w:space="0" w:color="auto"/>
            <w:bottom w:val="none" w:sz="0" w:space="0" w:color="auto"/>
            <w:right w:val="none" w:sz="0" w:space="0" w:color="auto"/>
          </w:divBdr>
        </w:div>
        <w:div w:id="199631924">
          <w:marLeft w:val="640"/>
          <w:marRight w:val="0"/>
          <w:marTop w:val="0"/>
          <w:marBottom w:val="0"/>
          <w:divBdr>
            <w:top w:val="none" w:sz="0" w:space="0" w:color="auto"/>
            <w:left w:val="none" w:sz="0" w:space="0" w:color="auto"/>
            <w:bottom w:val="none" w:sz="0" w:space="0" w:color="auto"/>
            <w:right w:val="none" w:sz="0" w:space="0" w:color="auto"/>
          </w:divBdr>
        </w:div>
        <w:div w:id="2030906667">
          <w:marLeft w:val="640"/>
          <w:marRight w:val="0"/>
          <w:marTop w:val="0"/>
          <w:marBottom w:val="0"/>
          <w:divBdr>
            <w:top w:val="none" w:sz="0" w:space="0" w:color="auto"/>
            <w:left w:val="none" w:sz="0" w:space="0" w:color="auto"/>
            <w:bottom w:val="none" w:sz="0" w:space="0" w:color="auto"/>
            <w:right w:val="none" w:sz="0" w:space="0" w:color="auto"/>
          </w:divBdr>
        </w:div>
        <w:div w:id="555046689">
          <w:marLeft w:val="640"/>
          <w:marRight w:val="0"/>
          <w:marTop w:val="0"/>
          <w:marBottom w:val="0"/>
          <w:divBdr>
            <w:top w:val="none" w:sz="0" w:space="0" w:color="auto"/>
            <w:left w:val="none" w:sz="0" w:space="0" w:color="auto"/>
            <w:bottom w:val="none" w:sz="0" w:space="0" w:color="auto"/>
            <w:right w:val="none" w:sz="0" w:space="0" w:color="auto"/>
          </w:divBdr>
        </w:div>
      </w:divsChild>
    </w:div>
    <w:div w:id="1848933960">
      <w:bodyDiv w:val="1"/>
      <w:marLeft w:val="0"/>
      <w:marRight w:val="0"/>
      <w:marTop w:val="0"/>
      <w:marBottom w:val="0"/>
      <w:divBdr>
        <w:top w:val="none" w:sz="0" w:space="0" w:color="auto"/>
        <w:left w:val="none" w:sz="0" w:space="0" w:color="auto"/>
        <w:bottom w:val="none" w:sz="0" w:space="0" w:color="auto"/>
        <w:right w:val="none" w:sz="0" w:space="0" w:color="auto"/>
      </w:divBdr>
      <w:divsChild>
        <w:div w:id="771319047">
          <w:marLeft w:val="640"/>
          <w:marRight w:val="0"/>
          <w:marTop w:val="0"/>
          <w:marBottom w:val="0"/>
          <w:divBdr>
            <w:top w:val="none" w:sz="0" w:space="0" w:color="auto"/>
            <w:left w:val="none" w:sz="0" w:space="0" w:color="auto"/>
            <w:bottom w:val="none" w:sz="0" w:space="0" w:color="auto"/>
            <w:right w:val="none" w:sz="0" w:space="0" w:color="auto"/>
          </w:divBdr>
        </w:div>
        <w:div w:id="1615166633">
          <w:marLeft w:val="640"/>
          <w:marRight w:val="0"/>
          <w:marTop w:val="0"/>
          <w:marBottom w:val="0"/>
          <w:divBdr>
            <w:top w:val="none" w:sz="0" w:space="0" w:color="auto"/>
            <w:left w:val="none" w:sz="0" w:space="0" w:color="auto"/>
            <w:bottom w:val="none" w:sz="0" w:space="0" w:color="auto"/>
            <w:right w:val="none" w:sz="0" w:space="0" w:color="auto"/>
          </w:divBdr>
        </w:div>
        <w:div w:id="1239709060">
          <w:marLeft w:val="640"/>
          <w:marRight w:val="0"/>
          <w:marTop w:val="0"/>
          <w:marBottom w:val="0"/>
          <w:divBdr>
            <w:top w:val="none" w:sz="0" w:space="0" w:color="auto"/>
            <w:left w:val="none" w:sz="0" w:space="0" w:color="auto"/>
            <w:bottom w:val="none" w:sz="0" w:space="0" w:color="auto"/>
            <w:right w:val="none" w:sz="0" w:space="0" w:color="auto"/>
          </w:divBdr>
        </w:div>
        <w:div w:id="215094488">
          <w:marLeft w:val="640"/>
          <w:marRight w:val="0"/>
          <w:marTop w:val="0"/>
          <w:marBottom w:val="0"/>
          <w:divBdr>
            <w:top w:val="none" w:sz="0" w:space="0" w:color="auto"/>
            <w:left w:val="none" w:sz="0" w:space="0" w:color="auto"/>
            <w:bottom w:val="none" w:sz="0" w:space="0" w:color="auto"/>
            <w:right w:val="none" w:sz="0" w:space="0" w:color="auto"/>
          </w:divBdr>
        </w:div>
        <w:div w:id="1424447245">
          <w:marLeft w:val="640"/>
          <w:marRight w:val="0"/>
          <w:marTop w:val="0"/>
          <w:marBottom w:val="0"/>
          <w:divBdr>
            <w:top w:val="none" w:sz="0" w:space="0" w:color="auto"/>
            <w:left w:val="none" w:sz="0" w:space="0" w:color="auto"/>
            <w:bottom w:val="none" w:sz="0" w:space="0" w:color="auto"/>
            <w:right w:val="none" w:sz="0" w:space="0" w:color="auto"/>
          </w:divBdr>
        </w:div>
        <w:div w:id="86923827">
          <w:marLeft w:val="640"/>
          <w:marRight w:val="0"/>
          <w:marTop w:val="0"/>
          <w:marBottom w:val="0"/>
          <w:divBdr>
            <w:top w:val="none" w:sz="0" w:space="0" w:color="auto"/>
            <w:left w:val="none" w:sz="0" w:space="0" w:color="auto"/>
            <w:bottom w:val="none" w:sz="0" w:space="0" w:color="auto"/>
            <w:right w:val="none" w:sz="0" w:space="0" w:color="auto"/>
          </w:divBdr>
        </w:div>
        <w:div w:id="453911263">
          <w:marLeft w:val="640"/>
          <w:marRight w:val="0"/>
          <w:marTop w:val="0"/>
          <w:marBottom w:val="0"/>
          <w:divBdr>
            <w:top w:val="none" w:sz="0" w:space="0" w:color="auto"/>
            <w:left w:val="none" w:sz="0" w:space="0" w:color="auto"/>
            <w:bottom w:val="none" w:sz="0" w:space="0" w:color="auto"/>
            <w:right w:val="none" w:sz="0" w:space="0" w:color="auto"/>
          </w:divBdr>
        </w:div>
        <w:div w:id="485363382">
          <w:marLeft w:val="640"/>
          <w:marRight w:val="0"/>
          <w:marTop w:val="0"/>
          <w:marBottom w:val="0"/>
          <w:divBdr>
            <w:top w:val="none" w:sz="0" w:space="0" w:color="auto"/>
            <w:left w:val="none" w:sz="0" w:space="0" w:color="auto"/>
            <w:bottom w:val="none" w:sz="0" w:space="0" w:color="auto"/>
            <w:right w:val="none" w:sz="0" w:space="0" w:color="auto"/>
          </w:divBdr>
        </w:div>
        <w:div w:id="1335379230">
          <w:marLeft w:val="640"/>
          <w:marRight w:val="0"/>
          <w:marTop w:val="0"/>
          <w:marBottom w:val="0"/>
          <w:divBdr>
            <w:top w:val="none" w:sz="0" w:space="0" w:color="auto"/>
            <w:left w:val="none" w:sz="0" w:space="0" w:color="auto"/>
            <w:bottom w:val="none" w:sz="0" w:space="0" w:color="auto"/>
            <w:right w:val="none" w:sz="0" w:space="0" w:color="auto"/>
          </w:divBdr>
        </w:div>
        <w:div w:id="437259116">
          <w:marLeft w:val="640"/>
          <w:marRight w:val="0"/>
          <w:marTop w:val="0"/>
          <w:marBottom w:val="0"/>
          <w:divBdr>
            <w:top w:val="none" w:sz="0" w:space="0" w:color="auto"/>
            <w:left w:val="none" w:sz="0" w:space="0" w:color="auto"/>
            <w:bottom w:val="none" w:sz="0" w:space="0" w:color="auto"/>
            <w:right w:val="none" w:sz="0" w:space="0" w:color="auto"/>
          </w:divBdr>
        </w:div>
        <w:div w:id="842548945">
          <w:marLeft w:val="640"/>
          <w:marRight w:val="0"/>
          <w:marTop w:val="0"/>
          <w:marBottom w:val="0"/>
          <w:divBdr>
            <w:top w:val="none" w:sz="0" w:space="0" w:color="auto"/>
            <w:left w:val="none" w:sz="0" w:space="0" w:color="auto"/>
            <w:bottom w:val="none" w:sz="0" w:space="0" w:color="auto"/>
            <w:right w:val="none" w:sz="0" w:space="0" w:color="auto"/>
          </w:divBdr>
        </w:div>
        <w:div w:id="1032655959">
          <w:marLeft w:val="640"/>
          <w:marRight w:val="0"/>
          <w:marTop w:val="0"/>
          <w:marBottom w:val="0"/>
          <w:divBdr>
            <w:top w:val="none" w:sz="0" w:space="0" w:color="auto"/>
            <w:left w:val="none" w:sz="0" w:space="0" w:color="auto"/>
            <w:bottom w:val="none" w:sz="0" w:space="0" w:color="auto"/>
            <w:right w:val="none" w:sz="0" w:space="0" w:color="auto"/>
          </w:divBdr>
        </w:div>
        <w:div w:id="350423090">
          <w:marLeft w:val="640"/>
          <w:marRight w:val="0"/>
          <w:marTop w:val="0"/>
          <w:marBottom w:val="0"/>
          <w:divBdr>
            <w:top w:val="none" w:sz="0" w:space="0" w:color="auto"/>
            <w:left w:val="none" w:sz="0" w:space="0" w:color="auto"/>
            <w:bottom w:val="none" w:sz="0" w:space="0" w:color="auto"/>
            <w:right w:val="none" w:sz="0" w:space="0" w:color="auto"/>
          </w:divBdr>
        </w:div>
        <w:div w:id="400250098">
          <w:marLeft w:val="640"/>
          <w:marRight w:val="0"/>
          <w:marTop w:val="0"/>
          <w:marBottom w:val="0"/>
          <w:divBdr>
            <w:top w:val="none" w:sz="0" w:space="0" w:color="auto"/>
            <w:left w:val="none" w:sz="0" w:space="0" w:color="auto"/>
            <w:bottom w:val="none" w:sz="0" w:space="0" w:color="auto"/>
            <w:right w:val="none" w:sz="0" w:space="0" w:color="auto"/>
          </w:divBdr>
        </w:div>
        <w:div w:id="785580941">
          <w:marLeft w:val="640"/>
          <w:marRight w:val="0"/>
          <w:marTop w:val="0"/>
          <w:marBottom w:val="0"/>
          <w:divBdr>
            <w:top w:val="none" w:sz="0" w:space="0" w:color="auto"/>
            <w:left w:val="none" w:sz="0" w:space="0" w:color="auto"/>
            <w:bottom w:val="none" w:sz="0" w:space="0" w:color="auto"/>
            <w:right w:val="none" w:sz="0" w:space="0" w:color="auto"/>
          </w:divBdr>
        </w:div>
        <w:div w:id="994841125">
          <w:marLeft w:val="640"/>
          <w:marRight w:val="0"/>
          <w:marTop w:val="0"/>
          <w:marBottom w:val="0"/>
          <w:divBdr>
            <w:top w:val="none" w:sz="0" w:space="0" w:color="auto"/>
            <w:left w:val="none" w:sz="0" w:space="0" w:color="auto"/>
            <w:bottom w:val="none" w:sz="0" w:space="0" w:color="auto"/>
            <w:right w:val="none" w:sz="0" w:space="0" w:color="auto"/>
          </w:divBdr>
        </w:div>
        <w:div w:id="1455830967">
          <w:marLeft w:val="640"/>
          <w:marRight w:val="0"/>
          <w:marTop w:val="0"/>
          <w:marBottom w:val="0"/>
          <w:divBdr>
            <w:top w:val="none" w:sz="0" w:space="0" w:color="auto"/>
            <w:left w:val="none" w:sz="0" w:space="0" w:color="auto"/>
            <w:bottom w:val="none" w:sz="0" w:space="0" w:color="auto"/>
            <w:right w:val="none" w:sz="0" w:space="0" w:color="auto"/>
          </w:divBdr>
        </w:div>
        <w:div w:id="1431125927">
          <w:marLeft w:val="640"/>
          <w:marRight w:val="0"/>
          <w:marTop w:val="0"/>
          <w:marBottom w:val="0"/>
          <w:divBdr>
            <w:top w:val="none" w:sz="0" w:space="0" w:color="auto"/>
            <w:left w:val="none" w:sz="0" w:space="0" w:color="auto"/>
            <w:bottom w:val="none" w:sz="0" w:space="0" w:color="auto"/>
            <w:right w:val="none" w:sz="0" w:space="0" w:color="auto"/>
          </w:divBdr>
        </w:div>
        <w:div w:id="1980068334">
          <w:marLeft w:val="640"/>
          <w:marRight w:val="0"/>
          <w:marTop w:val="0"/>
          <w:marBottom w:val="0"/>
          <w:divBdr>
            <w:top w:val="none" w:sz="0" w:space="0" w:color="auto"/>
            <w:left w:val="none" w:sz="0" w:space="0" w:color="auto"/>
            <w:bottom w:val="none" w:sz="0" w:space="0" w:color="auto"/>
            <w:right w:val="none" w:sz="0" w:space="0" w:color="auto"/>
          </w:divBdr>
        </w:div>
        <w:div w:id="1109198527">
          <w:marLeft w:val="640"/>
          <w:marRight w:val="0"/>
          <w:marTop w:val="0"/>
          <w:marBottom w:val="0"/>
          <w:divBdr>
            <w:top w:val="none" w:sz="0" w:space="0" w:color="auto"/>
            <w:left w:val="none" w:sz="0" w:space="0" w:color="auto"/>
            <w:bottom w:val="none" w:sz="0" w:space="0" w:color="auto"/>
            <w:right w:val="none" w:sz="0" w:space="0" w:color="auto"/>
          </w:divBdr>
        </w:div>
        <w:div w:id="823160221">
          <w:marLeft w:val="640"/>
          <w:marRight w:val="0"/>
          <w:marTop w:val="0"/>
          <w:marBottom w:val="0"/>
          <w:divBdr>
            <w:top w:val="none" w:sz="0" w:space="0" w:color="auto"/>
            <w:left w:val="none" w:sz="0" w:space="0" w:color="auto"/>
            <w:bottom w:val="none" w:sz="0" w:space="0" w:color="auto"/>
            <w:right w:val="none" w:sz="0" w:space="0" w:color="auto"/>
          </w:divBdr>
        </w:div>
        <w:div w:id="1066534073">
          <w:marLeft w:val="640"/>
          <w:marRight w:val="0"/>
          <w:marTop w:val="0"/>
          <w:marBottom w:val="0"/>
          <w:divBdr>
            <w:top w:val="none" w:sz="0" w:space="0" w:color="auto"/>
            <w:left w:val="none" w:sz="0" w:space="0" w:color="auto"/>
            <w:bottom w:val="none" w:sz="0" w:space="0" w:color="auto"/>
            <w:right w:val="none" w:sz="0" w:space="0" w:color="auto"/>
          </w:divBdr>
        </w:div>
        <w:div w:id="2040355869">
          <w:marLeft w:val="640"/>
          <w:marRight w:val="0"/>
          <w:marTop w:val="0"/>
          <w:marBottom w:val="0"/>
          <w:divBdr>
            <w:top w:val="none" w:sz="0" w:space="0" w:color="auto"/>
            <w:left w:val="none" w:sz="0" w:space="0" w:color="auto"/>
            <w:bottom w:val="none" w:sz="0" w:space="0" w:color="auto"/>
            <w:right w:val="none" w:sz="0" w:space="0" w:color="auto"/>
          </w:divBdr>
        </w:div>
        <w:div w:id="733772829">
          <w:marLeft w:val="640"/>
          <w:marRight w:val="0"/>
          <w:marTop w:val="0"/>
          <w:marBottom w:val="0"/>
          <w:divBdr>
            <w:top w:val="none" w:sz="0" w:space="0" w:color="auto"/>
            <w:left w:val="none" w:sz="0" w:space="0" w:color="auto"/>
            <w:bottom w:val="none" w:sz="0" w:space="0" w:color="auto"/>
            <w:right w:val="none" w:sz="0" w:space="0" w:color="auto"/>
          </w:divBdr>
        </w:div>
        <w:div w:id="941837496">
          <w:marLeft w:val="640"/>
          <w:marRight w:val="0"/>
          <w:marTop w:val="0"/>
          <w:marBottom w:val="0"/>
          <w:divBdr>
            <w:top w:val="none" w:sz="0" w:space="0" w:color="auto"/>
            <w:left w:val="none" w:sz="0" w:space="0" w:color="auto"/>
            <w:bottom w:val="none" w:sz="0" w:space="0" w:color="auto"/>
            <w:right w:val="none" w:sz="0" w:space="0" w:color="auto"/>
          </w:divBdr>
        </w:div>
        <w:div w:id="1666393353">
          <w:marLeft w:val="640"/>
          <w:marRight w:val="0"/>
          <w:marTop w:val="0"/>
          <w:marBottom w:val="0"/>
          <w:divBdr>
            <w:top w:val="none" w:sz="0" w:space="0" w:color="auto"/>
            <w:left w:val="none" w:sz="0" w:space="0" w:color="auto"/>
            <w:bottom w:val="none" w:sz="0" w:space="0" w:color="auto"/>
            <w:right w:val="none" w:sz="0" w:space="0" w:color="auto"/>
          </w:divBdr>
        </w:div>
        <w:div w:id="1374386318">
          <w:marLeft w:val="640"/>
          <w:marRight w:val="0"/>
          <w:marTop w:val="0"/>
          <w:marBottom w:val="0"/>
          <w:divBdr>
            <w:top w:val="none" w:sz="0" w:space="0" w:color="auto"/>
            <w:left w:val="none" w:sz="0" w:space="0" w:color="auto"/>
            <w:bottom w:val="none" w:sz="0" w:space="0" w:color="auto"/>
            <w:right w:val="none" w:sz="0" w:space="0" w:color="auto"/>
          </w:divBdr>
        </w:div>
        <w:div w:id="906066742">
          <w:marLeft w:val="640"/>
          <w:marRight w:val="0"/>
          <w:marTop w:val="0"/>
          <w:marBottom w:val="0"/>
          <w:divBdr>
            <w:top w:val="none" w:sz="0" w:space="0" w:color="auto"/>
            <w:left w:val="none" w:sz="0" w:space="0" w:color="auto"/>
            <w:bottom w:val="none" w:sz="0" w:space="0" w:color="auto"/>
            <w:right w:val="none" w:sz="0" w:space="0" w:color="auto"/>
          </w:divBdr>
        </w:div>
        <w:div w:id="800617190">
          <w:marLeft w:val="640"/>
          <w:marRight w:val="0"/>
          <w:marTop w:val="0"/>
          <w:marBottom w:val="0"/>
          <w:divBdr>
            <w:top w:val="none" w:sz="0" w:space="0" w:color="auto"/>
            <w:left w:val="none" w:sz="0" w:space="0" w:color="auto"/>
            <w:bottom w:val="none" w:sz="0" w:space="0" w:color="auto"/>
            <w:right w:val="none" w:sz="0" w:space="0" w:color="auto"/>
          </w:divBdr>
        </w:div>
        <w:div w:id="1429082717">
          <w:marLeft w:val="640"/>
          <w:marRight w:val="0"/>
          <w:marTop w:val="0"/>
          <w:marBottom w:val="0"/>
          <w:divBdr>
            <w:top w:val="none" w:sz="0" w:space="0" w:color="auto"/>
            <w:left w:val="none" w:sz="0" w:space="0" w:color="auto"/>
            <w:bottom w:val="none" w:sz="0" w:space="0" w:color="auto"/>
            <w:right w:val="none" w:sz="0" w:space="0" w:color="auto"/>
          </w:divBdr>
        </w:div>
        <w:div w:id="1102069067">
          <w:marLeft w:val="640"/>
          <w:marRight w:val="0"/>
          <w:marTop w:val="0"/>
          <w:marBottom w:val="0"/>
          <w:divBdr>
            <w:top w:val="none" w:sz="0" w:space="0" w:color="auto"/>
            <w:left w:val="none" w:sz="0" w:space="0" w:color="auto"/>
            <w:bottom w:val="none" w:sz="0" w:space="0" w:color="auto"/>
            <w:right w:val="none" w:sz="0" w:space="0" w:color="auto"/>
          </w:divBdr>
        </w:div>
        <w:div w:id="511530922">
          <w:marLeft w:val="640"/>
          <w:marRight w:val="0"/>
          <w:marTop w:val="0"/>
          <w:marBottom w:val="0"/>
          <w:divBdr>
            <w:top w:val="none" w:sz="0" w:space="0" w:color="auto"/>
            <w:left w:val="none" w:sz="0" w:space="0" w:color="auto"/>
            <w:bottom w:val="none" w:sz="0" w:space="0" w:color="auto"/>
            <w:right w:val="none" w:sz="0" w:space="0" w:color="auto"/>
          </w:divBdr>
        </w:div>
        <w:div w:id="793448310">
          <w:marLeft w:val="640"/>
          <w:marRight w:val="0"/>
          <w:marTop w:val="0"/>
          <w:marBottom w:val="0"/>
          <w:divBdr>
            <w:top w:val="none" w:sz="0" w:space="0" w:color="auto"/>
            <w:left w:val="none" w:sz="0" w:space="0" w:color="auto"/>
            <w:bottom w:val="none" w:sz="0" w:space="0" w:color="auto"/>
            <w:right w:val="none" w:sz="0" w:space="0" w:color="auto"/>
          </w:divBdr>
        </w:div>
        <w:div w:id="1305744251">
          <w:marLeft w:val="640"/>
          <w:marRight w:val="0"/>
          <w:marTop w:val="0"/>
          <w:marBottom w:val="0"/>
          <w:divBdr>
            <w:top w:val="none" w:sz="0" w:space="0" w:color="auto"/>
            <w:left w:val="none" w:sz="0" w:space="0" w:color="auto"/>
            <w:bottom w:val="none" w:sz="0" w:space="0" w:color="auto"/>
            <w:right w:val="none" w:sz="0" w:space="0" w:color="auto"/>
          </w:divBdr>
        </w:div>
        <w:div w:id="644355082">
          <w:marLeft w:val="640"/>
          <w:marRight w:val="0"/>
          <w:marTop w:val="0"/>
          <w:marBottom w:val="0"/>
          <w:divBdr>
            <w:top w:val="none" w:sz="0" w:space="0" w:color="auto"/>
            <w:left w:val="none" w:sz="0" w:space="0" w:color="auto"/>
            <w:bottom w:val="none" w:sz="0" w:space="0" w:color="auto"/>
            <w:right w:val="none" w:sz="0" w:space="0" w:color="auto"/>
          </w:divBdr>
        </w:div>
        <w:div w:id="1423992254">
          <w:marLeft w:val="640"/>
          <w:marRight w:val="0"/>
          <w:marTop w:val="0"/>
          <w:marBottom w:val="0"/>
          <w:divBdr>
            <w:top w:val="none" w:sz="0" w:space="0" w:color="auto"/>
            <w:left w:val="none" w:sz="0" w:space="0" w:color="auto"/>
            <w:bottom w:val="none" w:sz="0" w:space="0" w:color="auto"/>
            <w:right w:val="none" w:sz="0" w:space="0" w:color="auto"/>
          </w:divBdr>
        </w:div>
        <w:div w:id="209807361">
          <w:marLeft w:val="640"/>
          <w:marRight w:val="0"/>
          <w:marTop w:val="0"/>
          <w:marBottom w:val="0"/>
          <w:divBdr>
            <w:top w:val="none" w:sz="0" w:space="0" w:color="auto"/>
            <w:left w:val="none" w:sz="0" w:space="0" w:color="auto"/>
            <w:bottom w:val="none" w:sz="0" w:space="0" w:color="auto"/>
            <w:right w:val="none" w:sz="0" w:space="0" w:color="auto"/>
          </w:divBdr>
        </w:div>
      </w:divsChild>
    </w:div>
    <w:div w:id="1857384062">
      <w:bodyDiv w:val="1"/>
      <w:marLeft w:val="0"/>
      <w:marRight w:val="0"/>
      <w:marTop w:val="0"/>
      <w:marBottom w:val="0"/>
      <w:divBdr>
        <w:top w:val="none" w:sz="0" w:space="0" w:color="auto"/>
        <w:left w:val="none" w:sz="0" w:space="0" w:color="auto"/>
        <w:bottom w:val="none" w:sz="0" w:space="0" w:color="auto"/>
        <w:right w:val="none" w:sz="0" w:space="0" w:color="auto"/>
      </w:divBdr>
      <w:divsChild>
        <w:div w:id="18048026">
          <w:marLeft w:val="640"/>
          <w:marRight w:val="0"/>
          <w:marTop w:val="0"/>
          <w:marBottom w:val="0"/>
          <w:divBdr>
            <w:top w:val="none" w:sz="0" w:space="0" w:color="auto"/>
            <w:left w:val="none" w:sz="0" w:space="0" w:color="auto"/>
            <w:bottom w:val="none" w:sz="0" w:space="0" w:color="auto"/>
            <w:right w:val="none" w:sz="0" w:space="0" w:color="auto"/>
          </w:divBdr>
        </w:div>
        <w:div w:id="1722051111">
          <w:marLeft w:val="640"/>
          <w:marRight w:val="0"/>
          <w:marTop w:val="0"/>
          <w:marBottom w:val="0"/>
          <w:divBdr>
            <w:top w:val="none" w:sz="0" w:space="0" w:color="auto"/>
            <w:left w:val="none" w:sz="0" w:space="0" w:color="auto"/>
            <w:bottom w:val="none" w:sz="0" w:space="0" w:color="auto"/>
            <w:right w:val="none" w:sz="0" w:space="0" w:color="auto"/>
          </w:divBdr>
        </w:div>
        <w:div w:id="2096243631">
          <w:marLeft w:val="640"/>
          <w:marRight w:val="0"/>
          <w:marTop w:val="0"/>
          <w:marBottom w:val="0"/>
          <w:divBdr>
            <w:top w:val="none" w:sz="0" w:space="0" w:color="auto"/>
            <w:left w:val="none" w:sz="0" w:space="0" w:color="auto"/>
            <w:bottom w:val="none" w:sz="0" w:space="0" w:color="auto"/>
            <w:right w:val="none" w:sz="0" w:space="0" w:color="auto"/>
          </w:divBdr>
        </w:div>
        <w:div w:id="526917132">
          <w:marLeft w:val="640"/>
          <w:marRight w:val="0"/>
          <w:marTop w:val="0"/>
          <w:marBottom w:val="0"/>
          <w:divBdr>
            <w:top w:val="none" w:sz="0" w:space="0" w:color="auto"/>
            <w:left w:val="none" w:sz="0" w:space="0" w:color="auto"/>
            <w:bottom w:val="none" w:sz="0" w:space="0" w:color="auto"/>
            <w:right w:val="none" w:sz="0" w:space="0" w:color="auto"/>
          </w:divBdr>
        </w:div>
        <w:div w:id="2136167729">
          <w:marLeft w:val="640"/>
          <w:marRight w:val="0"/>
          <w:marTop w:val="0"/>
          <w:marBottom w:val="0"/>
          <w:divBdr>
            <w:top w:val="none" w:sz="0" w:space="0" w:color="auto"/>
            <w:left w:val="none" w:sz="0" w:space="0" w:color="auto"/>
            <w:bottom w:val="none" w:sz="0" w:space="0" w:color="auto"/>
            <w:right w:val="none" w:sz="0" w:space="0" w:color="auto"/>
          </w:divBdr>
        </w:div>
        <w:div w:id="1900895257">
          <w:marLeft w:val="640"/>
          <w:marRight w:val="0"/>
          <w:marTop w:val="0"/>
          <w:marBottom w:val="0"/>
          <w:divBdr>
            <w:top w:val="none" w:sz="0" w:space="0" w:color="auto"/>
            <w:left w:val="none" w:sz="0" w:space="0" w:color="auto"/>
            <w:bottom w:val="none" w:sz="0" w:space="0" w:color="auto"/>
            <w:right w:val="none" w:sz="0" w:space="0" w:color="auto"/>
          </w:divBdr>
        </w:div>
        <w:div w:id="1703556913">
          <w:marLeft w:val="640"/>
          <w:marRight w:val="0"/>
          <w:marTop w:val="0"/>
          <w:marBottom w:val="0"/>
          <w:divBdr>
            <w:top w:val="none" w:sz="0" w:space="0" w:color="auto"/>
            <w:left w:val="none" w:sz="0" w:space="0" w:color="auto"/>
            <w:bottom w:val="none" w:sz="0" w:space="0" w:color="auto"/>
            <w:right w:val="none" w:sz="0" w:space="0" w:color="auto"/>
          </w:divBdr>
        </w:div>
        <w:div w:id="278488567">
          <w:marLeft w:val="640"/>
          <w:marRight w:val="0"/>
          <w:marTop w:val="0"/>
          <w:marBottom w:val="0"/>
          <w:divBdr>
            <w:top w:val="none" w:sz="0" w:space="0" w:color="auto"/>
            <w:left w:val="none" w:sz="0" w:space="0" w:color="auto"/>
            <w:bottom w:val="none" w:sz="0" w:space="0" w:color="auto"/>
            <w:right w:val="none" w:sz="0" w:space="0" w:color="auto"/>
          </w:divBdr>
        </w:div>
        <w:div w:id="177158784">
          <w:marLeft w:val="640"/>
          <w:marRight w:val="0"/>
          <w:marTop w:val="0"/>
          <w:marBottom w:val="0"/>
          <w:divBdr>
            <w:top w:val="none" w:sz="0" w:space="0" w:color="auto"/>
            <w:left w:val="none" w:sz="0" w:space="0" w:color="auto"/>
            <w:bottom w:val="none" w:sz="0" w:space="0" w:color="auto"/>
            <w:right w:val="none" w:sz="0" w:space="0" w:color="auto"/>
          </w:divBdr>
        </w:div>
        <w:div w:id="245844973">
          <w:marLeft w:val="640"/>
          <w:marRight w:val="0"/>
          <w:marTop w:val="0"/>
          <w:marBottom w:val="0"/>
          <w:divBdr>
            <w:top w:val="none" w:sz="0" w:space="0" w:color="auto"/>
            <w:left w:val="none" w:sz="0" w:space="0" w:color="auto"/>
            <w:bottom w:val="none" w:sz="0" w:space="0" w:color="auto"/>
            <w:right w:val="none" w:sz="0" w:space="0" w:color="auto"/>
          </w:divBdr>
        </w:div>
        <w:div w:id="472136251">
          <w:marLeft w:val="640"/>
          <w:marRight w:val="0"/>
          <w:marTop w:val="0"/>
          <w:marBottom w:val="0"/>
          <w:divBdr>
            <w:top w:val="none" w:sz="0" w:space="0" w:color="auto"/>
            <w:left w:val="none" w:sz="0" w:space="0" w:color="auto"/>
            <w:bottom w:val="none" w:sz="0" w:space="0" w:color="auto"/>
            <w:right w:val="none" w:sz="0" w:space="0" w:color="auto"/>
          </w:divBdr>
        </w:div>
        <w:div w:id="746609024">
          <w:marLeft w:val="640"/>
          <w:marRight w:val="0"/>
          <w:marTop w:val="0"/>
          <w:marBottom w:val="0"/>
          <w:divBdr>
            <w:top w:val="none" w:sz="0" w:space="0" w:color="auto"/>
            <w:left w:val="none" w:sz="0" w:space="0" w:color="auto"/>
            <w:bottom w:val="none" w:sz="0" w:space="0" w:color="auto"/>
            <w:right w:val="none" w:sz="0" w:space="0" w:color="auto"/>
          </w:divBdr>
        </w:div>
        <w:div w:id="446319926">
          <w:marLeft w:val="640"/>
          <w:marRight w:val="0"/>
          <w:marTop w:val="0"/>
          <w:marBottom w:val="0"/>
          <w:divBdr>
            <w:top w:val="none" w:sz="0" w:space="0" w:color="auto"/>
            <w:left w:val="none" w:sz="0" w:space="0" w:color="auto"/>
            <w:bottom w:val="none" w:sz="0" w:space="0" w:color="auto"/>
            <w:right w:val="none" w:sz="0" w:space="0" w:color="auto"/>
          </w:divBdr>
        </w:div>
        <w:div w:id="1998608240">
          <w:marLeft w:val="640"/>
          <w:marRight w:val="0"/>
          <w:marTop w:val="0"/>
          <w:marBottom w:val="0"/>
          <w:divBdr>
            <w:top w:val="none" w:sz="0" w:space="0" w:color="auto"/>
            <w:left w:val="none" w:sz="0" w:space="0" w:color="auto"/>
            <w:bottom w:val="none" w:sz="0" w:space="0" w:color="auto"/>
            <w:right w:val="none" w:sz="0" w:space="0" w:color="auto"/>
          </w:divBdr>
        </w:div>
        <w:div w:id="1543791081">
          <w:marLeft w:val="640"/>
          <w:marRight w:val="0"/>
          <w:marTop w:val="0"/>
          <w:marBottom w:val="0"/>
          <w:divBdr>
            <w:top w:val="none" w:sz="0" w:space="0" w:color="auto"/>
            <w:left w:val="none" w:sz="0" w:space="0" w:color="auto"/>
            <w:bottom w:val="none" w:sz="0" w:space="0" w:color="auto"/>
            <w:right w:val="none" w:sz="0" w:space="0" w:color="auto"/>
          </w:divBdr>
        </w:div>
        <w:div w:id="1525175013">
          <w:marLeft w:val="640"/>
          <w:marRight w:val="0"/>
          <w:marTop w:val="0"/>
          <w:marBottom w:val="0"/>
          <w:divBdr>
            <w:top w:val="none" w:sz="0" w:space="0" w:color="auto"/>
            <w:left w:val="none" w:sz="0" w:space="0" w:color="auto"/>
            <w:bottom w:val="none" w:sz="0" w:space="0" w:color="auto"/>
            <w:right w:val="none" w:sz="0" w:space="0" w:color="auto"/>
          </w:divBdr>
        </w:div>
        <w:div w:id="1239291268">
          <w:marLeft w:val="640"/>
          <w:marRight w:val="0"/>
          <w:marTop w:val="0"/>
          <w:marBottom w:val="0"/>
          <w:divBdr>
            <w:top w:val="none" w:sz="0" w:space="0" w:color="auto"/>
            <w:left w:val="none" w:sz="0" w:space="0" w:color="auto"/>
            <w:bottom w:val="none" w:sz="0" w:space="0" w:color="auto"/>
            <w:right w:val="none" w:sz="0" w:space="0" w:color="auto"/>
          </w:divBdr>
        </w:div>
        <w:div w:id="807479110">
          <w:marLeft w:val="640"/>
          <w:marRight w:val="0"/>
          <w:marTop w:val="0"/>
          <w:marBottom w:val="0"/>
          <w:divBdr>
            <w:top w:val="none" w:sz="0" w:space="0" w:color="auto"/>
            <w:left w:val="none" w:sz="0" w:space="0" w:color="auto"/>
            <w:bottom w:val="none" w:sz="0" w:space="0" w:color="auto"/>
            <w:right w:val="none" w:sz="0" w:space="0" w:color="auto"/>
          </w:divBdr>
        </w:div>
        <w:div w:id="974259940">
          <w:marLeft w:val="640"/>
          <w:marRight w:val="0"/>
          <w:marTop w:val="0"/>
          <w:marBottom w:val="0"/>
          <w:divBdr>
            <w:top w:val="none" w:sz="0" w:space="0" w:color="auto"/>
            <w:left w:val="none" w:sz="0" w:space="0" w:color="auto"/>
            <w:bottom w:val="none" w:sz="0" w:space="0" w:color="auto"/>
            <w:right w:val="none" w:sz="0" w:space="0" w:color="auto"/>
          </w:divBdr>
        </w:div>
        <w:div w:id="171143316">
          <w:marLeft w:val="640"/>
          <w:marRight w:val="0"/>
          <w:marTop w:val="0"/>
          <w:marBottom w:val="0"/>
          <w:divBdr>
            <w:top w:val="none" w:sz="0" w:space="0" w:color="auto"/>
            <w:left w:val="none" w:sz="0" w:space="0" w:color="auto"/>
            <w:bottom w:val="none" w:sz="0" w:space="0" w:color="auto"/>
            <w:right w:val="none" w:sz="0" w:space="0" w:color="auto"/>
          </w:divBdr>
        </w:div>
        <w:div w:id="342169196">
          <w:marLeft w:val="640"/>
          <w:marRight w:val="0"/>
          <w:marTop w:val="0"/>
          <w:marBottom w:val="0"/>
          <w:divBdr>
            <w:top w:val="none" w:sz="0" w:space="0" w:color="auto"/>
            <w:left w:val="none" w:sz="0" w:space="0" w:color="auto"/>
            <w:bottom w:val="none" w:sz="0" w:space="0" w:color="auto"/>
            <w:right w:val="none" w:sz="0" w:space="0" w:color="auto"/>
          </w:divBdr>
        </w:div>
        <w:div w:id="526993553">
          <w:marLeft w:val="640"/>
          <w:marRight w:val="0"/>
          <w:marTop w:val="0"/>
          <w:marBottom w:val="0"/>
          <w:divBdr>
            <w:top w:val="none" w:sz="0" w:space="0" w:color="auto"/>
            <w:left w:val="none" w:sz="0" w:space="0" w:color="auto"/>
            <w:bottom w:val="none" w:sz="0" w:space="0" w:color="auto"/>
            <w:right w:val="none" w:sz="0" w:space="0" w:color="auto"/>
          </w:divBdr>
        </w:div>
        <w:div w:id="478886638">
          <w:marLeft w:val="640"/>
          <w:marRight w:val="0"/>
          <w:marTop w:val="0"/>
          <w:marBottom w:val="0"/>
          <w:divBdr>
            <w:top w:val="none" w:sz="0" w:space="0" w:color="auto"/>
            <w:left w:val="none" w:sz="0" w:space="0" w:color="auto"/>
            <w:bottom w:val="none" w:sz="0" w:space="0" w:color="auto"/>
            <w:right w:val="none" w:sz="0" w:space="0" w:color="auto"/>
          </w:divBdr>
        </w:div>
        <w:div w:id="327487499">
          <w:marLeft w:val="640"/>
          <w:marRight w:val="0"/>
          <w:marTop w:val="0"/>
          <w:marBottom w:val="0"/>
          <w:divBdr>
            <w:top w:val="none" w:sz="0" w:space="0" w:color="auto"/>
            <w:left w:val="none" w:sz="0" w:space="0" w:color="auto"/>
            <w:bottom w:val="none" w:sz="0" w:space="0" w:color="auto"/>
            <w:right w:val="none" w:sz="0" w:space="0" w:color="auto"/>
          </w:divBdr>
        </w:div>
        <w:div w:id="452864319">
          <w:marLeft w:val="640"/>
          <w:marRight w:val="0"/>
          <w:marTop w:val="0"/>
          <w:marBottom w:val="0"/>
          <w:divBdr>
            <w:top w:val="none" w:sz="0" w:space="0" w:color="auto"/>
            <w:left w:val="none" w:sz="0" w:space="0" w:color="auto"/>
            <w:bottom w:val="none" w:sz="0" w:space="0" w:color="auto"/>
            <w:right w:val="none" w:sz="0" w:space="0" w:color="auto"/>
          </w:divBdr>
        </w:div>
        <w:div w:id="1741826150">
          <w:marLeft w:val="640"/>
          <w:marRight w:val="0"/>
          <w:marTop w:val="0"/>
          <w:marBottom w:val="0"/>
          <w:divBdr>
            <w:top w:val="none" w:sz="0" w:space="0" w:color="auto"/>
            <w:left w:val="none" w:sz="0" w:space="0" w:color="auto"/>
            <w:bottom w:val="none" w:sz="0" w:space="0" w:color="auto"/>
            <w:right w:val="none" w:sz="0" w:space="0" w:color="auto"/>
          </w:divBdr>
        </w:div>
        <w:div w:id="1408067412">
          <w:marLeft w:val="640"/>
          <w:marRight w:val="0"/>
          <w:marTop w:val="0"/>
          <w:marBottom w:val="0"/>
          <w:divBdr>
            <w:top w:val="none" w:sz="0" w:space="0" w:color="auto"/>
            <w:left w:val="none" w:sz="0" w:space="0" w:color="auto"/>
            <w:bottom w:val="none" w:sz="0" w:space="0" w:color="auto"/>
            <w:right w:val="none" w:sz="0" w:space="0" w:color="auto"/>
          </w:divBdr>
        </w:div>
        <w:div w:id="129178353">
          <w:marLeft w:val="640"/>
          <w:marRight w:val="0"/>
          <w:marTop w:val="0"/>
          <w:marBottom w:val="0"/>
          <w:divBdr>
            <w:top w:val="none" w:sz="0" w:space="0" w:color="auto"/>
            <w:left w:val="none" w:sz="0" w:space="0" w:color="auto"/>
            <w:bottom w:val="none" w:sz="0" w:space="0" w:color="auto"/>
            <w:right w:val="none" w:sz="0" w:space="0" w:color="auto"/>
          </w:divBdr>
        </w:div>
        <w:div w:id="1090278207">
          <w:marLeft w:val="640"/>
          <w:marRight w:val="0"/>
          <w:marTop w:val="0"/>
          <w:marBottom w:val="0"/>
          <w:divBdr>
            <w:top w:val="none" w:sz="0" w:space="0" w:color="auto"/>
            <w:left w:val="none" w:sz="0" w:space="0" w:color="auto"/>
            <w:bottom w:val="none" w:sz="0" w:space="0" w:color="auto"/>
            <w:right w:val="none" w:sz="0" w:space="0" w:color="auto"/>
          </w:divBdr>
        </w:div>
      </w:divsChild>
    </w:div>
    <w:div w:id="1857690845">
      <w:bodyDiv w:val="1"/>
      <w:marLeft w:val="0"/>
      <w:marRight w:val="0"/>
      <w:marTop w:val="0"/>
      <w:marBottom w:val="0"/>
      <w:divBdr>
        <w:top w:val="none" w:sz="0" w:space="0" w:color="auto"/>
        <w:left w:val="none" w:sz="0" w:space="0" w:color="auto"/>
        <w:bottom w:val="none" w:sz="0" w:space="0" w:color="auto"/>
        <w:right w:val="none" w:sz="0" w:space="0" w:color="auto"/>
      </w:divBdr>
      <w:divsChild>
        <w:div w:id="264383698">
          <w:marLeft w:val="640"/>
          <w:marRight w:val="0"/>
          <w:marTop w:val="0"/>
          <w:marBottom w:val="0"/>
          <w:divBdr>
            <w:top w:val="none" w:sz="0" w:space="0" w:color="auto"/>
            <w:left w:val="none" w:sz="0" w:space="0" w:color="auto"/>
            <w:bottom w:val="none" w:sz="0" w:space="0" w:color="auto"/>
            <w:right w:val="none" w:sz="0" w:space="0" w:color="auto"/>
          </w:divBdr>
        </w:div>
        <w:div w:id="1218319221">
          <w:marLeft w:val="640"/>
          <w:marRight w:val="0"/>
          <w:marTop w:val="0"/>
          <w:marBottom w:val="0"/>
          <w:divBdr>
            <w:top w:val="none" w:sz="0" w:space="0" w:color="auto"/>
            <w:left w:val="none" w:sz="0" w:space="0" w:color="auto"/>
            <w:bottom w:val="none" w:sz="0" w:space="0" w:color="auto"/>
            <w:right w:val="none" w:sz="0" w:space="0" w:color="auto"/>
          </w:divBdr>
        </w:div>
        <w:div w:id="386028686">
          <w:marLeft w:val="640"/>
          <w:marRight w:val="0"/>
          <w:marTop w:val="0"/>
          <w:marBottom w:val="0"/>
          <w:divBdr>
            <w:top w:val="none" w:sz="0" w:space="0" w:color="auto"/>
            <w:left w:val="none" w:sz="0" w:space="0" w:color="auto"/>
            <w:bottom w:val="none" w:sz="0" w:space="0" w:color="auto"/>
            <w:right w:val="none" w:sz="0" w:space="0" w:color="auto"/>
          </w:divBdr>
        </w:div>
        <w:div w:id="1104230078">
          <w:marLeft w:val="640"/>
          <w:marRight w:val="0"/>
          <w:marTop w:val="0"/>
          <w:marBottom w:val="0"/>
          <w:divBdr>
            <w:top w:val="none" w:sz="0" w:space="0" w:color="auto"/>
            <w:left w:val="none" w:sz="0" w:space="0" w:color="auto"/>
            <w:bottom w:val="none" w:sz="0" w:space="0" w:color="auto"/>
            <w:right w:val="none" w:sz="0" w:space="0" w:color="auto"/>
          </w:divBdr>
        </w:div>
        <w:div w:id="580019117">
          <w:marLeft w:val="640"/>
          <w:marRight w:val="0"/>
          <w:marTop w:val="0"/>
          <w:marBottom w:val="0"/>
          <w:divBdr>
            <w:top w:val="none" w:sz="0" w:space="0" w:color="auto"/>
            <w:left w:val="none" w:sz="0" w:space="0" w:color="auto"/>
            <w:bottom w:val="none" w:sz="0" w:space="0" w:color="auto"/>
            <w:right w:val="none" w:sz="0" w:space="0" w:color="auto"/>
          </w:divBdr>
        </w:div>
        <w:div w:id="2044209947">
          <w:marLeft w:val="640"/>
          <w:marRight w:val="0"/>
          <w:marTop w:val="0"/>
          <w:marBottom w:val="0"/>
          <w:divBdr>
            <w:top w:val="none" w:sz="0" w:space="0" w:color="auto"/>
            <w:left w:val="none" w:sz="0" w:space="0" w:color="auto"/>
            <w:bottom w:val="none" w:sz="0" w:space="0" w:color="auto"/>
            <w:right w:val="none" w:sz="0" w:space="0" w:color="auto"/>
          </w:divBdr>
        </w:div>
        <w:div w:id="1738939110">
          <w:marLeft w:val="640"/>
          <w:marRight w:val="0"/>
          <w:marTop w:val="0"/>
          <w:marBottom w:val="0"/>
          <w:divBdr>
            <w:top w:val="none" w:sz="0" w:space="0" w:color="auto"/>
            <w:left w:val="none" w:sz="0" w:space="0" w:color="auto"/>
            <w:bottom w:val="none" w:sz="0" w:space="0" w:color="auto"/>
            <w:right w:val="none" w:sz="0" w:space="0" w:color="auto"/>
          </w:divBdr>
        </w:div>
        <w:div w:id="1343896804">
          <w:marLeft w:val="640"/>
          <w:marRight w:val="0"/>
          <w:marTop w:val="0"/>
          <w:marBottom w:val="0"/>
          <w:divBdr>
            <w:top w:val="none" w:sz="0" w:space="0" w:color="auto"/>
            <w:left w:val="none" w:sz="0" w:space="0" w:color="auto"/>
            <w:bottom w:val="none" w:sz="0" w:space="0" w:color="auto"/>
            <w:right w:val="none" w:sz="0" w:space="0" w:color="auto"/>
          </w:divBdr>
        </w:div>
        <w:div w:id="122356732">
          <w:marLeft w:val="640"/>
          <w:marRight w:val="0"/>
          <w:marTop w:val="0"/>
          <w:marBottom w:val="0"/>
          <w:divBdr>
            <w:top w:val="none" w:sz="0" w:space="0" w:color="auto"/>
            <w:left w:val="none" w:sz="0" w:space="0" w:color="auto"/>
            <w:bottom w:val="none" w:sz="0" w:space="0" w:color="auto"/>
            <w:right w:val="none" w:sz="0" w:space="0" w:color="auto"/>
          </w:divBdr>
        </w:div>
        <w:div w:id="655962225">
          <w:marLeft w:val="640"/>
          <w:marRight w:val="0"/>
          <w:marTop w:val="0"/>
          <w:marBottom w:val="0"/>
          <w:divBdr>
            <w:top w:val="none" w:sz="0" w:space="0" w:color="auto"/>
            <w:left w:val="none" w:sz="0" w:space="0" w:color="auto"/>
            <w:bottom w:val="none" w:sz="0" w:space="0" w:color="auto"/>
            <w:right w:val="none" w:sz="0" w:space="0" w:color="auto"/>
          </w:divBdr>
        </w:div>
        <w:div w:id="1666324817">
          <w:marLeft w:val="640"/>
          <w:marRight w:val="0"/>
          <w:marTop w:val="0"/>
          <w:marBottom w:val="0"/>
          <w:divBdr>
            <w:top w:val="none" w:sz="0" w:space="0" w:color="auto"/>
            <w:left w:val="none" w:sz="0" w:space="0" w:color="auto"/>
            <w:bottom w:val="none" w:sz="0" w:space="0" w:color="auto"/>
            <w:right w:val="none" w:sz="0" w:space="0" w:color="auto"/>
          </w:divBdr>
        </w:div>
        <w:div w:id="1507090020">
          <w:marLeft w:val="640"/>
          <w:marRight w:val="0"/>
          <w:marTop w:val="0"/>
          <w:marBottom w:val="0"/>
          <w:divBdr>
            <w:top w:val="none" w:sz="0" w:space="0" w:color="auto"/>
            <w:left w:val="none" w:sz="0" w:space="0" w:color="auto"/>
            <w:bottom w:val="none" w:sz="0" w:space="0" w:color="auto"/>
            <w:right w:val="none" w:sz="0" w:space="0" w:color="auto"/>
          </w:divBdr>
        </w:div>
        <w:div w:id="1331789348">
          <w:marLeft w:val="640"/>
          <w:marRight w:val="0"/>
          <w:marTop w:val="0"/>
          <w:marBottom w:val="0"/>
          <w:divBdr>
            <w:top w:val="none" w:sz="0" w:space="0" w:color="auto"/>
            <w:left w:val="none" w:sz="0" w:space="0" w:color="auto"/>
            <w:bottom w:val="none" w:sz="0" w:space="0" w:color="auto"/>
            <w:right w:val="none" w:sz="0" w:space="0" w:color="auto"/>
          </w:divBdr>
        </w:div>
        <w:div w:id="837110204">
          <w:marLeft w:val="640"/>
          <w:marRight w:val="0"/>
          <w:marTop w:val="0"/>
          <w:marBottom w:val="0"/>
          <w:divBdr>
            <w:top w:val="none" w:sz="0" w:space="0" w:color="auto"/>
            <w:left w:val="none" w:sz="0" w:space="0" w:color="auto"/>
            <w:bottom w:val="none" w:sz="0" w:space="0" w:color="auto"/>
            <w:right w:val="none" w:sz="0" w:space="0" w:color="auto"/>
          </w:divBdr>
        </w:div>
        <w:div w:id="38864927">
          <w:marLeft w:val="640"/>
          <w:marRight w:val="0"/>
          <w:marTop w:val="0"/>
          <w:marBottom w:val="0"/>
          <w:divBdr>
            <w:top w:val="none" w:sz="0" w:space="0" w:color="auto"/>
            <w:left w:val="none" w:sz="0" w:space="0" w:color="auto"/>
            <w:bottom w:val="none" w:sz="0" w:space="0" w:color="auto"/>
            <w:right w:val="none" w:sz="0" w:space="0" w:color="auto"/>
          </w:divBdr>
        </w:div>
        <w:div w:id="1125733959">
          <w:marLeft w:val="640"/>
          <w:marRight w:val="0"/>
          <w:marTop w:val="0"/>
          <w:marBottom w:val="0"/>
          <w:divBdr>
            <w:top w:val="none" w:sz="0" w:space="0" w:color="auto"/>
            <w:left w:val="none" w:sz="0" w:space="0" w:color="auto"/>
            <w:bottom w:val="none" w:sz="0" w:space="0" w:color="auto"/>
            <w:right w:val="none" w:sz="0" w:space="0" w:color="auto"/>
          </w:divBdr>
        </w:div>
        <w:div w:id="406348683">
          <w:marLeft w:val="640"/>
          <w:marRight w:val="0"/>
          <w:marTop w:val="0"/>
          <w:marBottom w:val="0"/>
          <w:divBdr>
            <w:top w:val="none" w:sz="0" w:space="0" w:color="auto"/>
            <w:left w:val="none" w:sz="0" w:space="0" w:color="auto"/>
            <w:bottom w:val="none" w:sz="0" w:space="0" w:color="auto"/>
            <w:right w:val="none" w:sz="0" w:space="0" w:color="auto"/>
          </w:divBdr>
        </w:div>
        <w:div w:id="2070611952">
          <w:marLeft w:val="640"/>
          <w:marRight w:val="0"/>
          <w:marTop w:val="0"/>
          <w:marBottom w:val="0"/>
          <w:divBdr>
            <w:top w:val="none" w:sz="0" w:space="0" w:color="auto"/>
            <w:left w:val="none" w:sz="0" w:space="0" w:color="auto"/>
            <w:bottom w:val="none" w:sz="0" w:space="0" w:color="auto"/>
            <w:right w:val="none" w:sz="0" w:space="0" w:color="auto"/>
          </w:divBdr>
        </w:div>
        <w:div w:id="28192695">
          <w:marLeft w:val="640"/>
          <w:marRight w:val="0"/>
          <w:marTop w:val="0"/>
          <w:marBottom w:val="0"/>
          <w:divBdr>
            <w:top w:val="none" w:sz="0" w:space="0" w:color="auto"/>
            <w:left w:val="none" w:sz="0" w:space="0" w:color="auto"/>
            <w:bottom w:val="none" w:sz="0" w:space="0" w:color="auto"/>
            <w:right w:val="none" w:sz="0" w:space="0" w:color="auto"/>
          </w:divBdr>
        </w:div>
        <w:div w:id="1644844385">
          <w:marLeft w:val="640"/>
          <w:marRight w:val="0"/>
          <w:marTop w:val="0"/>
          <w:marBottom w:val="0"/>
          <w:divBdr>
            <w:top w:val="none" w:sz="0" w:space="0" w:color="auto"/>
            <w:left w:val="none" w:sz="0" w:space="0" w:color="auto"/>
            <w:bottom w:val="none" w:sz="0" w:space="0" w:color="auto"/>
            <w:right w:val="none" w:sz="0" w:space="0" w:color="auto"/>
          </w:divBdr>
        </w:div>
        <w:div w:id="772482059">
          <w:marLeft w:val="640"/>
          <w:marRight w:val="0"/>
          <w:marTop w:val="0"/>
          <w:marBottom w:val="0"/>
          <w:divBdr>
            <w:top w:val="none" w:sz="0" w:space="0" w:color="auto"/>
            <w:left w:val="none" w:sz="0" w:space="0" w:color="auto"/>
            <w:bottom w:val="none" w:sz="0" w:space="0" w:color="auto"/>
            <w:right w:val="none" w:sz="0" w:space="0" w:color="auto"/>
          </w:divBdr>
        </w:div>
        <w:div w:id="901602072">
          <w:marLeft w:val="640"/>
          <w:marRight w:val="0"/>
          <w:marTop w:val="0"/>
          <w:marBottom w:val="0"/>
          <w:divBdr>
            <w:top w:val="none" w:sz="0" w:space="0" w:color="auto"/>
            <w:left w:val="none" w:sz="0" w:space="0" w:color="auto"/>
            <w:bottom w:val="none" w:sz="0" w:space="0" w:color="auto"/>
            <w:right w:val="none" w:sz="0" w:space="0" w:color="auto"/>
          </w:divBdr>
        </w:div>
        <w:div w:id="851334207">
          <w:marLeft w:val="640"/>
          <w:marRight w:val="0"/>
          <w:marTop w:val="0"/>
          <w:marBottom w:val="0"/>
          <w:divBdr>
            <w:top w:val="none" w:sz="0" w:space="0" w:color="auto"/>
            <w:left w:val="none" w:sz="0" w:space="0" w:color="auto"/>
            <w:bottom w:val="none" w:sz="0" w:space="0" w:color="auto"/>
            <w:right w:val="none" w:sz="0" w:space="0" w:color="auto"/>
          </w:divBdr>
        </w:div>
        <w:div w:id="194076965">
          <w:marLeft w:val="640"/>
          <w:marRight w:val="0"/>
          <w:marTop w:val="0"/>
          <w:marBottom w:val="0"/>
          <w:divBdr>
            <w:top w:val="none" w:sz="0" w:space="0" w:color="auto"/>
            <w:left w:val="none" w:sz="0" w:space="0" w:color="auto"/>
            <w:bottom w:val="none" w:sz="0" w:space="0" w:color="auto"/>
            <w:right w:val="none" w:sz="0" w:space="0" w:color="auto"/>
          </w:divBdr>
        </w:div>
        <w:div w:id="511526338">
          <w:marLeft w:val="640"/>
          <w:marRight w:val="0"/>
          <w:marTop w:val="0"/>
          <w:marBottom w:val="0"/>
          <w:divBdr>
            <w:top w:val="none" w:sz="0" w:space="0" w:color="auto"/>
            <w:left w:val="none" w:sz="0" w:space="0" w:color="auto"/>
            <w:bottom w:val="none" w:sz="0" w:space="0" w:color="auto"/>
            <w:right w:val="none" w:sz="0" w:space="0" w:color="auto"/>
          </w:divBdr>
        </w:div>
        <w:div w:id="570504240">
          <w:marLeft w:val="640"/>
          <w:marRight w:val="0"/>
          <w:marTop w:val="0"/>
          <w:marBottom w:val="0"/>
          <w:divBdr>
            <w:top w:val="none" w:sz="0" w:space="0" w:color="auto"/>
            <w:left w:val="none" w:sz="0" w:space="0" w:color="auto"/>
            <w:bottom w:val="none" w:sz="0" w:space="0" w:color="auto"/>
            <w:right w:val="none" w:sz="0" w:space="0" w:color="auto"/>
          </w:divBdr>
        </w:div>
        <w:div w:id="480200557">
          <w:marLeft w:val="640"/>
          <w:marRight w:val="0"/>
          <w:marTop w:val="0"/>
          <w:marBottom w:val="0"/>
          <w:divBdr>
            <w:top w:val="none" w:sz="0" w:space="0" w:color="auto"/>
            <w:left w:val="none" w:sz="0" w:space="0" w:color="auto"/>
            <w:bottom w:val="none" w:sz="0" w:space="0" w:color="auto"/>
            <w:right w:val="none" w:sz="0" w:space="0" w:color="auto"/>
          </w:divBdr>
        </w:div>
        <w:div w:id="842009175">
          <w:marLeft w:val="640"/>
          <w:marRight w:val="0"/>
          <w:marTop w:val="0"/>
          <w:marBottom w:val="0"/>
          <w:divBdr>
            <w:top w:val="none" w:sz="0" w:space="0" w:color="auto"/>
            <w:left w:val="none" w:sz="0" w:space="0" w:color="auto"/>
            <w:bottom w:val="none" w:sz="0" w:space="0" w:color="auto"/>
            <w:right w:val="none" w:sz="0" w:space="0" w:color="auto"/>
          </w:divBdr>
        </w:div>
        <w:div w:id="1695882756">
          <w:marLeft w:val="640"/>
          <w:marRight w:val="0"/>
          <w:marTop w:val="0"/>
          <w:marBottom w:val="0"/>
          <w:divBdr>
            <w:top w:val="none" w:sz="0" w:space="0" w:color="auto"/>
            <w:left w:val="none" w:sz="0" w:space="0" w:color="auto"/>
            <w:bottom w:val="none" w:sz="0" w:space="0" w:color="auto"/>
            <w:right w:val="none" w:sz="0" w:space="0" w:color="auto"/>
          </w:divBdr>
        </w:div>
        <w:div w:id="1939824287">
          <w:marLeft w:val="640"/>
          <w:marRight w:val="0"/>
          <w:marTop w:val="0"/>
          <w:marBottom w:val="0"/>
          <w:divBdr>
            <w:top w:val="none" w:sz="0" w:space="0" w:color="auto"/>
            <w:left w:val="none" w:sz="0" w:space="0" w:color="auto"/>
            <w:bottom w:val="none" w:sz="0" w:space="0" w:color="auto"/>
            <w:right w:val="none" w:sz="0" w:space="0" w:color="auto"/>
          </w:divBdr>
        </w:div>
        <w:div w:id="897283942">
          <w:marLeft w:val="640"/>
          <w:marRight w:val="0"/>
          <w:marTop w:val="0"/>
          <w:marBottom w:val="0"/>
          <w:divBdr>
            <w:top w:val="none" w:sz="0" w:space="0" w:color="auto"/>
            <w:left w:val="none" w:sz="0" w:space="0" w:color="auto"/>
            <w:bottom w:val="none" w:sz="0" w:space="0" w:color="auto"/>
            <w:right w:val="none" w:sz="0" w:space="0" w:color="auto"/>
          </w:divBdr>
        </w:div>
        <w:div w:id="1694383205">
          <w:marLeft w:val="640"/>
          <w:marRight w:val="0"/>
          <w:marTop w:val="0"/>
          <w:marBottom w:val="0"/>
          <w:divBdr>
            <w:top w:val="none" w:sz="0" w:space="0" w:color="auto"/>
            <w:left w:val="none" w:sz="0" w:space="0" w:color="auto"/>
            <w:bottom w:val="none" w:sz="0" w:space="0" w:color="auto"/>
            <w:right w:val="none" w:sz="0" w:space="0" w:color="auto"/>
          </w:divBdr>
        </w:div>
        <w:div w:id="1164928967">
          <w:marLeft w:val="640"/>
          <w:marRight w:val="0"/>
          <w:marTop w:val="0"/>
          <w:marBottom w:val="0"/>
          <w:divBdr>
            <w:top w:val="none" w:sz="0" w:space="0" w:color="auto"/>
            <w:left w:val="none" w:sz="0" w:space="0" w:color="auto"/>
            <w:bottom w:val="none" w:sz="0" w:space="0" w:color="auto"/>
            <w:right w:val="none" w:sz="0" w:space="0" w:color="auto"/>
          </w:divBdr>
        </w:div>
        <w:div w:id="937566000">
          <w:marLeft w:val="640"/>
          <w:marRight w:val="0"/>
          <w:marTop w:val="0"/>
          <w:marBottom w:val="0"/>
          <w:divBdr>
            <w:top w:val="none" w:sz="0" w:space="0" w:color="auto"/>
            <w:left w:val="none" w:sz="0" w:space="0" w:color="auto"/>
            <w:bottom w:val="none" w:sz="0" w:space="0" w:color="auto"/>
            <w:right w:val="none" w:sz="0" w:space="0" w:color="auto"/>
          </w:divBdr>
        </w:div>
        <w:div w:id="554587972">
          <w:marLeft w:val="640"/>
          <w:marRight w:val="0"/>
          <w:marTop w:val="0"/>
          <w:marBottom w:val="0"/>
          <w:divBdr>
            <w:top w:val="none" w:sz="0" w:space="0" w:color="auto"/>
            <w:left w:val="none" w:sz="0" w:space="0" w:color="auto"/>
            <w:bottom w:val="none" w:sz="0" w:space="0" w:color="auto"/>
            <w:right w:val="none" w:sz="0" w:space="0" w:color="auto"/>
          </w:divBdr>
        </w:div>
        <w:div w:id="859662067">
          <w:marLeft w:val="640"/>
          <w:marRight w:val="0"/>
          <w:marTop w:val="0"/>
          <w:marBottom w:val="0"/>
          <w:divBdr>
            <w:top w:val="none" w:sz="0" w:space="0" w:color="auto"/>
            <w:left w:val="none" w:sz="0" w:space="0" w:color="auto"/>
            <w:bottom w:val="none" w:sz="0" w:space="0" w:color="auto"/>
            <w:right w:val="none" w:sz="0" w:space="0" w:color="auto"/>
          </w:divBdr>
        </w:div>
        <w:div w:id="1177889094">
          <w:marLeft w:val="640"/>
          <w:marRight w:val="0"/>
          <w:marTop w:val="0"/>
          <w:marBottom w:val="0"/>
          <w:divBdr>
            <w:top w:val="none" w:sz="0" w:space="0" w:color="auto"/>
            <w:left w:val="none" w:sz="0" w:space="0" w:color="auto"/>
            <w:bottom w:val="none" w:sz="0" w:space="0" w:color="auto"/>
            <w:right w:val="none" w:sz="0" w:space="0" w:color="auto"/>
          </w:divBdr>
        </w:div>
        <w:div w:id="997417654">
          <w:marLeft w:val="640"/>
          <w:marRight w:val="0"/>
          <w:marTop w:val="0"/>
          <w:marBottom w:val="0"/>
          <w:divBdr>
            <w:top w:val="none" w:sz="0" w:space="0" w:color="auto"/>
            <w:left w:val="none" w:sz="0" w:space="0" w:color="auto"/>
            <w:bottom w:val="none" w:sz="0" w:space="0" w:color="auto"/>
            <w:right w:val="none" w:sz="0" w:space="0" w:color="auto"/>
          </w:divBdr>
        </w:div>
        <w:div w:id="1782142687">
          <w:marLeft w:val="640"/>
          <w:marRight w:val="0"/>
          <w:marTop w:val="0"/>
          <w:marBottom w:val="0"/>
          <w:divBdr>
            <w:top w:val="none" w:sz="0" w:space="0" w:color="auto"/>
            <w:left w:val="none" w:sz="0" w:space="0" w:color="auto"/>
            <w:bottom w:val="none" w:sz="0" w:space="0" w:color="auto"/>
            <w:right w:val="none" w:sz="0" w:space="0" w:color="auto"/>
          </w:divBdr>
        </w:div>
        <w:div w:id="1294211878">
          <w:marLeft w:val="640"/>
          <w:marRight w:val="0"/>
          <w:marTop w:val="0"/>
          <w:marBottom w:val="0"/>
          <w:divBdr>
            <w:top w:val="none" w:sz="0" w:space="0" w:color="auto"/>
            <w:left w:val="none" w:sz="0" w:space="0" w:color="auto"/>
            <w:bottom w:val="none" w:sz="0" w:space="0" w:color="auto"/>
            <w:right w:val="none" w:sz="0" w:space="0" w:color="auto"/>
          </w:divBdr>
        </w:div>
        <w:div w:id="1562399238">
          <w:marLeft w:val="640"/>
          <w:marRight w:val="0"/>
          <w:marTop w:val="0"/>
          <w:marBottom w:val="0"/>
          <w:divBdr>
            <w:top w:val="none" w:sz="0" w:space="0" w:color="auto"/>
            <w:left w:val="none" w:sz="0" w:space="0" w:color="auto"/>
            <w:bottom w:val="none" w:sz="0" w:space="0" w:color="auto"/>
            <w:right w:val="none" w:sz="0" w:space="0" w:color="auto"/>
          </w:divBdr>
        </w:div>
      </w:divsChild>
    </w:div>
    <w:div w:id="1874227797">
      <w:bodyDiv w:val="1"/>
      <w:marLeft w:val="0"/>
      <w:marRight w:val="0"/>
      <w:marTop w:val="0"/>
      <w:marBottom w:val="0"/>
      <w:divBdr>
        <w:top w:val="none" w:sz="0" w:space="0" w:color="auto"/>
        <w:left w:val="none" w:sz="0" w:space="0" w:color="auto"/>
        <w:bottom w:val="none" w:sz="0" w:space="0" w:color="auto"/>
        <w:right w:val="none" w:sz="0" w:space="0" w:color="auto"/>
      </w:divBdr>
      <w:divsChild>
        <w:div w:id="559749766">
          <w:marLeft w:val="640"/>
          <w:marRight w:val="0"/>
          <w:marTop w:val="0"/>
          <w:marBottom w:val="0"/>
          <w:divBdr>
            <w:top w:val="none" w:sz="0" w:space="0" w:color="auto"/>
            <w:left w:val="none" w:sz="0" w:space="0" w:color="auto"/>
            <w:bottom w:val="none" w:sz="0" w:space="0" w:color="auto"/>
            <w:right w:val="none" w:sz="0" w:space="0" w:color="auto"/>
          </w:divBdr>
        </w:div>
        <w:div w:id="1602108941">
          <w:marLeft w:val="640"/>
          <w:marRight w:val="0"/>
          <w:marTop w:val="0"/>
          <w:marBottom w:val="0"/>
          <w:divBdr>
            <w:top w:val="none" w:sz="0" w:space="0" w:color="auto"/>
            <w:left w:val="none" w:sz="0" w:space="0" w:color="auto"/>
            <w:bottom w:val="none" w:sz="0" w:space="0" w:color="auto"/>
            <w:right w:val="none" w:sz="0" w:space="0" w:color="auto"/>
          </w:divBdr>
        </w:div>
        <w:div w:id="1369067902">
          <w:marLeft w:val="640"/>
          <w:marRight w:val="0"/>
          <w:marTop w:val="0"/>
          <w:marBottom w:val="0"/>
          <w:divBdr>
            <w:top w:val="none" w:sz="0" w:space="0" w:color="auto"/>
            <w:left w:val="none" w:sz="0" w:space="0" w:color="auto"/>
            <w:bottom w:val="none" w:sz="0" w:space="0" w:color="auto"/>
            <w:right w:val="none" w:sz="0" w:space="0" w:color="auto"/>
          </w:divBdr>
        </w:div>
        <w:div w:id="568855759">
          <w:marLeft w:val="640"/>
          <w:marRight w:val="0"/>
          <w:marTop w:val="0"/>
          <w:marBottom w:val="0"/>
          <w:divBdr>
            <w:top w:val="none" w:sz="0" w:space="0" w:color="auto"/>
            <w:left w:val="none" w:sz="0" w:space="0" w:color="auto"/>
            <w:bottom w:val="none" w:sz="0" w:space="0" w:color="auto"/>
            <w:right w:val="none" w:sz="0" w:space="0" w:color="auto"/>
          </w:divBdr>
        </w:div>
        <w:div w:id="352003083">
          <w:marLeft w:val="640"/>
          <w:marRight w:val="0"/>
          <w:marTop w:val="0"/>
          <w:marBottom w:val="0"/>
          <w:divBdr>
            <w:top w:val="none" w:sz="0" w:space="0" w:color="auto"/>
            <w:left w:val="none" w:sz="0" w:space="0" w:color="auto"/>
            <w:bottom w:val="none" w:sz="0" w:space="0" w:color="auto"/>
            <w:right w:val="none" w:sz="0" w:space="0" w:color="auto"/>
          </w:divBdr>
        </w:div>
        <w:div w:id="1971157771">
          <w:marLeft w:val="640"/>
          <w:marRight w:val="0"/>
          <w:marTop w:val="0"/>
          <w:marBottom w:val="0"/>
          <w:divBdr>
            <w:top w:val="none" w:sz="0" w:space="0" w:color="auto"/>
            <w:left w:val="none" w:sz="0" w:space="0" w:color="auto"/>
            <w:bottom w:val="none" w:sz="0" w:space="0" w:color="auto"/>
            <w:right w:val="none" w:sz="0" w:space="0" w:color="auto"/>
          </w:divBdr>
        </w:div>
        <w:div w:id="893272820">
          <w:marLeft w:val="640"/>
          <w:marRight w:val="0"/>
          <w:marTop w:val="0"/>
          <w:marBottom w:val="0"/>
          <w:divBdr>
            <w:top w:val="none" w:sz="0" w:space="0" w:color="auto"/>
            <w:left w:val="none" w:sz="0" w:space="0" w:color="auto"/>
            <w:bottom w:val="none" w:sz="0" w:space="0" w:color="auto"/>
            <w:right w:val="none" w:sz="0" w:space="0" w:color="auto"/>
          </w:divBdr>
        </w:div>
        <w:div w:id="1545362655">
          <w:marLeft w:val="640"/>
          <w:marRight w:val="0"/>
          <w:marTop w:val="0"/>
          <w:marBottom w:val="0"/>
          <w:divBdr>
            <w:top w:val="none" w:sz="0" w:space="0" w:color="auto"/>
            <w:left w:val="none" w:sz="0" w:space="0" w:color="auto"/>
            <w:bottom w:val="none" w:sz="0" w:space="0" w:color="auto"/>
            <w:right w:val="none" w:sz="0" w:space="0" w:color="auto"/>
          </w:divBdr>
        </w:div>
        <w:div w:id="506284279">
          <w:marLeft w:val="640"/>
          <w:marRight w:val="0"/>
          <w:marTop w:val="0"/>
          <w:marBottom w:val="0"/>
          <w:divBdr>
            <w:top w:val="none" w:sz="0" w:space="0" w:color="auto"/>
            <w:left w:val="none" w:sz="0" w:space="0" w:color="auto"/>
            <w:bottom w:val="none" w:sz="0" w:space="0" w:color="auto"/>
            <w:right w:val="none" w:sz="0" w:space="0" w:color="auto"/>
          </w:divBdr>
        </w:div>
        <w:div w:id="1775593538">
          <w:marLeft w:val="640"/>
          <w:marRight w:val="0"/>
          <w:marTop w:val="0"/>
          <w:marBottom w:val="0"/>
          <w:divBdr>
            <w:top w:val="none" w:sz="0" w:space="0" w:color="auto"/>
            <w:left w:val="none" w:sz="0" w:space="0" w:color="auto"/>
            <w:bottom w:val="none" w:sz="0" w:space="0" w:color="auto"/>
            <w:right w:val="none" w:sz="0" w:space="0" w:color="auto"/>
          </w:divBdr>
        </w:div>
        <w:div w:id="1063600535">
          <w:marLeft w:val="640"/>
          <w:marRight w:val="0"/>
          <w:marTop w:val="0"/>
          <w:marBottom w:val="0"/>
          <w:divBdr>
            <w:top w:val="none" w:sz="0" w:space="0" w:color="auto"/>
            <w:left w:val="none" w:sz="0" w:space="0" w:color="auto"/>
            <w:bottom w:val="none" w:sz="0" w:space="0" w:color="auto"/>
            <w:right w:val="none" w:sz="0" w:space="0" w:color="auto"/>
          </w:divBdr>
        </w:div>
        <w:div w:id="49691840">
          <w:marLeft w:val="640"/>
          <w:marRight w:val="0"/>
          <w:marTop w:val="0"/>
          <w:marBottom w:val="0"/>
          <w:divBdr>
            <w:top w:val="none" w:sz="0" w:space="0" w:color="auto"/>
            <w:left w:val="none" w:sz="0" w:space="0" w:color="auto"/>
            <w:bottom w:val="none" w:sz="0" w:space="0" w:color="auto"/>
            <w:right w:val="none" w:sz="0" w:space="0" w:color="auto"/>
          </w:divBdr>
        </w:div>
        <w:div w:id="1886671734">
          <w:marLeft w:val="640"/>
          <w:marRight w:val="0"/>
          <w:marTop w:val="0"/>
          <w:marBottom w:val="0"/>
          <w:divBdr>
            <w:top w:val="none" w:sz="0" w:space="0" w:color="auto"/>
            <w:left w:val="none" w:sz="0" w:space="0" w:color="auto"/>
            <w:bottom w:val="none" w:sz="0" w:space="0" w:color="auto"/>
            <w:right w:val="none" w:sz="0" w:space="0" w:color="auto"/>
          </w:divBdr>
        </w:div>
        <w:div w:id="244415584">
          <w:marLeft w:val="640"/>
          <w:marRight w:val="0"/>
          <w:marTop w:val="0"/>
          <w:marBottom w:val="0"/>
          <w:divBdr>
            <w:top w:val="none" w:sz="0" w:space="0" w:color="auto"/>
            <w:left w:val="none" w:sz="0" w:space="0" w:color="auto"/>
            <w:bottom w:val="none" w:sz="0" w:space="0" w:color="auto"/>
            <w:right w:val="none" w:sz="0" w:space="0" w:color="auto"/>
          </w:divBdr>
        </w:div>
        <w:div w:id="1152332817">
          <w:marLeft w:val="640"/>
          <w:marRight w:val="0"/>
          <w:marTop w:val="0"/>
          <w:marBottom w:val="0"/>
          <w:divBdr>
            <w:top w:val="none" w:sz="0" w:space="0" w:color="auto"/>
            <w:left w:val="none" w:sz="0" w:space="0" w:color="auto"/>
            <w:bottom w:val="none" w:sz="0" w:space="0" w:color="auto"/>
            <w:right w:val="none" w:sz="0" w:space="0" w:color="auto"/>
          </w:divBdr>
        </w:div>
        <w:div w:id="861669182">
          <w:marLeft w:val="640"/>
          <w:marRight w:val="0"/>
          <w:marTop w:val="0"/>
          <w:marBottom w:val="0"/>
          <w:divBdr>
            <w:top w:val="none" w:sz="0" w:space="0" w:color="auto"/>
            <w:left w:val="none" w:sz="0" w:space="0" w:color="auto"/>
            <w:bottom w:val="none" w:sz="0" w:space="0" w:color="auto"/>
            <w:right w:val="none" w:sz="0" w:space="0" w:color="auto"/>
          </w:divBdr>
        </w:div>
        <w:div w:id="498470971">
          <w:marLeft w:val="640"/>
          <w:marRight w:val="0"/>
          <w:marTop w:val="0"/>
          <w:marBottom w:val="0"/>
          <w:divBdr>
            <w:top w:val="none" w:sz="0" w:space="0" w:color="auto"/>
            <w:left w:val="none" w:sz="0" w:space="0" w:color="auto"/>
            <w:bottom w:val="none" w:sz="0" w:space="0" w:color="auto"/>
            <w:right w:val="none" w:sz="0" w:space="0" w:color="auto"/>
          </w:divBdr>
        </w:div>
        <w:div w:id="384640535">
          <w:marLeft w:val="640"/>
          <w:marRight w:val="0"/>
          <w:marTop w:val="0"/>
          <w:marBottom w:val="0"/>
          <w:divBdr>
            <w:top w:val="none" w:sz="0" w:space="0" w:color="auto"/>
            <w:left w:val="none" w:sz="0" w:space="0" w:color="auto"/>
            <w:bottom w:val="none" w:sz="0" w:space="0" w:color="auto"/>
            <w:right w:val="none" w:sz="0" w:space="0" w:color="auto"/>
          </w:divBdr>
        </w:div>
        <w:div w:id="649291449">
          <w:marLeft w:val="640"/>
          <w:marRight w:val="0"/>
          <w:marTop w:val="0"/>
          <w:marBottom w:val="0"/>
          <w:divBdr>
            <w:top w:val="none" w:sz="0" w:space="0" w:color="auto"/>
            <w:left w:val="none" w:sz="0" w:space="0" w:color="auto"/>
            <w:bottom w:val="none" w:sz="0" w:space="0" w:color="auto"/>
            <w:right w:val="none" w:sz="0" w:space="0" w:color="auto"/>
          </w:divBdr>
        </w:div>
        <w:div w:id="1729068063">
          <w:marLeft w:val="640"/>
          <w:marRight w:val="0"/>
          <w:marTop w:val="0"/>
          <w:marBottom w:val="0"/>
          <w:divBdr>
            <w:top w:val="none" w:sz="0" w:space="0" w:color="auto"/>
            <w:left w:val="none" w:sz="0" w:space="0" w:color="auto"/>
            <w:bottom w:val="none" w:sz="0" w:space="0" w:color="auto"/>
            <w:right w:val="none" w:sz="0" w:space="0" w:color="auto"/>
          </w:divBdr>
        </w:div>
        <w:div w:id="1434085267">
          <w:marLeft w:val="640"/>
          <w:marRight w:val="0"/>
          <w:marTop w:val="0"/>
          <w:marBottom w:val="0"/>
          <w:divBdr>
            <w:top w:val="none" w:sz="0" w:space="0" w:color="auto"/>
            <w:left w:val="none" w:sz="0" w:space="0" w:color="auto"/>
            <w:bottom w:val="none" w:sz="0" w:space="0" w:color="auto"/>
            <w:right w:val="none" w:sz="0" w:space="0" w:color="auto"/>
          </w:divBdr>
        </w:div>
        <w:div w:id="957033302">
          <w:marLeft w:val="640"/>
          <w:marRight w:val="0"/>
          <w:marTop w:val="0"/>
          <w:marBottom w:val="0"/>
          <w:divBdr>
            <w:top w:val="none" w:sz="0" w:space="0" w:color="auto"/>
            <w:left w:val="none" w:sz="0" w:space="0" w:color="auto"/>
            <w:bottom w:val="none" w:sz="0" w:space="0" w:color="auto"/>
            <w:right w:val="none" w:sz="0" w:space="0" w:color="auto"/>
          </w:divBdr>
        </w:div>
        <w:div w:id="719398195">
          <w:marLeft w:val="640"/>
          <w:marRight w:val="0"/>
          <w:marTop w:val="0"/>
          <w:marBottom w:val="0"/>
          <w:divBdr>
            <w:top w:val="none" w:sz="0" w:space="0" w:color="auto"/>
            <w:left w:val="none" w:sz="0" w:space="0" w:color="auto"/>
            <w:bottom w:val="none" w:sz="0" w:space="0" w:color="auto"/>
            <w:right w:val="none" w:sz="0" w:space="0" w:color="auto"/>
          </w:divBdr>
        </w:div>
        <w:div w:id="681787707">
          <w:marLeft w:val="640"/>
          <w:marRight w:val="0"/>
          <w:marTop w:val="0"/>
          <w:marBottom w:val="0"/>
          <w:divBdr>
            <w:top w:val="none" w:sz="0" w:space="0" w:color="auto"/>
            <w:left w:val="none" w:sz="0" w:space="0" w:color="auto"/>
            <w:bottom w:val="none" w:sz="0" w:space="0" w:color="auto"/>
            <w:right w:val="none" w:sz="0" w:space="0" w:color="auto"/>
          </w:divBdr>
        </w:div>
        <w:div w:id="1149789986">
          <w:marLeft w:val="640"/>
          <w:marRight w:val="0"/>
          <w:marTop w:val="0"/>
          <w:marBottom w:val="0"/>
          <w:divBdr>
            <w:top w:val="none" w:sz="0" w:space="0" w:color="auto"/>
            <w:left w:val="none" w:sz="0" w:space="0" w:color="auto"/>
            <w:bottom w:val="none" w:sz="0" w:space="0" w:color="auto"/>
            <w:right w:val="none" w:sz="0" w:space="0" w:color="auto"/>
          </w:divBdr>
        </w:div>
        <w:div w:id="1177229380">
          <w:marLeft w:val="640"/>
          <w:marRight w:val="0"/>
          <w:marTop w:val="0"/>
          <w:marBottom w:val="0"/>
          <w:divBdr>
            <w:top w:val="none" w:sz="0" w:space="0" w:color="auto"/>
            <w:left w:val="none" w:sz="0" w:space="0" w:color="auto"/>
            <w:bottom w:val="none" w:sz="0" w:space="0" w:color="auto"/>
            <w:right w:val="none" w:sz="0" w:space="0" w:color="auto"/>
          </w:divBdr>
        </w:div>
        <w:div w:id="1574117423">
          <w:marLeft w:val="640"/>
          <w:marRight w:val="0"/>
          <w:marTop w:val="0"/>
          <w:marBottom w:val="0"/>
          <w:divBdr>
            <w:top w:val="none" w:sz="0" w:space="0" w:color="auto"/>
            <w:left w:val="none" w:sz="0" w:space="0" w:color="auto"/>
            <w:bottom w:val="none" w:sz="0" w:space="0" w:color="auto"/>
            <w:right w:val="none" w:sz="0" w:space="0" w:color="auto"/>
          </w:divBdr>
        </w:div>
        <w:div w:id="1417437344">
          <w:marLeft w:val="640"/>
          <w:marRight w:val="0"/>
          <w:marTop w:val="0"/>
          <w:marBottom w:val="0"/>
          <w:divBdr>
            <w:top w:val="none" w:sz="0" w:space="0" w:color="auto"/>
            <w:left w:val="none" w:sz="0" w:space="0" w:color="auto"/>
            <w:bottom w:val="none" w:sz="0" w:space="0" w:color="auto"/>
            <w:right w:val="none" w:sz="0" w:space="0" w:color="auto"/>
          </w:divBdr>
        </w:div>
        <w:div w:id="23871690">
          <w:marLeft w:val="640"/>
          <w:marRight w:val="0"/>
          <w:marTop w:val="0"/>
          <w:marBottom w:val="0"/>
          <w:divBdr>
            <w:top w:val="none" w:sz="0" w:space="0" w:color="auto"/>
            <w:left w:val="none" w:sz="0" w:space="0" w:color="auto"/>
            <w:bottom w:val="none" w:sz="0" w:space="0" w:color="auto"/>
            <w:right w:val="none" w:sz="0" w:space="0" w:color="auto"/>
          </w:divBdr>
        </w:div>
        <w:div w:id="1454056594">
          <w:marLeft w:val="640"/>
          <w:marRight w:val="0"/>
          <w:marTop w:val="0"/>
          <w:marBottom w:val="0"/>
          <w:divBdr>
            <w:top w:val="none" w:sz="0" w:space="0" w:color="auto"/>
            <w:left w:val="none" w:sz="0" w:space="0" w:color="auto"/>
            <w:bottom w:val="none" w:sz="0" w:space="0" w:color="auto"/>
            <w:right w:val="none" w:sz="0" w:space="0" w:color="auto"/>
          </w:divBdr>
        </w:div>
        <w:div w:id="990838816">
          <w:marLeft w:val="640"/>
          <w:marRight w:val="0"/>
          <w:marTop w:val="0"/>
          <w:marBottom w:val="0"/>
          <w:divBdr>
            <w:top w:val="none" w:sz="0" w:space="0" w:color="auto"/>
            <w:left w:val="none" w:sz="0" w:space="0" w:color="auto"/>
            <w:bottom w:val="none" w:sz="0" w:space="0" w:color="auto"/>
            <w:right w:val="none" w:sz="0" w:space="0" w:color="auto"/>
          </w:divBdr>
        </w:div>
        <w:div w:id="949750138">
          <w:marLeft w:val="640"/>
          <w:marRight w:val="0"/>
          <w:marTop w:val="0"/>
          <w:marBottom w:val="0"/>
          <w:divBdr>
            <w:top w:val="none" w:sz="0" w:space="0" w:color="auto"/>
            <w:left w:val="none" w:sz="0" w:space="0" w:color="auto"/>
            <w:bottom w:val="none" w:sz="0" w:space="0" w:color="auto"/>
            <w:right w:val="none" w:sz="0" w:space="0" w:color="auto"/>
          </w:divBdr>
        </w:div>
        <w:div w:id="247008812">
          <w:marLeft w:val="640"/>
          <w:marRight w:val="0"/>
          <w:marTop w:val="0"/>
          <w:marBottom w:val="0"/>
          <w:divBdr>
            <w:top w:val="none" w:sz="0" w:space="0" w:color="auto"/>
            <w:left w:val="none" w:sz="0" w:space="0" w:color="auto"/>
            <w:bottom w:val="none" w:sz="0" w:space="0" w:color="auto"/>
            <w:right w:val="none" w:sz="0" w:space="0" w:color="auto"/>
          </w:divBdr>
        </w:div>
        <w:div w:id="813760572">
          <w:marLeft w:val="640"/>
          <w:marRight w:val="0"/>
          <w:marTop w:val="0"/>
          <w:marBottom w:val="0"/>
          <w:divBdr>
            <w:top w:val="none" w:sz="0" w:space="0" w:color="auto"/>
            <w:left w:val="none" w:sz="0" w:space="0" w:color="auto"/>
            <w:bottom w:val="none" w:sz="0" w:space="0" w:color="auto"/>
            <w:right w:val="none" w:sz="0" w:space="0" w:color="auto"/>
          </w:divBdr>
        </w:div>
        <w:div w:id="182716229">
          <w:marLeft w:val="640"/>
          <w:marRight w:val="0"/>
          <w:marTop w:val="0"/>
          <w:marBottom w:val="0"/>
          <w:divBdr>
            <w:top w:val="none" w:sz="0" w:space="0" w:color="auto"/>
            <w:left w:val="none" w:sz="0" w:space="0" w:color="auto"/>
            <w:bottom w:val="none" w:sz="0" w:space="0" w:color="auto"/>
            <w:right w:val="none" w:sz="0" w:space="0" w:color="auto"/>
          </w:divBdr>
        </w:div>
        <w:div w:id="56169433">
          <w:marLeft w:val="640"/>
          <w:marRight w:val="0"/>
          <w:marTop w:val="0"/>
          <w:marBottom w:val="0"/>
          <w:divBdr>
            <w:top w:val="none" w:sz="0" w:space="0" w:color="auto"/>
            <w:left w:val="none" w:sz="0" w:space="0" w:color="auto"/>
            <w:bottom w:val="none" w:sz="0" w:space="0" w:color="auto"/>
            <w:right w:val="none" w:sz="0" w:space="0" w:color="auto"/>
          </w:divBdr>
        </w:div>
        <w:div w:id="1848135106">
          <w:marLeft w:val="640"/>
          <w:marRight w:val="0"/>
          <w:marTop w:val="0"/>
          <w:marBottom w:val="0"/>
          <w:divBdr>
            <w:top w:val="none" w:sz="0" w:space="0" w:color="auto"/>
            <w:left w:val="none" w:sz="0" w:space="0" w:color="auto"/>
            <w:bottom w:val="none" w:sz="0" w:space="0" w:color="auto"/>
            <w:right w:val="none" w:sz="0" w:space="0" w:color="auto"/>
          </w:divBdr>
        </w:div>
        <w:div w:id="1962033104">
          <w:marLeft w:val="640"/>
          <w:marRight w:val="0"/>
          <w:marTop w:val="0"/>
          <w:marBottom w:val="0"/>
          <w:divBdr>
            <w:top w:val="none" w:sz="0" w:space="0" w:color="auto"/>
            <w:left w:val="none" w:sz="0" w:space="0" w:color="auto"/>
            <w:bottom w:val="none" w:sz="0" w:space="0" w:color="auto"/>
            <w:right w:val="none" w:sz="0" w:space="0" w:color="auto"/>
          </w:divBdr>
        </w:div>
      </w:divsChild>
    </w:div>
    <w:div w:id="1880507421">
      <w:bodyDiv w:val="1"/>
      <w:marLeft w:val="0"/>
      <w:marRight w:val="0"/>
      <w:marTop w:val="0"/>
      <w:marBottom w:val="0"/>
      <w:divBdr>
        <w:top w:val="none" w:sz="0" w:space="0" w:color="auto"/>
        <w:left w:val="none" w:sz="0" w:space="0" w:color="auto"/>
        <w:bottom w:val="none" w:sz="0" w:space="0" w:color="auto"/>
        <w:right w:val="none" w:sz="0" w:space="0" w:color="auto"/>
      </w:divBdr>
      <w:divsChild>
        <w:div w:id="73554468">
          <w:marLeft w:val="640"/>
          <w:marRight w:val="0"/>
          <w:marTop w:val="0"/>
          <w:marBottom w:val="0"/>
          <w:divBdr>
            <w:top w:val="none" w:sz="0" w:space="0" w:color="auto"/>
            <w:left w:val="none" w:sz="0" w:space="0" w:color="auto"/>
            <w:bottom w:val="none" w:sz="0" w:space="0" w:color="auto"/>
            <w:right w:val="none" w:sz="0" w:space="0" w:color="auto"/>
          </w:divBdr>
        </w:div>
        <w:div w:id="227882080">
          <w:marLeft w:val="640"/>
          <w:marRight w:val="0"/>
          <w:marTop w:val="0"/>
          <w:marBottom w:val="0"/>
          <w:divBdr>
            <w:top w:val="none" w:sz="0" w:space="0" w:color="auto"/>
            <w:left w:val="none" w:sz="0" w:space="0" w:color="auto"/>
            <w:bottom w:val="none" w:sz="0" w:space="0" w:color="auto"/>
            <w:right w:val="none" w:sz="0" w:space="0" w:color="auto"/>
          </w:divBdr>
        </w:div>
        <w:div w:id="297609165">
          <w:marLeft w:val="640"/>
          <w:marRight w:val="0"/>
          <w:marTop w:val="0"/>
          <w:marBottom w:val="0"/>
          <w:divBdr>
            <w:top w:val="none" w:sz="0" w:space="0" w:color="auto"/>
            <w:left w:val="none" w:sz="0" w:space="0" w:color="auto"/>
            <w:bottom w:val="none" w:sz="0" w:space="0" w:color="auto"/>
            <w:right w:val="none" w:sz="0" w:space="0" w:color="auto"/>
          </w:divBdr>
        </w:div>
        <w:div w:id="729696359">
          <w:marLeft w:val="640"/>
          <w:marRight w:val="0"/>
          <w:marTop w:val="0"/>
          <w:marBottom w:val="0"/>
          <w:divBdr>
            <w:top w:val="none" w:sz="0" w:space="0" w:color="auto"/>
            <w:left w:val="none" w:sz="0" w:space="0" w:color="auto"/>
            <w:bottom w:val="none" w:sz="0" w:space="0" w:color="auto"/>
            <w:right w:val="none" w:sz="0" w:space="0" w:color="auto"/>
          </w:divBdr>
        </w:div>
        <w:div w:id="996372960">
          <w:marLeft w:val="640"/>
          <w:marRight w:val="0"/>
          <w:marTop w:val="0"/>
          <w:marBottom w:val="0"/>
          <w:divBdr>
            <w:top w:val="none" w:sz="0" w:space="0" w:color="auto"/>
            <w:left w:val="none" w:sz="0" w:space="0" w:color="auto"/>
            <w:bottom w:val="none" w:sz="0" w:space="0" w:color="auto"/>
            <w:right w:val="none" w:sz="0" w:space="0" w:color="auto"/>
          </w:divBdr>
        </w:div>
        <w:div w:id="998966711">
          <w:marLeft w:val="640"/>
          <w:marRight w:val="0"/>
          <w:marTop w:val="0"/>
          <w:marBottom w:val="0"/>
          <w:divBdr>
            <w:top w:val="none" w:sz="0" w:space="0" w:color="auto"/>
            <w:left w:val="none" w:sz="0" w:space="0" w:color="auto"/>
            <w:bottom w:val="none" w:sz="0" w:space="0" w:color="auto"/>
            <w:right w:val="none" w:sz="0" w:space="0" w:color="auto"/>
          </w:divBdr>
        </w:div>
        <w:div w:id="1075738602">
          <w:marLeft w:val="640"/>
          <w:marRight w:val="0"/>
          <w:marTop w:val="0"/>
          <w:marBottom w:val="0"/>
          <w:divBdr>
            <w:top w:val="none" w:sz="0" w:space="0" w:color="auto"/>
            <w:left w:val="none" w:sz="0" w:space="0" w:color="auto"/>
            <w:bottom w:val="none" w:sz="0" w:space="0" w:color="auto"/>
            <w:right w:val="none" w:sz="0" w:space="0" w:color="auto"/>
          </w:divBdr>
        </w:div>
        <w:div w:id="1199470019">
          <w:marLeft w:val="640"/>
          <w:marRight w:val="0"/>
          <w:marTop w:val="0"/>
          <w:marBottom w:val="0"/>
          <w:divBdr>
            <w:top w:val="none" w:sz="0" w:space="0" w:color="auto"/>
            <w:left w:val="none" w:sz="0" w:space="0" w:color="auto"/>
            <w:bottom w:val="none" w:sz="0" w:space="0" w:color="auto"/>
            <w:right w:val="none" w:sz="0" w:space="0" w:color="auto"/>
          </w:divBdr>
        </w:div>
        <w:div w:id="1237590567">
          <w:marLeft w:val="640"/>
          <w:marRight w:val="0"/>
          <w:marTop w:val="0"/>
          <w:marBottom w:val="0"/>
          <w:divBdr>
            <w:top w:val="none" w:sz="0" w:space="0" w:color="auto"/>
            <w:left w:val="none" w:sz="0" w:space="0" w:color="auto"/>
            <w:bottom w:val="none" w:sz="0" w:space="0" w:color="auto"/>
            <w:right w:val="none" w:sz="0" w:space="0" w:color="auto"/>
          </w:divBdr>
        </w:div>
        <w:div w:id="1381973490">
          <w:marLeft w:val="640"/>
          <w:marRight w:val="0"/>
          <w:marTop w:val="0"/>
          <w:marBottom w:val="0"/>
          <w:divBdr>
            <w:top w:val="none" w:sz="0" w:space="0" w:color="auto"/>
            <w:left w:val="none" w:sz="0" w:space="0" w:color="auto"/>
            <w:bottom w:val="none" w:sz="0" w:space="0" w:color="auto"/>
            <w:right w:val="none" w:sz="0" w:space="0" w:color="auto"/>
          </w:divBdr>
        </w:div>
        <w:div w:id="1408115193">
          <w:marLeft w:val="640"/>
          <w:marRight w:val="0"/>
          <w:marTop w:val="0"/>
          <w:marBottom w:val="0"/>
          <w:divBdr>
            <w:top w:val="none" w:sz="0" w:space="0" w:color="auto"/>
            <w:left w:val="none" w:sz="0" w:space="0" w:color="auto"/>
            <w:bottom w:val="none" w:sz="0" w:space="0" w:color="auto"/>
            <w:right w:val="none" w:sz="0" w:space="0" w:color="auto"/>
          </w:divBdr>
        </w:div>
        <w:div w:id="1413887532">
          <w:marLeft w:val="640"/>
          <w:marRight w:val="0"/>
          <w:marTop w:val="0"/>
          <w:marBottom w:val="0"/>
          <w:divBdr>
            <w:top w:val="none" w:sz="0" w:space="0" w:color="auto"/>
            <w:left w:val="none" w:sz="0" w:space="0" w:color="auto"/>
            <w:bottom w:val="none" w:sz="0" w:space="0" w:color="auto"/>
            <w:right w:val="none" w:sz="0" w:space="0" w:color="auto"/>
          </w:divBdr>
        </w:div>
        <w:div w:id="1444154632">
          <w:marLeft w:val="640"/>
          <w:marRight w:val="0"/>
          <w:marTop w:val="0"/>
          <w:marBottom w:val="0"/>
          <w:divBdr>
            <w:top w:val="none" w:sz="0" w:space="0" w:color="auto"/>
            <w:left w:val="none" w:sz="0" w:space="0" w:color="auto"/>
            <w:bottom w:val="none" w:sz="0" w:space="0" w:color="auto"/>
            <w:right w:val="none" w:sz="0" w:space="0" w:color="auto"/>
          </w:divBdr>
        </w:div>
        <w:div w:id="1680081155">
          <w:marLeft w:val="640"/>
          <w:marRight w:val="0"/>
          <w:marTop w:val="0"/>
          <w:marBottom w:val="0"/>
          <w:divBdr>
            <w:top w:val="none" w:sz="0" w:space="0" w:color="auto"/>
            <w:left w:val="none" w:sz="0" w:space="0" w:color="auto"/>
            <w:bottom w:val="none" w:sz="0" w:space="0" w:color="auto"/>
            <w:right w:val="none" w:sz="0" w:space="0" w:color="auto"/>
          </w:divBdr>
        </w:div>
        <w:div w:id="1774284490">
          <w:marLeft w:val="640"/>
          <w:marRight w:val="0"/>
          <w:marTop w:val="0"/>
          <w:marBottom w:val="0"/>
          <w:divBdr>
            <w:top w:val="none" w:sz="0" w:space="0" w:color="auto"/>
            <w:left w:val="none" w:sz="0" w:space="0" w:color="auto"/>
            <w:bottom w:val="none" w:sz="0" w:space="0" w:color="auto"/>
            <w:right w:val="none" w:sz="0" w:space="0" w:color="auto"/>
          </w:divBdr>
        </w:div>
        <w:div w:id="1795976743">
          <w:marLeft w:val="640"/>
          <w:marRight w:val="0"/>
          <w:marTop w:val="0"/>
          <w:marBottom w:val="0"/>
          <w:divBdr>
            <w:top w:val="none" w:sz="0" w:space="0" w:color="auto"/>
            <w:left w:val="none" w:sz="0" w:space="0" w:color="auto"/>
            <w:bottom w:val="none" w:sz="0" w:space="0" w:color="auto"/>
            <w:right w:val="none" w:sz="0" w:space="0" w:color="auto"/>
          </w:divBdr>
        </w:div>
        <w:div w:id="1913007125">
          <w:marLeft w:val="640"/>
          <w:marRight w:val="0"/>
          <w:marTop w:val="0"/>
          <w:marBottom w:val="0"/>
          <w:divBdr>
            <w:top w:val="none" w:sz="0" w:space="0" w:color="auto"/>
            <w:left w:val="none" w:sz="0" w:space="0" w:color="auto"/>
            <w:bottom w:val="none" w:sz="0" w:space="0" w:color="auto"/>
            <w:right w:val="none" w:sz="0" w:space="0" w:color="auto"/>
          </w:divBdr>
        </w:div>
        <w:div w:id="2041390284">
          <w:marLeft w:val="640"/>
          <w:marRight w:val="0"/>
          <w:marTop w:val="0"/>
          <w:marBottom w:val="0"/>
          <w:divBdr>
            <w:top w:val="none" w:sz="0" w:space="0" w:color="auto"/>
            <w:left w:val="none" w:sz="0" w:space="0" w:color="auto"/>
            <w:bottom w:val="none" w:sz="0" w:space="0" w:color="auto"/>
            <w:right w:val="none" w:sz="0" w:space="0" w:color="auto"/>
          </w:divBdr>
        </w:div>
      </w:divsChild>
    </w:div>
    <w:div w:id="1882859973">
      <w:bodyDiv w:val="1"/>
      <w:marLeft w:val="0"/>
      <w:marRight w:val="0"/>
      <w:marTop w:val="0"/>
      <w:marBottom w:val="0"/>
      <w:divBdr>
        <w:top w:val="none" w:sz="0" w:space="0" w:color="auto"/>
        <w:left w:val="none" w:sz="0" w:space="0" w:color="auto"/>
        <w:bottom w:val="none" w:sz="0" w:space="0" w:color="auto"/>
        <w:right w:val="none" w:sz="0" w:space="0" w:color="auto"/>
      </w:divBdr>
      <w:divsChild>
        <w:div w:id="1601333660">
          <w:marLeft w:val="640"/>
          <w:marRight w:val="0"/>
          <w:marTop w:val="0"/>
          <w:marBottom w:val="0"/>
          <w:divBdr>
            <w:top w:val="none" w:sz="0" w:space="0" w:color="auto"/>
            <w:left w:val="none" w:sz="0" w:space="0" w:color="auto"/>
            <w:bottom w:val="none" w:sz="0" w:space="0" w:color="auto"/>
            <w:right w:val="none" w:sz="0" w:space="0" w:color="auto"/>
          </w:divBdr>
        </w:div>
        <w:div w:id="273825792">
          <w:marLeft w:val="640"/>
          <w:marRight w:val="0"/>
          <w:marTop w:val="0"/>
          <w:marBottom w:val="0"/>
          <w:divBdr>
            <w:top w:val="none" w:sz="0" w:space="0" w:color="auto"/>
            <w:left w:val="none" w:sz="0" w:space="0" w:color="auto"/>
            <w:bottom w:val="none" w:sz="0" w:space="0" w:color="auto"/>
            <w:right w:val="none" w:sz="0" w:space="0" w:color="auto"/>
          </w:divBdr>
        </w:div>
        <w:div w:id="1768036903">
          <w:marLeft w:val="640"/>
          <w:marRight w:val="0"/>
          <w:marTop w:val="0"/>
          <w:marBottom w:val="0"/>
          <w:divBdr>
            <w:top w:val="none" w:sz="0" w:space="0" w:color="auto"/>
            <w:left w:val="none" w:sz="0" w:space="0" w:color="auto"/>
            <w:bottom w:val="none" w:sz="0" w:space="0" w:color="auto"/>
            <w:right w:val="none" w:sz="0" w:space="0" w:color="auto"/>
          </w:divBdr>
        </w:div>
        <w:div w:id="1651902815">
          <w:marLeft w:val="640"/>
          <w:marRight w:val="0"/>
          <w:marTop w:val="0"/>
          <w:marBottom w:val="0"/>
          <w:divBdr>
            <w:top w:val="none" w:sz="0" w:space="0" w:color="auto"/>
            <w:left w:val="none" w:sz="0" w:space="0" w:color="auto"/>
            <w:bottom w:val="none" w:sz="0" w:space="0" w:color="auto"/>
            <w:right w:val="none" w:sz="0" w:space="0" w:color="auto"/>
          </w:divBdr>
        </w:div>
        <w:div w:id="316105799">
          <w:marLeft w:val="640"/>
          <w:marRight w:val="0"/>
          <w:marTop w:val="0"/>
          <w:marBottom w:val="0"/>
          <w:divBdr>
            <w:top w:val="none" w:sz="0" w:space="0" w:color="auto"/>
            <w:left w:val="none" w:sz="0" w:space="0" w:color="auto"/>
            <w:bottom w:val="none" w:sz="0" w:space="0" w:color="auto"/>
            <w:right w:val="none" w:sz="0" w:space="0" w:color="auto"/>
          </w:divBdr>
        </w:div>
        <w:div w:id="323633481">
          <w:marLeft w:val="640"/>
          <w:marRight w:val="0"/>
          <w:marTop w:val="0"/>
          <w:marBottom w:val="0"/>
          <w:divBdr>
            <w:top w:val="none" w:sz="0" w:space="0" w:color="auto"/>
            <w:left w:val="none" w:sz="0" w:space="0" w:color="auto"/>
            <w:bottom w:val="none" w:sz="0" w:space="0" w:color="auto"/>
            <w:right w:val="none" w:sz="0" w:space="0" w:color="auto"/>
          </w:divBdr>
        </w:div>
        <w:div w:id="2117480404">
          <w:marLeft w:val="640"/>
          <w:marRight w:val="0"/>
          <w:marTop w:val="0"/>
          <w:marBottom w:val="0"/>
          <w:divBdr>
            <w:top w:val="none" w:sz="0" w:space="0" w:color="auto"/>
            <w:left w:val="none" w:sz="0" w:space="0" w:color="auto"/>
            <w:bottom w:val="none" w:sz="0" w:space="0" w:color="auto"/>
            <w:right w:val="none" w:sz="0" w:space="0" w:color="auto"/>
          </w:divBdr>
        </w:div>
        <w:div w:id="1355300306">
          <w:marLeft w:val="640"/>
          <w:marRight w:val="0"/>
          <w:marTop w:val="0"/>
          <w:marBottom w:val="0"/>
          <w:divBdr>
            <w:top w:val="none" w:sz="0" w:space="0" w:color="auto"/>
            <w:left w:val="none" w:sz="0" w:space="0" w:color="auto"/>
            <w:bottom w:val="none" w:sz="0" w:space="0" w:color="auto"/>
            <w:right w:val="none" w:sz="0" w:space="0" w:color="auto"/>
          </w:divBdr>
        </w:div>
        <w:div w:id="1372224870">
          <w:marLeft w:val="640"/>
          <w:marRight w:val="0"/>
          <w:marTop w:val="0"/>
          <w:marBottom w:val="0"/>
          <w:divBdr>
            <w:top w:val="none" w:sz="0" w:space="0" w:color="auto"/>
            <w:left w:val="none" w:sz="0" w:space="0" w:color="auto"/>
            <w:bottom w:val="none" w:sz="0" w:space="0" w:color="auto"/>
            <w:right w:val="none" w:sz="0" w:space="0" w:color="auto"/>
          </w:divBdr>
        </w:div>
        <w:div w:id="1140077166">
          <w:marLeft w:val="640"/>
          <w:marRight w:val="0"/>
          <w:marTop w:val="0"/>
          <w:marBottom w:val="0"/>
          <w:divBdr>
            <w:top w:val="none" w:sz="0" w:space="0" w:color="auto"/>
            <w:left w:val="none" w:sz="0" w:space="0" w:color="auto"/>
            <w:bottom w:val="none" w:sz="0" w:space="0" w:color="auto"/>
            <w:right w:val="none" w:sz="0" w:space="0" w:color="auto"/>
          </w:divBdr>
        </w:div>
        <w:div w:id="1207840202">
          <w:marLeft w:val="640"/>
          <w:marRight w:val="0"/>
          <w:marTop w:val="0"/>
          <w:marBottom w:val="0"/>
          <w:divBdr>
            <w:top w:val="none" w:sz="0" w:space="0" w:color="auto"/>
            <w:left w:val="none" w:sz="0" w:space="0" w:color="auto"/>
            <w:bottom w:val="none" w:sz="0" w:space="0" w:color="auto"/>
            <w:right w:val="none" w:sz="0" w:space="0" w:color="auto"/>
          </w:divBdr>
        </w:div>
        <w:div w:id="356204173">
          <w:marLeft w:val="640"/>
          <w:marRight w:val="0"/>
          <w:marTop w:val="0"/>
          <w:marBottom w:val="0"/>
          <w:divBdr>
            <w:top w:val="none" w:sz="0" w:space="0" w:color="auto"/>
            <w:left w:val="none" w:sz="0" w:space="0" w:color="auto"/>
            <w:bottom w:val="none" w:sz="0" w:space="0" w:color="auto"/>
            <w:right w:val="none" w:sz="0" w:space="0" w:color="auto"/>
          </w:divBdr>
        </w:div>
        <w:div w:id="675231385">
          <w:marLeft w:val="640"/>
          <w:marRight w:val="0"/>
          <w:marTop w:val="0"/>
          <w:marBottom w:val="0"/>
          <w:divBdr>
            <w:top w:val="none" w:sz="0" w:space="0" w:color="auto"/>
            <w:left w:val="none" w:sz="0" w:space="0" w:color="auto"/>
            <w:bottom w:val="none" w:sz="0" w:space="0" w:color="auto"/>
            <w:right w:val="none" w:sz="0" w:space="0" w:color="auto"/>
          </w:divBdr>
        </w:div>
        <w:div w:id="1692756442">
          <w:marLeft w:val="640"/>
          <w:marRight w:val="0"/>
          <w:marTop w:val="0"/>
          <w:marBottom w:val="0"/>
          <w:divBdr>
            <w:top w:val="none" w:sz="0" w:space="0" w:color="auto"/>
            <w:left w:val="none" w:sz="0" w:space="0" w:color="auto"/>
            <w:bottom w:val="none" w:sz="0" w:space="0" w:color="auto"/>
            <w:right w:val="none" w:sz="0" w:space="0" w:color="auto"/>
          </w:divBdr>
        </w:div>
        <w:div w:id="935090416">
          <w:marLeft w:val="640"/>
          <w:marRight w:val="0"/>
          <w:marTop w:val="0"/>
          <w:marBottom w:val="0"/>
          <w:divBdr>
            <w:top w:val="none" w:sz="0" w:space="0" w:color="auto"/>
            <w:left w:val="none" w:sz="0" w:space="0" w:color="auto"/>
            <w:bottom w:val="none" w:sz="0" w:space="0" w:color="auto"/>
            <w:right w:val="none" w:sz="0" w:space="0" w:color="auto"/>
          </w:divBdr>
        </w:div>
        <w:div w:id="134106245">
          <w:marLeft w:val="640"/>
          <w:marRight w:val="0"/>
          <w:marTop w:val="0"/>
          <w:marBottom w:val="0"/>
          <w:divBdr>
            <w:top w:val="none" w:sz="0" w:space="0" w:color="auto"/>
            <w:left w:val="none" w:sz="0" w:space="0" w:color="auto"/>
            <w:bottom w:val="none" w:sz="0" w:space="0" w:color="auto"/>
            <w:right w:val="none" w:sz="0" w:space="0" w:color="auto"/>
          </w:divBdr>
        </w:div>
        <w:div w:id="1198010132">
          <w:marLeft w:val="640"/>
          <w:marRight w:val="0"/>
          <w:marTop w:val="0"/>
          <w:marBottom w:val="0"/>
          <w:divBdr>
            <w:top w:val="none" w:sz="0" w:space="0" w:color="auto"/>
            <w:left w:val="none" w:sz="0" w:space="0" w:color="auto"/>
            <w:bottom w:val="none" w:sz="0" w:space="0" w:color="auto"/>
            <w:right w:val="none" w:sz="0" w:space="0" w:color="auto"/>
          </w:divBdr>
        </w:div>
        <w:div w:id="2139452252">
          <w:marLeft w:val="640"/>
          <w:marRight w:val="0"/>
          <w:marTop w:val="0"/>
          <w:marBottom w:val="0"/>
          <w:divBdr>
            <w:top w:val="none" w:sz="0" w:space="0" w:color="auto"/>
            <w:left w:val="none" w:sz="0" w:space="0" w:color="auto"/>
            <w:bottom w:val="none" w:sz="0" w:space="0" w:color="auto"/>
            <w:right w:val="none" w:sz="0" w:space="0" w:color="auto"/>
          </w:divBdr>
        </w:div>
        <w:div w:id="257642296">
          <w:marLeft w:val="640"/>
          <w:marRight w:val="0"/>
          <w:marTop w:val="0"/>
          <w:marBottom w:val="0"/>
          <w:divBdr>
            <w:top w:val="none" w:sz="0" w:space="0" w:color="auto"/>
            <w:left w:val="none" w:sz="0" w:space="0" w:color="auto"/>
            <w:bottom w:val="none" w:sz="0" w:space="0" w:color="auto"/>
            <w:right w:val="none" w:sz="0" w:space="0" w:color="auto"/>
          </w:divBdr>
        </w:div>
        <w:div w:id="1604069179">
          <w:marLeft w:val="640"/>
          <w:marRight w:val="0"/>
          <w:marTop w:val="0"/>
          <w:marBottom w:val="0"/>
          <w:divBdr>
            <w:top w:val="none" w:sz="0" w:space="0" w:color="auto"/>
            <w:left w:val="none" w:sz="0" w:space="0" w:color="auto"/>
            <w:bottom w:val="none" w:sz="0" w:space="0" w:color="auto"/>
            <w:right w:val="none" w:sz="0" w:space="0" w:color="auto"/>
          </w:divBdr>
        </w:div>
        <w:div w:id="575164963">
          <w:marLeft w:val="640"/>
          <w:marRight w:val="0"/>
          <w:marTop w:val="0"/>
          <w:marBottom w:val="0"/>
          <w:divBdr>
            <w:top w:val="none" w:sz="0" w:space="0" w:color="auto"/>
            <w:left w:val="none" w:sz="0" w:space="0" w:color="auto"/>
            <w:bottom w:val="none" w:sz="0" w:space="0" w:color="auto"/>
            <w:right w:val="none" w:sz="0" w:space="0" w:color="auto"/>
          </w:divBdr>
        </w:div>
        <w:div w:id="2080782543">
          <w:marLeft w:val="640"/>
          <w:marRight w:val="0"/>
          <w:marTop w:val="0"/>
          <w:marBottom w:val="0"/>
          <w:divBdr>
            <w:top w:val="none" w:sz="0" w:space="0" w:color="auto"/>
            <w:left w:val="none" w:sz="0" w:space="0" w:color="auto"/>
            <w:bottom w:val="none" w:sz="0" w:space="0" w:color="auto"/>
            <w:right w:val="none" w:sz="0" w:space="0" w:color="auto"/>
          </w:divBdr>
        </w:div>
        <w:div w:id="1822846443">
          <w:marLeft w:val="640"/>
          <w:marRight w:val="0"/>
          <w:marTop w:val="0"/>
          <w:marBottom w:val="0"/>
          <w:divBdr>
            <w:top w:val="none" w:sz="0" w:space="0" w:color="auto"/>
            <w:left w:val="none" w:sz="0" w:space="0" w:color="auto"/>
            <w:bottom w:val="none" w:sz="0" w:space="0" w:color="auto"/>
            <w:right w:val="none" w:sz="0" w:space="0" w:color="auto"/>
          </w:divBdr>
        </w:div>
        <w:div w:id="711461684">
          <w:marLeft w:val="640"/>
          <w:marRight w:val="0"/>
          <w:marTop w:val="0"/>
          <w:marBottom w:val="0"/>
          <w:divBdr>
            <w:top w:val="none" w:sz="0" w:space="0" w:color="auto"/>
            <w:left w:val="none" w:sz="0" w:space="0" w:color="auto"/>
            <w:bottom w:val="none" w:sz="0" w:space="0" w:color="auto"/>
            <w:right w:val="none" w:sz="0" w:space="0" w:color="auto"/>
          </w:divBdr>
        </w:div>
        <w:div w:id="281621207">
          <w:marLeft w:val="640"/>
          <w:marRight w:val="0"/>
          <w:marTop w:val="0"/>
          <w:marBottom w:val="0"/>
          <w:divBdr>
            <w:top w:val="none" w:sz="0" w:space="0" w:color="auto"/>
            <w:left w:val="none" w:sz="0" w:space="0" w:color="auto"/>
            <w:bottom w:val="none" w:sz="0" w:space="0" w:color="auto"/>
            <w:right w:val="none" w:sz="0" w:space="0" w:color="auto"/>
          </w:divBdr>
        </w:div>
        <w:div w:id="1775394230">
          <w:marLeft w:val="640"/>
          <w:marRight w:val="0"/>
          <w:marTop w:val="0"/>
          <w:marBottom w:val="0"/>
          <w:divBdr>
            <w:top w:val="none" w:sz="0" w:space="0" w:color="auto"/>
            <w:left w:val="none" w:sz="0" w:space="0" w:color="auto"/>
            <w:bottom w:val="none" w:sz="0" w:space="0" w:color="auto"/>
            <w:right w:val="none" w:sz="0" w:space="0" w:color="auto"/>
          </w:divBdr>
        </w:div>
        <w:div w:id="1685521675">
          <w:marLeft w:val="640"/>
          <w:marRight w:val="0"/>
          <w:marTop w:val="0"/>
          <w:marBottom w:val="0"/>
          <w:divBdr>
            <w:top w:val="none" w:sz="0" w:space="0" w:color="auto"/>
            <w:left w:val="none" w:sz="0" w:space="0" w:color="auto"/>
            <w:bottom w:val="none" w:sz="0" w:space="0" w:color="auto"/>
            <w:right w:val="none" w:sz="0" w:space="0" w:color="auto"/>
          </w:divBdr>
        </w:div>
        <w:div w:id="1307003272">
          <w:marLeft w:val="640"/>
          <w:marRight w:val="0"/>
          <w:marTop w:val="0"/>
          <w:marBottom w:val="0"/>
          <w:divBdr>
            <w:top w:val="none" w:sz="0" w:space="0" w:color="auto"/>
            <w:left w:val="none" w:sz="0" w:space="0" w:color="auto"/>
            <w:bottom w:val="none" w:sz="0" w:space="0" w:color="auto"/>
            <w:right w:val="none" w:sz="0" w:space="0" w:color="auto"/>
          </w:divBdr>
        </w:div>
        <w:div w:id="1304310914">
          <w:marLeft w:val="640"/>
          <w:marRight w:val="0"/>
          <w:marTop w:val="0"/>
          <w:marBottom w:val="0"/>
          <w:divBdr>
            <w:top w:val="none" w:sz="0" w:space="0" w:color="auto"/>
            <w:left w:val="none" w:sz="0" w:space="0" w:color="auto"/>
            <w:bottom w:val="none" w:sz="0" w:space="0" w:color="auto"/>
            <w:right w:val="none" w:sz="0" w:space="0" w:color="auto"/>
          </w:divBdr>
        </w:div>
        <w:div w:id="318658179">
          <w:marLeft w:val="640"/>
          <w:marRight w:val="0"/>
          <w:marTop w:val="0"/>
          <w:marBottom w:val="0"/>
          <w:divBdr>
            <w:top w:val="none" w:sz="0" w:space="0" w:color="auto"/>
            <w:left w:val="none" w:sz="0" w:space="0" w:color="auto"/>
            <w:bottom w:val="none" w:sz="0" w:space="0" w:color="auto"/>
            <w:right w:val="none" w:sz="0" w:space="0" w:color="auto"/>
          </w:divBdr>
        </w:div>
        <w:div w:id="1116021795">
          <w:marLeft w:val="640"/>
          <w:marRight w:val="0"/>
          <w:marTop w:val="0"/>
          <w:marBottom w:val="0"/>
          <w:divBdr>
            <w:top w:val="none" w:sz="0" w:space="0" w:color="auto"/>
            <w:left w:val="none" w:sz="0" w:space="0" w:color="auto"/>
            <w:bottom w:val="none" w:sz="0" w:space="0" w:color="auto"/>
            <w:right w:val="none" w:sz="0" w:space="0" w:color="auto"/>
          </w:divBdr>
        </w:div>
        <w:div w:id="150413135">
          <w:marLeft w:val="640"/>
          <w:marRight w:val="0"/>
          <w:marTop w:val="0"/>
          <w:marBottom w:val="0"/>
          <w:divBdr>
            <w:top w:val="none" w:sz="0" w:space="0" w:color="auto"/>
            <w:left w:val="none" w:sz="0" w:space="0" w:color="auto"/>
            <w:bottom w:val="none" w:sz="0" w:space="0" w:color="auto"/>
            <w:right w:val="none" w:sz="0" w:space="0" w:color="auto"/>
          </w:divBdr>
        </w:div>
        <w:div w:id="1041787373">
          <w:marLeft w:val="640"/>
          <w:marRight w:val="0"/>
          <w:marTop w:val="0"/>
          <w:marBottom w:val="0"/>
          <w:divBdr>
            <w:top w:val="none" w:sz="0" w:space="0" w:color="auto"/>
            <w:left w:val="none" w:sz="0" w:space="0" w:color="auto"/>
            <w:bottom w:val="none" w:sz="0" w:space="0" w:color="auto"/>
            <w:right w:val="none" w:sz="0" w:space="0" w:color="auto"/>
          </w:divBdr>
        </w:div>
        <w:div w:id="253325400">
          <w:marLeft w:val="640"/>
          <w:marRight w:val="0"/>
          <w:marTop w:val="0"/>
          <w:marBottom w:val="0"/>
          <w:divBdr>
            <w:top w:val="none" w:sz="0" w:space="0" w:color="auto"/>
            <w:left w:val="none" w:sz="0" w:space="0" w:color="auto"/>
            <w:bottom w:val="none" w:sz="0" w:space="0" w:color="auto"/>
            <w:right w:val="none" w:sz="0" w:space="0" w:color="auto"/>
          </w:divBdr>
        </w:div>
        <w:div w:id="1978488555">
          <w:marLeft w:val="640"/>
          <w:marRight w:val="0"/>
          <w:marTop w:val="0"/>
          <w:marBottom w:val="0"/>
          <w:divBdr>
            <w:top w:val="none" w:sz="0" w:space="0" w:color="auto"/>
            <w:left w:val="none" w:sz="0" w:space="0" w:color="auto"/>
            <w:bottom w:val="none" w:sz="0" w:space="0" w:color="auto"/>
            <w:right w:val="none" w:sz="0" w:space="0" w:color="auto"/>
          </w:divBdr>
        </w:div>
        <w:div w:id="1808817083">
          <w:marLeft w:val="640"/>
          <w:marRight w:val="0"/>
          <w:marTop w:val="0"/>
          <w:marBottom w:val="0"/>
          <w:divBdr>
            <w:top w:val="none" w:sz="0" w:space="0" w:color="auto"/>
            <w:left w:val="none" w:sz="0" w:space="0" w:color="auto"/>
            <w:bottom w:val="none" w:sz="0" w:space="0" w:color="auto"/>
            <w:right w:val="none" w:sz="0" w:space="0" w:color="auto"/>
          </w:divBdr>
        </w:div>
        <w:div w:id="348676392">
          <w:marLeft w:val="640"/>
          <w:marRight w:val="0"/>
          <w:marTop w:val="0"/>
          <w:marBottom w:val="0"/>
          <w:divBdr>
            <w:top w:val="none" w:sz="0" w:space="0" w:color="auto"/>
            <w:left w:val="none" w:sz="0" w:space="0" w:color="auto"/>
            <w:bottom w:val="none" w:sz="0" w:space="0" w:color="auto"/>
            <w:right w:val="none" w:sz="0" w:space="0" w:color="auto"/>
          </w:divBdr>
        </w:div>
        <w:div w:id="961616181">
          <w:marLeft w:val="640"/>
          <w:marRight w:val="0"/>
          <w:marTop w:val="0"/>
          <w:marBottom w:val="0"/>
          <w:divBdr>
            <w:top w:val="none" w:sz="0" w:space="0" w:color="auto"/>
            <w:left w:val="none" w:sz="0" w:space="0" w:color="auto"/>
            <w:bottom w:val="none" w:sz="0" w:space="0" w:color="auto"/>
            <w:right w:val="none" w:sz="0" w:space="0" w:color="auto"/>
          </w:divBdr>
        </w:div>
        <w:div w:id="1880045906">
          <w:marLeft w:val="640"/>
          <w:marRight w:val="0"/>
          <w:marTop w:val="0"/>
          <w:marBottom w:val="0"/>
          <w:divBdr>
            <w:top w:val="none" w:sz="0" w:space="0" w:color="auto"/>
            <w:left w:val="none" w:sz="0" w:space="0" w:color="auto"/>
            <w:bottom w:val="none" w:sz="0" w:space="0" w:color="auto"/>
            <w:right w:val="none" w:sz="0" w:space="0" w:color="auto"/>
          </w:divBdr>
        </w:div>
      </w:divsChild>
    </w:div>
    <w:div w:id="1894343143">
      <w:bodyDiv w:val="1"/>
      <w:marLeft w:val="0"/>
      <w:marRight w:val="0"/>
      <w:marTop w:val="0"/>
      <w:marBottom w:val="0"/>
      <w:divBdr>
        <w:top w:val="none" w:sz="0" w:space="0" w:color="auto"/>
        <w:left w:val="none" w:sz="0" w:space="0" w:color="auto"/>
        <w:bottom w:val="none" w:sz="0" w:space="0" w:color="auto"/>
        <w:right w:val="none" w:sz="0" w:space="0" w:color="auto"/>
      </w:divBdr>
      <w:divsChild>
        <w:div w:id="1912160507">
          <w:marLeft w:val="640"/>
          <w:marRight w:val="0"/>
          <w:marTop w:val="0"/>
          <w:marBottom w:val="0"/>
          <w:divBdr>
            <w:top w:val="none" w:sz="0" w:space="0" w:color="auto"/>
            <w:left w:val="none" w:sz="0" w:space="0" w:color="auto"/>
            <w:bottom w:val="none" w:sz="0" w:space="0" w:color="auto"/>
            <w:right w:val="none" w:sz="0" w:space="0" w:color="auto"/>
          </w:divBdr>
        </w:div>
        <w:div w:id="763454284">
          <w:marLeft w:val="640"/>
          <w:marRight w:val="0"/>
          <w:marTop w:val="0"/>
          <w:marBottom w:val="0"/>
          <w:divBdr>
            <w:top w:val="none" w:sz="0" w:space="0" w:color="auto"/>
            <w:left w:val="none" w:sz="0" w:space="0" w:color="auto"/>
            <w:bottom w:val="none" w:sz="0" w:space="0" w:color="auto"/>
            <w:right w:val="none" w:sz="0" w:space="0" w:color="auto"/>
          </w:divBdr>
        </w:div>
        <w:div w:id="1475491043">
          <w:marLeft w:val="640"/>
          <w:marRight w:val="0"/>
          <w:marTop w:val="0"/>
          <w:marBottom w:val="0"/>
          <w:divBdr>
            <w:top w:val="none" w:sz="0" w:space="0" w:color="auto"/>
            <w:left w:val="none" w:sz="0" w:space="0" w:color="auto"/>
            <w:bottom w:val="none" w:sz="0" w:space="0" w:color="auto"/>
            <w:right w:val="none" w:sz="0" w:space="0" w:color="auto"/>
          </w:divBdr>
        </w:div>
        <w:div w:id="487475928">
          <w:marLeft w:val="640"/>
          <w:marRight w:val="0"/>
          <w:marTop w:val="0"/>
          <w:marBottom w:val="0"/>
          <w:divBdr>
            <w:top w:val="none" w:sz="0" w:space="0" w:color="auto"/>
            <w:left w:val="none" w:sz="0" w:space="0" w:color="auto"/>
            <w:bottom w:val="none" w:sz="0" w:space="0" w:color="auto"/>
            <w:right w:val="none" w:sz="0" w:space="0" w:color="auto"/>
          </w:divBdr>
        </w:div>
        <w:div w:id="857935795">
          <w:marLeft w:val="640"/>
          <w:marRight w:val="0"/>
          <w:marTop w:val="0"/>
          <w:marBottom w:val="0"/>
          <w:divBdr>
            <w:top w:val="none" w:sz="0" w:space="0" w:color="auto"/>
            <w:left w:val="none" w:sz="0" w:space="0" w:color="auto"/>
            <w:bottom w:val="none" w:sz="0" w:space="0" w:color="auto"/>
            <w:right w:val="none" w:sz="0" w:space="0" w:color="auto"/>
          </w:divBdr>
        </w:div>
        <w:div w:id="1073236486">
          <w:marLeft w:val="640"/>
          <w:marRight w:val="0"/>
          <w:marTop w:val="0"/>
          <w:marBottom w:val="0"/>
          <w:divBdr>
            <w:top w:val="none" w:sz="0" w:space="0" w:color="auto"/>
            <w:left w:val="none" w:sz="0" w:space="0" w:color="auto"/>
            <w:bottom w:val="none" w:sz="0" w:space="0" w:color="auto"/>
            <w:right w:val="none" w:sz="0" w:space="0" w:color="auto"/>
          </w:divBdr>
        </w:div>
        <w:div w:id="662658720">
          <w:marLeft w:val="640"/>
          <w:marRight w:val="0"/>
          <w:marTop w:val="0"/>
          <w:marBottom w:val="0"/>
          <w:divBdr>
            <w:top w:val="none" w:sz="0" w:space="0" w:color="auto"/>
            <w:left w:val="none" w:sz="0" w:space="0" w:color="auto"/>
            <w:bottom w:val="none" w:sz="0" w:space="0" w:color="auto"/>
            <w:right w:val="none" w:sz="0" w:space="0" w:color="auto"/>
          </w:divBdr>
        </w:div>
        <w:div w:id="1152284436">
          <w:marLeft w:val="640"/>
          <w:marRight w:val="0"/>
          <w:marTop w:val="0"/>
          <w:marBottom w:val="0"/>
          <w:divBdr>
            <w:top w:val="none" w:sz="0" w:space="0" w:color="auto"/>
            <w:left w:val="none" w:sz="0" w:space="0" w:color="auto"/>
            <w:bottom w:val="none" w:sz="0" w:space="0" w:color="auto"/>
            <w:right w:val="none" w:sz="0" w:space="0" w:color="auto"/>
          </w:divBdr>
        </w:div>
        <w:div w:id="1188982890">
          <w:marLeft w:val="640"/>
          <w:marRight w:val="0"/>
          <w:marTop w:val="0"/>
          <w:marBottom w:val="0"/>
          <w:divBdr>
            <w:top w:val="none" w:sz="0" w:space="0" w:color="auto"/>
            <w:left w:val="none" w:sz="0" w:space="0" w:color="auto"/>
            <w:bottom w:val="none" w:sz="0" w:space="0" w:color="auto"/>
            <w:right w:val="none" w:sz="0" w:space="0" w:color="auto"/>
          </w:divBdr>
        </w:div>
        <w:div w:id="942304687">
          <w:marLeft w:val="640"/>
          <w:marRight w:val="0"/>
          <w:marTop w:val="0"/>
          <w:marBottom w:val="0"/>
          <w:divBdr>
            <w:top w:val="none" w:sz="0" w:space="0" w:color="auto"/>
            <w:left w:val="none" w:sz="0" w:space="0" w:color="auto"/>
            <w:bottom w:val="none" w:sz="0" w:space="0" w:color="auto"/>
            <w:right w:val="none" w:sz="0" w:space="0" w:color="auto"/>
          </w:divBdr>
        </w:div>
        <w:div w:id="1807504406">
          <w:marLeft w:val="640"/>
          <w:marRight w:val="0"/>
          <w:marTop w:val="0"/>
          <w:marBottom w:val="0"/>
          <w:divBdr>
            <w:top w:val="none" w:sz="0" w:space="0" w:color="auto"/>
            <w:left w:val="none" w:sz="0" w:space="0" w:color="auto"/>
            <w:bottom w:val="none" w:sz="0" w:space="0" w:color="auto"/>
            <w:right w:val="none" w:sz="0" w:space="0" w:color="auto"/>
          </w:divBdr>
        </w:div>
        <w:div w:id="1555460288">
          <w:marLeft w:val="640"/>
          <w:marRight w:val="0"/>
          <w:marTop w:val="0"/>
          <w:marBottom w:val="0"/>
          <w:divBdr>
            <w:top w:val="none" w:sz="0" w:space="0" w:color="auto"/>
            <w:left w:val="none" w:sz="0" w:space="0" w:color="auto"/>
            <w:bottom w:val="none" w:sz="0" w:space="0" w:color="auto"/>
            <w:right w:val="none" w:sz="0" w:space="0" w:color="auto"/>
          </w:divBdr>
        </w:div>
        <w:div w:id="261690027">
          <w:marLeft w:val="640"/>
          <w:marRight w:val="0"/>
          <w:marTop w:val="0"/>
          <w:marBottom w:val="0"/>
          <w:divBdr>
            <w:top w:val="none" w:sz="0" w:space="0" w:color="auto"/>
            <w:left w:val="none" w:sz="0" w:space="0" w:color="auto"/>
            <w:bottom w:val="none" w:sz="0" w:space="0" w:color="auto"/>
            <w:right w:val="none" w:sz="0" w:space="0" w:color="auto"/>
          </w:divBdr>
        </w:div>
        <w:div w:id="401761766">
          <w:marLeft w:val="640"/>
          <w:marRight w:val="0"/>
          <w:marTop w:val="0"/>
          <w:marBottom w:val="0"/>
          <w:divBdr>
            <w:top w:val="none" w:sz="0" w:space="0" w:color="auto"/>
            <w:left w:val="none" w:sz="0" w:space="0" w:color="auto"/>
            <w:bottom w:val="none" w:sz="0" w:space="0" w:color="auto"/>
            <w:right w:val="none" w:sz="0" w:space="0" w:color="auto"/>
          </w:divBdr>
        </w:div>
        <w:div w:id="418720444">
          <w:marLeft w:val="640"/>
          <w:marRight w:val="0"/>
          <w:marTop w:val="0"/>
          <w:marBottom w:val="0"/>
          <w:divBdr>
            <w:top w:val="none" w:sz="0" w:space="0" w:color="auto"/>
            <w:left w:val="none" w:sz="0" w:space="0" w:color="auto"/>
            <w:bottom w:val="none" w:sz="0" w:space="0" w:color="auto"/>
            <w:right w:val="none" w:sz="0" w:space="0" w:color="auto"/>
          </w:divBdr>
        </w:div>
        <w:div w:id="1890024451">
          <w:marLeft w:val="640"/>
          <w:marRight w:val="0"/>
          <w:marTop w:val="0"/>
          <w:marBottom w:val="0"/>
          <w:divBdr>
            <w:top w:val="none" w:sz="0" w:space="0" w:color="auto"/>
            <w:left w:val="none" w:sz="0" w:space="0" w:color="auto"/>
            <w:bottom w:val="none" w:sz="0" w:space="0" w:color="auto"/>
            <w:right w:val="none" w:sz="0" w:space="0" w:color="auto"/>
          </w:divBdr>
        </w:div>
        <w:div w:id="1936550228">
          <w:marLeft w:val="640"/>
          <w:marRight w:val="0"/>
          <w:marTop w:val="0"/>
          <w:marBottom w:val="0"/>
          <w:divBdr>
            <w:top w:val="none" w:sz="0" w:space="0" w:color="auto"/>
            <w:left w:val="none" w:sz="0" w:space="0" w:color="auto"/>
            <w:bottom w:val="none" w:sz="0" w:space="0" w:color="auto"/>
            <w:right w:val="none" w:sz="0" w:space="0" w:color="auto"/>
          </w:divBdr>
        </w:div>
        <w:div w:id="1394818576">
          <w:marLeft w:val="640"/>
          <w:marRight w:val="0"/>
          <w:marTop w:val="0"/>
          <w:marBottom w:val="0"/>
          <w:divBdr>
            <w:top w:val="none" w:sz="0" w:space="0" w:color="auto"/>
            <w:left w:val="none" w:sz="0" w:space="0" w:color="auto"/>
            <w:bottom w:val="none" w:sz="0" w:space="0" w:color="auto"/>
            <w:right w:val="none" w:sz="0" w:space="0" w:color="auto"/>
          </w:divBdr>
        </w:div>
        <w:div w:id="1871257398">
          <w:marLeft w:val="640"/>
          <w:marRight w:val="0"/>
          <w:marTop w:val="0"/>
          <w:marBottom w:val="0"/>
          <w:divBdr>
            <w:top w:val="none" w:sz="0" w:space="0" w:color="auto"/>
            <w:left w:val="none" w:sz="0" w:space="0" w:color="auto"/>
            <w:bottom w:val="none" w:sz="0" w:space="0" w:color="auto"/>
            <w:right w:val="none" w:sz="0" w:space="0" w:color="auto"/>
          </w:divBdr>
        </w:div>
        <w:div w:id="137962158">
          <w:marLeft w:val="640"/>
          <w:marRight w:val="0"/>
          <w:marTop w:val="0"/>
          <w:marBottom w:val="0"/>
          <w:divBdr>
            <w:top w:val="none" w:sz="0" w:space="0" w:color="auto"/>
            <w:left w:val="none" w:sz="0" w:space="0" w:color="auto"/>
            <w:bottom w:val="none" w:sz="0" w:space="0" w:color="auto"/>
            <w:right w:val="none" w:sz="0" w:space="0" w:color="auto"/>
          </w:divBdr>
        </w:div>
        <w:div w:id="2084255103">
          <w:marLeft w:val="640"/>
          <w:marRight w:val="0"/>
          <w:marTop w:val="0"/>
          <w:marBottom w:val="0"/>
          <w:divBdr>
            <w:top w:val="none" w:sz="0" w:space="0" w:color="auto"/>
            <w:left w:val="none" w:sz="0" w:space="0" w:color="auto"/>
            <w:bottom w:val="none" w:sz="0" w:space="0" w:color="auto"/>
            <w:right w:val="none" w:sz="0" w:space="0" w:color="auto"/>
          </w:divBdr>
        </w:div>
        <w:div w:id="542139897">
          <w:marLeft w:val="640"/>
          <w:marRight w:val="0"/>
          <w:marTop w:val="0"/>
          <w:marBottom w:val="0"/>
          <w:divBdr>
            <w:top w:val="none" w:sz="0" w:space="0" w:color="auto"/>
            <w:left w:val="none" w:sz="0" w:space="0" w:color="auto"/>
            <w:bottom w:val="none" w:sz="0" w:space="0" w:color="auto"/>
            <w:right w:val="none" w:sz="0" w:space="0" w:color="auto"/>
          </w:divBdr>
        </w:div>
        <w:div w:id="337513046">
          <w:marLeft w:val="640"/>
          <w:marRight w:val="0"/>
          <w:marTop w:val="0"/>
          <w:marBottom w:val="0"/>
          <w:divBdr>
            <w:top w:val="none" w:sz="0" w:space="0" w:color="auto"/>
            <w:left w:val="none" w:sz="0" w:space="0" w:color="auto"/>
            <w:bottom w:val="none" w:sz="0" w:space="0" w:color="auto"/>
            <w:right w:val="none" w:sz="0" w:space="0" w:color="auto"/>
          </w:divBdr>
        </w:div>
        <w:div w:id="151721016">
          <w:marLeft w:val="640"/>
          <w:marRight w:val="0"/>
          <w:marTop w:val="0"/>
          <w:marBottom w:val="0"/>
          <w:divBdr>
            <w:top w:val="none" w:sz="0" w:space="0" w:color="auto"/>
            <w:left w:val="none" w:sz="0" w:space="0" w:color="auto"/>
            <w:bottom w:val="none" w:sz="0" w:space="0" w:color="auto"/>
            <w:right w:val="none" w:sz="0" w:space="0" w:color="auto"/>
          </w:divBdr>
        </w:div>
        <w:div w:id="477845747">
          <w:marLeft w:val="640"/>
          <w:marRight w:val="0"/>
          <w:marTop w:val="0"/>
          <w:marBottom w:val="0"/>
          <w:divBdr>
            <w:top w:val="none" w:sz="0" w:space="0" w:color="auto"/>
            <w:left w:val="none" w:sz="0" w:space="0" w:color="auto"/>
            <w:bottom w:val="none" w:sz="0" w:space="0" w:color="auto"/>
            <w:right w:val="none" w:sz="0" w:space="0" w:color="auto"/>
          </w:divBdr>
        </w:div>
        <w:div w:id="119734903">
          <w:marLeft w:val="640"/>
          <w:marRight w:val="0"/>
          <w:marTop w:val="0"/>
          <w:marBottom w:val="0"/>
          <w:divBdr>
            <w:top w:val="none" w:sz="0" w:space="0" w:color="auto"/>
            <w:left w:val="none" w:sz="0" w:space="0" w:color="auto"/>
            <w:bottom w:val="none" w:sz="0" w:space="0" w:color="auto"/>
            <w:right w:val="none" w:sz="0" w:space="0" w:color="auto"/>
          </w:divBdr>
        </w:div>
        <w:div w:id="924534387">
          <w:marLeft w:val="640"/>
          <w:marRight w:val="0"/>
          <w:marTop w:val="0"/>
          <w:marBottom w:val="0"/>
          <w:divBdr>
            <w:top w:val="none" w:sz="0" w:space="0" w:color="auto"/>
            <w:left w:val="none" w:sz="0" w:space="0" w:color="auto"/>
            <w:bottom w:val="none" w:sz="0" w:space="0" w:color="auto"/>
            <w:right w:val="none" w:sz="0" w:space="0" w:color="auto"/>
          </w:divBdr>
        </w:div>
        <w:div w:id="8995854">
          <w:marLeft w:val="640"/>
          <w:marRight w:val="0"/>
          <w:marTop w:val="0"/>
          <w:marBottom w:val="0"/>
          <w:divBdr>
            <w:top w:val="none" w:sz="0" w:space="0" w:color="auto"/>
            <w:left w:val="none" w:sz="0" w:space="0" w:color="auto"/>
            <w:bottom w:val="none" w:sz="0" w:space="0" w:color="auto"/>
            <w:right w:val="none" w:sz="0" w:space="0" w:color="auto"/>
          </w:divBdr>
        </w:div>
        <w:div w:id="1083333480">
          <w:marLeft w:val="640"/>
          <w:marRight w:val="0"/>
          <w:marTop w:val="0"/>
          <w:marBottom w:val="0"/>
          <w:divBdr>
            <w:top w:val="none" w:sz="0" w:space="0" w:color="auto"/>
            <w:left w:val="none" w:sz="0" w:space="0" w:color="auto"/>
            <w:bottom w:val="none" w:sz="0" w:space="0" w:color="auto"/>
            <w:right w:val="none" w:sz="0" w:space="0" w:color="auto"/>
          </w:divBdr>
        </w:div>
        <w:div w:id="1411148941">
          <w:marLeft w:val="640"/>
          <w:marRight w:val="0"/>
          <w:marTop w:val="0"/>
          <w:marBottom w:val="0"/>
          <w:divBdr>
            <w:top w:val="none" w:sz="0" w:space="0" w:color="auto"/>
            <w:left w:val="none" w:sz="0" w:space="0" w:color="auto"/>
            <w:bottom w:val="none" w:sz="0" w:space="0" w:color="auto"/>
            <w:right w:val="none" w:sz="0" w:space="0" w:color="auto"/>
          </w:divBdr>
        </w:div>
        <w:div w:id="150566104">
          <w:marLeft w:val="640"/>
          <w:marRight w:val="0"/>
          <w:marTop w:val="0"/>
          <w:marBottom w:val="0"/>
          <w:divBdr>
            <w:top w:val="none" w:sz="0" w:space="0" w:color="auto"/>
            <w:left w:val="none" w:sz="0" w:space="0" w:color="auto"/>
            <w:bottom w:val="none" w:sz="0" w:space="0" w:color="auto"/>
            <w:right w:val="none" w:sz="0" w:space="0" w:color="auto"/>
          </w:divBdr>
        </w:div>
        <w:div w:id="834882115">
          <w:marLeft w:val="640"/>
          <w:marRight w:val="0"/>
          <w:marTop w:val="0"/>
          <w:marBottom w:val="0"/>
          <w:divBdr>
            <w:top w:val="none" w:sz="0" w:space="0" w:color="auto"/>
            <w:left w:val="none" w:sz="0" w:space="0" w:color="auto"/>
            <w:bottom w:val="none" w:sz="0" w:space="0" w:color="auto"/>
            <w:right w:val="none" w:sz="0" w:space="0" w:color="auto"/>
          </w:divBdr>
        </w:div>
        <w:div w:id="1283224689">
          <w:marLeft w:val="640"/>
          <w:marRight w:val="0"/>
          <w:marTop w:val="0"/>
          <w:marBottom w:val="0"/>
          <w:divBdr>
            <w:top w:val="none" w:sz="0" w:space="0" w:color="auto"/>
            <w:left w:val="none" w:sz="0" w:space="0" w:color="auto"/>
            <w:bottom w:val="none" w:sz="0" w:space="0" w:color="auto"/>
            <w:right w:val="none" w:sz="0" w:space="0" w:color="auto"/>
          </w:divBdr>
        </w:div>
        <w:div w:id="370229491">
          <w:marLeft w:val="640"/>
          <w:marRight w:val="0"/>
          <w:marTop w:val="0"/>
          <w:marBottom w:val="0"/>
          <w:divBdr>
            <w:top w:val="none" w:sz="0" w:space="0" w:color="auto"/>
            <w:left w:val="none" w:sz="0" w:space="0" w:color="auto"/>
            <w:bottom w:val="none" w:sz="0" w:space="0" w:color="auto"/>
            <w:right w:val="none" w:sz="0" w:space="0" w:color="auto"/>
          </w:divBdr>
        </w:div>
        <w:div w:id="807942102">
          <w:marLeft w:val="640"/>
          <w:marRight w:val="0"/>
          <w:marTop w:val="0"/>
          <w:marBottom w:val="0"/>
          <w:divBdr>
            <w:top w:val="none" w:sz="0" w:space="0" w:color="auto"/>
            <w:left w:val="none" w:sz="0" w:space="0" w:color="auto"/>
            <w:bottom w:val="none" w:sz="0" w:space="0" w:color="auto"/>
            <w:right w:val="none" w:sz="0" w:space="0" w:color="auto"/>
          </w:divBdr>
        </w:div>
        <w:div w:id="1850483655">
          <w:marLeft w:val="640"/>
          <w:marRight w:val="0"/>
          <w:marTop w:val="0"/>
          <w:marBottom w:val="0"/>
          <w:divBdr>
            <w:top w:val="none" w:sz="0" w:space="0" w:color="auto"/>
            <w:left w:val="none" w:sz="0" w:space="0" w:color="auto"/>
            <w:bottom w:val="none" w:sz="0" w:space="0" w:color="auto"/>
            <w:right w:val="none" w:sz="0" w:space="0" w:color="auto"/>
          </w:divBdr>
        </w:div>
      </w:divsChild>
    </w:div>
    <w:div w:id="1894845874">
      <w:bodyDiv w:val="1"/>
      <w:marLeft w:val="0"/>
      <w:marRight w:val="0"/>
      <w:marTop w:val="0"/>
      <w:marBottom w:val="0"/>
      <w:divBdr>
        <w:top w:val="none" w:sz="0" w:space="0" w:color="auto"/>
        <w:left w:val="none" w:sz="0" w:space="0" w:color="auto"/>
        <w:bottom w:val="none" w:sz="0" w:space="0" w:color="auto"/>
        <w:right w:val="none" w:sz="0" w:space="0" w:color="auto"/>
      </w:divBdr>
      <w:divsChild>
        <w:div w:id="528954743">
          <w:marLeft w:val="640"/>
          <w:marRight w:val="0"/>
          <w:marTop w:val="0"/>
          <w:marBottom w:val="0"/>
          <w:divBdr>
            <w:top w:val="none" w:sz="0" w:space="0" w:color="auto"/>
            <w:left w:val="none" w:sz="0" w:space="0" w:color="auto"/>
            <w:bottom w:val="none" w:sz="0" w:space="0" w:color="auto"/>
            <w:right w:val="none" w:sz="0" w:space="0" w:color="auto"/>
          </w:divBdr>
        </w:div>
        <w:div w:id="14040887">
          <w:marLeft w:val="640"/>
          <w:marRight w:val="0"/>
          <w:marTop w:val="0"/>
          <w:marBottom w:val="0"/>
          <w:divBdr>
            <w:top w:val="none" w:sz="0" w:space="0" w:color="auto"/>
            <w:left w:val="none" w:sz="0" w:space="0" w:color="auto"/>
            <w:bottom w:val="none" w:sz="0" w:space="0" w:color="auto"/>
            <w:right w:val="none" w:sz="0" w:space="0" w:color="auto"/>
          </w:divBdr>
        </w:div>
        <w:div w:id="1046635725">
          <w:marLeft w:val="640"/>
          <w:marRight w:val="0"/>
          <w:marTop w:val="0"/>
          <w:marBottom w:val="0"/>
          <w:divBdr>
            <w:top w:val="none" w:sz="0" w:space="0" w:color="auto"/>
            <w:left w:val="none" w:sz="0" w:space="0" w:color="auto"/>
            <w:bottom w:val="none" w:sz="0" w:space="0" w:color="auto"/>
            <w:right w:val="none" w:sz="0" w:space="0" w:color="auto"/>
          </w:divBdr>
        </w:div>
        <w:div w:id="833880314">
          <w:marLeft w:val="640"/>
          <w:marRight w:val="0"/>
          <w:marTop w:val="0"/>
          <w:marBottom w:val="0"/>
          <w:divBdr>
            <w:top w:val="none" w:sz="0" w:space="0" w:color="auto"/>
            <w:left w:val="none" w:sz="0" w:space="0" w:color="auto"/>
            <w:bottom w:val="none" w:sz="0" w:space="0" w:color="auto"/>
            <w:right w:val="none" w:sz="0" w:space="0" w:color="auto"/>
          </w:divBdr>
        </w:div>
        <w:div w:id="2084721796">
          <w:marLeft w:val="640"/>
          <w:marRight w:val="0"/>
          <w:marTop w:val="0"/>
          <w:marBottom w:val="0"/>
          <w:divBdr>
            <w:top w:val="none" w:sz="0" w:space="0" w:color="auto"/>
            <w:left w:val="none" w:sz="0" w:space="0" w:color="auto"/>
            <w:bottom w:val="none" w:sz="0" w:space="0" w:color="auto"/>
            <w:right w:val="none" w:sz="0" w:space="0" w:color="auto"/>
          </w:divBdr>
        </w:div>
        <w:div w:id="44526628">
          <w:marLeft w:val="640"/>
          <w:marRight w:val="0"/>
          <w:marTop w:val="0"/>
          <w:marBottom w:val="0"/>
          <w:divBdr>
            <w:top w:val="none" w:sz="0" w:space="0" w:color="auto"/>
            <w:left w:val="none" w:sz="0" w:space="0" w:color="auto"/>
            <w:bottom w:val="none" w:sz="0" w:space="0" w:color="auto"/>
            <w:right w:val="none" w:sz="0" w:space="0" w:color="auto"/>
          </w:divBdr>
        </w:div>
        <w:div w:id="1009215514">
          <w:marLeft w:val="640"/>
          <w:marRight w:val="0"/>
          <w:marTop w:val="0"/>
          <w:marBottom w:val="0"/>
          <w:divBdr>
            <w:top w:val="none" w:sz="0" w:space="0" w:color="auto"/>
            <w:left w:val="none" w:sz="0" w:space="0" w:color="auto"/>
            <w:bottom w:val="none" w:sz="0" w:space="0" w:color="auto"/>
            <w:right w:val="none" w:sz="0" w:space="0" w:color="auto"/>
          </w:divBdr>
        </w:div>
        <w:div w:id="1844665477">
          <w:marLeft w:val="640"/>
          <w:marRight w:val="0"/>
          <w:marTop w:val="0"/>
          <w:marBottom w:val="0"/>
          <w:divBdr>
            <w:top w:val="none" w:sz="0" w:space="0" w:color="auto"/>
            <w:left w:val="none" w:sz="0" w:space="0" w:color="auto"/>
            <w:bottom w:val="none" w:sz="0" w:space="0" w:color="auto"/>
            <w:right w:val="none" w:sz="0" w:space="0" w:color="auto"/>
          </w:divBdr>
        </w:div>
        <w:div w:id="1523130594">
          <w:marLeft w:val="640"/>
          <w:marRight w:val="0"/>
          <w:marTop w:val="0"/>
          <w:marBottom w:val="0"/>
          <w:divBdr>
            <w:top w:val="none" w:sz="0" w:space="0" w:color="auto"/>
            <w:left w:val="none" w:sz="0" w:space="0" w:color="auto"/>
            <w:bottom w:val="none" w:sz="0" w:space="0" w:color="auto"/>
            <w:right w:val="none" w:sz="0" w:space="0" w:color="auto"/>
          </w:divBdr>
        </w:div>
        <w:div w:id="1239562211">
          <w:marLeft w:val="640"/>
          <w:marRight w:val="0"/>
          <w:marTop w:val="0"/>
          <w:marBottom w:val="0"/>
          <w:divBdr>
            <w:top w:val="none" w:sz="0" w:space="0" w:color="auto"/>
            <w:left w:val="none" w:sz="0" w:space="0" w:color="auto"/>
            <w:bottom w:val="none" w:sz="0" w:space="0" w:color="auto"/>
            <w:right w:val="none" w:sz="0" w:space="0" w:color="auto"/>
          </w:divBdr>
        </w:div>
        <w:div w:id="1848397367">
          <w:marLeft w:val="640"/>
          <w:marRight w:val="0"/>
          <w:marTop w:val="0"/>
          <w:marBottom w:val="0"/>
          <w:divBdr>
            <w:top w:val="none" w:sz="0" w:space="0" w:color="auto"/>
            <w:left w:val="none" w:sz="0" w:space="0" w:color="auto"/>
            <w:bottom w:val="none" w:sz="0" w:space="0" w:color="auto"/>
            <w:right w:val="none" w:sz="0" w:space="0" w:color="auto"/>
          </w:divBdr>
        </w:div>
        <w:div w:id="391201189">
          <w:marLeft w:val="640"/>
          <w:marRight w:val="0"/>
          <w:marTop w:val="0"/>
          <w:marBottom w:val="0"/>
          <w:divBdr>
            <w:top w:val="none" w:sz="0" w:space="0" w:color="auto"/>
            <w:left w:val="none" w:sz="0" w:space="0" w:color="auto"/>
            <w:bottom w:val="none" w:sz="0" w:space="0" w:color="auto"/>
            <w:right w:val="none" w:sz="0" w:space="0" w:color="auto"/>
          </w:divBdr>
        </w:div>
        <w:div w:id="1651135066">
          <w:marLeft w:val="640"/>
          <w:marRight w:val="0"/>
          <w:marTop w:val="0"/>
          <w:marBottom w:val="0"/>
          <w:divBdr>
            <w:top w:val="none" w:sz="0" w:space="0" w:color="auto"/>
            <w:left w:val="none" w:sz="0" w:space="0" w:color="auto"/>
            <w:bottom w:val="none" w:sz="0" w:space="0" w:color="auto"/>
            <w:right w:val="none" w:sz="0" w:space="0" w:color="auto"/>
          </w:divBdr>
        </w:div>
        <w:div w:id="1989362947">
          <w:marLeft w:val="640"/>
          <w:marRight w:val="0"/>
          <w:marTop w:val="0"/>
          <w:marBottom w:val="0"/>
          <w:divBdr>
            <w:top w:val="none" w:sz="0" w:space="0" w:color="auto"/>
            <w:left w:val="none" w:sz="0" w:space="0" w:color="auto"/>
            <w:bottom w:val="none" w:sz="0" w:space="0" w:color="auto"/>
            <w:right w:val="none" w:sz="0" w:space="0" w:color="auto"/>
          </w:divBdr>
        </w:div>
        <w:div w:id="815344213">
          <w:marLeft w:val="640"/>
          <w:marRight w:val="0"/>
          <w:marTop w:val="0"/>
          <w:marBottom w:val="0"/>
          <w:divBdr>
            <w:top w:val="none" w:sz="0" w:space="0" w:color="auto"/>
            <w:left w:val="none" w:sz="0" w:space="0" w:color="auto"/>
            <w:bottom w:val="none" w:sz="0" w:space="0" w:color="auto"/>
            <w:right w:val="none" w:sz="0" w:space="0" w:color="auto"/>
          </w:divBdr>
        </w:div>
        <w:div w:id="1018434804">
          <w:marLeft w:val="640"/>
          <w:marRight w:val="0"/>
          <w:marTop w:val="0"/>
          <w:marBottom w:val="0"/>
          <w:divBdr>
            <w:top w:val="none" w:sz="0" w:space="0" w:color="auto"/>
            <w:left w:val="none" w:sz="0" w:space="0" w:color="auto"/>
            <w:bottom w:val="none" w:sz="0" w:space="0" w:color="auto"/>
            <w:right w:val="none" w:sz="0" w:space="0" w:color="auto"/>
          </w:divBdr>
        </w:div>
        <w:div w:id="1795443841">
          <w:marLeft w:val="640"/>
          <w:marRight w:val="0"/>
          <w:marTop w:val="0"/>
          <w:marBottom w:val="0"/>
          <w:divBdr>
            <w:top w:val="none" w:sz="0" w:space="0" w:color="auto"/>
            <w:left w:val="none" w:sz="0" w:space="0" w:color="auto"/>
            <w:bottom w:val="none" w:sz="0" w:space="0" w:color="auto"/>
            <w:right w:val="none" w:sz="0" w:space="0" w:color="auto"/>
          </w:divBdr>
        </w:div>
        <w:div w:id="1971859716">
          <w:marLeft w:val="640"/>
          <w:marRight w:val="0"/>
          <w:marTop w:val="0"/>
          <w:marBottom w:val="0"/>
          <w:divBdr>
            <w:top w:val="none" w:sz="0" w:space="0" w:color="auto"/>
            <w:left w:val="none" w:sz="0" w:space="0" w:color="auto"/>
            <w:bottom w:val="none" w:sz="0" w:space="0" w:color="auto"/>
            <w:right w:val="none" w:sz="0" w:space="0" w:color="auto"/>
          </w:divBdr>
        </w:div>
        <w:div w:id="351810926">
          <w:marLeft w:val="640"/>
          <w:marRight w:val="0"/>
          <w:marTop w:val="0"/>
          <w:marBottom w:val="0"/>
          <w:divBdr>
            <w:top w:val="none" w:sz="0" w:space="0" w:color="auto"/>
            <w:left w:val="none" w:sz="0" w:space="0" w:color="auto"/>
            <w:bottom w:val="none" w:sz="0" w:space="0" w:color="auto"/>
            <w:right w:val="none" w:sz="0" w:space="0" w:color="auto"/>
          </w:divBdr>
        </w:div>
        <w:div w:id="1871528768">
          <w:marLeft w:val="640"/>
          <w:marRight w:val="0"/>
          <w:marTop w:val="0"/>
          <w:marBottom w:val="0"/>
          <w:divBdr>
            <w:top w:val="none" w:sz="0" w:space="0" w:color="auto"/>
            <w:left w:val="none" w:sz="0" w:space="0" w:color="auto"/>
            <w:bottom w:val="none" w:sz="0" w:space="0" w:color="auto"/>
            <w:right w:val="none" w:sz="0" w:space="0" w:color="auto"/>
          </w:divBdr>
        </w:div>
        <w:div w:id="1661421619">
          <w:marLeft w:val="640"/>
          <w:marRight w:val="0"/>
          <w:marTop w:val="0"/>
          <w:marBottom w:val="0"/>
          <w:divBdr>
            <w:top w:val="none" w:sz="0" w:space="0" w:color="auto"/>
            <w:left w:val="none" w:sz="0" w:space="0" w:color="auto"/>
            <w:bottom w:val="none" w:sz="0" w:space="0" w:color="auto"/>
            <w:right w:val="none" w:sz="0" w:space="0" w:color="auto"/>
          </w:divBdr>
        </w:div>
        <w:div w:id="938484227">
          <w:marLeft w:val="640"/>
          <w:marRight w:val="0"/>
          <w:marTop w:val="0"/>
          <w:marBottom w:val="0"/>
          <w:divBdr>
            <w:top w:val="none" w:sz="0" w:space="0" w:color="auto"/>
            <w:left w:val="none" w:sz="0" w:space="0" w:color="auto"/>
            <w:bottom w:val="none" w:sz="0" w:space="0" w:color="auto"/>
            <w:right w:val="none" w:sz="0" w:space="0" w:color="auto"/>
          </w:divBdr>
        </w:div>
        <w:div w:id="1556702092">
          <w:marLeft w:val="640"/>
          <w:marRight w:val="0"/>
          <w:marTop w:val="0"/>
          <w:marBottom w:val="0"/>
          <w:divBdr>
            <w:top w:val="none" w:sz="0" w:space="0" w:color="auto"/>
            <w:left w:val="none" w:sz="0" w:space="0" w:color="auto"/>
            <w:bottom w:val="none" w:sz="0" w:space="0" w:color="auto"/>
            <w:right w:val="none" w:sz="0" w:space="0" w:color="auto"/>
          </w:divBdr>
        </w:div>
        <w:div w:id="1229920376">
          <w:marLeft w:val="640"/>
          <w:marRight w:val="0"/>
          <w:marTop w:val="0"/>
          <w:marBottom w:val="0"/>
          <w:divBdr>
            <w:top w:val="none" w:sz="0" w:space="0" w:color="auto"/>
            <w:left w:val="none" w:sz="0" w:space="0" w:color="auto"/>
            <w:bottom w:val="none" w:sz="0" w:space="0" w:color="auto"/>
            <w:right w:val="none" w:sz="0" w:space="0" w:color="auto"/>
          </w:divBdr>
        </w:div>
        <w:div w:id="1847279425">
          <w:marLeft w:val="640"/>
          <w:marRight w:val="0"/>
          <w:marTop w:val="0"/>
          <w:marBottom w:val="0"/>
          <w:divBdr>
            <w:top w:val="none" w:sz="0" w:space="0" w:color="auto"/>
            <w:left w:val="none" w:sz="0" w:space="0" w:color="auto"/>
            <w:bottom w:val="none" w:sz="0" w:space="0" w:color="auto"/>
            <w:right w:val="none" w:sz="0" w:space="0" w:color="auto"/>
          </w:divBdr>
        </w:div>
        <w:div w:id="887110074">
          <w:marLeft w:val="640"/>
          <w:marRight w:val="0"/>
          <w:marTop w:val="0"/>
          <w:marBottom w:val="0"/>
          <w:divBdr>
            <w:top w:val="none" w:sz="0" w:space="0" w:color="auto"/>
            <w:left w:val="none" w:sz="0" w:space="0" w:color="auto"/>
            <w:bottom w:val="none" w:sz="0" w:space="0" w:color="auto"/>
            <w:right w:val="none" w:sz="0" w:space="0" w:color="auto"/>
          </w:divBdr>
        </w:div>
        <w:div w:id="440953084">
          <w:marLeft w:val="640"/>
          <w:marRight w:val="0"/>
          <w:marTop w:val="0"/>
          <w:marBottom w:val="0"/>
          <w:divBdr>
            <w:top w:val="none" w:sz="0" w:space="0" w:color="auto"/>
            <w:left w:val="none" w:sz="0" w:space="0" w:color="auto"/>
            <w:bottom w:val="none" w:sz="0" w:space="0" w:color="auto"/>
            <w:right w:val="none" w:sz="0" w:space="0" w:color="auto"/>
          </w:divBdr>
        </w:div>
        <w:div w:id="1707633098">
          <w:marLeft w:val="640"/>
          <w:marRight w:val="0"/>
          <w:marTop w:val="0"/>
          <w:marBottom w:val="0"/>
          <w:divBdr>
            <w:top w:val="none" w:sz="0" w:space="0" w:color="auto"/>
            <w:left w:val="none" w:sz="0" w:space="0" w:color="auto"/>
            <w:bottom w:val="none" w:sz="0" w:space="0" w:color="auto"/>
            <w:right w:val="none" w:sz="0" w:space="0" w:color="auto"/>
          </w:divBdr>
        </w:div>
        <w:div w:id="1861822168">
          <w:marLeft w:val="640"/>
          <w:marRight w:val="0"/>
          <w:marTop w:val="0"/>
          <w:marBottom w:val="0"/>
          <w:divBdr>
            <w:top w:val="none" w:sz="0" w:space="0" w:color="auto"/>
            <w:left w:val="none" w:sz="0" w:space="0" w:color="auto"/>
            <w:bottom w:val="none" w:sz="0" w:space="0" w:color="auto"/>
            <w:right w:val="none" w:sz="0" w:space="0" w:color="auto"/>
          </w:divBdr>
        </w:div>
        <w:div w:id="186797972">
          <w:marLeft w:val="640"/>
          <w:marRight w:val="0"/>
          <w:marTop w:val="0"/>
          <w:marBottom w:val="0"/>
          <w:divBdr>
            <w:top w:val="none" w:sz="0" w:space="0" w:color="auto"/>
            <w:left w:val="none" w:sz="0" w:space="0" w:color="auto"/>
            <w:bottom w:val="none" w:sz="0" w:space="0" w:color="auto"/>
            <w:right w:val="none" w:sz="0" w:space="0" w:color="auto"/>
          </w:divBdr>
        </w:div>
        <w:div w:id="1145781425">
          <w:marLeft w:val="640"/>
          <w:marRight w:val="0"/>
          <w:marTop w:val="0"/>
          <w:marBottom w:val="0"/>
          <w:divBdr>
            <w:top w:val="none" w:sz="0" w:space="0" w:color="auto"/>
            <w:left w:val="none" w:sz="0" w:space="0" w:color="auto"/>
            <w:bottom w:val="none" w:sz="0" w:space="0" w:color="auto"/>
            <w:right w:val="none" w:sz="0" w:space="0" w:color="auto"/>
          </w:divBdr>
        </w:div>
        <w:div w:id="535047888">
          <w:marLeft w:val="640"/>
          <w:marRight w:val="0"/>
          <w:marTop w:val="0"/>
          <w:marBottom w:val="0"/>
          <w:divBdr>
            <w:top w:val="none" w:sz="0" w:space="0" w:color="auto"/>
            <w:left w:val="none" w:sz="0" w:space="0" w:color="auto"/>
            <w:bottom w:val="none" w:sz="0" w:space="0" w:color="auto"/>
            <w:right w:val="none" w:sz="0" w:space="0" w:color="auto"/>
          </w:divBdr>
        </w:div>
        <w:div w:id="1740325283">
          <w:marLeft w:val="640"/>
          <w:marRight w:val="0"/>
          <w:marTop w:val="0"/>
          <w:marBottom w:val="0"/>
          <w:divBdr>
            <w:top w:val="none" w:sz="0" w:space="0" w:color="auto"/>
            <w:left w:val="none" w:sz="0" w:space="0" w:color="auto"/>
            <w:bottom w:val="none" w:sz="0" w:space="0" w:color="auto"/>
            <w:right w:val="none" w:sz="0" w:space="0" w:color="auto"/>
          </w:divBdr>
        </w:div>
        <w:div w:id="1671834550">
          <w:marLeft w:val="640"/>
          <w:marRight w:val="0"/>
          <w:marTop w:val="0"/>
          <w:marBottom w:val="0"/>
          <w:divBdr>
            <w:top w:val="none" w:sz="0" w:space="0" w:color="auto"/>
            <w:left w:val="none" w:sz="0" w:space="0" w:color="auto"/>
            <w:bottom w:val="none" w:sz="0" w:space="0" w:color="auto"/>
            <w:right w:val="none" w:sz="0" w:space="0" w:color="auto"/>
          </w:divBdr>
        </w:div>
        <w:div w:id="344554318">
          <w:marLeft w:val="640"/>
          <w:marRight w:val="0"/>
          <w:marTop w:val="0"/>
          <w:marBottom w:val="0"/>
          <w:divBdr>
            <w:top w:val="none" w:sz="0" w:space="0" w:color="auto"/>
            <w:left w:val="none" w:sz="0" w:space="0" w:color="auto"/>
            <w:bottom w:val="none" w:sz="0" w:space="0" w:color="auto"/>
            <w:right w:val="none" w:sz="0" w:space="0" w:color="auto"/>
          </w:divBdr>
        </w:div>
        <w:div w:id="1932545932">
          <w:marLeft w:val="640"/>
          <w:marRight w:val="0"/>
          <w:marTop w:val="0"/>
          <w:marBottom w:val="0"/>
          <w:divBdr>
            <w:top w:val="none" w:sz="0" w:space="0" w:color="auto"/>
            <w:left w:val="none" w:sz="0" w:space="0" w:color="auto"/>
            <w:bottom w:val="none" w:sz="0" w:space="0" w:color="auto"/>
            <w:right w:val="none" w:sz="0" w:space="0" w:color="auto"/>
          </w:divBdr>
        </w:div>
        <w:div w:id="1952324028">
          <w:marLeft w:val="640"/>
          <w:marRight w:val="0"/>
          <w:marTop w:val="0"/>
          <w:marBottom w:val="0"/>
          <w:divBdr>
            <w:top w:val="none" w:sz="0" w:space="0" w:color="auto"/>
            <w:left w:val="none" w:sz="0" w:space="0" w:color="auto"/>
            <w:bottom w:val="none" w:sz="0" w:space="0" w:color="auto"/>
            <w:right w:val="none" w:sz="0" w:space="0" w:color="auto"/>
          </w:divBdr>
        </w:div>
        <w:div w:id="702637536">
          <w:marLeft w:val="640"/>
          <w:marRight w:val="0"/>
          <w:marTop w:val="0"/>
          <w:marBottom w:val="0"/>
          <w:divBdr>
            <w:top w:val="none" w:sz="0" w:space="0" w:color="auto"/>
            <w:left w:val="none" w:sz="0" w:space="0" w:color="auto"/>
            <w:bottom w:val="none" w:sz="0" w:space="0" w:color="auto"/>
            <w:right w:val="none" w:sz="0" w:space="0" w:color="auto"/>
          </w:divBdr>
        </w:div>
      </w:divsChild>
    </w:div>
    <w:div w:id="1923682512">
      <w:bodyDiv w:val="1"/>
      <w:marLeft w:val="0"/>
      <w:marRight w:val="0"/>
      <w:marTop w:val="0"/>
      <w:marBottom w:val="0"/>
      <w:divBdr>
        <w:top w:val="none" w:sz="0" w:space="0" w:color="auto"/>
        <w:left w:val="none" w:sz="0" w:space="0" w:color="auto"/>
        <w:bottom w:val="none" w:sz="0" w:space="0" w:color="auto"/>
        <w:right w:val="none" w:sz="0" w:space="0" w:color="auto"/>
      </w:divBdr>
      <w:divsChild>
        <w:div w:id="2013756735">
          <w:marLeft w:val="640"/>
          <w:marRight w:val="0"/>
          <w:marTop w:val="0"/>
          <w:marBottom w:val="0"/>
          <w:divBdr>
            <w:top w:val="none" w:sz="0" w:space="0" w:color="auto"/>
            <w:left w:val="none" w:sz="0" w:space="0" w:color="auto"/>
            <w:bottom w:val="none" w:sz="0" w:space="0" w:color="auto"/>
            <w:right w:val="none" w:sz="0" w:space="0" w:color="auto"/>
          </w:divBdr>
        </w:div>
        <w:div w:id="130095278">
          <w:marLeft w:val="640"/>
          <w:marRight w:val="0"/>
          <w:marTop w:val="0"/>
          <w:marBottom w:val="0"/>
          <w:divBdr>
            <w:top w:val="none" w:sz="0" w:space="0" w:color="auto"/>
            <w:left w:val="none" w:sz="0" w:space="0" w:color="auto"/>
            <w:bottom w:val="none" w:sz="0" w:space="0" w:color="auto"/>
            <w:right w:val="none" w:sz="0" w:space="0" w:color="auto"/>
          </w:divBdr>
        </w:div>
        <w:div w:id="2007005441">
          <w:marLeft w:val="640"/>
          <w:marRight w:val="0"/>
          <w:marTop w:val="0"/>
          <w:marBottom w:val="0"/>
          <w:divBdr>
            <w:top w:val="none" w:sz="0" w:space="0" w:color="auto"/>
            <w:left w:val="none" w:sz="0" w:space="0" w:color="auto"/>
            <w:bottom w:val="none" w:sz="0" w:space="0" w:color="auto"/>
            <w:right w:val="none" w:sz="0" w:space="0" w:color="auto"/>
          </w:divBdr>
        </w:div>
        <w:div w:id="603658049">
          <w:marLeft w:val="640"/>
          <w:marRight w:val="0"/>
          <w:marTop w:val="0"/>
          <w:marBottom w:val="0"/>
          <w:divBdr>
            <w:top w:val="none" w:sz="0" w:space="0" w:color="auto"/>
            <w:left w:val="none" w:sz="0" w:space="0" w:color="auto"/>
            <w:bottom w:val="none" w:sz="0" w:space="0" w:color="auto"/>
            <w:right w:val="none" w:sz="0" w:space="0" w:color="auto"/>
          </w:divBdr>
        </w:div>
        <w:div w:id="701440265">
          <w:marLeft w:val="640"/>
          <w:marRight w:val="0"/>
          <w:marTop w:val="0"/>
          <w:marBottom w:val="0"/>
          <w:divBdr>
            <w:top w:val="none" w:sz="0" w:space="0" w:color="auto"/>
            <w:left w:val="none" w:sz="0" w:space="0" w:color="auto"/>
            <w:bottom w:val="none" w:sz="0" w:space="0" w:color="auto"/>
            <w:right w:val="none" w:sz="0" w:space="0" w:color="auto"/>
          </w:divBdr>
        </w:div>
        <w:div w:id="861168148">
          <w:marLeft w:val="640"/>
          <w:marRight w:val="0"/>
          <w:marTop w:val="0"/>
          <w:marBottom w:val="0"/>
          <w:divBdr>
            <w:top w:val="none" w:sz="0" w:space="0" w:color="auto"/>
            <w:left w:val="none" w:sz="0" w:space="0" w:color="auto"/>
            <w:bottom w:val="none" w:sz="0" w:space="0" w:color="auto"/>
            <w:right w:val="none" w:sz="0" w:space="0" w:color="auto"/>
          </w:divBdr>
        </w:div>
        <w:div w:id="1719623865">
          <w:marLeft w:val="640"/>
          <w:marRight w:val="0"/>
          <w:marTop w:val="0"/>
          <w:marBottom w:val="0"/>
          <w:divBdr>
            <w:top w:val="none" w:sz="0" w:space="0" w:color="auto"/>
            <w:left w:val="none" w:sz="0" w:space="0" w:color="auto"/>
            <w:bottom w:val="none" w:sz="0" w:space="0" w:color="auto"/>
            <w:right w:val="none" w:sz="0" w:space="0" w:color="auto"/>
          </w:divBdr>
        </w:div>
        <w:div w:id="859247538">
          <w:marLeft w:val="640"/>
          <w:marRight w:val="0"/>
          <w:marTop w:val="0"/>
          <w:marBottom w:val="0"/>
          <w:divBdr>
            <w:top w:val="none" w:sz="0" w:space="0" w:color="auto"/>
            <w:left w:val="none" w:sz="0" w:space="0" w:color="auto"/>
            <w:bottom w:val="none" w:sz="0" w:space="0" w:color="auto"/>
            <w:right w:val="none" w:sz="0" w:space="0" w:color="auto"/>
          </w:divBdr>
        </w:div>
        <w:div w:id="43870267">
          <w:marLeft w:val="640"/>
          <w:marRight w:val="0"/>
          <w:marTop w:val="0"/>
          <w:marBottom w:val="0"/>
          <w:divBdr>
            <w:top w:val="none" w:sz="0" w:space="0" w:color="auto"/>
            <w:left w:val="none" w:sz="0" w:space="0" w:color="auto"/>
            <w:bottom w:val="none" w:sz="0" w:space="0" w:color="auto"/>
            <w:right w:val="none" w:sz="0" w:space="0" w:color="auto"/>
          </w:divBdr>
        </w:div>
        <w:div w:id="954291753">
          <w:marLeft w:val="640"/>
          <w:marRight w:val="0"/>
          <w:marTop w:val="0"/>
          <w:marBottom w:val="0"/>
          <w:divBdr>
            <w:top w:val="none" w:sz="0" w:space="0" w:color="auto"/>
            <w:left w:val="none" w:sz="0" w:space="0" w:color="auto"/>
            <w:bottom w:val="none" w:sz="0" w:space="0" w:color="auto"/>
            <w:right w:val="none" w:sz="0" w:space="0" w:color="auto"/>
          </w:divBdr>
        </w:div>
        <w:div w:id="879438143">
          <w:marLeft w:val="640"/>
          <w:marRight w:val="0"/>
          <w:marTop w:val="0"/>
          <w:marBottom w:val="0"/>
          <w:divBdr>
            <w:top w:val="none" w:sz="0" w:space="0" w:color="auto"/>
            <w:left w:val="none" w:sz="0" w:space="0" w:color="auto"/>
            <w:bottom w:val="none" w:sz="0" w:space="0" w:color="auto"/>
            <w:right w:val="none" w:sz="0" w:space="0" w:color="auto"/>
          </w:divBdr>
        </w:div>
        <w:div w:id="349992029">
          <w:marLeft w:val="640"/>
          <w:marRight w:val="0"/>
          <w:marTop w:val="0"/>
          <w:marBottom w:val="0"/>
          <w:divBdr>
            <w:top w:val="none" w:sz="0" w:space="0" w:color="auto"/>
            <w:left w:val="none" w:sz="0" w:space="0" w:color="auto"/>
            <w:bottom w:val="none" w:sz="0" w:space="0" w:color="auto"/>
            <w:right w:val="none" w:sz="0" w:space="0" w:color="auto"/>
          </w:divBdr>
        </w:div>
        <w:div w:id="86848771">
          <w:marLeft w:val="640"/>
          <w:marRight w:val="0"/>
          <w:marTop w:val="0"/>
          <w:marBottom w:val="0"/>
          <w:divBdr>
            <w:top w:val="none" w:sz="0" w:space="0" w:color="auto"/>
            <w:left w:val="none" w:sz="0" w:space="0" w:color="auto"/>
            <w:bottom w:val="none" w:sz="0" w:space="0" w:color="auto"/>
            <w:right w:val="none" w:sz="0" w:space="0" w:color="auto"/>
          </w:divBdr>
        </w:div>
        <w:div w:id="752970853">
          <w:marLeft w:val="640"/>
          <w:marRight w:val="0"/>
          <w:marTop w:val="0"/>
          <w:marBottom w:val="0"/>
          <w:divBdr>
            <w:top w:val="none" w:sz="0" w:space="0" w:color="auto"/>
            <w:left w:val="none" w:sz="0" w:space="0" w:color="auto"/>
            <w:bottom w:val="none" w:sz="0" w:space="0" w:color="auto"/>
            <w:right w:val="none" w:sz="0" w:space="0" w:color="auto"/>
          </w:divBdr>
        </w:div>
        <w:div w:id="1997146533">
          <w:marLeft w:val="640"/>
          <w:marRight w:val="0"/>
          <w:marTop w:val="0"/>
          <w:marBottom w:val="0"/>
          <w:divBdr>
            <w:top w:val="none" w:sz="0" w:space="0" w:color="auto"/>
            <w:left w:val="none" w:sz="0" w:space="0" w:color="auto"/>
            <w:bottom w:val="none" w:sz="0" w:space="0" w:color="auto"/>
            <w:right w:val="none" w:sz="0" w:space="0" w:color="auto"/>
          </w:divBdr>
        </w:div>
        <w:div w:id="11152870">
          <w:marLeft w:val="640"/>
          <w:marRight w:val="0"/>
          <w:marTop w:val="0"/>
          <w:marBottom w:val="0"/>
          <w:divBdr>
            <w:top w:val="none" w:sz="0" w:space="0" w:color="auto"/>
            <w:left w:val="none" w:sz="0" w:space="0" w:color="auto"/>
            <w:bottom w:val="none" w:sz="0" w:space="0" w:color="auto"/>
            <w:right w:val="none" w:sz="0" w:space="0" w:color="auto"/>
          </w:divBdr>
        </w:div>
        <w:div w:id="441804914">
          <w:marLeft w:val="640"/>
          <w:marRight w:val="0"/>
          <w:marTop w:val="0"/>
          <w:marBottom w:val="0"/>
          <w:divBdr>
            <w:top w:val="none" w:sz="0" w:space="0" w:color="auto"/>
            <w:left w:val="none" w:sz="0" w:space="0" w:color="auto"/>
            <w:bottom w:val="none" w:sz="0" w:space="0" w:color="auto"/>
            <w:right w:val="none" w:sz="0" w:space="0" w:color="auto"/>
          </w:divBdr>
        </w:div>
        <w:div w:id="1468281092">
          <w:marLeft w:val="640"/>
          <w:marRight w:val="0"/>
          <w:marTop w:val="0"/>
          <w:marBottom w:val="0"/>
          <w:divBdr>
            <w:top w:val="none" w:sz="0" w:space="0" w:color="auto"/>
            <w:left w:val="none" w:sz="0" w:space="0" w:color="auto"/>
            <w:bottom w:val="none" w:sz="0" w:space="0" w:color="auto"/>
            <w:right w:val="none" w:sz="0" w:space="0" w:color="auto"/>
          </w:divBdr>
        </w:div>
        <w:div w:id="1281187719">
          <w:marLeft w:val="640"/>
          <w:marRight w:val="0"/>
          <w:marTop w:val="0"/>
          <w:marBottom w:val="0"/>
          <w:divBdr>
            <w:top w:val="none" w:sz="0" w:space="0" w:color="auto"/>
            <w:left w:val="none" w:sz="0" w:space="0" w:color="auto"/>
            <w:bottom w:val="none" w:sz="0" w:space="0" w:color="auto"/>
            <w:right w:val="none" w:sz="0" w:space="0" w:color="auto"/>
          </w:divBdr>
        </w:div>
        <w:div w:id="1534885733">
          <w:marLeft w:val="640"/>
          <w:marRight w:val="0"/>
          <w:marTop w:val="0"/>
          <w:marBottom w:val="0"/>
          <w:divBdr>
            <w:top w:val="none" w:sz="0" w:space="0" w:color="auto"/>
            <w:left w:val="none" w:sz="0" w:space="0" w:color="auto"/>
            <w:bottom w:val="none" w:sz="0" w:space="0" w:color="auto"/>
            <w:right w:val="none" w:sz="0" w:space="0" w:color="auto"/>
          </w:divBdr>
        </w:div>
        <w:div w:id="1851678608">
          <w:marLeft w:val="640"/>
          <w:marRight w:val="0"/>
          <w:marTop w:val="0"/>
          <w:marBottom w:val="0"/>
          <w:divBdr>
            <w:top w:val="none" w:sz="0" w:space="0" w:color="auto"/>
            <w:left w:val="none" w:sz="0" w:space="0" w:color="auto"/>
            <w:bottom w:val="none" w:sz="0" w:space="0" w:color="auto"/>
            <w:right w:val="none" w:sz="0" w:space="0" w:color="auto"/>
          </w:divBdr>
        </w:div>
        <w:div w:id="1547834436">
          <w:marLeft w:val="640"/>
          <w:marRight w:val="0"/>
          <w:marTop w:val="0"/>
          <w:marBottom w:val="0"/>
          <w:divBdr>
            <w:top w:val="none" w:sz="0" w:space="0" w:color="auto"/>
            <w:left w:val="none" w:sz="0" w:space="0" w:color="auto"/>
            <w:bottom w:val="none" w:sz="0" w:space="0" w:color="auto"/>
            <w:right w:val="none" w:sz="0" w:space="0" w:color="auto"/>
          </w:divBdr>
        </w:div>
        <w:div w:id="894044226">
          <w:marLeft w:val="640"/>
          <w:marRight w:val="0"/>
          <w:marTop w:val="0"/>
          <w:marBottom w:val="0"/>
          <w:divBdr>
            <w:top w:val="none" w:sz="0" w:space="0" w:color="auto"/>
            <w:left w:val="none" w:sz="0" w:space="0" w:color="auto"/>
            <w:bottom w:val="none" w:sz="0" w:space="0" w:color="auto"/>
            <w:right w:val="none" w:sz="0" w:space="0" w:color="auto"/>
          </w:divBdr>
        </w:div>
        <w:div w:id="1968588152">
          <w:marLeft w:val="640"/>
          <w:marRight w:val="0"/>
          <w:marTop w:val="0"/>
          <w:marBottom w:val="0"/>
          <w:divBdr>
            <w:top w:val="none" w:sz="0" w:space="0" w:color="auto"/>
            <w:left w:val="none" w:sz="0" w:space="0" w:color="auto"/>
            <w:bottom w:val="none" w:sz="0" w:space="0" w:color="auto"/>
            <w:right w:val="none" w:sz="0" w:space="0" w:color="auto"/>
          </w:divBdr>
        </w:div>
        <w:div w:id="569508349">
          <w:marLeft w:val="640"/>
          <w:marRight w:val="0"/>
          <w:marTop w:val="0"/>
          <w:marBottom w:val="0"/>
          <w:divBdr>
            <w:top w:val="none" w:sz="0" w:space="0" w:color="auto"/>
            <w:left w:val="none" w:sz="0" w:space="0" w:color="auto"/>
            <w:bottom w:val="none" w:sz="0" w:space="0" w:color="auto"/>
            <w:right w:val="none" w:sz="0" w:space="0" w:color="auto"/>
          </w:divBdr>
        </w:div>
        <w:div w:id="1205098845">
          <w:marLeft w:val="640"/>
          <w:marRight w:val="0"/>
          <w:marTop w:val="0"/>
          <w:marBottom w:val="0"/>
          <w:divBdr>
            <w:top w:val="none" w:sz="0" w:space="0" w:color="auto"/>
            <w:left w:val="none" w:sz="0" w:space="0" w:color="auto"/>
            <w:bottom w:val="none" w:sz="0" w:space="0" w:color="auto"/>
            <w:right w:val="none" w:sz="0" w:space="0" w:color="auto"/>
          </w:divBdr>
        </w:div>
        <w:div w:id="2141461553">
          <w:marLeft w:val="640"/>
          <w:marRight w:val="0"/>
          <w:marTop w:val="0"/>
          <w:marBottom w:val="0"/>
          <w:divBdr>
            <w:top w:val="none" w:sz="0" w:space="0" w:color="auto"/>
            <w:left w:val="none" w:sz="0" w:space="0" w:color="auto"/>
            <w:bottom w:val="none" w:sz="0" w:space="0" w:color="auto"/>
            <w:right w:val="none" w:sz="0" w:space="0" w:color="auto"/>
          </w:divBdr>
        </w:div>
        <w:div w:id="1331104877">
          <w:marLeft w:val="640"/>
          <w:marRight w:val="0"/>
          <w:marTop w:val="0"/>
          <w:marBottom w:val="0"/>
          <w:divBdr>
            <w:top w:val="none" w:sz="0" w:space="0" w:color="auto"/>
            <w:left w:val="none" w:sz="0" w:space="0" w:color="auto"/>
            <w:bottom w:val="none" w:sz="0" w:space="0" w:color="auto"/>
            <w:right w:val="none" w:sz="0" w:space="0" w:color="auto"/>
          </w:divBdr>
        </w:div>
        <w:div w:id="1252279795">
          <w:marLeft w:val="640"/>
          <w:marRight w:val="0"/>
          <w:marTop w:val="0"/>
          <w:marBottom w:val="0"/>
          <w:divBdr>
            <w:top w:val="none" w:sz="0" w:space="0" w:color="auto"/>
            <w:left w:val="none" w:sz="0" w:space="0" w:color="auto"/>
            <w:bottom w:val="none" w:sz="0" w:space="0" w:color="auto"/>
            <w:right w:val="none" w:sz="0" w:space="0" w:color="auto"/>
          </w:divBdr>
        </w:div>
        <w:div w:id="1397125929">
          <w:marLeft w:val="640"/>
          <w:marRight w:val="0"/>
          <w:marTop w:val="0"/>
          <w:marBottom w:val="0"/>
          <w:divBdr>
            <w:top w:val="none" w:sz="0" w:space="0" w:color="auto"/>
            <w:left w:val="none" w:sz="0" w:space="0" w:color="auto"/>
            <w:bottom w:val="none" w:sz="0" w:space="0" w:color="auto"/>
            <w:right w:val="none" w:sz="0" w:space="0" w:color="auto"/>
          </w:divBdr>
        </w:div>
        <w:div w:id="365059496">
          <w:marLeft w:val="640"/>
          <w:marRight w:val="0"/>
          <w:marTop w:val="0"/>
          <w:marBottom w:val="0"/>
          <w:divBdr>
            <w:top w:val="none" w:sz="0" w:space="0" w:color="auto"/>
            <w:left w:val="none" w:sz="0" w:space="0" w:color="auto"/>
            <w:bottom w:val="none" w:sz="0" w:space="0" w:color="auto"/>
            <w:right w:val="none" w:sz="0" w:space="0" w:color="auto"/>
          </w:divBdr>
        </w:div>
        <w:div w:id="260114896">
          <w:marLeft w:val="640"/>
          <w:marRight w:val="0"/>
          <w:marTop w:val="0"/>
          <w:marBottom w:val="0"/>
          <w:divBdr>
            <w:top w:val="none" w:sz="0" w:space="0" w:color="auto"/>
            <w:left w:val="none" w:sz="0" w:space="0" w:color="auto"/>
            <w:bottom w:val="none" w:sz="0" w:space="0" w:color="auto"/>
            <w:right w:val="none" w:sz="0" w:space="0" w:color="auto"/>
          </w:divBdr>
        </w:div>
        <w:div w:id="1556240505">
          <w:marLeft w:val="640"/>
          <w:marRight w:val="0"/>
          <w:marTop w:val="0"/>
          <w:marBottom w:val="0"/>
          <w:divBdr>
            <w:top w:val="none" w:sz="0" w:space="0" w:color="auto"/>
            <w:left w:val="none" w:sz="0" w:space="0" w:color="auto"/>
            <w:bottom w:val="none" w:sz="0" w:space="0" w:color="auto"/>
            <w:right w:val="none" w:sz="0" w:space="0" w:color="auto"/>
          </w:divBdr>
        </w:div>
        <w:div w:id="1424063851">
          <w:marLeft w:val="640"/>
          <w:marRight w:val="0"/>
          <w:marTop w:val="0"/>
          <w:marBottom w:val="0"/>
          <w:divBdr>
            <w:top w:val="none" w:sz="0" w:space="0" w:color="auto"/>
            <w:left w:val="none" w:sz="0" w:space="0" w:color="auto"/>
            <w:bottom w:val="none" w:sz="0" w:space="0" w:color="auto"/>
            <w:right w:val="none" w:sz="0" w:space="0" w:color="auto"/>
          </w:divBdr>
        </w:div>
        <w:div w:id="218513222">
          <w:marLeft w:val="640"/>
          <w:marRight w:val="0"/>
          <w:marTop w:val="0"/>
          <w:marBottom w:val="0"/>
          <w:divBdr>
            <w:top w:val="none" w:sz="0" w:space="0" w:color="auto"/>
            <w:left w:val="none" w:sz="0" w:space="0" w:color="auto"/>
            <w:bottom w:val="none" w:sz="0" w:space="0" w:color="auto"/>
            <w:right w:val="none" w:sz="0" w:space="0" w:color="auto"/>
          </w:divBdr>
        </w:div>
        <w:div w:id="840854854">
          <w:marLeft w:val="640"/>
          <w:marRight w:val="0"/>
          <w:marTop w:val="0"/>
          <w:marBottom w:val="0"/>
          <w:divBdr>
            <w:top w:val="none" w:sz="0" w:space="0" w:color="auto"/>
            <w:left w:val="none" w:sz="0" w:space="0" w:color="auto"/>
            <w:bottom w:val="none" w:sz="0" w:space="0" w:color="auto"/>
            <w:right w:val="none" w:sz="0" w:space="0" w:color="auto"/>
          </w:divBdr>
        </w:div>
      </w:divsChild>
    </w:div>
    <w:div w:id="1935244782">
      <w:bodyDiv w:val="1"/>
      <w:marLeft w:val="0"/>
      <w:marRight w:val="0"/>
      <w:marTop w:val="0"/>
      <w:marBottom w:val="0"/>
      <w:divBdr>
        <w:top w:val="none" w:sz="0" w:space="0" w:color="auto"/>
        <w:left w:val="none" w:sz="0" w:space="0" w:color="auto"/>
        <w:bottom w:val="none" w:sz="0" w:space="0" w:color="auto"/>
        <w:right w:val="none" w:sz="0" w:space="0" w:color="auto"/>
      </w:divBdr>
      <w:divsChild>
        <w:div w:id="67850574">
          <w:marLeft w:val="640"/>
          <w:marRight w:val="0"/>
          <w:marTop w:val="0"/>
          <w:marBottom w:val="0"/>
          <w:divBdr>
            <w:top w:val="none" w:sz="0" w:space="0" w:color="auto"/>
            <w:left w:val="none" w:sz="0" w:space="0" w:color="auto"/>
            <w:bottom w:val="none" w:sz="0" w:space="0" w:color="auto"/>
            <w:right w:val="none" w:sz="0" w:space="0" w:color="auto"/>
          </w:divBdr>
        </w:div>
        <w:div w:id="203255556">
          <w:marLeft w:val="640"/>
          <w:marRight w:val="0"/>
          <w:marTop w:val="0"/>
          <w:marBottom w:val="0"/>
          <w:divBdr>
            <w:top w:val="none" w:sz="0" w:space="0" w:color="auto"/>
            <w:left w:val="none" w:sz="0" w:space="0" w:color="auto"/>
            <w:bottom w:val="none" w:sz="0" w:space="0" w:color="auto"/>
            <w:right w:val="none" w:sz="0" w:space="0" w:color="auto"/>
          </w:divBdr>
        </w:div>
        <w:div w:id="236675478">
          <w:marLeft w:val="640"/>
          <w:marRight w:val="0"/>
          <w:marTop w:val="0"/>
          <w:marBottom w:val="0"/>
          <w:divBdr>
            <w:top w:val="none" w:sz="0" w:space="0" w:color="auto"/>
            <w:left w:val="none" w:sz="0" w:space="0" w:color="auto"/>
            <w:bottom w:val="none" w:sz="0" w:space="0" w:color="auto"/>
            <w:right w:val="none" w:sz="0" w:space="0" w:color="auto"/>
          </w:divBdr>
        </w:div>
        <w:div w:id="305089533">
          <w:marLeft w:val="640"/>
          <w:marRight w:val="0"/>
          <w:marTop w:val="0"/>
          <w:marBottom w:val="0"/>
          <w:divBdr>
            <w:top w:val="none" w:sz="0" w:space="0" w:color="auto"/>
            <w:left w:val="none" w:sz="0" w:space="0" w:color="auto"/>
            <w:bottom w:val="none" w:sz="0" w:space="0" w:color="auto"/>
            <w:right w:val="none" w:sz="0" w:space="0" w:color="auto"/>
          </w:divBdr>
        </w:div>
        <w:div w:id="378478570">
          <w:marLeft w:val="640"/>
          <w:marRight w:val="0"/>
          <w:marTop w:val="0"/>
          <w:marBottom w:val="0"/>
          <w:divBdr>
            <w:top w:val="none" w:sz="0" w:space="0" w:color="auto"/>
            <w:left w:val="none" w:sz="0" w:space="0" w:color="auto"/>
            <w:bottom w:val="none" w:sz="0" w:space="0" w:color="auto"/>
            <w:right w:val="none" w:sz="0" w:space="0" w:color="auto"/>
          </w:divBdr>
        </w:div>
        <w:div w:id="378555173">
          <w:marLeft w:val="640"/>
          <w:marRight w:val="0"/>
          <w:marTop w:val="0"/>
          <w:marBottom w:val="0"/>
          <w:divBdr>
            <w:top w:val="none" w:sz="0" w:space="0" w:color="auto"/>
            <w:left w:val="none" w:sz="0" w:space="0" w:color="auto"/>
            <w:bottom w:val="none" w:sz="0" w:space="0" w:color="auto"/>
            <w:right w:val="none" w:sz="0" w:space="0" w:color="auto"/>
          </w:divBdr>
        </w:div>
        <w:div w:id="513421294">
          <w:marLeft w:val="640"/>
          <w:marRight w:val="0"/>
          <w:marTop w:val="0"/>
          <w:marBottom w:val="0"/>
          <w:divBdr>
            <w:top w:val="none" w:sz="0" w:space="0" w:color="auto"/>
            <w:left w:val="none" w:sz="0" w:space="0" w:color="auto"/>
            <w:bottom w:val="none" w:sz="0" w:space="0" w:color="auto"/>
            <w:right w:val="none" w:sz="0" w:space="0" w:color="auto"/>
          </w:divBdr>
        </w:div>
        <w:div w:id="519197582">
          <w:marLeft w:val="640"/>
          <w:marRight w:val="0"/>
          <w:marTop w:val="0"/>
          <w:marBottom w:val="0"/>
          <w:divBdr>
            <w:top w:val="none" w:sz="0" w:space="0" w:color="auto"/>
            <w:left w:val="none" w:sz="0" w:space="0" w:color="auto"/>
            <w:bottom w:val="none" w:sz="0" w:space="0" w:color="auto"/>
            <w:right w:val="none" w:sz="0" w:space="0" w:color="auto"/>
          </w:divBdr>
        </w:div>
        <w:div w:id="759956291">
          <w:marLeft w:val="640"/>
          <w:marRight w:val="0"/>
          <w:marTop w:val="0"/>
          <w:marBottom w:val="0"/>
          <w:divBdr>
            <w:top w:val="none" w:sz="0" w:space="0" w:color="auto"/>
            <w:left w:val="none" w:sz="0" w:space="0" w:color="auto"/>
            <w:bottom w:val="none" w:sz="0" w:space="0" w:color="auto"/>
            <w:right w:val="none" w:sz="0" w:space="0" w:color="auto"/>
          </w:divBdr>
        </w:div>
        <w:div w:id="853498496">
          <w:marLeft w:val="640"/>
          <w:marRight w:val="0"/>
          <w:marTop w:val="0"/>
          <w:marBottom w:val="0"/>
          <w:divBdr>
            <w:top w:val="none" w:sz="0" w:space="0" w:color="auto"/>
            <w:left w:val="none" w:sz="0" w:space="0" w:color="auto"/>
            <w:bottom w:val="none" w:sz="0" w:space="0" w:color="auto"/>
            <w:right w:val="none" w:sz="0" w:space="0" w:color="auto"/>
          </w:divBdr>
        </w:div>
        <w:div w:id="915477254">
          <w:marLeft w:val="640"/>
          <w:marRight w:val="0"/>
          <w:marTop w:val="0"/>
          <w:marBottom w:val="0"/>
          <w:divBdr>
            <w:top w:val="none" w:sz="0" w:space="0" w:color="auto"/>
            <w:left w:val="none" w:sz="0" w:space="0" w:color="auto"/>
            <w:bottom w:val="none" w:sz="0" w:space="0" w:color="auto"/>
            <w:right w:val="none" w:sz="0" w:space="0" w:color="auto"/>
          </w:divBdr>
        </w:div>
        <w:div w:id="1095713102">
          <w:marLeft w:val="640"/>
          <w:marRight w:val="0"/>
          <w:marTop w:val="0"/>
          <w:marBottom w:val="0"/>
          <w:divBdr>
            <w:top w:val="none" w:sz="0" w:space="0" w:color="auto"/>
            <w:left w:val="none" w:sz="0" w:space="0" w:color="auto"/>
            <w:bottom w:val="none" w:sz="0" w:space="0" w:color="auto"/>
            <w:right w:val="none" w:sz="0" w:space="0" w:color="auto"/>
          </w:divBdr>
        </w:div>
        <w:div w:id="1142455399">
          <w:marLeft w:val="640"/>
          <w:marRight w:val="0"/>
          <w:marTop w:val="0"/>
          <w:marBottom w:val="0"/>
          <w:divBdr>
            <w:top w:val="none" w:sz="0" w:space="0" w:color="auto"/>
            <w:left w:val="none" w:sz="0" w:space="0" w:color="auto"/>
            <w:bottom w:val="none" w:sz="0" w:space="0" w:color="auto"/>
            <w:right w:val="none" w:sz="0" w:space="0" w:color="auto"/>
          </w:divBdr>
        </w:div>
        <w:div w:id="1256597368">
          <w:marLeft w:val="640"/>
          <w:marRight w:val="0"/>
          <w:marTop w:val="0"/>
          <w:marBottom w:val="0"/>
          <w:divBdr>
            <w:top w:val="none" w:sz="0" w:space="0" w:color="auto"/>
            <w:left w:val="none" w:sz="0" w:space="0" w:color="auto"/>
            <w:bottom w:val="none" w:sz="0" w:space="0" w:color="auto"/>
            <w:right w:val="none" w:sz="0" w:space="0" w:color="auto"/>
          </w:divBdr>
        </w:div>
        <w:div w:id="1313943467">
          <w:marLeft w:val="640"/>
          <w:marRight w:val="0"/>
          <w:marTop w:val="0"/>
          <w:marBottom w:val="0"/>
          <w:divBdr>
            <w:top w:val="none" w:sz="0" w:space="0" w:color="auto"/>
            <w:left w:val="none" w:sz="0" w:space="0" w:color="auto"/>
            <w:bottom w:val="none" w:sz="0" w:space="0" w:color="auto"/>
            <w:right w:val="none" w:sz="0" w:space="0" w:color="auto"/>
          </w:divBdr>
        </w:div>
        <w:div w:id="1605769544">
          <w:marLeft w:val="640"/>
          <w:marRight w:val="0"/>
          <w:marTop w:val="0"/>
          <w:marBottom w:val="0"/>
          <w:divBdr>
            <w:top w:val="none" w:sz="0" w:space="0" w:color="auto"/>
            <w:left w:val="none" w:sz="0" w:space="0" w:color="auto"/>
            <w:bottom w:val="none" w:sz="0" w:space="0" w:color="auto"/>
            <w:right w:val="none" w:sz="0" w:space="0" w:color="auto"/>
          </w:divBdr>
        </w:div>
        <w:div w:id="1605839127">
          <w:marLeft w:val="640"/>
          <w:marRight w:val="0"/>
          <w:marTop w:val="0"/>
          <w:marBottom w:val="0"/>
          <w:divBdr>
            <w:top w:val="none" w:sz="0" w:space="0" w:color="auto"/>
            <w:left w:val="none" w:sz="0" w:space="0" w:color="auto"/>
            <w:bottom w:val="none" w:sz="0" w:space="0" w:color="auto"/>
            <w:right w:val="none" w:sz="0" w:space="0" w:color="auto"/>
          </w:divBdr>
        </w:div>
        <w:div w:id="1648777186">
          <w:marLeft w:val="640"/>
          <w:marRight w:val="0"/>
          <w:marTop w:val="0"/>
          <w:marBottom w:val="0"/>
          <w:divBdr>
            <w:top w:val="none" w:sz="0" w:space="0" w:color="auto"/>
            <w:left w:val="none" w:sz="0" w:space="0" w:color="auto"/>
            <w:bottom w:val="none" w:sz="0" w:space="0" w:color="auto"/>
            <w:right w:val="none" w:sz="0" w:space="0" w:color="auto"/>
          </w:divBdr>
        </w:div>
        <w:div w:id="1679650276">
          <w:marLeft w:val="640"/>
          <w:marRight w:val="0"/>
          <w:marTop w:val="0"/>
          <w:marBottom w:val="0"/>
          <w:divBdr>
            <w:top w:val="none" w:sz="0" w:space="0" w:color="auto"/>
            <w:left w:val="none" w:sz="0" w:space="0" w:color="auto"/>
            <w:bottom w:val="none" w:sz="0" w:space="0" w:color="auto"/>
            <w:right w:val="none" w:sz="0" w:space="0" w:color="auto"/>
          </w:divBdr>
        </w:div>
        <w:div w:id="1724788763">
          <w:marLeft w:val="640"/>
          <w:marRight w:val="0"/>
          <w:marTop w:val="0"/>
          <w:marBottom w:val="0"/>
          <w:divBdr>
            <w:top w:val="none" w:sz="0" w:space="0" w:color="auto"/>
            <w:left w:val="none" w:sz="0" w:space="0" w:color="auto"/>
            <w:bottom w:val="none" w:sz="0" w:space="0" w:color="auto"/>
            <w:right w:val="none" w:sz="0" w:space="0" w:color="auto"/>
          </w:divBdr>
        </w:div>
        <w:div w:id="1805272256">
          <w:marLeft w:val="640"/>
          <w:marRight w:val="0"/>
          <w:marTop w:val="0"/>
          <w:marBottom w:val="0"/>
          <w:divBdr>
            <w:top w:val="none" w:sz="0" w:space="0" w:color="auto"/>
            <w:left w:val="none" w:sz="0" w:space="0" w:color="auto"/>
            <w:bottom w:val="none" w:sz="0" w:space="0" w:color="auto"/>
            <w:right w:val="none" w:sz="0" w:space="0" w:color="auto"/>
          </w:divBdr>
        </w:div>
        <w:div w:id="1918127643">
          <w:marLeft w:val="640"/>
          <w:marRight w:val="0"/>
          <w:marTop w:val="0"/>
          <w:marBottom w:val="0"/>
          <w:divBdr>
            <w:top w:val="none" w:sz="0" w:space="0" w:color="auto"/>
            <w:left w:val="none" w:sz="0" w:space="0" w:color="auto"/>
            <w:bottom w:val="none" w:sz="0" w:space="0" w:color="auto"/>
            <w:right w:val="none" w:sz="0" w:space="0" w:color="auto"/>
          </w:divBdr>
        </w:div>
      </w:divsChild>
    </w:div>
    <w:div w:id="1938712500">
      <w:bodyDiv w:val="1"/>
      <w:marLeft w:val="0"/>
      <w:marRight w:val="0"/>
      <w:marTop w:val="0"/>
      <w:marBottom w:val="0"/>
      <w:divBdr>
        <w:top w:val="none" w:sz="0" w:space="0" w:color="auto"/>
        <w:left w:val="none" w:sz="0" w:space="0" w:color="auto"/>
        <w:bottom w:val="none" w:sz="0" w:space="0" w:color="auto"/>
        <w:right w:val="none" w:sz="0" w:space="0" w:color="auto"/>
      </w:divBdr>
      <w:divsChild>
        <w:div w:id="20129748">
          <w:marLeft w:val="640"/>
          <w:marRight w:val="0"/>
          <w:marTop w:val="0"/>
          <w:marBottom w:val="0"/>
          <w:divBdr>
            <w:top w:val="none" w:sz="0" w:space="0" w:color="auto"/>
            <w:left w:val="none" w:sz="0" w:space="0" w:color="auto"/>
            <w:bottom w:val="none" w:sz="0" w:space="0" w:color="auto"/>
            <w:right w:val="none" w:sz="0" w:space="0" w:color="auto"/>
          </w:divBdr>
        </w:div>
        <w:div w:id="261576598">
          <w:marLeft w:val="640"/>
          <w:marRight w:val="0"/>
          <w:marTop w:val="0"/>
          <w:marBottom w:val="0"/>
          <w:divBdr>
            <w:top w:val="none" w:sz="0" w:space="0" w:color="auto"/>
            <w:left w:val="none" w:sz="0" w:space="0" w:color="auto"/>
            <w:bottom w:val="none" w:sz="0" w:space="0" w:color="auto"/>
            <w:right w:val="none" w:sz="0" w:space="0" w:color="auto"/>
          </w:divBdr>
        </w:div>
        <w:div w:id="796603207">
          <w:marLeft w:val="640"/>
          <w:marRight w:val="0"/>
          <w:marTop w:val="0"/>
          <w:marBottom w:val="0"/>
          <w:divBdr>
            <w:top w:val="none" w:sz="0" w:space="0" w:color="auto"/>
            <w:left w:val="none" w:sz="0" w:space="0" w:color="auto"/>
            <w:bottom w:val="none" w:sz="0" w:space="0" w:color="auto"/>
            <w:right w:val="none" w:sz="0" w:space="0" w:color="auto"/>
          </w:divBdr>
        </w:div>
        <w:div w:id="1581400740">
          <w:marLeft w:val="640"/>
          <w:marRight w:val="0"/>
          <w:marTop w:val="0"/>
          <w:marBottom w:val="0"/>
          <w:divBdr>
            <w:top w:val="none" w:sz="0" w:space="0" w:color="auto"/>
            <w:left w:val="none" w:sz="0" w:space="0" w:color="auto"/>
            <w:bottom w:val="none" w:sz="0" w:space="0" w:color="auto"/>
            <w:right w:val="none" w:sz="0" w:space="0" w:color="auto"/>
          </w:divBdr>
        </w:div>
        <w:div w:id="1829443096">
          <w:marLeft w:val="640"/>
          <w:marRight w:val="0"/>
          <w:marTop w:val="0"/>
          <w:marBottom w:val="0"/>
          <w:divBdr>
            <w:top w:val="none" w:sz="0" w:space="0" w:color="auto"/>
            <w:left w:val="none" w:sz="0" w:space="0" w:color="auto"/>
            <w:bottom w:val="none" w:sz="0" w:space="0" w:color="auto"/>
            <w:right w:val="none" w:sz="0" w:space="0" w:color="auto"/>
          </w:divBdr>
        </w:div>
        <w:div w:id="1856265717">
          <w:marLeft w:val="640"/>
          <w:marRight w:val="0"/>
          <w:marTop w:val="0"/>
          <w:marBottom w:val="0"/>
          <w:divBdr>
            <w:top w:val="none" w:sz="0" w:space="0" w:color="auto"/>
            <w:left w:val="none" w:sz="0" w:space="0" w:color="auto"/>
            <w:bottom w:val="none" w:sz="0" w:space="0" w:color="auto"/>
            <w:right w:val="none" w:sz="0" w:space="0" w:color="auto"/>
          </w:divBdr>
        </w:div>
        <w:div w:id="1245073584">
          <w:marLeft w:val="640"/>
          <w:marRight w:val="0"/>
          <w:marTop w:val="0"/>
          <w:marBottom w:val="0"/>
          <w:divBdr>
            <w:top w:val="none" w:sz="0" w:space="0" w:color="auto"/>
            <w:left w:val="none" w:sz="0" w:space="0" w:color="auto"/>
            <w:bottom w:val="none" w:sz="0" w:space="0" w:color="auto"/>
            <w:right w:val="none" w:sz="0" w:space="0" w:color="auto"/>
          </w:divBdr>
        </w:div>
        <w:div w:id="1738547720">
          <w:marLeft w:val="640"/>
          <w:marRight w:val="0"/>
          <w:marTop w:val="0"/>
          <w:marBottom w:val="0"/>
          <w:divBdr>
            <w:top w:val="none" w:sz="0" w:space="0" w:color="auto"/>
            <w:left w:val="none" w:sz="0" w:space="0" w:color="auto"/>
            <w:bottom w:val="none" w:sz="0" w:space="0" w:color="auto"/>
            <w:right w:val="none" w:sz="0" w:space="0" w:color="auto"/>
          </w:divBdr>
        </w:div>
        <w:div w:id="1887637392">
          <w:marLeft w:val="640"/>
          <w:marRight w:val="0"/>
          <w:marTop w:val="0"/>
          <w:marBottom w:val="0"/>
          <w:divBdr>
            <w:top w:val="none" w:sz="0" w:space="0" w:color="auto"/>
            <w:left w:val="none" w:sz="0" w:space="0" w:color="auto"/>
            <w:bottom w:val="none" w:sz="0" w:space="0" w:color="auto"/>
            <w:right w:val="none" w:sz="0" w:space="0" w:color="auto"/>
          </w:divBdr>
        </w:div>
        <w:div w:id="112866115">
          <w:marLeft w:val="640"/>
          <w:marRight w:val="0"/>
          <w:marTop w:val="0"/>
          <w:marBottom w:val="0"/>
          <w:divBdr>
            <w:top w:val="none" w:sz="0" w:space="0" w:color="auto"/>
            <w:left w:val="none" w:sz="0" w:space="0" w:color="auto"/>
            <w:bottom w:val="none" w:sz="0" w:space="0" w:color="auto"/>
            <w:right w:val="none" w:sz="0" w:space="0" w:color="auto"/>
          </w:divBdr>
        </w:div>
        <w:div w:id="366180312">
          <w:marLeft w:val="640"/>
          <w:marRight w:val="0"/>
          <w:marTop w:val="0"/>
          <w:marBottom w:val="0"/>
          <w:divBdr>
            <w:top w:val="none" w:sz="0" w:space="0" w:color="auto"/>
            <w:left w:val="none" w:sz="0" w:space="0" w:color="auto"/>
            <w:bottom w:val="none" w:sz="0" w:space="0" w:color="auto"/>
            <w:right w:val="none" w:sz="0" w:space="0" w:color="auto"/>
          </w:divBdr>
        </w:div>
        <w:div w:id="1045563468">
          <w:marLeft w:val="640"/>
          <w:marRight w:val="0"/>
          <w:marTop w:val="0"/>
          <w:marBottom w:val="0"/>
          <w:divBdr>
            <w:top w:val="none" w:sz="0" w:space="0" w:color="auto"/>
            <w:left w:val="none" w:sz="0" w:space="0" w:color="auto"/>
            <w:bottom w:val="none" w:sz="0" w:space="0" w:color="auto"/>
            <w:right w:val="none" w:sz="0" w:space="0" w:color="auto"/>
          </w:divBdr>
        </w:div>
        <w:div w:id="572810609">
          <w:marLeft w:val="640"/>
          <w:marRight w:val="0"/>
          <w:marTop w:val="0"/>
          <w:marBottom w:val="0"/>
          <w:divBdr>
            <w:top w:val="none" w:sz="0" w:space="0" w:color="auto"/>
            <w:left w:val="none" w:sz="0" w:space="0" w:color="auto"/>
            <w:bottom w:val="none" w:sz="0" w:space="0" w:color="auto"/>
            <w:right w:val="none" w:sz="0" w:space="0" w:color="auto"/>
          </w:divBdr>
        </w:div>
        <w:div w:id="475731741">
          <w:marLeft w:val="640"/>
          <w:marRight w:val="0"/>
          <w:marTop w:val="0"/>
          <w:marBottom w:val="0"/>
          <w:divBdr>
            <w:top w:val="none" w:sz="0" w:space="0" w:color="auto"/>
            <w:left w:val="none" w:sz="0" w:space="0" w:color="auto"/>
            <w:bottom w:val="none" w:sz="0" w:space="0" w:color="auto"/>
            <w:right w:val="none" w:sz="0" w:space="0" w:color="auto"/>
          </w:divBdr>
        </w:div>
        <w:div w:id="740561226">
          <w:marLeft w:val="640"/>
          <w:marRight w:val="0"/>
          <w:marTop w:val="0"/>
          <w:marBottom w:val="0"/>
          <w:divBdr>
            <w:top w:val="none" w:sz="0" w:space="0" w:color="auto"/>
            <w:left w:val="none" w:sz="0" w:space="0" w:color="auto"/>
            <w:bottom w:val="none" w:sz="0" w:space="0" w:color="auto"/>
            <w:right w:val="none" w:sz="0" w:space="0" w:color="auto"/>
          </w:divBdr>
        </w:div>
        <w:div w:id="669217404">
          <w:marLeft w:val="640"/>
          <w:marRight w:val="0"/>
          <w:marTop w:val="0"/>
          <w:marBottom w:val="0"/>
          <w:divBdr>
            <w:top w:val="none" w:sz="0" w:space="0" w:color="auto"/>
            <w:left w:val="none" w:sz="0" w:space="0" w:color="auto"/>
            <w:bottom w:val="none" w:sz="0" w:space="0" w:color="auto"/>
            <w:right w:val="none" w:sz="0" w:space="0" w:color="auto"/>
          </w:divBdr>
        </w:div>
        <w:div w:id="161094230">
          <w:marLeft w:val="640"/>
          <w:marRight w:val="0"/>
          <w:marTop w:val="0"/>
          <w:marBottom w:val="0"/>
          <w:divBdr>
            <w:top w:val="none" w:sz="0" w:space="0" w:color="auto"/>
            <w:left w:val="none" w:sz="0" w:space="0" w:color="auto"/>
            <w:bottom w:val="none" w:sz="0" w:space="0" w:color="auto"/>
            <w:right w:val="none" w:sz="0" w:space="0" w:color="auto"/>
          </w:divBdr>
        </w:div>
        <w:div w:id="422188628">
          <w:marLeft w:val="640"/>
          <w:marRight w:val="0"/>
          <w:marTop w:val="0"/>
          <w:marBottom w:val="0"/>
          <w:divBdr>
            <w:top w:val="none" w:sz="0" w:space="0" w:color="auto"/>
            <w:left w:val="none" w:sz="0" w:space="0" w:color="auto"/>
            <w:bottom w:val="none" w:sz="0" w:space="0" w:color="auto"/>
            <w:right w:val="none" w:sz="0" w:space="0" w:color="auto"/>
          </w:divBdr>
        </w:div>
        <w:div w:id="1045714724">
          <w:marLeft w:val="640"/>
          <w:marRight w:val="0"/>
          <w:marTop w:val="0"/>
          <w:marBottom w:val="0"/>
          <w:divBdr>
            <w:top w:val="none" w:sz="0" w:space="0" w:color="auto"/>
            <w:left w:val="none" w:sz="0" w:space="0" w:color="auto"/>
            <w:bottom w:val="none" w:sz="0" w:space="0" w:color="auto"/>
            <w:right w:val="none" w:sz="0" w:space="0" w:color="auto"/>
          </w:divBdr>
        </w:div>
        <w:div w:id="1493184027">
          <w:marLeft w:val="640"/>
          <w:marRight w:val="0"/>
          <w:marTop w:val="0"/>
          <w:marBottom w:val="0"/>
          <w:divBdr>
            <w:top w:val="none" w:sz="0" w:space="0" w:color="auto"/>
            <w:left w:val="none" w:sz="0" w:space="0" w:color="auto"/>
            <w:bottom w:val="none" w:sz="0" w:space="0" w:color="auto"/>
            <w:right w:val="none" w:sz="0" w:space="0" w:color="auto"/>
          </w:divBdr>
        </w:div>
        <w:div w:id="1124471088">
          <w:marLeft w:val="640"/>
          <w:marRight w:val="0"/>
          <w:marTop w:val="0"/>
          <w:marBottom w:val="0"/>
          <w:divBdr>
            <w:top w:val="none" w:sz="0" w:space="0" w:color="auto"/>
            <w:left w:val="none" w:sz="0" w:space="0" w:color="auto"/>
            <w:bottom w:val="none" w:sz="0" w:space="0" w:color="auto"/>
            <w:right w:val="none" w:sz="0" w:space="0" w:color="auto"/>
          </w:divBdr>
        </w:div>
        <w:div w:id="1246499993">
          <w:marLeft w:val="640"/>
          <w:marRight w:val="0"/>
          <w:marTop w:val="0"/>
          <w:marBottom w:val="0"/>
          <w:divBdr>
            <w:top w:val="none" w:sz="0" w:space="0" w:color="auto"/>
            <w:left w:val="none" w:sz="0" w:space="0" w:color="auto"/>
            <w:bottom w:val="none" w:sz="0" w:space="0" w:color="auto"/>
            <w:right w:val="none" w:sz="0" w:space="0" w:color="auto"/>
          </w:divBdr>
        </w:div>
        <w:div w:id="1530878553">
          <w:marLeft w:val="640"/>
          <w:marRight w:val="0"/>
          <w:marTop w:val="0"/>
          <w:marBottom w:val="0"/>
          <w:divBdr>
            <w:top w:val="none" w:sz="0" w:space="0" w:color="auto"/>
            <w:left w:val="none" w:sz="0" w:space="0" w:color="auto"/>
            <w:bottom w:val="none" w:sz="0" w:space="0" w:color="auto"/>
            <w:right w:val="none" w:sz="0" w:space="0" w:color="auto"/>
          </w:divBdr>
        </w:div>
        <w:div w:id="86002665">
          <w:marLeft w:val="640"/>
          <w:marRight w:val="0"/>
          <w:marTop w:val="0"/>
          <w:marBottom w:val="0"/>
          <w:divBdr>
            <w:top w:val="none" w:sz="0" w:space="0" w:color="auto"/>
            <w:left w:val="none" w:sz="0" w:space="0" w:color="auto"/>
            <w:bottom w:val="none" w:sz="0" w:space="0" w:color="auto"/>
            <w:right w:val="none" w:sz="0" w:space="0" w:color="auto"/>
          </w:divBdr>
        </w:div>
        <w:div w:id="129784982">
          <w:marLeft w:val="640"/>
          <w:marRight w:val="0"/>
          <w:marTop w:val="0"/>
          <w:marBottom w:val="0"/>
          <w:divBdr>
            <w:top w:val="none" w:sz="0" w:space="0" w:color="auto"/>
            <w:left w:val="none" w:sz="0" w:space="0" w:color="auto"/>
            <w:bottom w:val="none" w:sz="0" w:space="0" w:color="auto"/>
            <w:right w:val="none" w:sz="0" w:space="0" w:color="auto"/>
          </w:divBdr>
        </w:div>
        <w:div w:id="1733767473">
          <w:marLeft w:val="640"/>
          <w:marRight w:val="0"/>
          <w:marTop w:val="0"/>
          <w:marBottom w:val="0"/>
          <w:divBdr>
            <w:top w:val="none" w:sz="0" w:space="0" w:color="auto"/>
            <w:left w:val="none" w:sz="0" w:space="0" w:color="auto"/>
            <w:bottom w:val="none" w:sz="0" w:space="0" w:color="auto"/>
            <w:right w:val="none" w:sz="0" w:space="0" w:color="auto"/>
          </w:divBdr>
        </w:div>
        <w:div w:id="688337804">
          <w:marLeft w:val="640"/>
          <w:marRight w:val="0"/>
          <w:marTop w:val="0"/>
          <w:marBottom w:val="0"/>
          <w:divBdr>
            <w:top w:val="none" w:sz="0" w:space="0" w:color="auto"/>
            <w:left w:val="none" w:sz="0" w:space="0" w:color="auto"/>
            <w:bottom w:val="none" w:sz="0" w:space="0" w:color="auto"/>
            <w:right w:val="none" w:sz="0" w:space="0" w:color="auto"/>
          </w:divBdr>
        </w:div>
        <w:div w:id="132412274">
          <w:marLeft w:val="640"/>
          <w:marRight w:val="0"/>
          <w:marTop w:val="0"/>
          <w:marBottom w:val="0"/>
          <w:divBdr>
            <w:top w:val="none" w:sz="0" w:space="0" w:color="auto"/>
            <w:left w:val="none" w:sz="0" w:space="0" w:color="auto"/>
            <w:bottom w:val="none" w:sz="0" w:space="0" w:color="auto"/>
            <w:right w:val="none" w:sz="0" w:space="0" w:color="auto"/>
          </w:divBdr>
        </w:div>
        <w:div w:id="1465929613">
          <w:marLeft w:val="640"/>
          <w:marRight w:val="0"/>
          <w:marTop w:val="0"/>
          <w:marBottom w:val="0"/>
          <w:divBdr>
            <w:top w:val="none" w:sz="0" w:space="0" w:color="auto"/>
            <w:left w:val="none" w:sz="0" w:space="0" w:color="auto"/>
            <w:bottom w:val="none" w:sz="0" w:space="0" w:color="auto"/>
            <w:right w:val="none" w:sz="0" w:space="0" w:color="auto"/>
          </w:divBdr>
        </w:div>
        <w:div w:id="2003435560">
          <w:marLeft w:val="640"/>
          <w:marRight w:val="0"/>
          <w:marTop w:val="0"/>
          <w:marBottom w:val="0"/>
          <w:divBdr>
            <w:top w:val="none" w:sz="0" w:space="0" w:color="auto"/>
            <w:left w:val="none" w:sz="0" w:space="0" w:color="auto"/>
            <w:bottom w:val="none" w:sz="0" w:space="0" w:color="auto"/>
            <w:right w:val="none" w:sz="0" w:space="0" w:color="auto"/>
          </w:divBdr>
        </w:div>
        <w:div w:id="1296830460">
          <w:marLeft w:val="640"/>
          <w:marRight w:val="0"/>
          <w:marTop w:val="0"/>
          <w:marBottom w:val="0"/>
          <w:divBdr>
            <w:top w:val="none" w:sz="0" w:space="0" w:color="auto"/>
            <w:left w:val="none" w:sz="0" w:space="0" w:color="auto"/>
            <w:bottom w:val="none" w:sz="0" w:space="0" w:color="auto"/>
            <w:right w:val="none" w:sz="0" w:space="0" w:color="auto"/>
          </w:divBdr>
        </w:div>
        <w:div w:id="1571966838">
          <w:marLeft w:val="640"/>
          <w:marRight w:val="0"/>
          <w:marTop w:val="0"/>
          <w:marBottom w:val="0"/>
          <w:divBdr>
            <w:top w:val="none" w:sz="0" w:space="0" w:color="auto"/>
            <w:left w:val="none" w:sz="0" w:space="0" w:color="auto"/>
            <w:bottom w:val="none" w:sz="0" w:space="0" w:color="auto"/>
            <w:right w:val="none" w:sz="0" w:space="0" w:color="auto"/>
          </w:divBdr>
        </w:div>
        <w:div w:id="1916545622">
          <w:marLeft w:val="640"/>
          <w:marRight w:val="0"/>
          <w:marTop w:val="0"/>
          <w:marBottom w:val="0"/>
          <w:divBdr>
            <w:top w:val="none" w:sz="0" w:space="0" w:color="auto"/>
            <w:left w:val="none" w:sz="0" w:space="0" w:color="auto"/>
            <w:bottom w:val="none" w:sz="0" w:space="0" w:color="auto"/>
            <w:right w:val="none" w:sz="0" w:space="0" w:color="auto"/>
          </w:divBdr>
        </w:div>
        <w:div w:id="1495871609">
          <w:marLeft w:val="640"/>
          <w:marRight w:val="0"/>
          <w:marTop w:val="0"/>
          <w:marBottom w:val="0"/>
          <w:divBdr>
            <w:top w:val="none" w:sz="0" w:space="0" w:color="auto"/>
            <w:left w:val="none" w:sz="0" w:space="0" w:color="auto"/>
            <w:bottom w:val="none" w:sz="0" w:space="0" w:color="auto"/>
            <w:right w:val="none" w:sz="0" w:space="0" w:color="auto"/>
          </w:divBdr>
        </w:div>
      </w:divsChild>
    </w:div>
    <w:div w:id="1941253337">
      <w:bodyDiv w:val="1"/>
      <w:marLeft w:val="0"/>
      <w:marRight w:val="0"/>
      <w:marTop w:val="0"/>
      <w:marBottom w:val="0"/>
      <w:divBdr>
        <w:top w:val="none" w:sz="0" w:space="0" w:color="auto"/>
        <w:left w:val="none" w:sz="0" w:space="0" w:color="auto"/>
        <w:bottom w:val="none" w:sz="0" w:space="0" w:color="auto"/>
        <w:right w:val="none" w:sz="0" w:space="0" w:color="auto"/>
      </w:divBdr>
      <w:divsChild>
        <w:div w:id="985671705">
          <w:marLeft w:val="640"/>
          <w:marRight w:val="0"/>
          <w:marTop w:val="0"/>
          <w:marBottom w:val="0"/>
          <w:divBdr>
            <w:top w:val="none" w:sz="0" w:space="0" w:color="auto"/>
            <w:left w:val="none" w:sz="0" w:space="0" w:color="auto"/>
            <w:bottom w:val="none" w:sz="0" w:space="0" w:color="auto"/>
            <w:right w:val="none" w:sz="0" w:space="0" w:color="auto"/>
          </w:divBdr>
        </w:div>
        <w:div w:id="163017923">
          <w:marLeft w:val="640"/>
          <w:marRight w:val="0"/>
          <w:marTop w:val="0"/>
          <w:marBottom w:val="0"/>
          <w:divBdr>
            <w:top w:val="none" w:sz="0" w:space="0" w:color="auto"/>
            <w:left w:val="none" w:sz="0" w:space="0" w:color="auto"/>
            <w:bottom w:val="none" w:sz="0" w:space="0" w:color="auto"/>
            <w:right w:val="none" w:sz="0" w:space="0" w:color="auto"/>
          </w:divBdr>
        </w:div>
        <w:div w:id="790441161">
          <w:marLeft w:val="640"/>
          <w:marRight w:val="0"/>
          <w:marTop w:val="0"/>
          <w:marBottom w:val="0"/>
          <w:divBdr>
            <w:top w:val="none" w:sz="0" w:space="0" w:color="auto"/>
            <w:left w:val="none" w:sz="0" w:space="0" w:color="auto"/>
            <w:bottom w:val="none" w:sz="0" w:space="0" w:color="auto"/>
            <w:right w:val="none" w:sz="0" w:space="0" w:color="auto"/>
          </w:divBdr>
        </w:div>
        <w:div w:id="154762490">
          <w:marLeft w:val="640"/>
          <w:marRight w:val="0"/>
          <w:marTop w:val="0"/>
          <w:marBottom w:val="0"/>
          <w:divBdr>
            <w:top w:val="none" w:sz="0" w:space="0" w:color="auto"/>
            <w:left w:val="none" w:sz="0" w:space="0" w:color="auto"/>
            <w:bottom w:val="none" w:sz="0" w:space="0" w:color="auto"/>
            <w:right w:val="none" w:sz="0" w:space="0" w:color="auto"/>
          </w:divBdr>
        </w:div>
        <w:div w:id="1493522845">
          <w:marLeft w:val="640"/>
          <w:marRight w:val="0"/>
          <w:marTop w:val="0"/>
          <w:marBottom w:val="0"/>
          <w:divBdr>
            <w:top w:val="none" w:sz="0" w:space="0" w:color="auto"/>
            <w:left w:val="none" w:sz="0" w:space="0" w:color="auto"/>
            <w:bottom w:val="none" w:sz="0" w:space="0" w:color="auto"/>
            <w:right w:val="none" w:sz="0" w:space="0" w:color="auto"/>
          </w:divBdr>
        </w:div>
        <w:div w:id="1941836725">
          <w:marLeft w:val="640"/>
          <w:marRight w:val="0"/>
          <w:marTop w:val="0"/>
          <w:marBottom w:val="0"/>
          <w:divBdr>
            <w:top w:val="none" w:sz="0" w:space="0" w:color="auto"/>
            <w:left w:val="none" w:sz="0" w:space="0" w:color="auto"/>
            <w:bottom w:val="none" w:sz="0" w:space="0" w:color="auto"/>
            <w:right w:val="none" w:sz="0" w:space="0" w:color="auto"/>
          </w:divBdr>
        </w:div>
        <w:div w:id="1213230298">
          <w:marLeft w:val="640"/>
          <w:marRight w:val="0"/>
          <w:marTop w:val="0"/>
          <w:marBottom w:val="0"/>
          <w:divBdr>
            <w:top w:val="none" w:sz="0" w:space="0" w:color="auto"/>
            <w:left w:val="none" w:sz="0" w:space="0" w:color="auto"/>
            <w:bottom w:val="none" w:sz="0" w:space="0" w:color="auto"/>
            <w:right w:val="none" w:sz="0" w:space="0" w:color="auto"/>
          </w:divBdr>
        </w:div>
        <w:div w:id="337006362">
          <w:marLeft w:val="640"/>
          <w:marRight w:val="0"/>
          <w:marTop w:val="0"/>
          <w:marBottom w:val="0"/>
          <w:divBdr>
            <w:top w:val="none" w:sz="0" w:space="0" w:color="auto"/>
            <w:left w:val="none" w:sz="0" w:space="0" w:color="auto"/>
            <w:bottom w:val="none" w:sz="0" w:space="0" w:color="auto"/>
            <w:right w:val="none" w:sz="0" w:space="0" w:color="auto"/>
          </w:divBdr>
        </w:div>
        <w:div w:id="1053849152">
          <w:marLeft w:val="640"/>
          <w:marRight w:val="0"/>
          <w:marTop w:val="0"/>
          <w:marBottom w:val="0"/>
          <w:divBdr>
            <w:top w:val="none" w:sz="0" w:space="0" w:color="auto"/>
            <w:left w:val="none" w:sz="0" w:space="0" w:color="auto"/>
            <w:bottom w:val="none" w:sz="0" w:space="0" w:color="auto"/>
            <w:right w:val="none" w:sz="0" w:space="0" w:color="auto"/>
          </w:divBdr>
        </w:div>
        <w:div w:id="1300766933">
          <w:marLeft w:val="640"/>
          <w:marRight w:val="0"/>
          <w:marTop w:val="0"/>
          <w:marBottom w:val="0"/>
          <w:divBdr>
            <w:top w:val="none" w:sz="0" w:space="0" w:color="auto"/>
            <w:left w:val="none" w:sz="0" w:space="0" w:color="auto"/>
            <w:bottom w:val="none" w:sz="0" w:space="0" w:color="auto"/>
            <w:right w:val="none" w:sz="0" w:space="0" w:color="auto"/>
          </w:divBdr>
        </w:div>
        <w:div w:id="263273684">
          <w:marLeft w:val="640"/>
          <w:marRight w:val="0"/>
          <w:marTop w:val="0"/>
          <w:marBottom w:val="0"/>
          <w:divBdr>
            <w:top w:val="none" w:sz="0" w:space="0" w:color="auto"/>
            <w:left w:val="none" w:sz="0" w:space="0" w:color="auto"/>
            <w:bottom w:val="none" w:sz="0" w:space="0" w:color="auto"/>
            <w:right w:val="none" w:sz="0" w:space="0" w:color="auto"/>
          </w:divBdr>
        </w:div>
        <w:div w:id="1663119134">
          <w:marLeft w:val="640"/>
          <w:marRight w:val="0"/>
          <w:marTop w:val="0"/>
          <w:marBottom w:val="0"/>
          <w:divBdr>
            <w:top w:val="none" w:sz="0" w:space="0" w:color="auto"/>
            <w:left w:val="none" w:sz="0" w:space="0" w:color="auto"/>
            <w:bottom w:val="none" w:sz="0" w:space="0" w:color="auto"/>
            <w:right w:val="none" w:sz="0" w:space="0" w:color="auto"/>
          </w:divBdr>
        </w:div>
        <w:div w:id="303701421">
          <w:marLeft w:val="640"/>
          <w:marRight w:val="0"/>
          <w:marTop w:val="0"/>
          <w:marBottom w:val="0"/>
          <w:divBdr>
            <w:top w:val="none" w:sz="0" w:space="0" w:color="auto"/>
            <w:left w:val="none" w:sz="0" w:space="0" w:color="auto"/>
            <w:bottom w:val="none" w:sz="0" w:space="0" w:color="auto"/>
            <w:right w:val="none" w:sz="0" w:space="0" w:color="auto"/>
          </w:divBdr>
        </w:div>
        <w:div w:id="969091307">
          <w:marLeft w:val="640"/>
          <w:marRight w:val="0"/>
          <w:marTop w:val="0"/>
          <w:marBottom w:val="0"/>
          <w:divBdr>
            <w:top w:val="none" w:sz="0" w:space="0" w:color="auto"/>
            <w:left w:val="none" w:sz="0" w:space="0" w:color="auto"/>
            <w:bottom w:val="none" w:sz="0" w:space="0" w:color="auto"/>
            <w:right w:val="none" w:sz="0" w:space="0" w:color="auto"/>
          </w:divBdr>
        </w:div>
        <w:div w:id="1966739428">
          <w:marLeft w:val="640"/>
          <w:marRight w:val="0"/>
          <w:marTop w:val="0"/>
          <w:marBottom w:val="0"/>
          <w:divBdr>
            <w:top w:val="none" w:sz="0" w:space="0" w:color="auto"/>
            <w:left w:val="none" w:sz="0" w:space="0" w:color="auto"/>
            <w:bottom w:val="none" w:sz="0" w:space="0" w:color="auto"/>
            <w:right w:val="none" w:sz="0" w:space="0" w:color="auto"/>
          </w:divBdr>
        </w:div>
        <w:div w:id="1281256210">
          <w:marLeft w:val="640"/>
          <w:marRight w:val="0"/>
          <w:marTop w:val="0"/>
          <w:marBottom w:val="0"/>
          <w:divBdr>
            <w:top w:val="none" w:sz="0" w:space="0" w:color="auto"/>
            <w:left w:val="none" w:sz="0" w:space="0" w:color="auto"/>
            <w:bottom w:val="none" w:sz="0" w:space="0" w:color="auto"/>
            <w:right w:val="none" w:sz="0" w:space="0" w:color="auto"/>
          </w:divBdr>
        </w:div>
        <w:div w:id="1404912506">
          <w:marLeft w:val="640"/>
          <w:marRight w:val="0"/>
          <w:marTop w:val="0"/>
          <w:marBottom w:val="0"/>
          <w:divBdr>
            <w:top w:val="none" w:sz="0" w:space="0" w:color="auto"/>
            <w:left w:val="none" w:sz="0" w:space="0" w:color="auto"/>
            <w:bottom w:val="none" w:sz="0" w:space="0" w:color="auto"/>
            <w:right w:val="none" w:sz="0" w:space="0" w:color="auto"/>
          </w:divBdr>
        </w:div>
        <w:div w:id="1510675646">
          <w:marLeft w:val="640"/>
          <w:marRight w:val="0"/>
          <w:marTop w:val="0"/>
          <w:marBottom w:val="0"/>
          <w:divBdr>
            <w:top w:val="none" w:sz="0" w:space="0" w:color="auto"/>
            <w:left w:val="none" w:sz="0" w:space="0" w:color="auto"/>
            <w:bottom w:val="none" w:sz="0" w:space="0" w:color="auto"/>
            <w:right w:val="none" w:sz="0" w:space="0" w:color="auto"/>
          </w:divBdr>
        </w:div>
        <w:div w:id="754866934">
          <w:marLeft w:val="640"/>
          <w:marRight w:val="0"/>
          <w:marTop w:val="0"/>
          <w:marBottom w:val="0"/>
          <w:divBdr>
            <w:top w:val="none" w:sz="0" w:space="0" w:color="auto"/>
            <w:left w:val="none" w:sz="0" w:space="0" w:color="auto"/>
            <w:bottom w:val="none" w:sz="0" w:space="0" w:color="auto"/>
            <w:right w:val="none" w:sz="0" w:space="0" w:color="auto"/>
          </w:divBdr>
        </w:div>
        <w:div w:id="2120253203">
          <w:marLeft w:val="640"/>
          <w:marRight w:val="0"/>
          <w:marTop w:val="0"/>
          <w:marBottom w:val="0"/>
          <w:divBdr>
            <w:top w:val="none" w:sz="0" w:space="0" w:color="auto"/>
            <w:left w:val="none" w:sz="0" w:space="0" w:color="auto"/>
            <w:bottom w:val="none" w:sz="0" w:space="0" w:color="auto"/>
            <w:right w:val="none" w:sz="0" w:space="0" w:color="auto"/>
          </w:divBdr>
        </w:div>
        <w:div w:id="1801193115">
          <w:marLeft w:val="640"/>
          <w:marRight w:val="0"/>
          <w:marTop w:val="0"/>
          <w:marBottom w:val="0"/>
          <w:divBdr>
            <w:top w:val="none" w:sz="0" w:space="0" w:color="auto"/>
            <w:left w:val="none" w:sz="0" w:space="0" w:color="auto"/>
            <w:bottom w:val="none" w:sz="0" w:space="0" w:color="auto"/>
            <w:right w:val="none" w:sz="0" w:space="0" w:color="auto"/>
          </w:divBdr>
        </w:div>
        <w:div w:id="1857888854">
          <w:marLeft w:val="640"/>
          <w:marRight w:val="0"/>
          <w:marTop w:val="0"/>
          <w:marBottom w:val="0"/>
          <w:divBdr>
            <w:top w:val="none" w:sz="0" w:space="0" w:color="auto"/>
            <w:left w:val="none" w:sz="0" w:space="0" w:color="auto"/>
            <w:bottom w:val="none" w:sz="0" w:space="0" w:color="auto"/>
            <w:right w:val="none" w:sz="0" w:space="0" w:color="auto"/>
          </w:divBdr>
        </w:div>
        <w:div w:id="314841184">
          <w:marLeft w:val="640"/>
          <w:marRight w:val="0"/>
          <w:marTop w:val="0"/>
          <w:marBottom w:val="0"/>
          <w:divBdr>
            <w:top w:val="none" w:sz="0" w:space="0" w:color="auto"/>
            <w:left w:val="none" w:sz="0" w:space="0" w:color="auto"/>
            <w:bottom w:val="none" w:sz="0" w:space="0" w:color="auto"/>
            <w:right w:val="none" w:sz="0" w:space="0" w:color="auto"/>
          </w:divBdr>
        </w:div>
        <w:div w:id="44455101">
          <w:marLeft w:val="640"/>
          <w:marRight w:val="0"/>
          <w:marTop w:val="0"/>
          <w:marBottom w:val="0"/>
          <w:divBdr>
            <w:top w:val="none" w:sz="0" w:space="0" w:color="auto"/>
            <w:left w:val="none" w:sz="0" w:space="0" w:color="auto"/>
            <w:bottom w:val="none" w:sz="0" w:space="0" w:color="auto"/>
            <w:right w:val="none" w:sz="0" w:space="0" w:color="auto"/>
          </w:divBdr>
        </w:div>
        <w:div w:id="1949505790">
          <w:marLeft w:val="640"/>
          <w:marRight w:val="0"/>
          <w:marTop w:val="0"/>
          <w:marBottom w:val="0"/>
          <w:divBdr>
            <w:top w:val="none" w:sz="0" w:space="0" w:color="auto"/>
            <w:left w:val="none" w:sz="0" w:space="0" w:color="auto"/>
            <w:bottom w:val="none" w:sz="0" w:space="0" w:color="auto"/>
            <w:right w:val="none" w:sz="0" w:space="0" w:color="auto"/>
          </w:divBdr>
        </w:div>
        <w:div w:id="1538471760">
          <w:marLeft w:val="640"/>
          <w:marRight w:val="0"/>
          <w:marTop w:val="0"/>
          <w:marBottom w:val="0"/>
          <w:divBdr>
            <w:top w:val="none" w:sz="0" w:space="0" w:color="auto"/>
            <w:left w:val="none" w:sz="0" w:space="0" w:color="auto"/>
            <w:bottom w:val="none" w:sz="0" w:space="0" w:color="auto"/>
            <w:right w:val="none" w:sz="0" w:space="0" w:color="auto"/>
          </w:divBdr>
        </w:div>
        <w:div w:id="318770531">
          <w:marLeft w:val="640"/>
          <w:marRight w:val="0"/>
          <w:marTop w:val="0"/>
          <w:marBottom w:val="0"/>
          <w:divBdr>
            <w:top w:val="none" w:sz="0" w:space="0" w:color="auto"/>
            <w:left w:val="none" w:sz="0" w:space="0" w:color="auto"/>
            <w:bottom w:val="none" w:sz="0" w:space="0" w:color="auto"/>
            <w:right w:val="none" w:sz="0" w:space="0" w:color="auto"/>
          </w:divBdr>
        </w:div>
        <w:div w:id="1040399715">
          <w:marLeft w:val="640"/>
          <w:marRight w:val="0"/>
          <w:marTop w:val="0"/>
          <w:marBottom w:val="0"/>
          <w:divBdr>
            <w:top w:val="none" w:sz="0" w:space="0" w:color="auto"/>
            <w:left w:val="none" w:sz="0" w:space="0" w:color="auto"/>
            <w:bottom w:val="none" w:sz="0" w:space="0" w:color="auto"/>
            <w:right w:val="none" w:sz="0" w:space="0" w:color="auto"/>
          </w:divBdr>
        </w:div>
        <w:div w:id="1897203036">
          <w:marLeft w:val="640"/>
          <w:marRight w:val="0"/>
          <w:marTop w:val="0"/>
          <w:marBottom w:val="0"/>
          <w:divBdr>
            <w:top w:val="none" w:sz="0" w:space="0" w:color="auto"/>
            <w:left w:val="none" w:sz="0" w:space="0" w:color="auto"/>
            <w:bottom w:val="none" w:sz="0" w:space="0" w:color="auto"/>
            <w:right w:val="none" w:sz="0" w:space="0" w:color="auto"/>
          </w:divBdr>
        </w:div>
        <w:div w:id="1105227822">
          <w:marLeft w:val="640"/>
          <w:marRight w:val="0"/>
          <w:marTop w:val="0"/>
          <w:marBottom w:val="0"/>
          <w:divBdr>
            <w:top w:val="none" w:sz="0" w:space="0" w:color="auto"/>
            <w:left w:val="none" w:sz="0" w:space="0" w:color="auto"/>
            <w:bottom w:val="none" w:sz="0" w:space="0" w:color="auto"/>
            <w:right w:val="none" w:sz="0" w:space="0" w:color="auto"/>
          </w:divBdr>
        </w:div>
        <w:div w:id="597099905">
          <w:marLeft w:val="640"/>
          <w:marRight w:val="0"/>
          <w:marTop w:val="0"/>
          <w:marBottom w:val="0"/>
          <w:divBdr>
            <w:top w:val="none" w:sz="0" w:space="0" w:color="auto"/>
            <w:left w:val="none" w:sz="0" w:space="0" w:color="auto"/>
            <w:bottom w:val="none" w:sz="0" w:space="0" w:color="auto"/>
            <w:right w:val="none" w:sz="0" w:space="0" w:color="auto"/>
          </w:divBdr>
        </w:div>
        <w:div w:id="3636355">
          <w:marLeft w:val="640"/>
          <w:marRight w:val="0"/>
          <w:marTop w:val="0"/>
          <w:marBottom w:val="0"/>
          <w:divBdr>
            <w:top w:val="none" w:sz="0" w:space="0" w:color="auto"/>
            <w:left w:val="none" w:sz="0" w:space="0" w:color="auto"/>
            <w:bottom w:val="none" w:sz="0" w:space="0" w:color="auto"/>
            <w:right w:val="none" w:sz="0" w:space="0" w:color="auto"/>
          </w:divBdr>
        </w:div>
        <w:div w:id="1917977002">
          <w:marLeft w:val="640"/>
          <w:marRight w:val="0"/>
          <w:marTop w:val="0"/>
          <w:marBottom w:val="0"/>
          <w:divBdr>
            <w:top w:val="none" w:sz="0" w:space="0" w:color="auto"/>
            <w:left w:val="none" w:sz="0" w:space="0" w:color="auto"/>
            <w:bottom w:val="none" w:sz="0" w:space="0" w:color="auto"/>
            <w:right w:val="none" w:sz="0" w:space="0" w:color="auto"/>
          </w:divBdr>
        </w:div>
        <w:div w:id="1601793174">
          <w:marLeft w:val="640"/>
          <w:marRight w:val="0"/>
          <w:marTop w:val="0"/>
          <w:marBottom w:val="0"/>
          <w:divBdr>
            <w:top w:val="none" w:sz="0" w:space="0" w:color="auto"/>
            <w:left w:val="none" w:sz="0" w:space="0" w:color="auto"/>
            <w:bottom w:val="none" w:sz="0" w:space="0" w:color="auto"/>
            <w:right w:val="none" w:sz="0" w:space="0" w:color="auto"/>
          </w:divBdr>
        </w:div>
        <w:div w:id="231815202">
          <w:marLeft w:val="640"/>
          <w:marRight w:val="0"/>
          <w:marTop w:val="0"/>
          <w:marBottom w:val="0"/>
          <w:divBdr>
            <w:top w:val="none" w:sz="0" w:space="0" w:color="auto"/>
            <w:left w:val="none" w:sz="0" w:space="0" w:color="auto"/>
            <w:bottom w:val="none" w:sz="0" w:space="0" w:color="auto"/>
            <w:right w:val="none" w:sz="0" w:space="0" w:color="auto"/>
          </w:divBdr>
        </w:div>
        <w:div w:id="762725815">
          <w:marLeft w:val="640"/>
          <w:marRight w:val="0"/>
          <w:marTop w:val="0"/>
          <w:marBottom w:val="0"/>
          <w:divBdr>
            <w:top w:val="none" w:sz="0" w:space="0" w:color="auto"/>
            <w:left w:val="none" w:sz="0" w:space="0" w:color="auto"/>
            <w:bottom w:val="none" w:sz="0" w:space="0" w:color="auto"/>
            <w:right w:val="none" w:sz="0" w:space="0" w:color="auto"/>
          </w:divBdr>
        </w:div>
      </w:divsChild>
    </w:div>
    <w:div w:id="1941985169">
      <w:bodyDiv w:val="1"/>
      <w:marLeft w:val="0"/>
      <w:marRight w:val="0"/>
      <w:marTop w:val="0"/>
      <w:marBottom w:val="0"/>
      <w:divBdr>
        <w:top w:val="none" w:sz="0" w:space="0" w:color="auto"/>
        <w:left w:val="none" w:sz="0" w:space="0" w:color="auto"/>
        <w:bottom w:val="none" w:sz="0" w:space="0" w:color="auto"/>
        <w:right w:val="none" w:sz="0" w:space="0" w:color="auto"/>
      </w:divBdr>
      <w:divsChild>
        <w:div w:id="402026600">
          <w:marLeft w:val="640"/>
          <w:marRight w:val="0"/>
          <w:marTop w:val="0"/>
          <w:marBottom w:val="0"/>
          <w:divBdr>
            <w:top w:val="none" w:sz="0" w:space="0" w:color="auto"/>
            <w:left w:val="none" w:sz="0" w:space="0" w:color="auto"/>
            <w:bottom w:val="none" w:sz="0" w:space="0" w:color="auto"/>
            <w:right w:val="none" w:sz="0" w:space="0" w:color="auto"/>
          </w:divBdr>
        </w:div>
        <w:div w:id="966356717">
          <w:marLeft w:val="640"/>
          <w:marRight w:val="0"/>
          <w:marTop w:val="0"/>
          <w:marBottom w:val="0"/>
          <w:divBdr>
            <w:top w:val="none" w:sz="0" w:space="0" w:color="auto"/>
            <w:left w:val="none" w:sz="0" w:space="0" w:color="auto"/>
            <w:bottom w:val="none" w:sz="0" w:space="0" w:color="auto"/>
            <w:right w:val="none" w:sz="0" w:space="0" w:color="auto"/>
          </w:divBdr>
        </w:div>
        <w:div w:id="79757986">
          <w:marLeft w:val="640"/>
          <w:marRight w:val="0"/>
          <w:marTop w:val="0"/>
          <w:marBottom w:val="0"/>
          <w:divBdr>
            <w:top w:val="none" w:sz="0" w:space="0" w:color="auto"/>
            <w:left w:val="none" w:sz="0" w:space="0" w:color="auto"/>
            <w:bottom w:val="none" w:sz="0" w:space="0" w:color="auto"/>
            <w:right w:val="none" w:sz="0" w:space="0" w:color="auto"/>
          </w:divBdr>
        </w:div>
        <w:div w:id="351416746">
          <w:marLeft w:val="640"/>
          <w:marRight w:val="0"/>
          <w:marTop w:val="0"/>
          <w:marBottom w:val="0"/>
          <w:divBdr>
            <w:top w:val="none" w:sz="0" w:space="0" w:color="auto"/>
            <w:left w:val="none" w:sz="0" w:space="0" w:color="auto"/>
            <w:bottom w:val="none" w:sz="0" w:space="0" w:color="auto"/>
            <w:right w:val="none" w:sz="0" w:space="0" w:color="auto"/>
          </w:divBdr>
        </w:div>
        <w:div w:id="191309965">
          <w:marLeft w:val="640"/>
          <w:marRight w:val="0"/>
          <w:marTop w:val="0"/>
          <w:marBottom w:val="0"/>
          <w:divBdr>
            <w:top w:val="none" w:sz="0" w:space="0" w:color="auto"/>
            <w:left w:val="none" w:sz="0" w:space="0" w:color="auto"/>
            <w:bottom w:val="none" w:sz="0" w:space="0" w:color="auto"/>
            <w:right w:val="none" w:sz="0" w:space="0" w:color="auto"/>
          </w:divBdr>
        </w:div>
        <w:div w:id="965043982">
          <w:marLeft w:val="640"/>
          <w:marRight w:val="0"/>
          <w:marTop w:val="0"/>
          <w:marBottom w:val="0"/>
          <w:divBdr>
            <w:top w:val="none" w:sz="0" w:space="0" w:color="auto"/>
            <w:left w:val="none" w:sz="0" w:space="0" w:color="auto"/>
            <w:bottom w:val="none" w:sz="0" w:space="0" w:color="auto"/>
            <w:right w:val="none" w:sz="0" w:space="0" w:color="auto"/>
          </w:divBdr>
        </w:div>
        <w:div w:id="1419253451">
          <w:marLeft w:val="640"/>
          <w:marRight w:val="0"/>
          <w:marTop w:val="0"/>
          <w:marBottom w:val="0"/>
          <w:divBdr>
            <w:top w:val="none" w:sz="0" w:space="0" w:color="auto"/>
            <w:left w:val="none" w:sz="0" w:space="0" w:color="auto"/>
            <w:bottom w:val="none" w:sz="0" w:space="0" w:color="auto"/>
            <w:right w:val="none" w:sz="0" w:space="0" w:color="auto"/>
          </w:divBdr>
        </w:div>
        <w:div w:id="673143129">
          <w:marLeft w:val="640"/>
          <w:marRight w:val="0"/>
          <w:marTop w:val="0"/>
          <w:marBottom w:val="0"/>
          <w:divBdr>
            <w:top w:val="none" w:sz="0" w:space="0" w:color="auto"/>
            <w:left w:val="none" w:sz="0" w:space="0" w:color="auto"/>
            <w:bottom w:val="none" w:sz="0" w:space="0" w:color="auto"/>
            <w:right w:val="none" w:sz="0" w:space="0" w:color="auto"/>
          </w:divBdr>
        </w:div>
        <w:div w:id="2028408073">
          <w:marLeft w:val="640"/>
          <w:marRight w:val="0"/>
          <w:marTop w:val="0"/>
          <w:marBottom w:val="0"/>
          <w:divBdr>
            <w:top w:val="none" w:sz="0" w:space="0" w:color="auto"/>
            <w:left w:val="none" w:sz="0" w:space="0" w:color="auto"/>
            <w:bottom w:val="none" w:sz="0" w:space="0" w:color="auto"/>
            <w:right w:val="none" w:sz="0" w:space="0" w:color="auto"/>
          </w:divBdr>
        </w:div>
        <w:div w:id="1717318805">
          <w:marLeft w:val="640"/>
          <w:marRight w:val="0"/>
          <w:marTop w:val="0"/>
          <w:marBottom w:val="0"/>
          <w:divBdr>
            <w:top w:val="none" w:sz="0" w:space="0" w:color="auto"/>
            <w:left w:val="none" w:sz="0" w:space="0" w:color="auto"/>
            <w:bottom w:val="none" w:sz="0" w:space="0" w:color="auto"/>
            <w:right w:val="none" w:sz="0" w:space="0" w:color="auto"/>
          </w:divBdr>
        </w:div>
        <w:div w:id="79302422">
          <w:marLeft w:val="640"/>
          <w:marRight w:val="0"/>
          <w:marTop w:val="0"/>
          <w:marBottom w:val="0"/>
          <w:divBdr>
            <w:top w:val="none" w:sz="0" w:space="0" w:color="auto"/>
            <w:left w:val="none" w:sz="0" w:space="0" w:color="auto"/>
            <w:bottom w:val="none" w:sz="0" w:space="0" w:color="auto"/>
            <w:right w:val="none" w:sz="0" w:space="0" w:color="auto"/>
          </w:divBdr>
        </w:div>
        <w:div w:id="1719740717">
          <w:marLeft w:val="640"/>
          <w:marRight w:val="0"/>
          <w:marTop w:val="0"/>
          <w:marBottom w:val="0"/>
          <w:divBdr>
            <w:top w:val="none" w:sz="0" w:space="0" w:color="auto"/>
            <w:left w:val="none" w:sz="0" w:space="0" w:color="auto"/>
            <w:bottom w:val="none" w:sz="0" w:space="0" w:color="auto"/>
            <w:right w:val="none" w:sz="0" w:space="0" w:color="auto"/>
          </w:divBdr>
        </w:div>
        <w:div w:id="977077126">
          <w:marLeft w:val="640"/>
          <w:marRight w:val="0"/>
          <w:marTop w:val="0"/>
          <w:marBottom w:val="0"/>
          <w:divBdr>
            <w:top w:val="none" w:sz="0" w:space="0" w:color="auto"/>
            <w:left w:val="none" w:sz="0" w:space="0" w:color="auto"/>
            <w:bottom w:val="none" w:sz="0" w:space="0" w:color="auto"/>
            <w:right w:val="none" w:sz="0" w:space="0" w:color="auto"/>
          </w:divBdr>
        </w:div>
        <w:div w:id="1220751057">
          <w:marLeft w:val="640"/>
          <w:marRight w:val="0"/>
          <w:marTop w:val="0"/>
          <w:marBottom w:val="0"/>
          <w:divBdr>
            <w:top w:val="none" w:sz="0" w:space="0" w:color="auto"/>
            <w:left w:val="none" w:sz="0" w:space="0" w:color="auto"/>
            <w:bottom w:val="none" w:sz="0" w:space="0" w:color="auto"/>
            <w:right w:val="none" w:sz="0" w:space="0" w:color="auto"/>
          </w:divBdr>
        </w:div>
        <w:div w:id="1565875228">
          <w:marLeft w:val="640"/>
          <w:marRight w:val="0"/>
          <w:marTop w:val="0"/>
          <w:marBottom w:val="0"/>
          <w:divBdr>
            <w:top w:val="none" w:sz="0" w:space="0" w:color="auto"/>
            <w:left w:val="none" w:sz="0" w:space="0" w:color="auto"/>
            <w:bottom w:val="none" w:sz="0" w:space="0" w:color="auto"/>
            <w:right w:val="none" w:sz="0" w:space="0" w:color="auto"/>
          </w:divBdr>
        </w:div>
        <w:div w:id="647323230">
          <w:marLeft w:val="640"/>
          <w:marRight w:val="0"/>
          <w:marTop w:val="0"/>
          <w:marBottom w:val="0"/>
          <w:divBdr>
            <w:top w:val="none" w:sz="0" w:space="0" w:color="auto"/>
            <w:left w:val="none" w:sz="0" w:space="0" w:color="auto"/>
            <w:bottom w:val="none" w:sz="0" w:space="0" w:color="auto"/>
            <w:right w:val="none" w:sz="0" w:space="0" w:color="auto"/>
          </w:divBdr>
        </w:div>
        <w:div w:id="1682005420">
          <w:marLeft w:val="640"/>
          <w:marRight w:val="0"/>
          <w:marTop w:val="0"/>
          <w:marBottom w:val="0"/>
          <w:divBdr>
            <w:top w:val="none" w:sz="0" w:space="0" w:color="auto"/>
            <w:left w:val="none" w:sz="0" w:space="0" w:color="auto"/>
            <w:bottom w:val="none" w:sz="0" w:space="0" w:color="auto"/>
            <w:right w:val="none" w:sz="0" w:space="0" w:color="auto"/>
          </w:divBdr>
        </w:div>
        <w:div w:id="676661107">
          <w:marLeft w:val="640"/>
          <w:marRight w:val="0"/>
          <w:marTop w:val="0"/>
          <w:marBottom w:val="0"/>
          <w:divBdr>
            <w:top w:val="none" w:sz="0" w:space="0" w:color="auto"/>
            <w:left w:val="none" w:sz="0" w:space="0" w:color="auto"/>
            <w:bottom w:val="none" w:sz="0" w:space="0" w:color="auto"/>
            <w:right w:val="none" w:sz="0" w:space="0" w:color="auto"/>
          </w:divBdr>
        </w:div>
        <w:div w:id="1311708832">
          <w:marLeft w:val="640"/>
          <w:marRight w:val="0"/>
          <w:marTop w:val="0"/>
          <w:marBottom w:val="0"/>
          <w:divBdr>
            <w:top w:val="none" w:sz="0" w:space="0" w:color="auto"/>
            <w:left w:val="none" w:sz="0" w:space="0" w:color="auto"/>
            <w:bottom w:val="none" w:sz="0" w:space="0" w:color="auto"/>
            <w:right w:val="none" w:sz="0" w:space="0" w:color="auto"/>
          </w:divBdr>
        </w:div>
        <w:div w:id="258760149">
          <w:marLeft w:val="640"/>
          <w:marRight w:val="0"/>
          <w:marTop w:val="0"/>
          <w:marBottom w:val="0"/>
          <w:divBdr>
            <w:top w:val="none" w:sz="0" w:space="0" w:color="auto"/>
            <w:left w:val="none" w:sz="0" w:space="0" w:color="auto"/>
            <w:bottom w:val="none" w:sz="0" w:space="0" w:color="auto"/>
            <w:right w:val="none" w:sz="0" w:space="0" w:color="auto"/>
          </w:divBdr>
        </w:div>
        <w:div w:id="1486777858">
          <w:marLeft w:val="640"/>
          <w:marRight w:val="0"/>
          <w:marTop w:val="0"/>
          <w:marBottom w:val="0"/>
          <w:divBdr>
            <w:top w:val="none" w:sz="0" w:space="0" w:color="auto"/>
            <w:left w:val="none" w:sz="0" w:space="0" w:color="auto"/>
            <w:bottom w:val="none" w:sz="0" w:space="0" w:color="auto"/>
            <w:right w:val="none" w:sz="0" w:space="0" w:color="auto"/>
          </w:divBdr>
        </w:div>
        <w:div w:id="1210721658">
          <w:marLeft w:val="640"/>
          <w:marRight w:val="0"/>
          <w:marTop w:val="0"/>
          <w:marBottom w:val="0"/>
          <w:divBdr>
            <w:top w:val="none" w:sz="0" w:space="0" w:color="auto"/>
            <w:left w:val="none" w:sz="0" w:space="0" w:color="auto"/>
            <w:bottom w:val="none" w:sz="0" w:space="0" w:color="auto"/>
            <w:right w:val="none" w:sz="0" w:space="0" w:color="auto"/>
          </w:divBdr>
        </w:div>
        <w:div w:id="1416897951">
          <w:marLeft w:val="640"/>
          <w:marRight w:val="0"/>
          <w:marTop w:val="0"/>
          <w:marBottom w:val="0"/>
          <w:divBdr>
            <w:top w:val="none" w:sz="0" w:space="0" w:color="auto"/>
            <w:left w:val="none" w:sz="0" w:space="0" w:color="auto"/>
            <w:bottom w:val="none" w:sz="0" w:space="0" w:color="auto"/>
            <w:right w:val="none" w:sz="0" w:space="0" w:color="auto"/>
          </w:divBdr>
        </w:div>
        <w:div w:id="1011370964">
          <w:marLeft w:val="640"/>
          <w:marRight w:val="0"/>
          <w:marTop w:val="0"/>
          <w:marBottom w:val="0"/>
          <w:divBdr>
            <w:top w:val="none" w:sz="0" w:space="0" w:color="auto"/>
            <w:left w:val="none" w:sz="0" w:space="0" w:color="auto"/>
            <w:bottom w:val="none" w:sz="0" w:space="0" w:color="auto"/>
            <w:right w:val="none" w:sz="0" w:space="0" w:color="auto"/>
          </w:divBdr>
        </w:div>
        <w:div w:id="96416583">
          <w:marLeft w:val="640"/>
          <w:marRight w:val="0"/>
          <w:marTop w:val="0"/>
          <w:marBottom w:val="0"/>
          <w:divBdr>
            <w:top w:val="none" w:sz="0" w:space="0" w:color="auto"/>
            <w:left w:val="none" w:sz="0" w:space="0" w:color="auto"/>
            <w:bottom w:val="none" w:sz="0" w:space="0" w:color="auto"/>
            <w:right w:val="none" w:sz="0" w:space="0" w:color="auto"/>
          </w:divBdr>
        </w:div>
        <w:div w:id="1893497068">
          <w:marLeft w:val="640"/>
          <w:marRight w:val="0"/>
          <w:marTop w:val="0"/>
          <w:marBottom w:val="0"/>
          <w:divBdr>
            <w:top w:val="none" w:sz="0" w:space="0" w:color="auto"/>
            <w:left w:val="none" w:sz="0" w:space="0" w:color="auto"/>
            <w:bottom w:val="none" w:sz="0" w:space="0" w:color="auto"/>
            <w:right w:val="none" w:sz="0" w:space="0" w:color="auto"/>
          </w:divBdr>
        </w:div>
        <w:div w:id="765733223">
          <w:marLeft w:val="640"/>
          <w:marRight w:val="0"/>
          <w:marTop w:val="0"/>
          <w:marBottom w:val="0"/>
          <w:divBdr>
            <w:top w:val="none" w:sz="0" w:space="0" w:color="auto"/>
            <w:left w:val="none" w:sz="0" w:space="0" w:color="auto"/>
            <w:bottom w:val="none" w:sz="0" w:space="0" w:color="auto"/>
            <w:right w:val="none" w:sz="0" w:space="0" w:color="auto"/>
          </w:divBdr>
        </w:div>
        <w:div w:id="410125440">
          <w:marLeft w:val="640"/>
          <w:marRight w:val="0"/>
          <w:marTop w:val="0"/>
          <w:marBottom w:val="0"/>
          <w:divBdr>
            <w:top w:val="none" w:sz="0" w:space="0" w:color="auto"/>
            <w:left w:val="none" w:sz="0" w:space="0" w:color="auto"/>
            <w:bottom w:val="none" w:sz="0" w:space="0" w:color="auto"/>
            <w:right w:val="none" w:sz="0" w:space="0" w:color="auto"/>
          </w:divBdr>
        </w:div>
        <w:div w:id="2088382423">
          <w:marLeft w:val="640"/>
          <w:marRight w:val="0"/>
          <w:marTop w:val="0"/>
          <w:marBottom w:val="0"/>
          <w:divBdr>
            <w:top w:val="none" w:sz="0" w:space="0" w:color="auto"/>
            <w:left w:val="none" w:sz="0" w:space="0" w:color="auto"/>
            <w:bottom w:val="none" w:sz="0" w:space="0" w:color="auto"/>
            <w:right w:val="none" w:sz="0" w:space="0" w:color="auto"/>
          </w:divBdr>
        </w:div>
        <w:div w:id="1900897716">
          <w:marLeft w:val="640"/>
          <w:marRight w:val="0"/>
          <w:marTop w:val="0"/>
          <w:marBottom w:val="0"/>
          <w:divBdr>
            <w:top w:val="none" w:sz="0" w:space="0" w:color="auto"/>
            <w:left w:val="none" w:sz="0" w:space="0" w:color="auto"/>
            <w:bottom w:val="none" w:sz="0" w:space="0" w:color="auto"/>
            <w:right w:val="none" w:sz="0" w:space="0" w:color="auto"/>
          </w:divBdr>
        </w:div>
        <w:div w:id="761995600">
          <w:marLeft w:val="640"/>
          <w:marRight w:val="0"/>
          <w:marTop w:val="0"/>
          <w:marBottom w:val="0"/>
          <w:divBdr>
            <w:top w:val="none" w:sz="0" w:space="0" w:color="auto"/>
            <w:left w:val="none" w:sz="0" w:space="0" w:color="auto"/>
            <w:bottom w:val="none" w:sz="0" w:space="0" w:color="auto"/>
            <w:right w:val="none" w:sz="0" w:space="0" w:color="auto"/>
          </w:divBdr>
        </w:div>
        <w:div w:id="16011423">
          <w:marLeft w:val="640"/>
          <w:marRight w:val="0"/>
          <w:marTop w:val="0"/>
          <w:marBottom w:val="0"/>
          <w:divBdr>
            <w:top w:val="none" w:sz="0" w:space="0" w:color="auto"/>
            <w:left w:val="none" w:sz="0" w:space="0" w:color="auto"/>
            <w:bottom w:val="none" w:sz="0" w:space="0" w:color="auto"/>
            <w:right w:val="none" w:sz="0" w:space="0" w:color="auto"/>
          </w:divBdr>
        </w:div>
        <w:div w:id="794637464">
          <w:marLeft w:val="640"/>
          <w:marRight w:val="0"/>
          <w:marTop w:val="0"/>
          <w:marBottom w:val="0"/>
          <w:divBdr>
            <w:top w:val="none" w:sz="0" w:space="0" w:color="auto"/>
            <w:left w:val="none" w:sz="0" w:space="0" w:color="auto"/>
            <w:bottom w:val="none" w:sz="0" w:space="0" w:color="auto"/>
            <w:right w:val="none" w:sz="0" w:space="0" w:color="auto"/>
          </w:divBdr>
        </w:div>
        <w:div w:id="1199854951">
          <w:marLeft w:val="640"/>
          <w:marRight w:val="0"/>
          <w:marTop w:val="0"/>
          <w:marBottom w:val="0"/>
          <w:divBdr>
            <w:top w:val="none" w:sz="0" w:space="0" w:color="auto"/>
            <w:left w:val="none" w:sz="0" w:space="0" w:color="auto"/>
            <w:bottom w:val="none" w:sz="0" w:space="0" w:color="auto"/>
            <w:right w:val="none" w:sz="0" w:space="0" w:color="auto"/>
          </w:divBdr>
        </w:div>
        <w:div w:id="1528328179">
          <w:marLeft w:val="640"/>
          <w:marRight w:val="0"/>
          <w:marTop w:val="0"/>
          <w:marBottom w:val="0"/>
          <w:divBdr>
            <w:top w:val="none" w:sz="0" w:space="0" w:color="auto"/>
            <w:left w:val="none" w:sz="0" w:space="0" w:color="auto"/>
            <w:bottom w:val="none" w:sz="0" w:space="0" w:color="auto"/>
            <w:right w:val="none" w:sz="0" w:space="0" w:color="auto"/>
          </w:divBdr>
        </w:div>
        <w:div w:id="1303074968">
          <w:marLeft w:val="640"/>
          <w:marRight w:val="0"/>
          <w:marTop w:val="0"/>
          <w:marBottom w:val="0"/>
          <w:divBdr>
            <w:top w:val="none" w:sz="0" w:space="0" w:color="auto"/>
            <w:left w:val="none" w:sz="0" w:space="0" w:color="auto"/>
            <w:bottom w:val="none" w:sz="0" w:space="0" w:color="auto"/>
            <w:right w:val="none" w:sz="0" w:space="0" w:color="auto"/>
          </w:divBdr>
        </w:div>
      </w:divsChild>
    </w:div>
    <w:div w:id="1947274385">
      <w:bodyDiv w:val="1"/>
      <w:marLeft w:val="0"/>
      <w:marRight w:val="0"/>
      <w:marTop w:val="0"/>
      <w:marBottom w:val="0"/>
      <w:divBdr>
        <w:top w:val="none" w:sz="0" w:space="0" w:color="auto"/>
        <w:left w:val="none" w:sz="0" w:space="0" w:color="auto"/>
        <w:bottom w:val="none" w:sz="0" w:space="0" w:color="auto"/>
        <w:right w:val="none" w:sz="0" w:space="0" w:color="auto"/>
      </w:divBdr>
      <w:divsChild>
        <w:div w:id="2136479598">
          <w:marLeft w:val="640"/>
          <w:marRight w:val="0"/>
          <w:marTop w:val="0"/>
          <w:marBottom w:val="0"/>
          <w:divBdr>
            <w:top w:val="none" w:sz="0" w:space="0" w:color="auto"/>
            <w:left w:val="none" w:sz="0" w:space="0" w:color="auto"/>
            <w:bottom w:val="none" w:sz="0" w:space="0" w:color="auto"/>
            <w:right w:val="none" w:sz="0" w:space="0" w:color="auto"/>
          </w:divBdr>
        </w:div>
        <w:div w:id="2120685900">
          <w:marLeft w:val="640"/>
          <w:marRight w:val="0"/>
          <w:marTop w:val="0"/>
          <w:marBottom w:val="0"/>
          <w:divBdr>
            <w:top w:val="none" w:sz="0" w:space="0" w:color="auto"/>
            <w:left w:val="none" w:sz="0" w:space="0" w:color="auto"/>
            <w:bottom w:val="none" w:sz="0" w:space="0" w:color="auto"/>
            <w:right w:val="none" w:sz="0" w:space="0" w:color="auto"/>
          </w:divBdr>
        </w:div>
        <w:div w:id="279387327">
          <w:marLeft w:val="640"/>
          <w:marRight w:val="0"/>
          <w:marTop w:val="0"/>
          <w:marBottom w:val="0"/>
          <w:divBdr>
            <w:top w:val="none" w:sz="0" w:space="0" w:color="auto"/>
            <w:left w:val="none" w:sz="0" w:space="0" w:color="auto"/>
            <w:bottom w:val="none" w:sz="0" w:space="0" w:color="auto"/>
            <w:right w:val="none" w:sz="0" w:space="0" w:color="auto"/>
          </w:divBdr>
        </w:div>
        <w:div w:id="905458562">
          <w:marLeft w:val="640"/>
          <w:marRight w:val="0"/>
          <w:marTop w:val="0"/>
          <w:marBottom w:val="0"/>
          <w:divBdr>
            <w:top w:val="none" w:sz="0" w:space="0" w:color="auto"/>
            <w:left w:val="none" w:sz="0" w:space="0" w:color="auto"/>
            <w:bottom w:val="none" w:sz="0" w:space="0" w:color="auto"/>
            <w:right w:val="none" w:sz="0" w:space="0" w:color="auto"/>
          </w:divBdr>
        </w:div>
        <w:div w:id="2041586018">
          <w:marLeft w:val="640"/>
          <w:marRight w:val="0"/>
          <w:marTop w:val="0"/>
          <w:marBottom w:val="0"/>
          <w:divBdr>
            <w:top w:val="none" w:sz="0" w:space="0" w:color="auto"/>
            <w:left w:val="none" w:sz="0" w:space="0" w:color="auto"/>
            <w:bottom w:val="none" w:sz="0" w:space="0" w:color="auto"/>
            <w:right w:val="none" w:sz="0" w:space="0" w:color="auto"/>
          </w:divBdr>
        </w:div>
        <w:div w:id="1392851138">
          <w:marLeft w:val="640"/>
          <w:marRight w:val="0"/>
          <w:marTop w:val="0"/>
          <w:marBottom w:val="0"/>
          <w:divBdr>
            <w:top w:val="none" w:sz="0" w:space="0" w:color="auto"/>
            <w:left w:val="none" w:sz="0" w:space="0" w:color="auto"/>
            <w:bottom w:val="none" w:sz="0" w:space="0" w:color="auto"/>
            <w:right w:val="none" w:sz="0" w:space="0" w:color="auto"/>
          </w:divBdr>
        </w:div>
        <w:div w:id="791555066">
          <w:marLeft w:val="640"/>
          <w:marRight w:val="0"/>
          <w:marTop w:val="0"/>
          <w:marBottom w:val="0"/>
          <w:divBdr>
            <w:top w:val="none" w:sz="0" w:space="0" w:color="auto"/>
            <w:left w:val="none" w:sz="0" w:space="0" w:color="auto"/>
            <w:bottom w:val="none" w:sz="0" w:space="0" w:color="auto"/>
            <w:right w:val="none" w:sz="0" w:space="0" w:color="auto"/>
          </w:divBdr>
        </w:div>
        <w:div w:id="103504904">
          <w:marLeft w:val="640"/>
          <w:marRight w:val="0"/>
          <w:marTop w:val="0"/>
          <w:marBottom w:val="0"/>
          <w:divBdr>
            <w:top w:val="none" w:sz="0" w:space="0" w:color="auto"/>
            <w:left w:val="none" w:sz="0" w:space="0" w:color="auto"/>
            <w:bottom w:val="none" w:sz="0" w:space="0" w:color="auto"/>
            <w:right w:val="none" w:sz="0" w:space="0" w:color="auto"/>
          </w:divBdr>
        </w:div>
        <w:div w:id="21902291">
          <w:marLeft w:val="640"/>
          <w:marRight w:val="0"/>
          <w:marTop w:val="0"/>
          <w:marBottom w:val="0"/>
          <w:divBdr>
            <w:top w:val="none" w:sz="0" w:space="0" w:color="auto"/>
            <w:left w:val="none" w:sz="0" w:space="0" w:color="auto"/>
            <w:bottom w:val="none" w:sz="0" w:space="0" w:color="auto"/>
            <w:right w:val="none" w:sz="0" w:space="0" w:color="auto"/>
          </w:divBdr>
        </w:div>
        <w:div w:id="290596617">
          <w:marLeft w:val="640"/>
          <w:marRight w:val="0"/>
          <w:marTop w:val="0"/>
          <w:marBottom w:val="0"/>
          <w:divBdr>
            <w:top w:val="none" w:sz="0" w:space="0" w:color="auto"/>
            <w:left w:val="none" w:sz="0" w:space="0" w:color="auto"/>
            <w:bottom w:val="none" w:sz="0" w:space="0" w:color="auto"/>
            <w:right w:val="none" w:sz="0" w:space="0" w:color="auto"/>
          </w:divBdr>
        </w:div>
        <w:div w:id="404955204">
          <w:marLeft w:val="640"/>
          <w:marRight w:val="0"/>
          <w:marTop w:val="0"/>
          <w:marBottom w:val="0"/>
          <w:divBdr>
            <w:top w:val="none" w:sz="0" w:space="0" w:color="auto"/>
            <w:left w:val="none" w:sz="0" w:space="0" w:color="auto"/>
            <w:bottom w:val="none" w:sz="0" w:space="0" w:color="auto"/>
            <w:right w:val="none" w:sz="0" w:space="0" w:color="auto"/>
          </w:divBdr>
        </w:div>
        <w:div w:id="779179876">
          <w:marLeft w:val="640"/>
          <w:marRight w:val="0"/>
          <w:marTop w:val="0"/>
          <w:marBottom w:val="0"/>
          <w:divBdr>
            <w:top w:val="none" w:sz="0" w:space="0" w:color="auto"/>
            <w:left w:val="none" w:sz="0" w:space="0" w:color="auto"/>
            <w:bottom w:val="none" w:sz="0" w:space="0" w:color="auto"/>
            <w:right w:val="none" w:sz="0" w:space="0" w:color="auto"/>
          </w:divBdr>
        </w:div>
        <w:div w:id="1283613109">
          <w:marLeft w:val="640"/>
          <w:marRight w:val="0"/>
          <w:marTop w:val="0"/>
          <w:marBottom w:val="0"/>
          <w:divBdr>
            <w:top w:val="none" w:sz="0" w:space="0" w:color="auto"/>
            <w:left w:val="none" w:sz="0" w:space="0" w:color="auto"/>
            <w:bottom w:val="none" w:sz="0" w:space="0" w:color="auto"/>
            <w:right w:val="none" w:sz="0" w:space="0" w:color="auto"/>
          </w:divBdr>
        </w:div>
        <w:div w:id="273444012">
          <w:marLeft w:val="640"/>
          <w:marRight w:val="0"/>
          <w:marTop w:val="0"/>
          <w:marBottom w:val="0"/>
          <w:divBdr>
            <w:top w:val="none" w:sz="0" w:space="0" w:color="auto"/>
            <w:left w:val="none" w:sz="0" w:space="0" w:color="auto"/>
            <w:bottom w:val="none" w:sz="0" w:space="0" w:color="auto"/>
            <w:right w:val="none" w:sz="0" w:space="0" w:color="auto"/>
          </w:divBdr>
        </w:div>
        <w:div w:id="1821461955">
          <w:marLeft w:val="640"/>
          <w:marRight w:val="0"/>
          <w:marTop w:val="0"/>
          <w:marBottom w:val="0"/>
          <w:divBdr>
            <w:top w:val="none" w:sz="0" w:space="0" w:color="auto"/>
            <w:left w:val="none" w:sz="0" w:space="0" w:color="auto"/>
            <w:bottom w:val="none" w:sz="0" w:space="0" w:color="auto"/>
            <w:right w:val="none" w:sz="0" w:space="0" w:color="auto"/>
          </w:divBdr>
        </w:div>
        <w:div w:id="65885512">
          <w:marLeft w:val="640"/>
          <w:marRight w:val="0"/>
          <w:marTop w:val="0"/>
          <w:marBottom w:val="0"/>
          <w:divBdr>
            <w:top w:val="none" w:sz="0" w:space="0" w:color="auto"/>
            <w:left w:val="none" w:sz="0" w:space="0" w:color="auto"/>
            <w:bottom w:val="none" w:sz="0" w:space="0" w:color="auto"/>
            <w:right w:val="none" w:sz="0" w:space="0" w:color="auto"/>
          </w:divBdr>
        </w:div>
        <w:div w:id="953899032">
          <w:marLeft w:val="640"/>
          <w:marRight w:val="0"/>
          <w:marTop w:val="0"/>
          <w:marBottom w:val="0"/>
          <w:divBdr>
            <w:top w:val="none" w:sz="0" w:space="0" w:color="auto"/>
            <w:left w:val="none" w:sz="0" w:space="0" w:color="auto"/>
            <w:bottom w:val="none" w:sz="0" w:space="0" w:color="auto"/>
            <w:right w:val="none" w:sz="0" w:space="0" w:color="auto"/>
          </w:divBdr>
        </w:div>
        <w:div w:id="43071005">
          <w:marLeft w:val="640"/>
          <w:marRight w:val="0"/>
          <w:marTop w:val="0"/>
          <w:marBottom w:val="0"/>
          <w:divBdr>
            <w:top w:val="none" w:sz="0" w:space="0" w:color="auto"/>
            <w:left w:val="none" w:sz="0" w:space="0" w:color="auto"/>
            <w:bottom w:val="none" w:sz="0" w:space="0" w:color="auto"/>
            <w:right w:val="none" w:sz="0" w:space="0" w:color="auto"/>
          </w:divBdr>
        </w:div>
        <w:div w:id="629945530">
          <w:marLeft w:val="640"/>
          <w:marRight w:val="0"/>
          <w:marTop w:val="0"/>
          <w:marBottom w:val="0"/>
          <w:divBdr>
            <w:top w:val="none" w:sz="0" w:space="0" w:color="auto"/>
            <w:left w:val="none" w:sz="0" w:space="0" w:color="auto"/>
            <w:bottom w:val="none" w:sz="0" w:space="0" w:color="auto"/>
            <w:right w:val="none" w:sz="0" w:space="0" w:color="auto"/>
          </w:divBdr>
        </w:div>
        <w:div w:id="218131901">
          <w:marLeft w:val="640"/>
          <w:marRight w:val="0"/>
          <w:marTop w:val="0"/>
          <w:marBottom w:val="0"/>
          <w:divBdr>
            <w:top w:val="none" w:sz="0" w:space="0" w:color="auto"/>
            <w:left w:val="none" w:sz="0" w:space="0" w:color="auto"/>
            <w:bottom w:val="none" w:sz="0" w:space="0" w:color="auto"/>
            <w:right w:val="none" w:sz="0" w:space="0" w:color="auto"/>
          </w:divBdr>
        </w:div>
        <w:div w:id="1883052546">
          <w:marLeft w:val="640"/>
          <w:marRight w:val="0"/>
          <w:marTop w:val="0"/>
          <w:marBottom w:val="0"/>
          <w:divBdr>
            <w:top w:val="none" w:sz="0" w:space="0" w:color="auto"/>
            <w:left w:val="none" w:sz="0" w:space="0" w:color="auto"/>
            <w:bottom w:val="none" w:sz="0" w:space="0" w:color="auto"/>
            <w:right w:val="none" w:sz="0" w:space="0" w:color="auto"/>
          </w:divBdr>
        </w:div>
        <w:div w:id="1099105677">
          <w:marLeft w:val="640"/>
          <w:marRight w:val="0"/>
          <w:marTop w:val="0"/>
          <w:marBottom w:val="0"/>
          <w:divBdr>
            <w:top w:val="none" w:sz="0" w:space="0" w:color="auto"/>
            <w:left w:val="none" w:sz="0" w:space="0" w:color="auto"/>
            <w:bottom w:val="none" w:sz="0" w:space="0" w:color="auto"/>
            <w:right w:val="none" w:sz="0" w:space="0" w:color="auto"/>
          </w:divBdr>
        </w:div>
        <w:div w:id="11223489">
          <w:marLeft w:val="640"/>
          <w:marRight w:val="0"/>
          <w:marTop w:val="0"/>
          <w:marBottom w:val="0"/>
          <w:divBdr>
            <w:top w:val="none" w:sz="0" w:space="0" w:color="auto"/>
            <w:left w:val="none" w:sz="0" w:space="0" w:color="auto"/>
            <w:bottom w:val="none" w:sz="0" w:space="0" w:color="auto"/>
            <w:right w:val="none" w:sz="0" w:space="0" w:color="auto"/>
          </w:divBdr>
        </w:div>
        <w:div w:id="89739482">
          <w:marLeft w:val="640"/>
          <w:marRight w:val="0"/>
          <w:marTop w:val="0"/>
          <w:marBottom w:val="0"/>
          <w:divBdr>
            <w:top w:val="none" w:sz="0" w:space="0" w:color="auto"/>
            <w:left w:val="none" w:sz="0" w:space="0" w:color="auto"/>
            <w:bottom w:val="none" w:sz="0" w:space="0" w:color="auto"/>
            <w:right w:val="none" w:sz="0" w:space="0" w:color="auto"/>
          </w:divBdr>
        </w:div>
        <w:div w:id="1726373612">
          <w:marLeft w:val="640"/>
          <w:marRight w:val="0"/>
          <w:marTop w:val="0"/>
          <w:marBottom w:val="0"/>
          <w:divBdr>
            <w:top w:val="none" w:sz="0" w:space="0" w:color="auto"/>
            <w:left w:val="none" w:sz="0" w:space="0" w:color="auto"/>
            <w:bottom w:val="none" w:sz="0" w:space="0" w:color="auto"/>
            <w:right w:val="none" w:sz="0" w:space="0" w:color="auto"/>
          </w:divBdr>
        </w:div>
        <w:div w:id="303463347">
          <w:marLeft w:val="640"/>
          <w:marRight w:val="0"/>
          <w:marTop w:val="0"/>
          <w:marBottom w:val="0"/>
          <w:divBdr>
            <w:top w:val="none" w:sz="0" w:space="0" w:color="auto"/>
            <w:left w:val="none" w:sz="0" w:space="0" w:color="auto"/>
            <w:bottom w:val="none" w:sz="0" w:space="0" w:color="auto"/>
            <w:right w:val="none" w:sz="0" w:space="0" w:color="auto"/>
          </w:divBdr>
        </w:div>
        <w:div w:id="1212770321">
          <w:marLeft w:val="640"/>
          <w:marRight w:val="0"/>
          <w:marTop w:val="0"/>
          <w:marBottom w:val="0"/>
          <w:divBdr>
            <w:top w:val="none" w:sz="0" w:space="0" w:color="auto"/>
            <w:left w:val="none" w:sz="0" w:space="0" w:color="auto"/>
            <w:bottom w:val="none" w:sz="0" w:space="0" w:color="auto"/>
            <w:right w:val="none" w:sz="0" w:space="0" w:color="auto"/>
          </w:divBdr>
        </w:div>
        <w:div w:id="152989361">
          <w:marLeft w:val="640"/>
          <w:marRight w:val="0"/>
          <w:marTop w:val="0"/>
          <w:marBottom w:val="0"/>
          <w:divBdr>
            <w:top w:val="none" w:sz="0" w:space="0" w:color="auto"/>
            <w:left w:val="none" w:sz="0" w:space="0" w:color="auto"/>
            <w:bottom w:val="none" w:sz="0" w:space="0" w:color="auto"/>
            <w:right w:val="none" w:sz="0" w:space="0" w:color="auto"/>
          </w:divBdr>
        </w:div>
        <w:div w:id="1956055085">
          <w:marLeft w:val="640"/>
          <w:marRight w:val="0"/>
          <w:marTop w:val="0"/>
          <w:marBottom w:val="0"/>
          <w:divBdr>
            <w:top w:val="none" w:sz="0" w:space="0" w:color="auto"/>
            <w:left w:val="none" w:sz="0" w:space="0" w:color="auto"/>
            <w:bottom w:val="none" w:sz="0" w:space="0" w:color="auto"/>
            <w:right w:val="none" w:sz="0" w:space="0" w:color="auto"/>
          </w:divBdr>
        </w:div>
        <w:div w:id="287014297">
          <w:marLeft w:val="640"/>
          <w:marRight w:val="0"/>
          <w:marTop w:val="0"/>
          <w:marBottom w:val="0"/>
          <w:divBdr>
            <w:top w:val="none" w:sz="0" w:space="0" w:color="auto"/>
            <w:left w:val="none" w:sz="0" w:space="0" w:color="auto"/>
            <w:bottom w:val="none" w:sz="0" w:space="0" w:color="auto"/>
            <w:right w:val="none" w:sz="0" w:space="0" w:color="auto"/>
          </w:divBdr>
        </w:div>
        <w:div w:id="267467800">
          <w:marLeft w:val="640"/>
          <w:marRight w:val="0"/>
          <w:marTop w:val="0"/>
          <w:marBottom w:val="0"/>
          <w:divBdr>
            <w:top w:val="none" w:sz="0" w:space="0" w:color="auto"/>
            <w:left w:val="none" w:sz="0" w:space="0" w:color="auto"/>
            <w:bottom w:val="none" w:sz="0" w:space="0" w:color="auto"/>
            <w:right w:val="none" w:sz="0" w:space="0" w:color="auto"/>
          </w:divBdr>
        </w:div>
        <w:div w:id="1978604266">
          <w:marLeft w:val="640"/>
          <w:marRight w:val="0"/>
          <w:marTop w:val="0"/>
          <w:marBottom w:val="0"/>
          <w:divBdr>
            <w:top w:val="none" w:sz="0" w:space="0" w:color="auto"/>
            <w:left w:val="none" w:sz="0" w:space="0" w:color="auto"/>
            <w:bottom w:val="none" w:sz="0" w:space="0" w:color="auto"/>
            <w:right w:val="none" w:sz="0" w:space="0" w:color="auto"/>
          </w:divBdr>
        </w:div>
        <w:div w:id="389153796">
          <w:marLeft w:val="640"/>
          <w:marRight w:val="0"/>
          <w:marTop w:val="0"/>
          <w:marBottom w:val="0"/>
          <w:divBdr>
            <w:top w:val="none" w:sz="0" w:space="0" w:color="auto"/>
            <w:left w:val="none" w:sz="0" w:space="0" w:color="auto"/>
            <w:bottom w:val="none" w:sz="0" w:space="0" w:color="auto"/>
            <w:right w:val="none" w:sz="0" w:space="0" w:color="auto"/>
          </w:divBdr>
        </w:div>
        <w:div w:id="153495925">
          <w:marLeft w:val="640"/>
          <w:marRight w:val="0"/>
          <w:marTop w:val="0"/>
          <w:marBottom w:val="0"/>
          <w:divBdr>
            <w:top w:val="none" w:sz="0" w:space="0" w:color="auto"/>
            <w:left w:val="none" w:sz="0" w:space="0" w:color="auto"/>
            <w:bottom w:val="none" w:sz="0" w:space="0" w:color="auto"/>
            <w:right w:val="none" w:sz="0" w:space="0" w:color="auto"/>
          </w:divBdr>
        </w:div>
        <w:div w:id="840001334">
          <w:marLeft w:val="640"/>
          <w:marRight w:val="0"/>
          <w:marTop w:val="0"/>
          <w:marBottom w:val="0"/>
          <w:divBdr>
            <w:top w:val="none" w:sz="0" w:space="0" w:color="auto"/>
            <w:left w:val="none" w:sz="0" w:space="0" w:color="auto"/>
            <w:bottom w:val="none" w:sz="0" w:space="0" w:color="auto"/>
            <w:right w:val="none" w:sz="0" w:space="0" w:color="auto"/>
          </w:divBdr>
        </w:div>
        <w:div w:id="1615601831">
          <w:marLeft w:val="640"/>
          <w:marRight w:val="0"/>
          <w:marTop w:val="0"/>
          <w:marBottom w:val="0"/>
          <w:divBdr>
            <w:top w:val="none" w:sz="0" w:space="0" w:color="auto"/>
            <w:left w:val="none" w:sz="0" w:space="0" w:color="auto"/>
            <w:bottom w:val="none" w:sz="0" w:space="0" w:color="auto"/>
            <w:right w:val="none" w:sz="0" w:space="0" w:color="auto"/>
          </w:divBdr>
        </w:div>
      </w:divsChild>
    </w:div>
    <w:div w:id="1966227318">
      <w:bodyDiv w:val="1"/>
      <w:marLeft w:val="0"/>
      <w:marRight w:val="0"/>
      <w:marTop w:val="0"/>
      <w:marBottom w:val="0"/>
      <w:divBdr>
        <w:top w:val="none" w:sz="0" w:space="0" w:color="auto"/>
        <w:left w:val="none" w:sz="0" w:space="0" w:color="auto"/>
        <w:bottom w:val="none" w:sz="0" w:space="0" w:color="auto"/>
        <w:right w:val="none" w:sz="0" w:space="0" w:color="auto"/>
      </w:divBdr>
      <w:divsChild>
        <w:div w:id="1736855657">
          <w:marLeft w:val="640"/>
          <w:marRight w:val="0"/>
          <w:marTop w:val="0"/>
          <w:marBottom w:val="0"/>
          <w:divBdr>
            <w:top w:val="none" w:sz="0" w:space="0" w:color="auto"/>
            <w:left w:val="none" w:sz="0" w:space="0" w:color="auto"/>
            <w:bottom w:val="none" w:sz="0" w:space="0" w:color="auto"/>
            <w:right w:val="none" w:sz="0" w:space="0" w:color="auto"/>
          </w:divBdr>
        </w:div>
        <w:div w:id="1436250205">
          <w:marLeft w:val="640"/>
          <w:marRight w:val="0"/>
          <w:marTop w:val="0"/>
          <w:marBottom w:val="0"/>
          <w:divBdr>
            <w:top w:val="none" w:sz="0" w:space="0" w:color="auto"/>
            <w:left w:val="none" w:sz="0" w:space="0" w:color="auto"/>
            <w:bottom w:val="none" w:sz="0" w:space="0" w:color="auto"/>
            <w:right w:val="none" w:sz="0" w:space="0" w:color="auto"/>
          </w:divBdr>
        </w:div>
        <w:div w:id="1749886236">
          <w:marLeft w:val="640"/>
          <w:marRight w:val="0"/>
          <w:marTop w:val="0"/>
          <w:marBottom w:val="0"/>
          <w:divBdr>
            <w:top w:val="none" w:sz="0" w:space="0" w:color="auto"/>
            <w:left w:val="none" w:sz="0" w:space="0" w:color="auto"/>
            <w:bottom w:val="none" w:sz="0" w:space="0" w:color="auto"/>
            <w:right w:val="none" w:sz="0" w:space="0" w:color="auto"/>
          </w:divBdr>
        </w:div>
        <w:div w:id="2097171171">
          <w:marLeft w:val="640"/>
          <w:marRight w:val="0"/>
          <w:marTop w:val="0"/>
          <w:marBottom w:val="0"/>
          <w:divBdr>
            <w:top w:val="none" w:sz="0" w:space="0" w:color="auto"/>
            <w:left w:val="none" w:sz="0" w:space="0" w:color="auto"/>
            <w:bottom w:val="none" w:sz="0" w:space="0" w:color="auto"/>
            <w:right w:val="none" w:sz="0" w:space="0" w:color="auto"/>
          </w:divBdr>
        </w:div>
        <w:div w:id="1909613266">
          <w:marLeft w:val="640"/>
          <w:marRight w:val="0"/>
          <w:marTop w:val="0"/>
          <w:marBottom w:val="0"/>
          <w:divBdr>
            <w:top w:val="none" w:sz="0" w:space="0" w:color="auto"/>
            <w:left w:val="none" w:sz="0" w:space="0" w:color="auto"/>
            <w:bottom w:val="none" w:sz="0" w:space="0" w:color="auto"/>
            <w:right w:val="none" w:sz="0" w:space="0" w:color="auto"/>
          </w:divBdr>
        </w:div>
        <w:div w:id="1116871262">
          <w:marLeft w:val="640"/>
          <w:marRight w:val="0"/>
          <w:marTop w:val="0"/>
          <w:marBottom w:val="0"/>
          <w:divBdr>
            <w:top w:val="none" w:sz="0" w:space="0" w:color="auto"/>
            <w:left w:val="none" w:sz="0" w:space="0" w:color="auto"/>
            <w:bottom w:val="none" w:sz="0" w:space="0" w:color="auto"/>
            <w:right w:val="none" w:sz="0" w:space="0" w:color="auto"/>
          </w:divBdr>
        </w:div>
        <w:div w:id="1180314657">
          <w:marLeft w:val="640"/>
          <w:marRight w:val="0"/>
          <w:marTop w:val="0"/>
          <w:marBottom w:val="0"/>
          <w:divBdr>
            <w:top w:val="none" w:sz="0" w:space="0" w:color="auto"/>
            <w:left w:val="none" w:sz="0" w:space="0" w:color="auto"/>
            <w:bottom w:val="none" w:sz="0" w:space="0" w:color="auto"/>
            <w:right w:val="none" w:sz="0" w:space="0" w:color="auto"/>
          </w:divBdr>
        </w:div>
        <w:div w:id="1554542997">
          <w:marLeft w:val="640"/>
          <w:marRight w:val="0"/>
          <w:marTop w:val="0"/>
          <w:marBottom w:val="0"/>
          <w:divBdr>
            <w:top w:val="none" w:sz="0" w:space="0" w:color="auto"/>
            <w:left w:val="none" w:sz="0" w:space="0" w:color="auto"/>
            <w:bottom w:val="none" w:sz="0" w:space="0" w:color="auto"/>
            <w:right w:val="none" w:sz="0" w:space="0" w:color="auto"/>
          </w:divBdr>
        </w:div>
        <w:div w:id="332998794">
          <w:marLeft w:val="640"/>
          <w:marRight w:val="0"/>
          <w:marTop w:val="0"/>
          <w:marBottom w:val="0"/>
          <w:divBdr>
            <w:top w:val="none" w:sz="0" w:space="0" w:color="auto"/>
            <w:left w:val="none" w:sz="0" w:space="0" w:color="auto"/>
            <w:bottom w:val="none" w:sz="0" w:space="0" w:color="auto"/>
            <w:right w:val="none" w:sz="0" w:space="0" w:color="auto"/>
          </w:divBdr>
        </w:div>
        <w:div w:id="304048536">
          <w:marLeft w:val="640"/>
          <w:marRight w:val="0"/>
          <w:marTop w:val="0"/>
          <w:marBottom w:val="0"/>
          <w:divBdr>
            <w:top w:val="none" w:sz="0" w:space="0" w:color="auto"/>
            <w:left w:val="none" w:sz="0" w:space="0" w:color="auto"/>
            <w:bottom w:val="none" w:sz="0" w:space="0" w:color="auto"/>
            <w:right w:val="none" w:sz="0" w:space="0" w:color="auto"/>
          </w:divBdr>
        </w:div>
        <w:div w:id="1988166404">
          <w:marLeft w:val="640"/>
          <w:marRight w:val="0"/>
          <w:marTop w:val="0"/>
          <w:marBottom w:val="0"/>
          <w:divBdr>
            <w:top w:val="none" w:sz="0" w:space="0" w:color="auto"/>
            <w:left w:val="none" w:sz="0" w:space="0" w:color="auto"/>
            <w:bottom w:val="none" w:sz="0" w:space="0" w:color="auto"/>
            <w:right w:val="none" w:sz="0" w:space="0" w:color="auto"/>
          </w:divBdr>
        </w:div>
        <w:div w:id="1729181526">
          <w:marLeft w:val="640"/>
          <w:marRight w:val="0"/>
          <w:marTop w:val="0"/>
          <w:marBottom w:val="0"/>
          <w:divBdr>
            <w:top w:val="none" w:sz="0" w:space="0" w:color="auto"/>
            <w:left w:val="none" w:sz="0" w:space="0" w:color="auto"/>
            <w:bottom w:val="none" w:sz="0" w:space="0" w:color="auto"/>
            <w:right w:val="none" w:sz="0" w:space="0" w:color="auto"/>
          </w:divBdr>
        </w:div>
        <w:div w:id="786244538">
          <w:marLeft w:val="640"/>
          <w:marRight w:val="0"/>
          <w:marTop w:val="0"/>
          <w:marBottom w:val="0"/>
          <w:divBdr>
            <w:top w:val="none" w:sz="0" w:space="0" w:color="auto"/>
            <w:left w:val="none" w:sz="0" w:space="0" w:color="auto"/>
            <w:bottom w:val="none" w:sz="0" w:space="0" w:color="auto"/>
            <w:right w:val="none" w:sz="0" w:space="0" w:color="auto"/>
          </w:divBdr>
        </w:div>
        <w:div w:id="1210146305">
          <w:marLeft w:val="640"/>
          <w:marRight w:val="0"/>
          <w:marTop w:val="0"/>
          <w:marBottom w:val="0"/>
          <w:divBdr>
            <w:top w:val="none" w:sz="0" w:space="0" w:color="auto"/>
            <w:left w:val="none" w:sz="0" w:space="0" w:color="auto"/>
            <w:bottom w:val="none" w:sz="0" w:space="0" w:color="auto"/>
            <w:right w:val="none" w:sz="0" w:space="0" w:color="auto"/>
          </w:divBdr>
        </w:div>
        <w:div w:id="1069956991">
          <w:marLeft w:val="640"/>
          <w:marRight w:val="0"/>
          <w:marTop w:val="0"/>
          <w:marBottom w:val="0"/>
          <w:divBdr>
            <w:top w:val="none" w:sz="0" w:space="0" w:color="auto"/>
            <w:left w:val="none" w:sz="0" w:space="0" w:color="auto"/>
            <w:bottom w:val="none" w:sz="0" w:space="0" w:color="auto"/>
            <w:right w:val="none" w:sz="0" w:space="0" w:color="auto"/>
          </w:divBdr>
        </w:div>
        <w:div w:id="117115292">
          <w:marLeft w:val="640"/>
          <w:marRight w:val="0"/>
          <w:marTop w:val="0"/>
          <w:marBottom w:val="0"/>
          <w:divBdr>
            <w:top w:val="none" w:sz="0" w:space="0" w:color="auto"/>
            <w:left w:val="none" w:sz="0" w:space="0" w:color="auto"/>
            <w:bottom w:val="none" w:sz="0" w:space="0" w:color="auto"/>
            <w:right w:val="none" w:sz="0" w:space="0" w:color="auto"/>
          </w:divBdr>
        </w:div>
        <w:div w:id="1509098673">
          <w:marLeft w:val="640"/>
          <w:marRight w:val="0"/>
          <w:marTop w:val="0"/>
          <w:marBottom w:val="0"/>
          <w:divBdr>
            <w:top w:val="none" w:sz="0" w:space="0" w:color="auto"/>
            <w:left w:val="none" w:sz="0" w:space="0" w:color="auto"/>
            <w:bottom w:val="none" w:sz="0" w:space="0" w:color="auto"/>
            <w:right w:val="none" w:sz="0" w:space="0" w:color="auto"/>
          </w:divBdr>
        </w:div>
        <w:div w:id="1140073849">
          <w:marLeft w:val="640"/>
          <w:marRight w:val="0"/>
          <w:marTop w:val="0"/>
          <w:marBottom w:val="0"/>
          <w:divBdr>
            <w:top w:val="none" w:sz="0" w:space="0" w:color="auto"/>
            <w:left w:val="none" w:sz="0" w:space="0" w:color="auto"/>
            <w:bottom w:val="none" w:sz="0" w:space="0" w:color="auto"/>
            <w:right w:val="none" w:sz="0" w:space="0" w:color="auto"/>
          </w:divBdr>
        </w:div>
        <w:div w:id="95831709">
          <w:marLeft w:val="640"/>
          <w:marRight w:val="0"/>
          <w:marTop w:val="0"/>
          <w:marBottom w:val="0"/>
          <w:divBdr>
            <w:top w:val="none" w:sz="0" w:space="0" w:color="auto"/>
            <w:left w:val="none" w:sz="0" w:space="0" w:color="auto"/>
            <w:bottom w:val="none" w:sz="0" w:space="0" w:color="auto"/>
            <w:right w:val="none" w:sz="0" w:space="0" w:color="auto"/>
          </w:divBdr>
        </w:div>
        <w:div w:id="1868445002">
          <w:marLeft w:val="640"/>
          <w:marRight w:val="0"/>
          <w:marTop w:val="0"/>
          <w:marBottom w:val="0"/>
          <w:divBdr>
            <w:top w:val="none" w:sz="0" w:space="0" w:color="auto"/>
            <w:left w:val="none" w:sz="0" w:space="0" w:color="auto"/>
            <w:bottom w:val="none" w:sz="0" w:space="0" w:color="auto"/>
            <w:right w:val="none" w:sz="0" w:space="0" w:color="auto"/>
          </w:divBdr>
        </w:div>
        <w:div w:id="1312057272">
          <w:marLeft w:val="640"/>
          <w:marRight w:val="0"/>
          <w:marTop w:val="0"/>
          <w:marBottom w:val="0"/>
          <w:divBdr>
            <w:top w:val="none" w:sz="0" w:space="0" w:color="auto"/>
            <w:left w:val="none" w:sz="0" w:space="0" w:color="auto"/>
            <w:bottom w:val="none" w:sz="0" w:space="0" w:color="auto"/>
            <w:right w:val="none" w:sz="0" w:space="0" w:color="auto"/>
          </w:divBdr>
        </w:div>
        <w:div w:id="456417835">
          <w:marLeft w:val="640"/>
          <w:marRight w:val="0"/>
          <w:marTop w:val="0"/>
          <w:marBottom w:val="0"/>
          <w:divBdr>
            <w:top w:val="none" w:sz="0" w:space="0" w:color="auto"/>
            <w:left w:val="none" w:sz="0" w:space="0" w:color="auto"/>
            <w:bottom w:val="none" w:sz="0" w:space="0" w:color="auto"/>
            <w:right w:val="none" w:sz="0" w:space="0" w:color="auto"/>
          </w:divBdr>
        </w:div>
        <w:div w:id="1856571730">
          <w:marLeft w:val="640"/>
          <w:marRight w:val="0"/>
          <w:marTop w:val="0"/>
          <w:marBottom w:val="0"/>
          <w:divBdr>
            <w:top w:val="none" w:sz="0" w:space="0" w:color="auto"/>
            <w:left w:val="none" w:sz="0" w:space="0" w:color="auto"/>
            <w:bottom w:val="none" w:sz="0" w:space="0" w:color="auto"/>
            <w:right w:val="none" w:sz="0" w:space="0" w:color="auto"/>
          </w:divBdr>
        </w:div>
        <w:div w:id="1827866117">
          <w:marLeft w:val="640"/>
          <w:marRight w:val="0"/>
          <w:marTop w:val="0"/>
          <w:marBottom w:val="0"/>
          <w:divBdr>
            <w:top w:val="none" w:sz="0" w:space="0" w:color="auto"/>
            <w:left w:val="none" w:sz="0" w:space="0" w:color="auto"/>
            <w:bottom w:val="none" w:sz="0" w:space="0" w:color="auto"/>
            <w:right w:val="none" w:sz="0" w:space="0" w:color="auto"/>
          </w:divBdr>
        </w:div>
        <w:div w:id="1262908884">
          <w:marLeft w:val="640"/>
          <w:marRight w:val="0"/>
          <w:marTop w:val="0"/>
          <w:marBottom w:val="0"/>
          <w:divBdr>
            <w:top w:val="none" w:sz="0" w:space="0" w:color="auto"/>
            <w:left w:val="none" w:sz="0" w:space="0" w:color="auto"/>
            <w:bottom w:val="none" w:sz="0" w:space="0" w:color="auto"/>
            <w:right w:val="none" w:sz="0" w:space="0" w:color="auto"/>
          </w:divBdr>
        </w:div>
        <w:div w:id="27025893">
          <w:marLeft w:val="640"/>
          <w:marRight w:val="0"/>
          <w:marTop w:val="0"/>
          <w:marBottom w:val="0"/>
          <w:divBdr>
            <w:top w:val="none" w:sz="0" w:space="0" w:color="auto"/>
            <w:left w:val="none" w:sz="0" w:space="0" w:color="auto"/>
            <w:bottom w:val="none" w:sz="0" w:space="0" w:color="auto"/>
            <w:right w:val="none" w:sz="0" w:space="0" w:color="auto"/>
          </w:divBdr>
        </w:div>
        <w:div w:id="1134449319">
          <w:marLeft w:val="640"/>
          <w:marRight w:val="0"/>
          <w:marTop w:val="0"/>
          <w:marBottom w:val="0"/>
          <w:divBdr>
            <w:top w:val="none" w:sz="0" w:space="0" w:color="auto"/>
            <w:left w:val="none" w:sz="0" w:space="0" w:color="auto"/>
            <w:bottom w:val="none" w:sz="0" w:space="0" w:color="auto"/>
            <w:right w:val="none" w:sz="0" w:space="0" w:color="auto"/>
          </w:divBdr>
        </w:div>
        <w:div w:id="1385057742">
          <w:marLeft w:val="640"/>
          <w:marRight w:val="0"/>
          <w:marTop w:val="0"/>
          <w:marBottom w:val="0"/>
          <w:divBdr>
            <w:top w:val="none" w:sz="0" w:space="0" w:color="auto"/>
            <w:left w:val="none" w:sz="0" w:space="0" w:color="auto"/>
            <w:bottom w:val="none" w:sz="0" w:space="0" w:color="auto"/>
            <w:right w:val="none" w:sz="0" w:space="0" w:color="auto"/>
          </w:divBdr>
        </w:div>
      </w:divsChild>
    </w:div>
    <w:div w:id="1971283737">
      <w:bodyDiv w:val="1"/>
      <w:marLeft w:val="0"/>
      <w:marRight w:val="0"/>
      <w:marTop w:val="0"/>
      <w:marBottom w:val="0"/>
      <w:divBdr>
        <w:top w:val="none" w:sz="0" w:space="0" w:color="auto"/>
        <w:left w:val="none" w:sz="0" w:space="0" w:color="auto"/>
        <w:bottom w:val="none" w:sz="0" w:space="0" w:color="auto"/>
        <w:right w:val="none" w:sz="0" w:space="0" w:color="auto"/>
      </w:divBdr>
      <w:divsChild>
        <w:div w:id="1935627017">
          <w:marLeft w:val="640"/>
          <w:marRight w:val="0"/>
          <w:marTop w:val="0"/>
          <w:marBottom w:val="0"/>
          <w:divBdr>
            <w:top w:val="none" w:sz="0" w:space="0" w:color="auto"/>
            <w:left w:val="none" w:sz="0" w:space="0" w:color="auto"/>
            <w:bottom w:val="none" w:sz="0" w:space="0" w:color="auto"/>
            <w:right w:val="none" w:sz="0" w:space="0" w:color="auto"/>
          </w:divBdr>
        </w:div>
        <w:div w:id="406197990">
          <w:marLeft w:val="640"/>
          <w:marRight w:val="0"/>
          <w:marTop w:val="0"/>
          <w:marBottom w:val="0"/>
          <w:divBdr>
            <w:top w:val="none" w:sz="0" w:space="0" w:color="auto"/>
            <w:left w:val="none" w:sz="0" w:space="0" w:color="auto"/>
            <w:bottom w:val="none" w:sz="0" w:space="0" w:color="auto"/>
            <w:right w:val="none" w:sz="0" w:space="0" w:color="auto"/>
          </w:divBdr>
        </w:div>
        <w:div w:id="216162251">
          <w:marLeft w:val="640"/>
          <w:marRight w:val="0"/>
          <w:marTop w:val="0"/>
          <w:marBottom w:val="0"/>
          <w:divBdr>
            <w:top w:val="none" w:sz="0" w:space="0" w:color="auto"/>
            <w:left w:val="none" w:sz="0" w:space="0" w:color="auto"/>
            <w:bottom w:val="none" w:sz="0" w:space="0" w:color="auto"/>
            <w:right w:val="none" w:sz="0" w:space="0" w:color="auto"/>
          </w:divBdr>
        </w:div>
        <w:div w:id="1044139659">
          <w:marLeft w:val="640"/>
          <w:marRight w:val="0"/>
          <w:marTop w:val="0"/>
          <w:marBottom w:val="0"/>
          <w:divBdr>
            <w:top w:val="none" w:sz="0" w:space="0" w:color="auto"/>
            <w:left w:val="none" w:sz="0" w:space="0" w:color="auto"/>
            <w:bottom w:val="none" w:sz="0" w:space="0" w:color="auto"/>
            <w:right w:val="none" w:sz="0" w:space="0" w:color="auto"/>
          </w:divBdr>
        </w:div>
        <w:div w:id="838614308">
          <w:marLeft w:val="640"/>
          <w:marRight w:val="0"/>
          <w:marTop w:val="0"/>
          <w:marBottom w:val="0"/>
          <w:divBdr>
            <w:top w:val="none" w:sz="0" w:space="0" w:color="auto"/>
            <w:left w:val="none" w:sz="0" w:space="0" w:color="auto"/>
            <w:bottom w:val="none" w:sz="0" w:space="0" w:color="auto"/>
            <w:right w:val="none" w:sz="0" w:space="0" w:color="auto"/>
          </w:divBdr>
        </w:div>
        <w:div w:id="1713115906">
          <w:marLeft w:val="640"/>
          <w:marRight w:val="0"/>
          <w:marTop w:val="0"/>
          <w:marBottom w:val="0"/>
          <w:divBdr>
            <w:top w:val="none" w:sz="0" w:space="0" w:color="auto"/>
            <w:left w:val="none" w:sz="0" w:space="0" w:color="auto"/>
            <w:bottom w:val="none" w:sz="0" w:space="0" w:color="auto"/>
            <w:right w:val="none" w:sz="0" w:space="0" w:color="auto"/>
          </w:divBdr>
        </w:div>
        <w:div w:id="1084254671">
          <w:marLeft w:val="640"/>
          <w:marRight w:val="0"/>
          <w:marTop w:val="0"/>
          <w:marBottom w:val="0"/>
          <w:divBdr>
            <w:top w:val="none" w:sz="0" w:space="0" w:color="auto"/>
            <w:left w:val="none" w:sz="0" w:space="0" w:color="auto"/>
            <w:bottom w:val="none" w:sz="0" w:space="0" w:color="auto"/>
            <w:right w:val="none" w:sz="0" w:space="0" w:color="auto"/>
          </w:divBdr>
        </w:div>
        <w:div w:id="1747876716">
          <w:marLeft w:val="640"/>
          <w:marRight w:val="0"/>
          <w:marTop w:val="0"/>
          <w:marBottom w:val="0"/>
          <w:divBdr>
            <w:top w:val="none" w:sz="0" w:space="0" w:color="auto"/>
            <w:left w:val="none" w:sz="0" w:space="0" w:color="auto"/>
            <w:bottom w:val="none" w:sz="0" w:space="0" w:color="auto"/>
            <w:right w:val="none" w:sz="0" w:space="0" w:color="auto"/>
          </w:divBdr>
        </w:div>
        <w:div w:id="622689315">
          <w:marLeft w:val="640"/>
          <w:marRight w:val="0"/>
          <w:marTop w:val="0"/>
          <w:marBottom w:val="0"/>
          <w:divBdr>
            <w:top w:val="none" w:sz="0" w:space="0" w:color="auto"/>
            <w:left w:val="none" w:sz="0" w:space="0" w:color="auto"/>
            <w:bottom w:val="none" w:sz="0" w:space="0" w:color="auto"/>
            <w:right w:val="none" w:sz="0" w:space="0" w:color="auto"/>
          </w:divBdr>
        </w:div>
        <w:div w:id="402071314">
          <w:marLeft w:val="640"/>
          <w:marRight w:val="0"/>
          <w:marTop w:val="0"/>
          <w:marBottom w:val="0"/>
          <w:divBdr>
            <w:top w:val="none" w:sz="0" w:space="0" w:color="auto"/>
            <w:left w:val="none" w:sz="0" w:space="0" w:color="auto"/>
            <w:bottom w:val="none" w:sz="0" w:space="0" w:color="auto"/>
            <w:right w:val="none" w:sz="0" w:space="0" w:color="auto"/>
          </w:divBdr>
        </w:div>
        <w:div w:id="987783730">
          <w:marLeft w:val="640"/>
          <w:marRight w:val="0"/>
          <w:marTop w:val="0"/>
          <w:marBottom w:val="0"/>
          <w:divBdr>
            <w:top w:val="none" w:sz="0" w:space="0" w:color="auto"/>
            <w:left w:val="none" w:sz="0" w:space="0" w:color="auto"/>
            <w:bottom w:val="none" w:sz="0" w:space="0" w:color="auto"/>
            <w:right w:val="none" w:sz="0" w:space="0" w:color="auto"/>
          </w:divBdr>
        </w:div>
        <w:div w:id="177162718">
          <w:marLeft w:val="640"/>
          <w:marRight w:val="0"/>
          <w:marTop w:val="0"/>
          <w:marBottom w:val="0"/>
          <w:divBdr>
            <w:top w:val="none" w:sz="0" w:space="0" w:color="auto"/>
            <w:left w:val="none" w:sz="0" w:space="0" w:color="auto"/>
            <w:bottom w:val="none" w:sz="0" w:space="0" w:color="auto"/>
            <w:right w:val="none" w:sz="0" w:space="0" w:color="auto"/>
          </w:divBdr>
        </w:div>
        <w:div w:id="1942107851">
          <w:marLeft w:val="640"/>
          <w:marRight w:val="0"/>
          <w:marTop w:val="0"/>
          <w:marBottom w:val="0"/>
          <w:divBdr>
            <w:top w:val="none" w:sz="0" w:space="0" w:color="auto"/>
            <w:left w:val="none" w:sz="0" w:space="0" w:color="auto"/>
            <w:bottom w:val="none" w:sz="0" w:space="0" w:color="auto"/>
            <w:right w:val="none" w:sz="0" w:space="0" w:color="auto"/>
          </w:divBdr>
        </w:div>
        <w:div w:id="1608007448">
          <w:marLeft w:val="640"/>
          <w:marRight w:val="0"/>
          <w:marTop w:val="0"/>
          <w:marBottom w:val="0"/>
          <w:divBdr>
            <w:top w:val="none" w:sz="0" w:space="0" w:color="auto"/>
            <w:left w:val="none" w:sz="0" w:space="0" w:color="auto"/>
            <w:bottom w:val="none" w:sz="0" w:space="0" w:color="auto"/>
            <w:right w:val="none" w:sz="0" w:space="0" w:color="auto"/>
          </w:divBdr>
        </w:div>
        <w:div w:id="2045595485">
          <w:marLeft w:val="640"/>
          <w:marRight w:val="0"/>
          <w:marTop w:val="0"/>
          <w:marBottom w:val="0"/>
          <w:divBdr>
            <w:top w:val="none" w:sz="0" w:space="0" w:color="auto"/>
            <w:left w:val="none" w:sz="0" w:space="0" w:color="auto"/>
            <w:bottom w:val="none" w:sz="0" w:space="0" w:color="auto"/>
            <w:right w:val="none" w:sz="0" w:space="0" w:color="auto"/>
          </w:divBdr>
        </w:div>
        <w:div w:id="214198685">
          <w:marLeft w:val="640"/>
          <w:marRight w:val="0"/>
          <w:marTop w:val="0"/>
          <w:marBottom w:val="0"/>
          <w:divBdr>
            <w:top w:val="none" w:sz="0" w:space="0" w:color="auto"/>
            <w:left w:val="none" w:sz="0" w:space="0" w:color="auto"/>
            <w:bottom w:val="none" w:sz="0" w:space="0" w:color="auto"/>
            <w:right w:val="none" w:sz="0" w:space="0" w:color="auto"/>
          </w:divBdr>
        </w:div>
        <w:div w:id="1906255425">
          <w:marLeft w:val="640"/>
          <w:marRight w:val="0"/>
          <w:marTop w:val="0"/>
          <w:marBottom w:val="0"/>
          <w:divBdr>
            <w:top w:val="none" w:sz="0" w:space="0" w:color="auto"/>
            <w:left w:val="none" w:sz="0" w:space="0" w:color="auto"/>
            <w:bottom w:val="none" w:sz="0" w:space="0" w:color="auto"/>
            <w:right w:val="none" w:sz="0" w:space="0" w:color="auto"/>
          </w:divBdr>
        </w:div>
        <w:div w:id="1289508109">
          <w:marLeft w:val="640"/>
          <w:marRight w:val="0"/>
          <w:marTop w:val="0"/>
          <w:marBottom w:val="0"/>
          <w:divBdr>
            <w:top w:val="none" w:sz="0" w:space="0" w:color="auto"/>
            <w:left w:val="none" w:sz="0" w:space="0" w:color="auto"/>
            <w:bottom w:val="none" w:sz="0" w:space="0" w:color="auto"/>
            <w:right w:val="none" w:sz="0" w:space="0" w:color="auto"/>
          </w:divBdr>
        </w:div>
        <w:div w:id="853494127">
          <w:marLeft w:val="640"/>
          <w:marRight w:val="0"/>
          <w:marTop w:val="0"/>
          <w:marBottom w:val="0"/>
          <w:divBdr>
            <w:top w:val="none" w:sz="0" w:space="0" w:color="auto"/>
            <w:left w:val="none" w:sz="0" w:space="0" w:color="auto"/>
            <w:bottom w:val="none" w:sz="0" w:space="0" w:color="auto"/>
            <w:right w:val="none" w:sz="0" w:space="0" w:color="auto"/>
          </w:divBdr>
        </w:div>
        <w:div w:id="2071616002">
          <w:marLeft w:val="640"/>
          <w:marRight w:val="0"/>
          <w:marTop w:val="0"/>
          <w:marBottom w:val="0"/>
          <w:divBdr>
            <w:top w:val="none" w:sz="0" w:space="0" w:color="auto"/>
            <w:left w:val="none" w:sz="0" w:space="0" w:color="auto"/>
            <w:bottom w:val="none" w:sz="0" w:space="0" w:color="auto"/>
            <w:right w:val="none" w:sz="0" w:space="0" w:color="auto"/>
          </w:divBdr>
        </w:div>
        <w:div w:id="1117212832">
          <w:marLeft w:val="640"/>
          <w:marRight w:val="0"/>
          <w:marTop w:val="0"/>
          <w:marBottom w:val="0"/>
          <w:divBdr>
            <w:top w:val="none" w:sz="0" w:space="0" w:color="auto"/>
            <w:left w:val="none" w:sz="0" w:space="0" w:color="auto"/>
            <w:bottom w:val="none" w:sz="0" w:space="0" w:color="auto"/>
            <w:right w:val="none" w:sz="0" w:space="0" w:color="auto"/>
          </w:divBdr>
        </w:div>
        <w:div w:id="803743400">
          <w:marLeft w:val="640"/>
          <w:marRight w:val="0"/>
          <w:marTop w:val="0"/>
          <w:marBottom w:val="0"/>
          <w:divBdr>
            <w:top w:val="none" w:sz="0" w:space="0" w:color="auto"/>
            <w:left w:val="none" w:sz="0" w:space="0" w:color="auto"/>
            <w:bottom w:val="none" w:sz="0" w:space="0" w:color="auto"/>
            <w:right w:val="none" w:sz="0" w:space="0" w:color="auto"/>
          </w:divBdr>
        </w:div>
        <w:div w:id="1370257155">
          <w:marLeft w:val="640"/>
          <w:marRight w:val="0"/>
          <w:marTop w:val="0"/>
          <w:marBottom w:val="0"/>
          <w:divBdr>
            <w:top w:val="none" w:sz="0" w:space="0" w:color="auto"/>
            <w:left w:val="none" w:sz="0" w:space="0" w:color="auto"/>
            <w:bottom w:val="none" w:sz="0" w:space="0" w:color="auto"/>
            <w:right w:val="none" w:sz="0" w:space="0" w:color="auto"/>
          </w:divBdr>
        </w:div>
        <w:div w:id="2145389984">
          <w:marLeft w:val="640"/>
          <w:marRight w:val="0"/>
          <w:marTop w:val="0"/>
          <w:marBottom w:val="0"/>
          <w:divBdr>
            <w:top w:val="none" w:sz="0" w:space="0" w:color="auto"/>
            <w:left w:val="none" w:sz="0" w:space="0" w:color="auto"/>
            <w:bottom w:val="none" w:sz="0" w:space="0" w:color="auto"/>
            <w:right w:val="none" w:sz="0" w:space="0" w:color="auto"/>
          </w:divBdr>
        </w:div>
        <w:div w:id="15158248">
          <w:marLeft w:val="640"/>
          <w:marRight w:val="0"/>
          <w:marTop w:val="0"/>
          <w:marBottom w:val="0"/>
          <w:divBdr>
            <w:top w:val="none" w:sz="0" w:space="0" w:color="auto"/>
            <w:left w:val="none" w:sz="0" w:space="0" w:color="auto"/>
            <w:bottom w:val="none" w:sz="0" w:space="0" w:color="auto"/>
            <w:right w:val="none" w:sz="0" w:space="0" w:color="auto"/>
          </w:divBdr>
        </w:div>
        <w:div w:id="2121022446">
          <w:marLeft w:val="640"/>
          <w:marRight w:val="0"/>
          <w:marTop w:val="0"/>
          <w:marBottom w:val="0"/>
          <w:divBdr>
            <w:top w:val="none" w:sz="0" w:space="0" w:color="auto"/>
            <w:left w:val="none" w:sz="0" w:space="0" w:color="auto"/>
            <w:bottom w:val="none" w:sz="0" w:space="0" w:color="auto"/>
            <w:right w:val="none" w:sz="0" w:space="0" w:color="auto"/>
          </w:divBdr>
        </w:div>
        <w:div w:id="592010551">
          <w:marLeft w:val="640"/>
          <w:marRight w:val="0"/>
          <w:marTop w:val="0"/>
          <w:marBottom w:val="0"/>
          <w:divBdr>
            <w:top w:val="none" w:sz="0" w:space="0" w:color="auto"/>
            <w:left w:val="none" w:sz="0" w:space="0" w:color="auto"/>
            <w:bottom w:val="none" w:sz="0" w:space="0" w:color="auto"/>
            <w:right w:val="none" w:sz="0" w:space="0" w:color="auto"/>
          </w:divBdr>
        </w:div>
        <w:div w:id="999311547">
          <w:marLeft w:val="640"/>
          <w:marRight w:val="0"/>
          <w:marTop w:val="0"/>
          <w:marBottom w:val="0"/>
          <w:divBdr>
            <w:top w:val="none" w:sz="0" w:space="0" w:color="auto"/>
            <w:left w:val="none" w:sz="0" w:space="0" w:color="auto"/>
            <w:bottom w:val="none" w:sz="0" w:space="0" w:color="auto"/>
            <w:right w:val="none" w:sz="0" w:space="0" w:color="auto"/>
          </w:divBdr>
        </w:div>
        <w:div w:id="893849732">
          <w:marLeft w:val="640"/>
          <w:marRight w:val="0"/>
          <w:marTop w:val="0"/>
          <w:marBottom w:val="0"/>
          <w:divBdr>
            <w:top w:val="none" w:sz="0" w:space="0" w:color="auto"/>
            <w:left w:val="none" w:sz="0" w:space="0" w:color="auto"/>
            <w:bottom w:val="none" w:sz="0" w:space="0" w:color="auto"/>
            <w:right w:val="none" w:sz="0" w:space="0" w:color="auto"/>
          </w:divBdr>
        </w:div>
        <w:div w:id="1163156939">
          <w:marLeft w:val="640"/>
          <w:marRight w:val="0"/>
          <w:marTop w:val="0"/>
          <w:marBottom w:val="0"/>
          <w:divBdr>
            <w:top w:val="none" w:sz="0" w:space="0" w:color="auto"/>
            <w:left w:val="none" w:sz="0" w:space="0" w:color="auto"/>
            <w:bottom w:val="none" w:sz="0" w:space="0" w:color="auto"/>
            <w:right w:val="none" w:sz="0" w:space="0" w:color="auto"/>
          </w:divBdr>
        </w:div>
        <w:div w:id="2141415047">
          <w:marLeft w:val="640"/>
          <w:marRight w:val="0"/>
          <w:marTop w:val="0"/>
          <w:marBottom w:val="0"/>
          <w:divBdr>
            <w:top w:val="none" w:sz="0" w:space="0" w:color="auto"/>
            <w:left w:val="none" w:sz="0" w:space="0" w:color="auto"/>
            <w:bottom w:val="none" w:sz="0" w:space="0" w:color="auto"/>
            <w:right w:val="none" w:sz="0" w:space="0" w:color="auto"/>
          </w:divBdr>
        </w:div>
        <w:div w:id="1864242225">
          <w:marLeft w:val="640"/>
          <w:marRight w:val="0"/>
          <w:marTop w:val="0"/>
          <w:marBottom w:val="0"/>
          <w:divBdr>
            <w:top w:val="none" w:sz="0" w:space="0" w:color="auto"/>
            <w:left w:val="none" w:sz="0" w:space="0" w:color="auto"/>
            <w:bottom w:val="none" w:sz="0" w:space="0" w:color="auto"/>
            <w:right w:val="none" w:sz="0" w:space="0" w:color="auto"/>
          </w:divBdr>
        </w:div>
        <w:div w:id="2121222208">
          <w:marLeft w:val="640"/>
          <w:marRight w:val="0"/>
          <w:marTop w:val="0"/>
          <w:marBottom w:val="0"/>
          <w:divBdr>
            <w:top w:val="none" w:sz="0" w:space="0" w:color="auto"/>
            <w:left w:val="none" w:sz="0" w:space="0" w:color="auto"/>
            <w:bottom w:val="none" w:sz="0" w:space="0" w:color="auto"/>
            <w:right w:val="none" w:sz="0" w:space="0" w:color="auto"/>
          </w:divBdr>
        </w:div>
        <w:div w:id="1108429810">
          <w:marLeft w:val="640"/>
          <w:marRight w:val="0"/>
          <w:marTop w:val="0"/>
          <w:marBottom w:val="0"/>
          <w:divBdr>
            <w:top w:val="none" w:sz="0" w:space="0" w:color="auto"/>
            <w:left w:val="none" w:sz="0" w:space="0" w:color="auto"/>
            <w:bottom w:val="none" w:sz="0" w:space="0" w:color="auto"/>
            <w:right w:val="none" w:sz="0" w:space="0" w:color="auto"/>
          </w:divBdr>
        </w:div>
        <w:div w:id="151995303">
          <w:marLeft w:val="640"/>
          <w:marRight w:val="0"/>
          <w:marTop w:val="0"/>
          <w:marBottom w:val="0"/>
          <w:divBdr>
            <w:top w:val="none" w:sz="0" w:space="0" w:color="auto"/>
            <w:left w:val="none" w:sz="0" w:space="0" w:color="auto"/>
            <w:bottom w:val="none" w:sz="0" w:space="0" w:color="auto"/>
            <w:right w:val="none" w:sz="0" w:space="0" w:color="auto"/>
          </w:divBdr>
        </w:div>
        <w:div w:id="203714259">
          <w:marLeft w:val="640"/>
          <w:marRight w:val="0"/>
          <w:marTop w:val="0"/>
          <w:marBottom w:val="0"/>
          <w:divBdr>
            <w:top w:val="none" w:sz="0" w:space="0" w:color="auto"/>
            <w:left w:val="none" w:sz="0" w:space="0" w:color="auto"/>
            <w:bottom w:val="none" w:sz="0" w:space="0" w:color="auto"/>
            <w:right w:val="none" w:sz="0" w:space="0" w:color="auto"/>
          </w:divBdr>
        </w:div>
      </w:divsChild>
    </w:div>
    <w:div w:id="1972204344">
      <w:bodyDiv w:val="1"/>
      <w:marLeft w:val="0"/>
      <w:marRight w:val="0"/>
      <w:marTop w:val="0"/>
      <w:marBottom w:val="0"/>
      <w:divBdr>
        <w:top w:val="none" w:sz="0" w:space="0" w:color="auto"/>
        <w:left w:val="none" w:sz="0" w:space="0" w:color="auto"/>
        <w:bottom w:val="none" w:sz="0" w:space="0" w:color="auto"/>
        <w:right w:val="none" w:sz="0" w:space="0" w:color="auto"/>
      </w:divBdr>
      <w:divsChild>
        <w:div w:id="85199449">
          <w:marLeft w:val="640"/>
          <w:marRight w:val="0"/>
          <w:marTop w:val="0"/>
          <w:marBottom w:val="0"/>
          <w:divBdr>
            <w:top w:val="none" w:sz="0" w:space="0" w:color="auto"/>
            <w:left w:val="none" w:sz="0" w:space="0" w:color="auto"/>
            <w:bottom w:val="none" w:sz="0" w:space="0" w:color="auto"/>
            <w:right w:val="none" w:sz="0" w:space="0" w:color="auto"/>
          </w:divBdr>
        </w:div>
        <w:div w:id="240650076">
          <w:marLeft w:val="640"/>
          <w:marRight w:val="0"/>
          <w:marTop w:val="0"/>
          <w:marBottom w:val="0"/>
          <w:divBdr>
            <w:top w:val="none" w:sz="0" w:space="0" w:color="auto"/>
            <w:left w:val="none" w:sz="0" w:space="0" w:color="auto"/>
            <w:bottom w:val="none" w:sz="0" w:space="0" w:color="auto"/>
            <w:right w:val="none" w:sz="0" w:space="0" w:color="auto"/>
          </w:divBdr>
        </w:div>
        <w:div w:id="383333973">
          <w:marLeft w:val="640"/>
          <w:marRight w:val="0"/>
          <w:marTop w:val="0"/>
          <w:marBottom w:val="0"/>
          <w:divBdr>
            <w:top w:val="none" w:sz="0" w:space="0" w:color="auto"/>
            <w:left w:val="none" w:sz="0" w:space="0" w:color="auto"/>
            <w:bottom w:val="none" w:sz="0" w:space="0" w:color="auto"/>
            <w:right w:val="none" w:sz="0" w:space="0" w:color="auto"/>
          </w:divBdr>
        </w:div>
        <w:div w:id="533613073">
          <w:marLeft w:val="640"/>
          <w:marRight w:val="0"/>
          <w:marTop w:val="0"/>
          <w:marBottom w:val="0"/>
          <w:divBdr>
            <w:top w:val="none" w:sz="0" w:space="0" w:color="auto"/>
            <w:left w:val="none" w:sz="0" w:space="0" w:color="auto"/>
            <w:bottom w:val="none" w:sz="0" w:space="0" w:color="auto"/>
            <w:right w:val="none" w:sz="0" w:space="0" w:color="auto"/>
          </w:divBdr>
        </w:div>
        <w:div w:id="565338776">
          <w:marLeft w:val="640"/>
          <w:marRight w:val="0"/>
          <w:marTop w:val="0"/>
          <w:marBottom w:val="0"/>
          <w:divBdr>
            <w:top w:val="none" w:sz="0" w:space="0" w:color="auto"/>
            <w:left w:val="none" w:sz="0" w:space="0" w:color="auto"/>
            <w:bottom w:val="none" w:sz="0" w:space="0" w:color="auto"/>
            <w:right w:val="none" w:sz="0" w:space="0" w:color="auto"/>
          </w:divBdr>
        </w:div>
        <w:div w:id="663319856">
          <w:marLeft w:val="640"/>
          <w:marRight w:val="0"/>
          <w:marTop w:val="0"/>
          <w:marBottom w:val="0"/>
          <w:divBdr>
            <w:top w:val="none" w:sz="0" w:space="0" w:color="auto"/>
            <w:left w:val="none" w:sz="0" w:space="0" w:color="auto"/>
            <w:bottom w:val="none" w:sz="0" w:space="0" w:color="auto"/>
            <w:right w:val="none" w:sz="0" w:space="0" w:color="auto"/>
          </w:divBdr>
        </w:div>
        <w:div w:id="671295506">
          <w:marLeft w:val="640"/>
          <w:marRight w:val="0"/>
          <w:marTop w:val="0"/>
          <w:marBottom w:val="0"/>
          <w:divBdr>
            <w:top w:val="none" w:sz="0" w:space="0" w:color="auto"/>
            <w:left w:val="none" w:sz="0" w:space="0" w:color="auto"/>
            <w:bottom w:val="none" w:sz="0" w:space="0" w:color="auto"/>
            <w:right w:val="none" w:sz="0" w:space="0" w:color="auto"/>
          </w:divBdr>
        </w:div>
        <w:div w:id="730229284">
          <w:marLeft w:val="640"/>
          <w:marRight w:val="0"/>
          <w:marTop w:val="0"/>
          <w:marBottom w:val="0"/>
          <w:divBdr>
            <w:top w:val="none" w:sz="0" w:space="0" w:color="auto"/>
            <w:left w:val="none" w:sz="0" w:space="0" w:color="auto"/>
            <w:bottom w:val="none" w:sz="0" w:space="0" w:color="auto"/>
            <w:right w:val="none" w:sz="0" w:space="0" w:color="auto"/>
          </w:divBdr>
        </w:div>
        <w:div w:id="884751587">
          <w:marLeft w:val="640"/>
          <w:marRight w:val="0"/>
          <w:marTop w:val="0"/>
          <w:marBottom w:val="0"/>
          <w:divBdr>
            <w:top w:val="none" w:sz="0" w:space="0" w:color="auto"/>
            <w:left w:val="none" w:sz="0" w:space="0" w:color="auto"/>
            <w:bottom w:val="none" w:sz="0" w:space="0" w:color="auto"/>
            <w:right w:val="none" w:sz="0" w:space="0" w:color="auto"/>
          </w:divBdr>
        </w:div>
        <w:div w:id="1031684036">
          <w:marLeft w:val="640"/>
          <w:marRight w:val="0"/>
          <w:marTop w:val="0"/>
          <w:marBottom w:val="0"/>
          <w:divBdr>
            <w:top w:val="none" w:sz="0" w:space="0" w:color="auto"/>
            <w:left w:val="none" w:sz="0" w:space="0" w:color="auto"/>
            <w:bottom w:val="none" w:sz="0" w:space="0" w:color="auto"/>
            <w:right w:val="none" w:sz="0" w:space="0" w:color="auto"/>
          </w:divBdr>
        </w:div>
        <w:div w:id="1244878976">
          <w:marLeft w:val="640"/>
          <w:marRight w:val="0"/>
          <w:marTop w:val="0"/>
          <w:marBottom w:val="0"/>
          <w:divBdr>
            <w:top w:val="none" w:sz="0" w:space="0" w:color="auto"/>
            <w:left w:val="none" w:sz="0" w:space="0" w:color="auto"/>
            <w:bottom w:val="none" w:sz="0" w:space="0" w:color="auto"/>
            <w:right w:val="none" w:sz="0" w:space="0" w:color="auto"/>
          </w:divBdr>
        </w:div>
        <w:div w:id="1280725232">
          <w:marLeft w:val="640"/>
          <w:marRight w:val="0"/>
          <w:marTop w:val="0"/>
          <w:marBottom w:val="0"/>
          <w:divBdr>
            <w:top w:val="none" w:sz="0" w:space="0" w:color="auto"/>
            <w:left w:val="none" w:sz="0" w:space="0" w:color="auto"/>
            <w:bottom w:val="none" w:sz="0" w:space="0" w:color="auto"/>
            <w:right w:val="none" w:sz="0" w:space="0" w:color="auto"/>
          </w:divBdr>
        </w:div>
        <w:div w:id="1300261061">
          <w:marLeft w:val="640"/>
          <w:marRight w:val="0"/>
          <w:marTop w:val="0"/>
          <w:marBottom w:val="0"/>
          <w:divBdr>
            <w:top w:val="none" w:sz="0" w:space="0" w:color="auto"/>
            <w:left w:val="none" w:sz="0" w:space="0" w:color="auto"/>
            <w:bottom w:val="none" w:sz="0" w:space="0" w:color="auto"/>
            <w:right w:val="none" w:sz="0" w:space="0" w:color="auto"/>
          </w:divBdr>
        </w:div>
        <w:div w:id="1353336670">
          <w:marLeft w:val="640"/>
          <w:marRight w:val="0"/>
          <w:marTop w:val="0"/>
          <w:marBottom w:val="0"/>
          <w:divBdr>
            <w:top w:val="none" w:sz="0" w:space="0" w:color="auto"/>
            <w:left w:val="none" w:sz="0" w:space="0" w:color="auto"/>
            <w:bottom w:val="none" w:sz="0" w:space="0" w:color="auto"/>
            <w:right w:val="none" w:sz="0" w:space="0" w:color="auto"/>
          </w:divBdr>
        </w:div>
        <w:div w:id="1426995629">
          <w:marLeft w:val="640"/>
          <w:marRight w:val="0"/>
          <w:marTop w:val="0"/>
          <w:marBottom w:val="0"/>
          <w:divBdr>
            <w:top w:val="none" w:sz="0" w:space="0" w:color="auto"/>
            <w:left w:val="none" w:sz="0" w:space="0" w:color="auto"/>
            <w:bottom w:val="none" w:sz="0" w:space="0" w:color="auto"/>
            <w:right w:val="none" w:sz="0" w:space="0" w:color="auto"/>
          </w:divBdr>
        </w:div>
        <w:div w:id="1633175986">
          <w:marLeft w:val="640"/>
          <w:marRight w:val="0"/>
          <w:marTop w:val="0"/>
          <w:marBottom w:val="0"/>
          <w:divBdr>
            <w:top w:val="none" w:sz="0" w:space="0" w:color="auto"/>
            <w:left w:val="none" w:sz="0" w:space="0" w:color="auto"/>
            <w:bottom w:val="none" w:sz="0" w:space="0" w:color="auto"/>
            <w:right w:val="none" w:sz="0" w:space="0" w:color="auto"/>
          </w:divBdr>
        </w:div>
        <w:div w:id="1696037920">
          <w:marLeft w:val="640"/>
          <w:marRight w:val="0"/>
          <w:marTop w:val="0"/>
          <w:marBottom w:val="0"/>
          <w:divBdr>
            <w:top w:val="none" w:sz="0" w:space="0" w:color="auto"/>
            <w:left w:val="none" w:sz="0" w:space="0" w:color="auto"/>
            <w:bottom w:val="none" w:sz="0" w:space="0" w:color="auto"/>
            <w:right w:val="none" w:sz="0" w:space="0" w:color="auto"/>
          </w:divBdr>
        </w:div>
        <w:div w:id="1728526219">
          <w:marLeft w:val="640"/>
          <w:marRight w:val="0"/>
          <w:marTop w:val="0"/>
          <w:marBottom w:val="0"/>
          <w:divBdr>
            <w:top w:val="none" w:sz="0" w:space="0" w:color="auto"/>
            <w:left w:val="none" w:sz="0" w:space="0" w:color="auto"/>
            <w:bottom w:val="none" w:sz="0" w:space="0" w:color="auto"/>
            <w:right w:val="none" w:sz="0" w:space="0" w:color="auto"/>
          </w:divBdr>
        </w:div>
        <w:div w:id="1794711326">
          <w:marLeft w:val="640"/>
          <w:marRight w:val="0"/>
          <w:marTop w:val="0"/>
          <w:marBottom w:val="0"/>
          <w:divBdr>
            <w:top w:val="none" w:sz="0" w:space="0" w:color="auto"/>
            <w:left w:val="none" w:sz="0" w:space="0" w:color="auto"/>
            <w:bottom w:val="none" w:sz="0" w:space="0" w:color="auto"/>
            <w:right w:val="none" w:sz="0" w:space="0" w:color="auto"/>
          </w:divBdr>
        </w:div>
        <w:div w:id="1829634603">
          <w:marLeft w:val="640"/>
          <w:marRight w:val="0"/>
          <w:marTop w:val="0"/>
          <w:marBottom w:val="0"/>
          <w:divBdr>
            <w:top w:val="none" w:sz="0" w:space="0" w:color="auto"/>
            <w:left w:val="none" w:sz="0" w:space="0" w:color="auto"/>
            <w:bottom w:val="none" w:sz="0" w:space="0" w:color="auto"/>
            <w:right w:val="none" w:sz="0" w:space="0" w:color="auto"/>
          </w:divBdr>
        </w:div>
        <w:div w:id="1974172411">
          <w:marLeft w:val="640"/>
          <w:marRight w:val="0"/>
          <w:marTop w:val="0"/>
          <w:marBottom w:val="0"/>
          <w:divBdr>
            <w:top w:val="none" w:sz="0" w:space="0" w:color="auto"/>
            <w:left w:val="none" w:sz="0" w:space="0" w:color="auto"/>
            <w:bottom w:val="none" w:sz="0" w:space="0" w:color="auto"/>
            <w:right w:val="none" w:sz="0" w:space="0" w:color="auto"/>
          </w:divBdr>
        </w:div>
        <w:div w:id="2046901430">
          <w:marLeft w:val="640"/>
          <w:marRight w:val="0"/>
          <w:marTop w:val="0"/>
          <w:marBottom w:val="0"/>
          <w:divBdr>
            <w:top w:val="none" w:sz="0" w:space="0" w:color="auto"/>
            <w:left w:val="none" w:sz="0" w:space="0" w:color="auto"/>
            <w:bottom w:val="none" w:sz="0" w:space="0" w:color="auto"/>
            <w:right w:val="none" w:sz="0" w:space="0" w:color="auto"/>
          </w:divBdr>
        </w:div>
        <w:div w:id="2104378577">
          <w:marLeft w:val="640"/>
          <w:marRight w:val="0"/>
          <w:marTop w:val="0"/>
          <w:marBottom w:val="0"/>
          <w:divBdr>
            <w:top w:val="none" w:sz="0" w:space="0" w:color="auto"/>
            <w:left w:val="none" w:sz="0" w:space="0" w:color="auto"/>
            <w:bottom w:val="none" w:sz="0" w:space="0" w:color="auto"/>
            <w:right w:val="none" w:sz="0" w:space="0" w:color="auto"/>
          </w:divBdr>
        </w:div>
      </w:divsChild>
    </w:div>
    <w:div w:id="1977103336">
      <w:bodyDiv w:val="1"/>
      <w:marLeft w:val="0"/>
      <w:marRight w:val="0"/>
      <w:marTop w:val="0"/>
      <w:marBottom w:val="0"/>
      <w:divBdr>
        <w:top w:val="none" w:sz="0" w:space="0" w:color="auto"/>
        <w:left w:val="none" w:sz="0" w:space="0" w:color="auto"/>
        <w:bottom w:val="none" w:sz="0" w:space="0" w:color="auto"/>
        <w:right w:val="none" w:sz="0" w:space="0" w:color="auto"/>
      </w:divBdr>
      <w:divsChild>
        <w:div w:id="39012591">
          <w:marLeft w:val="640"/>
          <w:marRight w:val="0"/>
          <w:marTop w:val="0"/>
          <w:marBottom w:val="0"/>
          <w:divBdr>
            <w:top w:val="none" w:sz="0" w:space="0" w:color="auto"/>
            <w:left w:val="none" w:sz="0" w:space="0" w:color="auto"/>
            <w:bottom w:val="none" w:sz="0" w:space="0" w:color="auto"/>
            <w:right w:val="none" w:sz="0" w:space="0" w:color="auto"/>
          </w:divBdr>
        </w:div>
        <w:div w:id="1910309439">
          <w:marLeft w:val="640"/>
          <w:marRight w:val="0"/>
          <w:marTop w:val="0"/>
          <w:marBottom w:val="0"/>
          <w:divBdr>
            <w:top w:val="none" w:sz="0" w:space="0" w:color="auto"/>
            <w:left w:val="none" w:sz="0" w:space="0" w:color="auto"/>
            <w:bottom w:val="none" w:sz="0" w:space="0" w:color="auto"/>
            <w:right w:val="none" w:sz="0" w:space="0" w:color="auto"/>
          </w:divBdr>
        </w:div>
        <w:div w:id="1335649748">
          <w:marLeft w:val="640"/>
          <w:marRight w:val="0"/>
          <w:marTop w:val="0"/>
          <w:marBottom w:val="0"/>
          <w:divBdr>
            <w:top w:val="none" w:sz="0" w:space="0" w:color="auto"/>
            <w:left w:val="none" w:sz="0" w:space="0" w:color="auto"/>
            <w:bottom w:val="none" w:sz="0" w:space="0" w:color="auto"/>
            <w:right w:val="none" w:sz="0" w:space="0" w:color="auto"/>
          </w:divBdr>
        </w:div>
        <w:div w:id="1915778921">
          <w:marLeft w:val="640"/>
          <w:marRight w:val="0"/>
          <w:marTop w:val="0"/>
          <w:marBottom w:val="0"/>
          <w:divBdr>
            <w:top w:val="none" w:sz="0" w:space="0" w:color="auto"/>
            <w:left w:val="none" w:sz="0" w:space="0" w:color="auto"/>
            <w:bottom w:val="none" w:sz="0" w:space="0" w:color="auto"/>
            <w:right w:val="none" w:sz="0" w:space="0" w:color="auto"/>
          </w:divBdr>
        </w:div>
        <w:div w:id="343753073">
          <w:marLeft w:val="640"/>
          <w:marRight w:val="0"/>
          <w:marTop w:val="0"/>
          <w:marBottom w:val="0"/>
          <w:divBdr>
            <w:top w:val="none" w:sz="0" w:space="0" w:color="auto"/>
            <w:left w:val="none" w:sz="0" w:space="0" w:color="auto"/>
            <w:bottom w:val="none" w:sz="0" w:space="0" w:color="auto"/>
            <w:right w:val="none" w:sz="0" w:space="0" w:color="auto"/>
          </w:divBdr>
        </w:div>
        <w:div w:id="618072836">
          <w:marLeft w:val="640"/>
          <w:marRight w:val="0"/>
          <w:marTop w:val="0"/>
          <w:marBottom w:val="0"/>
          <w:divBdr>
            <w:top w:val="none" w:sz="0" w:space="0" w:color="auto"/>
            <w:left w:val="none" w:sz="0" w:space="0" w:color="auto"/>
            <w:bottom w:val="none" w:sz="0" w:space="0" w:color="auto"/>
            <w:right w:val="none" w:sz="0" w:space="0" w:color="auto"/>
          </w:divBdr>
        </w:div>
        <w:div w:id="1804930646">
          <w:marLeft w:val="640"/>
          <w:marRight w:val="0"/>
          <w:marTop w:val="0"/>
          <w:marBottom w:val="0"/>
          <w:divBdr>
            <w:top w:val="none" w:sz="0" w:space="0" w:color="auto"/>
            <w:left w:val="none" w:sz="0" w:space="0" w:color="auto"/>
            <w:bottom w:val="none" w:sz="0" w:space="0" w:color="auto"/>
            <w:right w:val="none" w:sz="0" w:space="0" w:color="auto"/>
          </w:divBdr>
        </w:div>
        <w:div w:id="1954945807">
          <w:marLeft w:val="640"/>
          <w:marRight w:val="0"/>
          <w:marTop w:val="0"/>
          <w:marBottom w:val="0"/>
          <w:divBdr>
            <w:top w:val="none" w:sz="0" w:space="0" w:color="auto"/>
            <w:left w:val="none" w:sz="0" w:space="0" w:color="auto"/>
            <w:bottom w:val="none" w:sz="0" w:space="0" w:color="auto"/>
            <w:right w:val="none" w:sz="0" w:space="0" w:color="auto"/>
          </w:divBdr>
        </w:div>
        <w:div w:id="607392204">
          <w:marLeft w:val="640"/>
          <w:marRight w:val="0"/>
          <w:marTop w:val="0"/>
          <w:marBottom w:val="0"/>
          <w:divBdr>
            <w:top w:val="none" w:sz="0" w:space="0" w:color="auto"/>
            <w:left w:val="none" w:sz="0" w:space="0" w:color="auto"/>
            <w:bottom w:val="none" w:sz="0" w:space="0" w:color="auto"/>
            <w:right w:val="none" w:sz="0" w:space="0" w:color="auto"/>
          </w:divBdr>
        </w:div>
        <w:div w:id="245724394">
          <w:marLeft w:val="640"/>
          <w:marRight w:val="0"/>
          <w:marTop w:val="0"/>
          <w:marBottom w:val="0"/>
          <w:divBdr>
            <w:top w:val="none" w:sz="0" w:space="0" w:color="auto"/>
            <w:left w:val="none" w:sz="0" w:space="0" w:color="auto"/>
            <w:bottom w:val="none" w:sz="0" w:space="0" w:color="auto"/>
            <w:right w:val="none" w:sz="0" w:space="0" w:color="auto"/>
          </w:divBdr>
        </w:div>
        <w:div w:id="1648972233">
          <w:marLeft w:val="640"/>
          <w:marRight w:val="0"/>
          <w:marTop w:val="0"/>
          <w:marBottom w:val="0"/>
          <w:divBdr>
            <w:top w:val="none" w:sz="0" w:space="0" w:color="auto"/>
            <w:left w:val="none" w:sz="0" w:space="0" w:color="auto"/>
            <w:bottom w:val="none" w:sz="0" w:space="0" w:color="auto"/>
            <w:right w:val="none" w:sz="0" w:space="0" w:color="auto"/>
          </w:divBdr>
        </w:div>
        <w:div w:id="17195345">
          <w:marLeft w:val="640"/>
          <w:marRight w:val="0"/>
          <w:marTop w:val="0"/>
          <w:marBottom w:val="0"/>
          <w:divBdr>
            <w:top w:val="none" w:sz="0" w:space="0" w:color="auto"/>
            <w:left w:val="none" w:sz="0" w:space="0" w:color="auto"/>
            <w:bottom w:val="none" w:sz="0" w:space="0" w:color="auto"/>
            <w:right w:val="none" w:sz="0" w:space="0" w:color="auto"/>
          </w:divBdr>
        </w:div>
        <w:div w:id="1522627403">
          <w:marLeft w:val="640"/>
          <w:marRight w:val="0"/>
          <w:marTop w:val="0"/>
          <w:marBottom w:val="0"/>
          <w:divBdr>
            <w:top w:val="none" w:sz="0" w:space="0" w:color="auto"/>
            <w:left w:val="none" w:sz="0" w:space="0" w:color="auto"/>
            <w:bottom w:val="none" w:sz="0" w:space="0" w:color="auto"/>
            <w:right w:val="none" w:sz="0" w:space="0" w:color="auto"/>
          </w:divBdr>
        </w:div>
        <w:div w:id="1236476176">
          <w:marLeft w:val="640"/>
          <w:marRight w:val="0"/>
          <w:marTop w:val="0"/>
          <w:marBottom w:val="0"/>
          <w:divBdr>
            <w:top w:val="none" w:sz="0" w:space="0" w:color="auto"/>
            <w:left w:val="none" w:sz="0" w:space="0" w:color="auto"/>
            <w:bottom w:val="none" w:sz="0" w:space="0" w:color="auto"/>
            <w:right w:val="none" w:sz="0" w:space="0" w:color="auto"/>
          </w:divBdr>
        </w:div>
        <w:div w:id="1057511986">
          <w:marLeft w:val="640"/>
          <w:marRight w:val="0"/>
          <w:marTop w:val="0"/>
          <w:marBottom w:val="0"/>
          <w:divBdr>
            <w:top w:val="none" w:sz="0" w:space="0" w:color="auto"/>
            <w:left w:val="none" w:sz="0" w:space="0" w:color="auto"/>
            <w:bottom w:val="none" w:sz="0" w:space="0" w:color="auto"/>
            <w:right w:val="none" w:sz="0" w:space="0" w:color="auto"/>
          </w:divBdr>
        </w:div>
        <w:div w:id="424418309">
          <w:marLeft w:val="640"/>
          <w:marRight w:val="0"/>
          <w:marTop w:val="0"/>
          <w:marBottom w:val="0"/>
          <w:divBdr>
            <w:top w:val="none" w:sz="0" w:space="0" w:color="auto"/>
            <w:left w:val="none" w:sz="0" w:space="0" w:color="auto"/>
            <w:bottom w:val="none" w:sz="0" w:space="0" w:color="auto"/>
            <w:right w:val="none" w:sz="0" w:space="0" w:color="auto"/>
          </w:divBdr>
        </w:div>
        <w:div w:id="59642879">
          <w:marLeft w:val="640"/>
          <w:marRight w:val="0"/>
          <w:marTop w:val="0"/>
          <w:marBottom w:val="0"/>
          <w:divBdr>
            <w:top w:val="none" w:sz="0" w:space="0" w:color="auto"/>
            <w:left w:val="none" w:sz="0" w:space="0" w:color="auto"/>
            <w:bottom w:val="none" w:sz="0" w:space="0" w:color="auto"/>
            <w:right w:val="none" w:sz="0" w:space="0" w:color="auto"/>
          </w:divBdr>
        </w:div>
        <w:div w:id="750391983">
          <w:marLeft w:val="640"/>
          <w:marRight w:val="0"/>
          <w:marTop w:val="0"/>
          <w:marBottom w:val="0"/>
          <w:divBdr>
            <w:top w:val="none" w:sz="0" w:space="0" w:color="auto"/>
            <w:left w:val="none" w:sz="0" w:space="0" w:color="auto"/>
            <w:bottom w:val="none" w:sz="0" w:space="0" w:color="auto"/>
            <w:right w:val="none" w:sz="0" w:space="0" w:color="auto"/>
          </w:divBdr>
        </w:div>
        <w:div w:id="373430973">
          <w:marLeft w:val="640"/>
          <w:marRight w:val="0"/>
          <w:marTop w:val="0"/>
          <w:marBottom w:val="0"/>
          <w:divBdr>
            <w:top w:val="none" w:sz="0" w:space="0" w:color="auto"/>
            <w:left w:val="none" w:sz="0" w:space="0" w:color="auto"/>
            <w:bottom w:val="none" w:sz="0" w:space="0" w:color="auto"/>
            <w:right w:val="none" w:sz="0" w:space="0" w:color="auto"/>
          </w:divBdr>
        </w:div>
        <w:div w:id="676345111">
          <w:marLeft w:val="640"/>
          <w:marRight w:val="0"/>
          <w:marTop w:val="0"/>
          <w:marBottom w:val="0"/>
          <w:divBdr>
            <w:top w:val="none" w:sz="0" w:space="0" w:color="auto"/>
            <w:left w:val="none" w:sz="0" w:space="0" w:color="auto"/>
            <w:bottom w:val="none" w:sz="0" w:space="0" w:color="auto"/>
            <w:right w:val="none" w:sz="0" w:space="0" w:color="auto"/>
          </w:divBdr>
        </w:div>
        <w:div w:id="823935165">
          <w:marLeft w:val="640"/>
          <w:marRight w:val="0"/>
          <w:marTop w:val="0"/>
          <w:marBottom w:val="0"/>
          <w:divBdr>
            <w:top w:val="none" w:sz="0" w:space="0" w:color="auto"/>
            <w:left w:val="none" w:sz="0" w:space="0" w:color="auto"/>
            <w:bottom w:val="none" w:sz="0" w:space="0" w:color="auto"/>
            <w:right w:val="none" w:sz="0" w:space="0" w:color="auto"/>
          </w:divBdr>
        </w:div>
        <w:div w:id="1603881766">
          <w:marLeft w:val="640"/>
          <w:marRight w:val="0"/>
          <w:marTop w:val="0"/>
          <w:marBottom w:val="0"/>
          <w:divBdr>
            <w:top w:val="none" w:sz="0" w:space="0" w:color="auto"/>
            <w:left w:val="none" w:sz="0" w:space="0" w:color="auto"/>
            <w:bottom w:val="none" w:sz="0" w:space="0" w:color="auto"/>
            <w:right w:val="none" w:sz="0" w:space="0" w:color="auto"/>
          </w:divBdr>
        </w:div>
        <w:div w:id="1619406558">
          <w:marLeft w:val="640"/>
          <w:marRight w:val="0"/>
          <w:marTop w:val="0"/>
          <w:marBottom w:val="0"/>
          <w:divBdr>
            <w:top w:val="none" w:sz="0" w:space="0" w:color="auto"/>
            <w:left w:val="none" w:sz="0" w:space="0" w:color="auto"/>
            <w:bottom w:val="none" w:sz="0" w:space="0" w:color="auto"/>
            <w:right w:val="none" w:sz="0" w:space="0" w:color="auto"/>
          </w:divBdr>
        </w:div>
        <w:div w:id="1594364865">
          <w:marLeft w:val="640"/>
          <w:marRight w:val="0"/>
          <w:marTop w:val="0"/>
          <w:marBottom w:val="0"/>
          <w:divBdr>
            <w:top w:val="none" w:sz="0" w:space="0" w:color="auto"/>
            <w:left w:val="none" w:sz="0" w:space="0" w:color="auto"/>
            <w:bottom w:val="none" w:sz="0" w:space="0" w:color="auto"/>
            <w:right w:val="none" w:sz="0" w:space="0" w:color="auto"/>
          </w:divBdr>
        </w:div>
        <w:div w:id="1790662657">
          <w:marLeft w:val="640"/>
          <w:marRight w:val="0"/>
          <w:marTop w:val="0"/>
          <w:marBottom w:val="0"/>
          <w:divBdr>
            <w:top w:val="none" w:sz="0" w:space="0" w:color="auto"/>
            <w:left w:val="none" w:sz="0" w:space="0" w:color="auto"/>
            <w:bottom w:val="none" w:sz="0" w:space="0" w:color="auto"/>
            <w:right w:val="none" w:sz="0" w:space="0" w:color="auto"/>
          </w:divBdr>
        </w:div>
        <w:div w:id="394816660">
          <w:marLeft w:val="640"/>
          <w:marRight w:val="0"/>
          <w:marTop w:val="0"/>
          <w:marBottom w:val="0"/>
          <w:divBdr>
            <w:top w:val="none" w:sz="0" w:space="0" w:color="auto"/>
            <w:left w:val="none" w:sz="0" w:space="0" w:color="auto"/>
            <w:bottom w:val="none" w:sz="0" w:space="0" w:color="auto"/>
            <w:right w:val="none" w:sz="0" w:space="0" w:color="auto"/>
          </w:divBdr>
        </w:div>
        <w:div w:id="198322471">
          <w:marLeft w:val="640"/>
          <w:marRight w:val="0"/>
          <w:marTop w:val="0"/>
          <w:marBottom w:val="0"/>
          <w:divBdr>
            <w:top w:val="none" w:sz="0" w:space="0" w:color="auto"/>
            <w:left w:val="none" w:sz="0" w:space="0" w:color="auto"/>
            <w:bottom w:val="none" w:sz="0" w:space="0" w:color="auto"/>
            <w:right w:val="none" w:sz="0" w:space="0" w:color="auto"/>
          </w:divBdr>
        </w:div>
        <w:div w:id="1256552186">
          <w:marLeft w:val="640"/>
          <w:marRight w:val="0"/>
          <w:marTop w:val="0"/>
          <w:marBottom w:val="0"/>
          <w:divBdr>
            <w:top w:val="none" w:sz="0" w:space="0" w:color="auto"/>
            <w:left w:val="none" w:sz="0" w:space="0" w:color="auto"/>
            <w:bottom w:val="none" w:sz="0" w:space="0" w:color="auto"/>
            <w:right w:val="none" w:sz="0" w:space="0" w:color="auto"/>
          </w:divBdr>
        </w:div>
        <w:div w:id="981084058">
          <w:marLeft w:val="640"/>
          <w:marRight w:val="0"/>
          <w:marTop w:val="0"/>
          <w:marBottom w:val="0"/>
          <w:divBdr>
            <w:top w:val="none" w:sz="0" w:space="0" w:color="auto"/>
            <w:left w:val="none" w:sz="0" w:space="0" w:color="auto"/>
            <w:bottom w:val="none" w:sz="0" w:space="0" w:color="auto"/>
            <w:right w:val="none" w:sz="0" w:space="0" w:color="auto"/>
          </w:divBdr>
        </w:div>
        <w:div w:id="1379234253">
          <w:marLeft w:val="640"/>
          <w:marRight w:val="0"/>
          <w:marTop w:val="0"/>
          <w:marBottom w:val="0"/>
          <w:divBdr>
            <w:top w:val="none" w:sz="0" w:space="0" w:color="auto"/>
            <w:left w:val="none" w:sz="0" w:space="0" w:color="auto"/>
            <w:bottom w:val="none" w:sz="0" w:space="0" w:color="auto"/>
            <w:right w:val="none" w:sz="0" w:space="0" w:color="auto"/>
          </w:divBdr>
        </w:div>
        <w:div w:id="109203766">
          <w:marLeft w:val="640"/>
          <w:marRight w:val="0"/>
          <w:marTop w:val="0"/>
          <w:marBottom w:val="0"/>
          <w:divBdr>
            <w:top w:val="none" w:sz="0" w:space="0" w:color="auto"/>
            <w:left w:val="none" w:sz="0" w:space="0" w:color="auto"/>
            <w:bottom w:val="none" w:sz="0" w:space="0" w:color="auto"/>
            <w:right w:val="none" w:sz="0" w:space="0" w:color="auto"/>
          </w:divBdr>
        </w:div>
        <w:div w:id="1716730724">
          <w:marLeft w:val="640"/>
          <w:marRight w:val="0"/>
          <w:marTop w:val="0"/>
          <w:marBottom w:val="0"/>
          <w:divBdr>
            <w:top w:val="none" w:sz="0" w:space="0" w:color="auto"/>
            <w:left w:val="none" w:sz="0" w:space="0" w:color="auto"/>
            <w:bottom w:val="none" w:sz="0" w:space="0" w:color="auto"/>
            <w:right w:val="none" w:sz="0" w:space="0" w:color="auto"/>
          </w:divBdr>
        </w:div>
        <w:div w:id="1818719580">
          <w:marLeft w:val="640"/>
          <w:marRight w:val="0"/>
          <w:marTop w:val="0"/>
          <w:marBottom w:val="0"/>
          <w:divBdr>
            <w:top w:val="none" w:sz="0" w:space="0" w:color="auto"/>
            <w:left w:val="none" w:sz="0" w:space="0" w:color="auto"/>
            <w:bottom w:val="none" w:sz="0" w:space="0" w:color="auto"/>
            <w:right w:val="none" w:sz="0" w:space="0" w:color="auto"/>
          </w:divBdr>
        </w:div>
        <w:div w:id="1546680631">
          <w:marLeft w:val="640"/>
          <w:marRight w:val="0"/>
          <w:marTop w:val="0"/>
          <w:marBottom w:val="0"/>
          <w:divBdr>
            <w:top w:val="none" w:sz="0" w:space="0" w:color="auto"/>
            <w:left w:val="none" w:sz="0" w:space="0" w:color="auto"/>
            <w:bottom w:val="none" w:sz="0" w:space="0" w:color="auto"/>
            <w:right w:val="none" w:sz="0" w:space="0" w:color="auto"/>
          </w:divBdr>
        </w:div>
        <w:div w:id="1854611448">
          <w:marLeft w:val="640"/>
          <w:marRight w:val="0"/>
          <w:marTop w:val="0"/>
          <w:marBottom w:val="0"/>
          <w:divBdr>
            <w:top w:val="none" w:sz="0" w:space="0" w:color="auto"/>
            <w:left w:val="none" w:sz="0" w:space="0" w:color="auto"/>
            <w:bottom w:val="none" w:sz="0" w:space="0" w:color="auto"/>
            <w:right w:val="none" w:sz="0" w:space="0" w:color="auto"/>
          </w:divBdr>
        </w:div>
        <w:div w:id="193035677">
          <w:marLeft w:val="640"/>
          <w:marRight w:val="0"/>
          <w:marTop w:val="0"/>
          <w:marBottom w:val="0"/>
          <w:divBdr>
            <w:top w:val="none" w:sz="0" w:space="0" w:color="auto"/>
            <w:left w:val="none" w:sz="0" w:space="0" w:color="auto"/>
            <w:bottom w:val="none" w:sz="0" w:space="0" w:color="auto"/>
            <w:right w:val="none" w:sz="0" w:space="0" w:color="auto"/>
          </w:divBdr>
        </w:div>
        <w:div w:id="399602702">
          <w:marLeft w:val="640"/>
          <w:marRight w:val="0"/>
          <w:marTop w:val="0"/>
          <w:marBottom w:val="0"/>
          <w:divBdr>
            <w:top w:val="none" w:sz="0" w:space="0" w:color="auto"/>
            <w:left w:val="none" w:sz="0" w:space="0" w:color="auto"/>
            <w:bottom w:val="none" w:sz="0" w:space="0" w:color="auto"/>
            <w:right w:val="none" w:sz="0" w:space="0" w:color="auto"/>
          </w:divBdr>
        </w:div>
        <w:div w:id="710232896">
          <w:marLeft w:val="640"/>
          <w:marRight w:val="0"/>
          <w:marTop w:val="0"/>
          <w:marBottom w:val="0"/>
          <w:divBdr>
            <w:top w:val="none" w:sz="0" w:space="0" w:color="auto"/>
            <w:left w:val="none" w:sz="0" w:space="0" w:color="auto"/>
            <w:bottom w:val="none" w:sz="0" w:space="0" w:color="auto"/>
            <w:right w:val="none" w:sz="0" w:space="0" w:color="auto"/>
          </w:divBdr>
        </w:div>
        <w:div w:id="1480615038">
          <w:marLeft w:val="640"/>
          <w:marRight w:val="0"/>
          <w:marTop w:val="0"/>
          <w:marBottom w:val="0"/>
          <w:divBdr>
            <w:top w:val="none" w:sz="0" w:space="0" w:color="auto"/>
            <w:left w:val="none" w:sz="0" w:space="0" w:color="auto"/>
            <w:bottom w:val="none" w:sz="0" w:space="0" w:color="auto"/>
            <w:right w:val="none" w:sz="0" w:space="0" w:color="auto"/>
          </w:divBdr>
        </w:div>
      </w:divsChild>
    </w:div>
    <w:div w:id="1985809618">
      <w:bodyDiv w:val="1"/>
      <w:marLeft w:val="0"/>
      <w:marRight w:val="0"/>
      <w:marTop w:val="0"/>
      <w:marBottom w:val="0"/>
      <w:divBdr>
        <w:top w:val="none" w:sz="0" w:space="0" w:color="auto"/>
        <w:left w:val="none" w:sz="0" w:space="0" w:color="auto"/>
        <w:bottom w:val="none" w:sz="0" w:space="0" w:color="auto"/>
        <w:right w:val="none" w:sz="0" w:space="0" w:color="auto"/>
      </w:divBdr>
      <w:divsChild>
        <w:div w:id="455487478">
          <w:marLeft w:val="640"/>
          <w:marRight w:val="0"/>
          <w:marTop w:val="0"/>
          <w:marBottom w:val="0"/>
          <w:divBdr>
            <w:top w:val="none" w:sz="0" w:space="0" w:color="auto"/>
            <w:left w:val="none" w:sz="0" w:space="0" w:color="auto"/>
            <w:bottom w:val="none" w:sz="0" w:space="0" w:color="auto"/>
            <w:right w:val="none" w:sz="0" w:space="0" w:color="auto"/>
          </w:divBdr>
        </w:div>
        <w:div w:id="2033797895">
          <w:marLeft w:val="640"/>
          <w:marRight w:val="0"/>
          <w:marTop w:val="0"/>
          <w:marBottom w:val="0"/>
          <w:divBdr>
            <w:top w:val="none" w:sz="0" w:space="0" w:color="auto"/>
            <w:left w:val="none" w:sz="0" w:space="0" w:color="auto"/>
            <w:bottom w:val="none" w:sz="0" w:space="0" w:color="auto"/>
            <w:right w:val="none" w:sz="0" w:space="0" w:color="auto"/>
          </w:divBdr>
        </w:div>
        <w:div w:id="1440950140">
          <w:marLeft w:val="640"/>
          <w:marRight w:val="0"/>
          <w:marTop w:val="0"/>
          <w:marBottom w:val="0"/>
          <w:divBdr>
            <w:top w:val="none" w:sz="0" w:space="0" w:color="auto"/>
            <w:left w:val="none" w:sz="0" w:space="0" w:color="auto"/>
            <w:bottom w:val="none" w:sz="0" w:space="0" w:color="auto"/>
            <w:right w:val="none" w:sz="0" w:space="0" w:color="auto"/>
          </w:divBdr>
        </w:div>
        <w:div w:id="4553098">
          <w:marLeft w:val="640"/>
          <w:marRight w:val="0"/>
          <w:marTop w:val="0"/>
          <w:marBottom w:val="0"/>
          <w:divBdr>
            <w:top w:val="none" w:sz="0" w:space="0" w:color="auto"/>
            <w:left w:val="none" w:sz="0" w:space="0" w:color="auto"/>
            <w:bottom w:val="none" w:sz="0" w:space="0" w:color="auto"/>
            <w:right w:val="none" w:sz="0" w:space="0" w:color="auto"/>
          </w:divBdr>
        </w:div>
        <w:div w:id="1998148028">
          <w:marLeft w:val="640"/>
          <w:marRight w:val="0"/>
          <w:marTop w:val="0"/>
          <w:marBottom w:val="0"/>
          <w:divBdr>
            <w:top w:val="none" w:sz="0" w:space="0" w:color="auto"/>
            <w:left w:val="none" w:sz="0" w:space="0" w:color="auto"/>
            <w:bottom w:val="none" w:sz="0" w:space="0" w:color="auto"/>
            <w:right w:val="none" w:sz="0" w:space="0" w:color="auto"/>
          </w:divBdr>
        </w:div>
        <w:div w:id="1361783811">
          <w:marLeft w:val="640"/>
          <w:marRight w:val="0"/>
          <w:marTop w:val="0"/>
          <w:marBottom w:val="0"/>
          <w:divBdr>
            <w:top w:val="none" w:sz="0" w:space="0" w:color="auto"/>
            <w:left w:val="none" w:sz="0" w:space="0" w:color="auto"/>
            <w:bottom w:val="none" w:sz="0" w:space="0" w:color="auto"/>
            <w:right w:val="none" w:sz="0" w:space="0" w:color="auto"/>
          </w:divBdr>
        </w:div>
        <w:div w:id="98070896">
          <w:marLeft w:val="640"/>
          <w:marRight w:val="0"/>
          <w:marTop w:val="0"/>
          <w:marBottom w:val="0"/>
          <w:divBdr>
            <w:top w:val="none" w:sz="0" w:space="0" w:color="auto"/>
            <w:left w:val="none" w:sz="0" w:space="0" w:color="auto"/>
            <w:bottom w:val="none" w:sz="0" w:space="0" w:color="auto"/>
            <w:right w:val="none" w:sz="0" w:space="0" w:color="auto"/>
          </w:divBdr>
        </w:div>
        <w:div w:id="1136921445">
          <w:marLeft w:val="640"/>
          <w:marRight w:val="0"/>
          <w:marTop w:val="0"/>
          <w:marBottom w:val="0"/>
          <w:divBdr>
            <w:top w:val="none" w:sz="0" w:space="0" w:color="auto"/>
            <w:left w:val="none" w:sz="0" w:space="0" w:color="auto"/>
            <w:bottom w:val="none" w:sz="0" w:space="0" w:color="auto"/>
            <w:right w:val="none" w:sz="0" w:space="0" w:color="auto"/>
          </w:divBdr>
        </w:div>
        <w:div w:id="367031250">
          <w:marLeft w:val="640"/>
          <w:marRight w:val="0"/>
          <w:marTop w:val="0"/>
          <w:marBottom w:val="0"/>
          <w:divBdr>
            <w:top w:val="none" w:sz="0" w:space="0" w:color="auto"/>
            <w:left w:val="none" w:sz="0" w:space="0" w:color="auto"/>
            <w:bottom w:val="none" w:sz="0" w:space="0" w:color="auto"/>
            <w:right w:val="none" w:sz="0" w:space="0" w:color="auto"/>
          </w:divBdr>
        </w:div>
        <w:div w:id="1589998531">
          <w:marLeft w:val="640"/>
          <w:marRight w:val="0"/>
          <w:marTop w:val="0"/>
          <w:marBottom w:val="0"/>
          <w:divBdr>
            <w:top w:val="none" w:sz="0" w:space="0" w:color="auto"/>
            <w:left w:val="none" w:sz="0" w:space="0" w:color="auto"/>
            <w:bottom w:val="none" w:sz="0" w:space="0" w:color="auto"/>
            <w:right w:val="none" w:sz="0" w:space="0" w:color="auto"/>
          </w:divBdr>
        </w:div>
        <w:div w:id="788203834">
          <w:marLeft w:val="640"/>
          <w:marRight w:val="0"/>
          <w:marTop w:val="0"/>
          <w:marBottom w:val="0"/>
          <w:divBdr>
            <w:top w:val="none" w:sz="0" w:space="0" w:color="auto"/>
            <w:left w:val="none" w:sz="0" w:space="0" w:color="auto"/>
            <w:bottom w:val="none" w:sz="0" w:space="0" w:color="auto"/>
            <w:right w:val="none" w:sz="0" w:space="0" w:color="auto"/>
          </w:divBdr>
        </w:div>
        <w:div w:id="414668199">
          <w:marLeft w:val="640"/>
          <w:marRight w:val="0"/>
          <w:marTop w:val="0"/>
          <w:marBottom w:val="0"/>
          <w:divBdr>
            <w:top w:val="none" w:sz="0" w:space="0" w:color="auto"/>
            <w:left w:val="none" w:sz="0" w:space="0" w:color="auto"/>
            <w:bottom w:val="none" w:sz="0" w:space="0" w:color="auto"/>
            <w:right w:val="none" w:sz="0" w:space="0" w:color="auto"/>
          </w:divBdr>
        </w:div>
        <w:div w:id="458692570">
          <w:marLeft w:val="640"/>
          <w:marRight w:val="0"/>
          <w:marTop w:val="0"/>
          <w:marBottom w:val="0"/>
          <w:divBdr>
            <w:top w:val="none" w:sz="0" w:space="0" w:color="auto"/>
            <w:left w:val="none" w:sz="0" w:space="0" w:color="auto"/>
            <w:bottom w:val="none" w:sz="0" w:space="0" w:color="auto"/>
            <w:right w:val="none" w:sz="0" w:space="0" w:color="auto"/>
          </w:divBdr>
        </w:div>
        <w:div w:id="2033221258">
          <w:marLeft w:val="640"/>
          <w:marRight w:val="0"/>
          <w:marTop w:val="0"/>
          <w:marBottom w:val="0"/>
          <w:divBdr>
            <w:top w:val="none" w:sz="0" w:space="0" w:color="auto"/>
            <w:left w:val="none" w:sz="0" w:space="0" w:color="auto"/>
            <w:bottom w:val="none" w:sz="0" w:space="0" w:color="auto"/>
            <w:right w:val="none" w:sz="0" w:space="0" w:color="auto"/>
          </w:divBdr>
        </w:div>
        <w:div w:id="564606164">
          <w:marLeft w:val="640"/>
          <w:marRight w:val="0"/>
          <w:marTop w:val="0"/>
          <w:marBottom w:val="0"/>
          <w:divBdr>
            <w:top w:val="none" w:sz="0" w:space="0" w:color="auto"/>
            <w:left w:val="none" w:sz="0" w:space="0" w:color="auto"/>
            <w:bottom w:val="none" w:sz="0" w:space="0" w:color="auto"/>
            <w:right w:val="none" w:sz="0" w:space="0" w:color="auto"/>
          </w:divBdr>
        </w:div>
        <w:div w:id="1024937674">
          <w:marLeft w:val="640"/>
          <w:marRight w:val="0"/>
          <w:marTop w:val="0"/>
          <w:marBottom w:val="0"/>
          <w:divBdr>
            <w:top w:val="none" w:sz="0" w:space="0" w:color="auto"/>
            <w:left w:val="none" w:sz="0" w:space="0" w:color="auto"/>
            <w:bottom w:val="none" w:sz="0" w:space="0" w:color="auto"/>
            <w:right w:val="none" w:sz="0" w:space="0" w:color="auto"/>
          </w:divBdr>
        </w:div>
        <w:div w:id="73091366">
          <w:marLeft w:val="640"/>
          <w:marRight w:val="0"/>
          <w:marTop w:val="0"/>
          <w:marBottom w:val="0"/>
          <w:divBdr>
            <w:top w:val="none" w:sz="0" w:space="0" w:color="auto"/>
            <w:left w:val="none" w:sz="0" w:space="0" w:color="auto"/>
            <w:bottom w:val="none" w:sz="0" w:space="0" w:color="auto"/>
            <w:right w:val="none" w:sz="0" w:space="0" w:color="auto"/>
          </w:divBdr>
        </w:div>
        <w:div w:id="2114738471">
          <w:marLeft w:val="640"/>
          <w:marRight w:val="0"/>
          <w:marTop w:val="0"/>
          <w:marBottom w:val="0"/>
          <w:divBdr>
            <w:top w:val="none" w:sz="0" w:space="0" w:color="auto"/>
            <w:left w:val="none" w:sz="0" w:space="0" w:color="auto"/>
            <w:bottom w:val="none" w:sz="0" w:space="0" w:color="auto"/>
            <w:right w:val="none" w:sz="0" w:space="0" w:color="auto"/>
          </w:divBdr>
        </w:div>
        <w:div w:id="29847253">
          <w:marLeft w:val="640"/>
          <w:marRight w:val="0"/>
          <w:marTop w:val="0"/>
          <w:marBottom w:val="0"/>
          <w:divBdr>
            <w:top w:val="none" w:sz="0" w:space="0" w:color="auto"/>
            <w:left w:val="none" w:sz="0" w:space="0" w:color="auto"/>
            <w:bottom w:val="none" w:sz="0" w:space="0" w:color="auto"/>
            <w:right w:val="none" w:sz="0" w:space="0" w:color="auto"/>
          </w:divBdr>
        </w:div>
        <w:div w:id="1484156606">
          <w:marLeft w:val="640"/>
          <w:marRight w:val="0"/>
          <w:marTop w:val="0"/>
          <w:marBottom w:val="0"/>
          <w:divBdr>
            <w:top w:val="none" w:sz="0" w:space="0" w:color="auto"/>
            <w:left w:val="none" w:sz="0" w:space="0" w:color="auto"/>
            <w:bottom w:val="none" w:sz="0" w:space="0" w:color="auto"/>
            <w:right w:val="none" w:sz="0" w:space="0" w:color="auto"/>
          </w:divBdr>
        </w:div>
        <w:div w:id="1947500462">
          <w:marLeft w:val="640"/>
          <w:marRight w:val="0"/>
          <w:marTop w:val="0"/>
          <w:marBottom w:val="0"/>
          <w:divBdr>
            <w:top w:val="none" w:sz="0" w:space="0" w:color="auto"/>
            <w:left w:val="none" w:sz="0" w:space="0" w:color="auto"/>
            <w:bottom w:val="none" w:sz="0" w:space="0" w:color="auto"/>
            <w:right w:val="none" w:sz="0" w:space="0" w:color="auto"/>
          </w:divBdr>
        </w:div>
        <w:div w:id="743263529">
          <w:marLeft w:val="640"/>
          <w:marRight w:val="0"/>
          <w:marTop w:val="0"/>
          <w:marBottom w:val="0"/>
          <w:divBdr>
            <w:top w:val="none" w:sz="0" w:space="0" w:color="auto"/>
            <w:left w:val="none" w:sz="0" w:space="0" w:color="auto"/>
            <w:bottom w:val="none" w:sz="0" w:space="0" w:color="auto"/>
            <w:right w:val="none" w:sz="0" w:space="0" w:color="auto"/>
          </w:divBdr>
        </w:div>
        <w:div w:id="567885423">
          <w:marLeft w:val="640"/>
          <w:marRight w:val="0"/>
          <w:marTop w:val="0"/>
          <w:marBottom w:val="0"/>
          <w:divBdr>
            <w:top w:val="none" w:sz="0" w:space="0" w:color="auto"/>
            <w:left w:val="none" w:sz="0" w:space="0" w:color="auto"/>
            <w:bottom w:val="none" w:sz="0" w:space="0" w:color="auto"/>
            <w:right w:val="none" w:sz="0" w:space="0" w:color="auto"/>
          </w:divBdr>
        </w:div>
        <w:div w:id="1282305392">
          <w:marLeft w:val="640"/>
          <w:marRight w:val="0"/>
          <w:marTop w:val="0"/>
          <w:marBottom w:val="0"/>
          <w:divBdr>
            <w:top w:val="none" w:sz="0" w:space="0" w:color="auto"/>
            <w:left w:val="none" w:sz="0" w:space="0" w:color="auto"/>
            <w:bottom w:val="none" w:sz="0" w:space="0" w:color="auto"/>
            <w:right w:val="none" w:sz="0" w:space="0" w:color="auto"/>
          </w:divBdr>
        </w:div>
        <w:div w:id="588663324">
          <w:marLeft w:val="640"/>
          <w:marRight w:val="0"/>
          <w:marTop w:val="0"/>
          <w:marBottom w:val="0"/>
          <w:divBdr>
            <w:top w:val="none" w:sz="0" w:space="0" w:color="auto"/>
            <w:left w:val="none" w:sz="0" w:space="0" w:color="auto"/>
            <w:bottom w:val="none" w:sz="0" w:space="0" w:color="auto"/>
            <w:right w:val="none" w:sz="0" w:space="0" w:color="auto"/>
          </w:divBdr>
        </w:div>
        <w:div w:id="1868568089">
          <w:marLeft w:val="640"/>
          <w:marRight w:val="0"/>
          <w:marTop w:val="0"/>
          <w:marBottom w:val="0"/>
          <w:divBdr>
            <w:top w:val="none" w:sz="0" w:space="0" w:color="auto"/>
            <w:left w:val="none" w:sz="0" w:space="0" w:color="auto"/>
            <w:bottom w:val="none" w:sz="0" w:space="0" w:color="auto"/>
            <w:right w:val="none" w:sz="0" w:space="0" w:color="auto"/>
          </w:divBdr>
        </w:div>
        <w:div w:id="77212052">
          <w:marLeft w:val="640"/>
          <w:marRight w:val="0"/>
          <w:marTop w:val="0"/>
          <w:marBottom w:val="0"/>
          <w:divBdr>
            <w:top w:val="none" w:sz="0" w:space="0" w:color="auto"/>
            <w:left w:val="none" w:sz="0" w:space="0" w:color="auto"/>
            <w:bottom w:val="none" w:sz="0" w:space="0" w:color="auto"/>
            <w:right w:val="none" w:sz="0" w:space="0" w:color="auto"/>
          </w:divBdr>
        </w:div>
        <w:div w:id="821890223">
          <w:marLeft w:val="640"/>
          <w:marRight w:val="0"/>
          <w:marTop w:val="0"/>
          <w:marBottom w:val="0"/>
          <w:divBdr>
            <w:top w:val="none" w:sz="0" w:space="0" w:color="auto"/>
            <w:left w:val="none" w:sz="0" w:space="0" w:color="auto"/>
            <w:bottom w:val="none" w:sz="0" w:space="0" w:color="auto"/>
            <w:right w:val="none" w:sz="0" w:space="0" w:color="auto"/>
          </w:divBdr>
        </w:div>
        <w:div w:id="1407533696">
          <w:marLeft w:val="640"/>
          <w:marRight w:val="0"/>
          <w:marTop w:val="0"/>
          <w:marBottom w:val="0"/>
          <w:divBdr>
            <w:top w:val="none" w:sz="0" w:space="0" w:color="auto"/>
            <w:left w:val="none" w:sz="0" w:space="0" w:color="auto"/>
            <w:bottom w:val="none" w:sz="0" w:space="0" w:color="auto"/>
            <w:right w:val="none" w:sz="0" w:space="0" w:color="auto"/>
          </w:divBdr>
        </w:div>
        <w:div w:id="684866341">
          <w:marLeft w:val="640"/>
          <w:marRight w:val="0"/>
          <w:marTop w:val="0"/>
          <w:marBottom w:val="0"/>
          <w:divBdr>
            <w:top w:val="none" w:sz="0" w:space="0" w:color="auto"/>
            <w:left w:val="none" w:sz="0" w:space="0" w:color="auto"/>
            <w:bottom w:val="none" w:sz="0" w:space="0" w:color="auto"/>
            <w:right w:val="none" w:sz="0" w:space="0" w:color="auto"/>
          </w:divBdr>
        </w:div>
        <w:div w:id="2008096989">
          <w:marLeft w:val="640"/>
          <w:marRight w:val="0"/>
          <w:marTop w:val="0"/>
          <w:marBottom w:val="0"/>
          <w:divBdr>
            <w:top w:val="none" w:sz="0" w:space="0" w:color="auto"/>
            <w:left w:val="none" w:sz="0" w:space="0" w:color="auto"/>
            <w:bottom w:val="none" w:sz="0" w:space="0" w:color="auto"/>
            <w:right w:val="none" w:sz="0" w:space="0" w:color="auto"/>
          </w:divBdr>
        </w:div>
        <w:div w:id="676883691">
          <w:marLeft w:val="640"/>
          <w:marRight w:val="0"/>
          <w:marTop w:val="0"/>
          <w:marBottom w:val="0"/>
          <w:divBdr>
            <w:top w:val="none" w:sz="0" w:space="0" w:color="auto"/>
            <w:left w:val="none" w:sz="0" w:space="0" w:color="auto"/>
            <w:bottom w:val="none" w:sz="0" w:space="0" w:color="auto"/>
            <w:right w:val="none" w:sz="0" w:space="0" w:color="auto"/>
          </w:divBdr>
        </w:div>
        <w:div w:id="400568781">
          <w:marLeft w:val="640"/>
          <w:marRight w:val="0"/>
          <w:marTop w:val="0"/>
          <w:marBottom w:val="0"/>
          <w:divBdr>
            <w:top w:val="none" w:sz="0" w:space="0" w:color="auto"/>
            <w:left w:val="none" w:sz="0" w:space="0" w:color="auto"/>
            <w:bottom w:val="none" w:sz="0" w:space="0" w:color="auto"/>
            <w:right w:val="none" w:sz="0" w:space="0" w:color="auto"/>
          </w:divBdr>
        </w:div>
        <w:div w:id="1050883275">
          <w:marLeft w:val="640"/>
          <w:marRight w:val="0"/>
          <w:marTop w:val="0"/>
          <w:marBottom w:val="0"/>
          <w:divBdr>
            <w:top w:val="none" w:sz="0" w:space="0" w:color="auto"/>
            <w:left w:val="none" w:sz="0" w:space="0" w:color="auto"/>
            <w:bottom w:val="none" w:sz="0" w:space="0" w:color="auto"/>
            <w:right w:val="none" w:sz="0" w:space="0" w:color="auto"/>
          </w:divBdr>
        </w:div>
        <w:div w:id="1427340732">
          <w:marLeft w:val="640"/>
          <w:marRight w:val="0"/>
          <w:marTop w:val="0"/>
          <w:marBottom w:val="0"/>
          <w:divBdr>
            <w:top w:val="none" w:sz="0" w:space="0" w:color="auto"/>
            <w:left w:val="none" w:sz="0" w:space="0" w:color="auto"/>
            <w:bottom w:val="none" w:sz="0" w:space="0" w:color="auto"/>
            <w:right w:val="none" w:sz="0" w:space="0" w:color="auto"/>
          </w:divBdr>
        </w:div>
        <w:div w:id="2134253271">
          <w:marLeft w:val="640"/>
          <w:marRight w:val="0"/>
          <w:marTop w:val="0"/>
          <w:marBottom w:val="0"/>
          <w:divBdr>
            <w:top w:val="none" w:sz="0" w:space="0" w:color="auto"/>
            <w:left w:val="none" w:sz="0" w:space="0" w:color="auto"/>
            <w:bottom w:val="none" w:sz="0" w:space="0" w:color="auto"/>
            <w:right w:val="none" w:sz="0" w:space="0" w:color="auto"/>
          </w:divBdr>
        </w:div>
      </w:divsChild>
    </w:div>
    <w:div w:id="1995258297">
      <w:bodyDiv w:val="1"/>
      <w:marLeft w:val="0"/>
      <w:marRight w:val="0"/>
      <w:marTop w:val="0"/>
      <w:marBottom w:val="0"/>
      <w:divBdr>
        <w:top w:val="none" w:sz="0" w:space="0" w:color="auto"/>
        <w:left w:val="none" w:sz="0" w:space="0" w:color="auto"/>
        <w:bottom w:val="none" w:sz="0" w:space="0" w:color="auto"/>
        <w:right w:val="none" w:sz="0" w:space="0" w:color="auto"/>
      </w:divBdr>
      <w:divsChild>
        <w:div w:id="429400310">
          <w:marLeft w:val="640"/>
          <w:marRight w:val="0"/>
          <w:marTop w:val="0"/>
          <w:marBottom w:val="0"/>
          <w:divBdr>
            <w:top w:val="none" w:sz="0" w:space="0" w:color="auto"/>
            <w:left w:val="none" w:sz="0" w:space="0" w:color="auto"/>
            <w:bottom w:val="none" w:sz="0" w:space="0" w:color="auto"/>
            <w:right w:val="none" w:sz="0" w:space="0" w:color="auto"/>
          </w:divBdr>
        </w:div>
        <w:div w:id="249437350">
          <w:marLeft w:val="640"/>
          <w:marRight w:val="0"/>
          <w:marTop w:val="0"/>
          <w:marBottom w:val="0"/>
          <w:divBdr>
            <w:top w:val="none" w:sz="0" w:space="0" w:color="auto"/>
            <w:left w:val="none" w:sz="0" w:space="0" w:color="auto"/>
            <w:bottom w:val="none" w:sz="0" w:space="0" w:color="auto"/>
            <w:right w:val="none" w:sz="0" w:space="0" w:color="auto"/>
          </w:divBdr>
        </w:div>
        <w:div w:id="1100373374">
          <w:marLeft w:val="640"/>
          <w:marRight w:val="0"/>
          <w:marTop w:val="0"/>
          <w:marBottom w:val="0"/>
          <w:divBdr>
            <w:top w:val="none" w:sz="0" w:space="0" w:color="auto"/>
            <w:left w:val="none" w:sz="0" w:space="0" w:color="auto"/>
            <w:bottom w:val="none" w:sz="0" w:space="0" w:color="auto"/>
            <w:right w:val="none" w:sz="0" w:space="0" w:color="auto"/>
          </w:divBdr>
        </w:div>
        <w:div w:id="700400795">
          <w:marLeft w:val="640"/>
          <w:marRight w:val="0"/>
          <w:marTop w:val="0"/>
          <w:marBottom w:val="0"/>
          <w:divBdr>
            <w:top w:val="none" w:sz="0" w:space="0" w:color="auto"/>
            <w:left w:val="none" w:sz="0" w:space="0" w:color="auto"/>
            <w:bottom w:val="none" w:sz="0" w:space="0" w:color="auto"/>
            <w:right w:val="none" w:sz="0" w:space="0" w:color="auto"/>
          </w:divBdr>
        </w:div>
        <w:div w:id="1973093435">
          <w:marLeft w:val="640"/>
          <w:marRight w:val="0"/>
          <w:marTop w:val="0"/>
          <w:marBottom w:val="0"/>
          <w:divBdr>
            <w:top w:val="none" w:sz="0" w:space="0" w:color="auto"/>
            <w:left w:val="none" w:sz="0" w:space="0" w:color="auto"/>
            <w:bottom w:val="none" w:sz="0" w:space="0" w:color="auto"/>
            <w:right w:val="none" w:sz="0" w:space="0" w:color="auto"/>
          </w:divBdr>
        </w:div>
        <w:div w:id="1892422632">
          <w:marLeft w:val="640"/>
          <w:marRight w:val="0"/>
          <w:marTop w:val="0"/>
          <w:marBottom w:val="0"/>
          <w:divBdr>
            <w:top w:val="none" w:sz="0" w:space="0" w:color="auto"/>
            <w:left w:val="none" w:sz="0" w:space="0" w:color="auto"/>
            <w:bottom w:val="none" w:sz="0" w:space="0" w:color="auto"/>
            <w:right w:val="none" w:sz="0" w:space="0" w:color="auto"/>
          </w:divBdr>
        </w:div>
        <w:div w:id="2029869696">
          <w:marLeft w:val="640"/>
          <w:marRight w:val="0"/>
          <w:marTop w:val="0"/>
          <w:marBottom w:val="0"/>
          <w:divBdr>
            <w:top w:val="none" w:sz="0" w:space="0" w:color="auto"/>
            <w:left w:val="none" w:sz="0" w:space="0" w:color="auto"/>
            <w:bottom w:val="none" w:sz="0" w:space="0" w:color="auto"/>
            <w:right w:val="none" w:sz="0" w:space="0" w:color="auto"/>
          </w:divBdr>
        </w:div>
        <w:div w:id="686102444">
          <w:marLeft w:val="640"/>
          <w:marRight w:val="0"/>
          <w:marTop w:val="0"/>
          <w:marBottom w:val="0"/>
          <w:divBdr>
            <w:top w:val="none" w:sz="0" w:space="0" w:color="auto"/>
            <w:left w:val="none" w:sz="0" w:space="0" w:color="auto"/>
            <w:bottom w:val="none" w:sz="0" w:space="0" w:color="auto"/>
            <w:right w:val="none" w:sz="0" w:space="0" w:color="auto"/>
          </w:divBdr>
        </w:div>
        <w:div w:id="271059494">
          <w:marLeft w:val="640"/>
          <w:marRight w:val="0"/>
          <w:marTop w:val="0"/>
          <w:marBottom w:val="0"/>
          <w:divBdr>
            <w:top w:val="none" w:sz="0" w:space="0" w:color="auto"/>
            <w:left w:val="none" w:sz="0" w:space="0" w:color="auto"/>
            <w:bottom w:val="none" w:sz="0" w:space="0" w:color="auto"/>
            <w:right w:val="none" w:sz="0" w:space="0" w:color="auto"/>
          </w:divBdr>
        </w:div>
        <w:div w:id="1638947564">
          <w:marLeft w:val="640"/>
          <w:marRight w:val="0"/>
          <w:marTop w:val="0"/>
          <w:marBottom w:val="0"/>
          <w:divBdr>
            <w:top w:val="none" w:sz="0" w:space="0" w:color="auto"/>
            <w:left w:val="none" w:sz="0" w:space="0" w:color="auto"/>
            <w:bottom w:val="none" w:sz="0" w:space="0" w:color="auto"/>
            <w:right w:val="none" w:sz="0" w:space="0" w:color="auto"/>
          </w:divBdr>
        </w:div>
        <w:div w:id="383145719">
          <w:marLeft w:val="640"/>
          <w:marRight w:val="0"/>
          <w:marTop w:val="0"/>
          <w:marBottom w:val="0"/>
          <w:divBdr>
            <w:top w:val="none" w:sz="0" w:space="0" w:color="auto"/>
            <w:left w:val="none" w:sz="0" w:space="0" w:color="auto"/>
            <w:bottom w:val="none" w:sz="0" w:space="0" w:color="auto"/>
            <w:right w:val="none" w:sz="0" w:space="0" w:color="auto"/>
          </w:divBdr>
        </w:div>
        <w:div w:id="646130580">
          <w:marLeft w:val="640"/>
          <w:marRight w:val="0"/>
          <w:marTop w:val="0"/>
          <w:marBottom w:val="0"/>
          <w:divBdr>
            <w:top w:val="none" w:sz="0" w:space="0" w:color="auto"/>
            <w:left w:val="none" w:sz="0" w:space="0" w:color="auto"/>
            <w:bottom w:val="none" w:sz="0" w:space="0" w:color="auto"/>
            <w:right w:val="none" w:sz="0" w:space="0" w:color="auto"/>
          </w:divBdr>
        </w:div>
        <w:div w:id="1898204713">
          <w:marLeft w:val="640"/>
          <w:marRight w:val="0"/>
          <w:marTop w:val="0"/>
          <w:marBottom w:val="0"/>
          <w:divBdr>
            <w:top w:val="none" w:sz="0" w:space="0" w:color="auto"/>
            <w:left w:val="none" w:sz="0" w:space="0" w:color="auto"/>
            <w:bottom w:val="none" w:sz="0" w:space="0" w:color="auto"/>
            <w:right w:val="none" w:sz="0" w:space="0" w:color="auto"/>
          </w:divBdr>
        </w:div>
        <w:div w:id="1425220737">
          <w:marLeft w:val="640"/>
          <w:marRight w:val="0"/>
          <w:marTop w:val="0"/>
          <w:marBottom w:val="0"/>
          <w:divBdr>
            <w:top w:val="none" w:sz="0" w:space="0" w:color="auto"/>
            <w:left w:val="none" w:sz="0" w:space="0" w:color="auto"/>
            <w:bottom w:val="none" w:sz="0" w:space="0" w:color="auto"/>
            <w:right w:val="none" w:sz="0" w:space="0" w:color="auto"/>
          </w:divBdr>
        </w:div>
        <w:div w:id="96218644">
          <w:marLeft w:val="640"/>
          <w:marRight w:val="0"/>
          <w:marTop w:val="0"/>
          <w:marBottom w:val="0"/>
          <w:divBdr>
            <w:top w:val="none" w:sz="0" w:space="0" w:color="auto"/>
            <w:left w:val="none" w:sz="0" w:space="0" w:color="auto"/>
            <w:bottom w:val="none" w:sz="0" w:space="0" w:color="auto"/>
            <w:right w:val="none" w:sz="0" w:space="0" w:color="auto"/>
          </w:divBdr>
        </w:div>
        <w:div w:id="267542479">
          <w:marLeft w:val="640"/>
          <w:marRight w:val="0"/>
          <w:marTop w:val="0"/>
          <w:marBottom w:val="0"/>
          <w:divBdr>
            <w:top w:val="none" w:sz="0" w:space="0" w:color="auto"/>
            <w:left w:val="none" w:sz="0" w:space="0" w:color="auto"/>
            <w:bottom w:val="none" w:sz="0" w:space="0" w:color="auto"/>
            <w:right w:val="none" w:sz="0" w:space="0" w:color="auto"/>
          </w:divBdr>
        </w:div>
        <w:div w:id="1903441641">
          <w:marLeft w:val="640"/>
          <w:marRight w:val="0"/>
          <w:marTop w:val="0"/>
          <w:marBottom w:val="0"/>
          <w:divBdr>
            <w:top w:val="none" w:sz="0" w:space="0" w:color="auto"/>
            <w:left w:val="none" w:sz="0" w:space="0" w:color="auto"/>
            <w:bottom w:val="none" w:sz="0" w:space="0" w:color="auto"/>
            <w:right w:val="none" w:sz="0" w:space="0" w:color="auto"/>
          </w:divBdr>
        </w:div>
        <w:div w:id="1312753480">
          <w:marLeft w:val="640"/>
          <w:marRight w:val="0"/>
          <w:marTop w:val="0"/>
          <w:marBottom w:val="0"/>
          <w:divBdr>
            <w:top w:val="none" w:sz="0" w:space="0" w:color="auto"/>
            <w:left w:val="none" w:sz="0" w:space="0" w:color="auto"/>
            <w:bottom w:val="none" w:sz="0" w:space="0" w:color="auto"/>
            <w:right w:val="none" w:sz="0" w:space="0" w:color="auto"/>
          </w:divBdr>
        </w:div>
        <w:div w:id="1057626235">
          <w:marLeft w:val="640"/>
          <w:marRight w:val="0"/>
          <w:marTop w:val="0"/>
          <w:marBottom w:val="0"/>
          <w:divBdr>
            <w:top w:val="none" w:sz="0" w:space="0" w:color="auto"/>
            <w:left w:val="none" w:sz="0" w:space="0" w:color="auto"/>
            <w:bottom w:val="none" w:sz="0" w:space="0" w:color="auto"/>
            <w:right w:val="none" w:sz="0" w:space="0" w:color="auto"/>
          </w:divBdr>
        </w:div>
        <w:div w:id="1941715179">
          <w:marLeft w:val="640"/>
          <w:marRight w:val="0"/>
          <w:marTop w:val="0"/>
          <w:marBottom w:val="0"/>
          <w:divBdr>
            <w:top w:val="none" w:sz="0" w:space="0" w:color="auto"/>
            <w:left w:val="none" w:sz="0" w:space="0" w:color="auto"/>
            <w:bottom w:val="none" w:sz="0" w:space="0" w:color="auto"/>
            <w:right w:val="none" w:sz="0" w:space="0" w:color="auto"/>
          </w:divBdr>
        </w:div>
        <w:div w:id="1413238345">
          <w:marLeft w:val="640"/>
          <w:marRight w:val="0"/>
          <w:marTop w:val="0"/>
          <w:marBottom w:val="0"/>
          <w:divBdr>
            <w:top w:val="none" w:sz="0" w:space="0" w:color="auto"/>
            <w:left w:val="none" w:sz="0" w:space="0" w:color="auto"/>
            <w:bottom w:val="none" w:sz="0" w:space="0" w:color="auto"/>
            <w:right w:val="none" w:sz="0" w:space="0" w:color="auto"/>
          </w:divBdr>
        </w:div>
        <w:div w:id="721755202">
          <w:marLeft w:val="640"/>
          <w:marRight w:val="0"/>
          <w:marTop w:val="0"/>
          <w:marBottom w:val="0"/>
          <w:divBdr>
            <w:top w:val="none" w:sz="0" w:space="0" w:color="auto"/>
            <w:left w:val="none" w:sz="0" w:space="0" w:color="auto"/>
            <w:bottom w:val="none" w:sz="0" w:space="0" w:color="auto"/>
            <w:right w:val="none" w:sz="0" w:space="0" w:color="auto"/>
          </w:divBdr>
        </w:div>
        <w:div w:id="1201237129">
          <w:marLeft w:val="640"/>
          <w:marRight w:val="0"/>
          <w:marTop w:val="0"/>
          <w:marBottom w:val="0"/>
          <w:divBdr>
            <w:top w:val="none" w:sz="0" w:space="0" w:color="auto"/>
            <w:left w:val="none" w:sz="0" w:space="0" w:color="auto"/>
            <w:bottom w:val="none" w:sz="0" w:space="0" w:color="auto"/>
            <w:right w:val="none" w:sz="0" w:space="0" w:color="auto"/>
          </w:divBdr>
        </w:div>
        <w:div w:id="2144535889">
          <w:marLeft w:val="640"/>
          <w:marRight w:val="0"/>
          <w:marTop w:val="0"/>
          <w:marBottom w:val="0"/>
          <w:divBdr>
            <w:top w:val="none" w:sz="0" w:space="0" w:color="auto"/>
            <w:left w:val="none" w:sz="0" w:space="0" w:color="auto"/>
            <w:bottom w:val="none" w:sz="0" w:space="0" w:color="auto"/>
            <w:right w:val="none" w:sz="0" w:space="0" w:color="auto"/>
          </w:divBdr>
        </w:div>
        <w:div w:id="1218665498">
          <w:marLeft w:val="640"/>
          <w:marRight w:val="0"/>
          <w:marTop w:val="0"/>
          <w:marBottom w:val="0"/>
          <w:divBdr>
            <w:top w:val="none" w:sz="0" w:space="0" w:color="auto"/>
            <w:left w:val="none" w:sz="0" w:space="0" w:color="auto"/>
            <w:bottom w:val="none" w:sz="0" w:space="0" w:color="auto"/>
            <w:right w:val="none" w:sz="0" w:space="0" w:color="auto"/>
          </w:divBdr>
        </w:div>
        <w:div w:id="608972758">
          <w:marLeft w:val="640"/>
          <w:marRight w:val="0"/>
          <w:marTop w:val="0"/>
          <w:marBottom w:val="0"/>
          <w:divBdr>
            <w:top w:val="none" w:sz="0" w:space="0" w:color="auto"/>
            <w:left w:val="none" w:sz="0" w:space="0" w:color="auto"/>
            <w:bottom w:val="none" w:sz="0" w:space="0" w:color="auto"/>
            <w:right w:val="none" w:sz="0" w:space="0" w:color="auto"/>
          </w:divBdr>
        </w:div>
        <w:div w:id="1051805063">
          <w:marLeft w:val="640"/>
          <w:marRight w:val="0"/>
          <w:marTop w:val="0"/>
          <w:marBottom w:val="0"/>
          <w:divBdr>
            <w:top w:val="none" w:sz="0" w:space="0" w:color="auto"/>
            <w:left w:val="none" w:sz="0" w:space="0" w:color="auto"/>
            <w:bottom w:val="none" w:sz="0" w:space="0" w:color="auto"/>
            <w:right w:val="none" w:sz="0" w:space="0" w:color="auto"/>
          </w:divBdr>
        </w:div>
        <w:div w:id="2081899594">
          <w:marLeft w:val="640"/>
          <w:marRight w:val="0"/>
          <w:marTop w:val="0"/>
          <w:marBottom w:val="0"/>
          <w:divBdr>
            <w:top w:val="none" w:sz="0" w:space="0" w:color="auto"/>
            <w:left w:val="none" w:sz="0" w:space="0" w:color="auto"/>
            <w:bottom w:val="none" w:sz="0" w:space="0" w:color="auto"/>
            <w:right w:val="none" w:sz="0" w:space="0" w:color="auto"/>
          </w:divBdr>
        </w:div>
        <w:div w:id="1949389771">
          <w:marLeft w:val="640"/>
          <w:marRight w:val="0"/>
          <w:marTop w:val="0"/>
          <w:marBottom w:val="0"/>
          <w:divBdr>
            <w:top w:val="none" w:sz="0" w:space="0" w:color="auto"/>
            <w:left w:val="none" w:sz="0" w:space="0" w:color="auto"/>
            <w:bottom w:val="none" w:sz="0" w:space="0" w:color="auto"/>
            <w:right w:val="none" w:sz="0" w:space="0" w:color="auto"/>
          </w:divBdr>
        </w:div>
        <w:div w:id="1968198250">
          <w:marLeft w:val="640"/>
          <w:marRight w:val="0"/>
          <w:marTop w:val="0"/>
          <w:marBottom w:val="0"/>
          <w:divBdr>
            <w:top w:val="none" w:sz="0" w:space="0" w:color="auto"/>
            <w:left w:val="none" w:sz="0" w:space="0" w:color="auto"/>
            <w:bottom w:val="none" w:sz="0" w:space="0" w:color="auto"/>
            <w:right w:val="none" w:sz="0" w:space="0" w:color="auto"/>
          </w:divBdr>
        </w:div>
        <w:div w:id="1519781127">
          <w:marLeft w:val="640"/>
          <w:marRight w:val="0"/>
          <w:marTop w:val="0"/>
          <w:marBottom w:val="0"/>
          <w:divBdr>
            <w:top w:val="none" w:sz="0" w:space="0" w:color="auto"/>
            <w:left w:val="none" w:sz="0" w:space="0" w:color="auto"/>
            <w:bottom w:val="none" w:sz="0" w:space="0" w:color="auto"/>
            <w:right w:val="none" w:sz="0" w:space="0" w:color="auto"/>
          </w:divBdr>
        </w:div>
        <w:div w:id="322246431">
          <w:marLeft w:val="640"/>
          <w:marRight w:val="0"/>
          <w:marTop w:val="0"/>
          <w:marBottom w:val="0"/>
          <w:divBdr>
            <w:top w:val="none" w:sz="0" w:space="0" w:color="auto"/>
            <w:left w:val="none" w:sz="0" w:space="0" w:color="auto"/>
            <w:bottom w:val="none" w:sz="0" w:space="0" w:color="auto"/>
            <w:right w:val="none" w:sz="0" w:space="0" w:color="auto"/>
          </w:divBdr>
        </w:div>
        <w:div w:id="2025742307">
          <w:marLeft w:val="640"/>
          <w:marRight w:val="0"/>
          <w:marTop w:val="0"/>
          <w:marBottom w:val="0"/>
          <w:divBdr>
            <w:top w:val="none" w:sz="0" w:space="0" w:color="auto"/>
            <w:left w:val="none" w:sz="0" w:space="0" w:color="auto"/>
            <w:bottom w:val="none" w:sz="0" w:space="0" w:color="auto"/>
            <w:right w:val="none" w:sz="0" w:space="0" w:color="auto"/>
          </w:divBdr>
        </w:div>
        <w:div w:id="1138689733">
          <w:marLeft w:val="640"/>
          <w:marRight w:val="0"/>
          <w:marTop w:val="0"/>
          <w:marBottom w:val="0"/>
          <w:divBdr>
            <w:top w:val="none" w:sz="0" w:space="0" w:color="auto"/>
            <w:left w:val="none" w:sz="0" w:space="0" w:color="auto"/>
            <w:bottom w:val="none" w:sz="0" w:space="0" w:color="auto"/>
            <w:right w:val="none" w:sz="0" w:space="0" w:color="auto"/>
          </w:divBdr>
        </w:div>
        <w:div w:id="195700628">
          <w:marLeft w:val="640"/>
          <w:marRight w:val="0"/>
          <w:marTop w:val="0"/>
          <w:marBottom w:val="0"/>
          <w:divBdr>
            <w:top w:val="none" w:sz="0" w:space="0" w:color="auto"/>
            <w:left w:val="none" w:sz="0" w:space="0" w:color="auto"/>
            <w:bottom w:val="none" w:sz="0" w:space="0" w:color="auto"/>
            <w:right w:val="none" w:sz="0" w:space="0" w:color="auto"/>
          </w:divBdr>
        </w:div>
        <w:div w:id="1424110806">
          <w:marLeft w:val="640"/>
          <w:marRight w:val="0"/>
          <w:marTop w:val="0"/>
          <w:marBottom w:val="0"/>
          <w:divBdr>
            <w:top w:val="none" w:sz="0" w:space="0" w:color="auto"/>
            <w:left w:val="none" w:sz="0" w:space="0" w:color="auto"/>
            <w:bottom w:val="none" w:sz="0" w:space="0" w:color="auto"/>
            <w:right w:val="none" w:sz="0" w:space="0" w:color="auto"/>
          </w:divBdr>
        </w:div>
        <w:div w:id="616327207">
          <w:marLeft w:val="640"/>
          <w:marRight w:val="0"/>
          <w:marTop w:val="0"/>
          <w:marBottom w:val="0"/>
          <w:divBdr>
            <w:top w:val="none" w:sz="0" w:space="0" w:color="auto"/>
            <w:left w:val="none" w:sz="0" w:space="0" w:color="auto"/>
            <w:bottom w:val="none" w:sz="0" w:space="0" w:color="auto"/>
            <w:right w:val="none" w:sz="0" w:space="0" w:color="auto"/>
          </w:divBdr>
        </w:div>
        <w:div w:id="1725371465">
          <w:marLeft w:val="640"/>
          <w:marRight w:val="0"/>
          <w:marTop w:val="0"/>
          <w:marBottom w:val="0"/>
          <w:divBdr>
            <w:top w:val="none" w:sz="0" w:space="0" w:color="auto"/>
            <w:left w:val="none" w:sz="0" w:space="0" w:color="auto"/>
            <w:bottom w:val="none" w:sz="0" w:space="0" w:color="auto"/>
            <w:right w:val="none" w:sz="0" w:space="0" w:color="auto"/>
          </w:divBdr>
        </w:div>
      </w:divsChild>
    </w:div>
    <w:div w:id="1995601572">
      <w:bodyDiv w:val="1"/>
      <w:marLeft w:val="0"/>
      <w:marRight w:val="0"/>
      <w:marTop w:val="0"/>
      <w:marBottom w:val="0"/>
      <w:divBdr>
        <w:top w:val="none" w:sz="0" w:space="0" w:color="auto"/>
        <w:left w:val="none" w:sz="0" w:space="0" w:color="auto"/>
        <w:bottom w:val="none" w:sz="0" w:space="0" w:color="auto"/>
        <w:right w:val="none" w:sz="0" w:space="0" w:color="auto"/>
      </w:divBdr>
      <w:divsChild>
        <w:div w:id="789709559">
          <w:marLeft w:val="640"/>
          <w:marRight w:val="0"/>
          <w:marTop w:val="0"/>
          <w:marBottom w:val="0"/>
          <w:divBdr>
            <w:top w:val="none" w:sz="0" w:space="0" w:color="auto"/>
            <w:left w:val="none" w:sz="0" w:space="0" w:color="auto"/>
            <w:bottom w:val="none" w:sz="0" w:space="0" w:color="auto"/>
            <w:right w:val="none" w:sz="0" w:space="0" w:color="auto"/>
          </w:divBdr>
        </w:div>
        <w:div w:id="404955161">
          <w:marLeft w:val="640"/>
          <w:marRight w:val="0"/>
          <w:marTop w:val="0"/>
          <w:marBottom w:val="0"/>
          <w:divBdr>
            <w:top w:val="none" w:sz="0" w:space="0" w:color="auto"/>
            <w:left w:val="none" w:sz="0" w:space="0" w:color="auto"/>
            <w:bottom w:val="none" w:sz="0" w:space="0" w:color="auto"/>
            <w:right w:val="none" w:sz="0" w:space="0" w:color="auto"/>
          </w:divBdr>
        </w:div>
        <w:div w:id="1135566854">
          <w:marLeft w:val="640"/>
          <w:marRight w:val="0"/>
          <w:marTop w:val="0"/>
          <w:marBottom w:val="0"/>
          <w:divBdr>
            <w:top w:val="none" w:sz="0" w:space="0" w:color="auto"/>
            <w:left w:val="none" w:sz="0" w:space="0" w:color="auto"/>
            <w:bottom w:val="none" w:sz="0" w:space="0" w:color="auto"/>
            <w:right w:val="none" w:sz="0" w:space="0" w:color="auto"/>
          </w:divBdr>
        </w:div>
        <w:div w:id="1290091138">
          <w:marLeft w:val="640"/>
          <w:marRight w:val="0"/>
          <w:marTop w:val="0"/>
          <w:marBottom w:val="0"/>
          <w:divBdr>
            <w:top w:val="none" w:sz="0" w:space="0" w:color="auto"/>
            <w:left w:val="none" w:sz="0" w:space="0" w:color="auto"/>
            <w:bottom w:val="none" w:sz="0" w:space="0" w:color="auto"/>
            <w:right w:val="none" w:sz="0" w:space="0" w:color="auto"/>
          </w:divBdr>
        </w:div>
        <w:div w:id="140773794">
          <w:marLeft w:val="640"/>
          <w:marRight w:val="0"/>
          <w:marTop w:val="0"/>
          <w:marBottom w:val="0"/>
          <w:divBdr>
            <w:top w:val="none" w:sz="0" w:space="0" w:color="auto"/>
            <w:left w:val="none" w:sz="0" w:space="0" w:color="auto"/>
            <w:bottom w:val="none" w:sz="0" w:space="0" w:color="auto"/>
            <w:right w:val="none" w:sz="0" w:space="0" w:color="auto"/>
          </w:divBdr>
        </w:div>
        <w:div w:id="1929339024">
          <w:marLeft w:val="640"/>
          <w:marRight w:val="0"/>
          <w:marTop w:val="0"/>
          <w:marBottom w:val="0"/>
          <w:divBdr>
            <w:top w:val="none" w:sz="0" w:space="0" w:color="auto"/>
            <w:left w:val="none" w:sz="0" w:space="0" w:color="auto"/>
            <w:bottom w:val="none" w:sz="0" w:space="0" w:color="auto"/>
            <w:right w:val="none" w:sz="0" w:space="0" w:color="auto"/>
          </w:divBdr>
        </w:div>
        <w:div w:id="847064551">
          <w:marLeft w:val="640"/>
          <w:marRight w:val="0"/>
          <w:marTop w:val="0"/>
          <w:marBottom w:val="0"/>
          <w:divBdr>
            <w:top w:val="none" w:sz="0" w:space="0" w:color="auto"/>
            <w:left w:val="none" w:sz="0" w:space="0" w:color="auto"/>
            <w:bottom w:val="none" w:sz="0" w:space="0" w:color="auto"/>
            <w:right w:val="none" w:sz="0" w:space="0" w:color="auto"/>
          </w:divBdr>
        </w:div>
        <w:div w:id="469789294">
          <w:marLeft w:val="640"/>
          <w:marRight w:val="0"/>
          <w:marTop w:val="0"/>
          <w:marBottom w:val="0"/>
          <w:divBdr>
            <w:top w:val="none" w:sz="0" w:space="0" w:color="auto"/>
            <w:left w:val="none" w:sz="0" w:space="0" w:color="auto"/>
            <w:bottom w:val="none" w:sz="0" w:space="0" w:color="auto"/>
            <w:right w:val="none" w:sz="0" w:space="0" w:color="auto"/>
          </w:divBdr>
        </w:div>
        <w:div w:id="1818954562">
          <w:marLeft w:val="640"/>
          <w:marRight w:val="0"/>
          <w:marTop w:val="0"/>
          <w:marBottom w:val="0"/>
          <w:divBdr>
            <w:top w:val="none" w:sz="0" w:space="0" w:color="auto"/>
            <w:left w:val="none" w:sz="0" w:space="0" w:color="auto"/>
            <w:bottom w:val="none" w:sz="0" w:space="0" w:color="auto"/>
            <w:right w:val="none" w:sz="0" w:space="0" w:color="auto"/>
          </w:divBdr>
        </w:div>
        <w:div w:id="1312560956">
          <w:marLeft w:val="640"/>
          <w:marRight w:val="0"/>
          <w:marTop w:val="0"/>
          <w:marBottom w:val="0"/>
          <w:divBdr>
            <w:top w:val="none" w:sz="0" w:space="0" w:color="auto"/>
            <w:left w:val="none" w:sz="0" w:space="0" w:color="auto"/>
            <w:bottom w:val="none" w:sz="0" w:space="0" w:color="auto"/>
            <w:right w:val="none" w:sz="0" w:space="0" w:color="auto"/>
          </w:divBdr>
        </w:div>
        <w:div w:id="1162282357">
          <w:marLeft w:val="640"/>
          <w:marRight w:val="0"/>
          <w:marTop w:val="0"/>
          <w:marBottom w:val="0"/>
          <w:divBdr>
            <w:top w:val="none" w:sz="0" w:space="0" w:color="auto"/>
            <w:left w:val="none" w:sz="0" w:space="0" w:color="auto"/>
            <w:bottom w:val="none" w:sz="0" w:space="0" w:color="auto"/>
            <w:right w:val="none" w:sz="0" w:space="0" w:color="auto"/>
          </w:divBdr>
        </w:div>
        <w:div w:id="1620716653">
          <w:marLeft w:val="640"/>
          <w:marRight w:val="0"/>
          <w:marTop w:val="0"/>
          <w:marBottom w:val="0"/>
          <w:divBdr>
            <w:top w:val="none" w:sz="0" w:space="0" w:color="auto"/>
            <w:left w:val="none" w:sz="0" w:space="0" w:color="auto"/>
            <w:bottom w:val="none" w:sz="0" w:space="0" w:color="auto"/>
            <w:right w:val="none" w:sz="0" w:space="0" w:color="auto"/>
          </w:divBdr>
        </w:div>
        <w:div w:id="1461411973">
          <w:marLeft w:val="640"/>
          <w:marRight w:val="0"/>
          <w:marTop w:val="0"/>
          <w:marBottom w:val="0"/>
          <w:divBdr>
            <w:top w:val="none" w:sz="0" w:space="0" w:color="auto"/>
            <w:left w:val="none" w:sz="0" w:space="0" w:color="auto"/>
            <w:bottom w:val="none" w:sz="0" w:space="0" w:color="auto"/>
            <w:right w:val="none" w:sz="0" w:space="0" w:color="auto"/>
          </w:divBdr>
        </w:div>
        <w:div w:id="875312503">
          <w:marLeft w:val="640"/>
          <w:marRight w:val="0"/>
          <w:marTop w:val="0"/>
          <w:marBottom w:val="0"/>
          <w:divBdr>
            <w:top w:val="none" w:sz="0" w:space="0" w:color="auto"/>
            <w:left w:val="none" w:sz="0" w:space="0" w:color="auto"/>
            <w:bottom w:val="none" w:sz="0" w:space="0" w:color="auto"/>
            <w:right w:val="none" w:sz="0" w:space="0" w:color="auto"/>
          </w:divBdr>
        </w:div>
        <w:div w:id="756563748">
          <w:marLeft w:val="640"/>
          <w:marRight w:val="0"/>
          <w:marTop w:val="0"/>
          <w:marBottom w:val="0"/>
          <w:divBdr>
            <w:top w:val="none" w:sz="0" w:space="0" w:color="auto"/>
            <w:left w:val="none" w:sz="0" w:space="0" w:color="auto"/>
            <w:bottom w:val="none" w:sz="0" w:space="0" w:color="auto"/>
            <w:right w:val="none" w:sz="0" w:space="0" w:color="auto"/>
          </w:divBdr>
        </w:div>
        <w:div w:id="1342388536">
          <w:marLeft w:val="640"/>
          <w:marRight w:val="0"/>
          <w:marTop w:val="0"/>
          <w:marBottom w:val="0"/>
          <w:divBdr>
            <w:top w:val="none" w:sz="0" w:space="0" w:color="auto"/>
            <w:left w:val="none" w:sz="0" w:space="0" w:color="auto"/>
            <w:bottom w:val="none" w:sz="0" w:space="0" w:color="auto"/>
            <w:right w:val="none" w:sz="0" w:space="0" w:color="auto"/>
          </w:divBdr>
        </w:div>
        <w:div w:id="349986917">
          <w:marLeft w:val="640"/>
          <w:marRight w:val="0"/>
          <w:marTop w:val="0"/>
          <w:marBottom w:val="0"/>
          <w:divBdr>
            <w:top w:val="none" w:sz="0" w:space="0" w:color="auto"/>
            <w:left w:val="none" w:sz="0" w:space="0" w:color="auto"/>
            <w:bottom w:val="none" w:sz="0" w:space="0" w:color="auto"/>
            <w:right w:val="none" w:sz="0" w:space="0" w:color="auto"/>
          </w:divBdr>
        </w:div>
        <w:div w:id="27418042">
          <w:marLeft w:val="640"/>
          <w:marRight w:val="0"/>
          <w:marTop w:val="0"/>
          <w:marBottom w:val="0"/>
          <w:divBdr>
            <w:top w:val="none" w:sz="0" w:space="0" w:color="auto"/>
            <w:left w:val="none" w:sz="0" w:space="0" w:color="auto"/>
            <w:bottom w:val="none" w:sz="0" w:space="0" w:color="auto"/>
            <w:right w:val="none" w:sz="0" w:space="0" w:color="auto"/>
          </w:divBdr>
        </w:div>
        <w:div w:id="1756124499">
          <w:marLeft w:val="640"/>
          <w:marRight w:val="0"/>
          <w:marTop w:val="0"/>
          <w:marBottom w:val="0"/>
          <w:divBdr>
            <w:top w:val="none" w:sz="0" w:space="0" w:color="auto"/>
            <w:left w:val="none" w:sz="0" w:space="0" w:color="auto"/>
            <w:bottom w:val="none" w:sz="0" w:space="0" w:color="auto"/>
            <w:right w:val="none" w:sz="0" w:space="0" w:color="auto"/>
          </w:divBdr>
        </w:div>
        <w:div w:id="460076683">
          <w:marLeft w:val="640"/>
          <w:marRight w:val="0"/>
          <w:marTop w:val="0"/>
          <w:marBottom w:val="0"/>
          <w:divBdr>
            <w:top w:val="none" w:sz="0" w:space="0" w:color="auto"/>
            <w:left w:val="none" w:sz="0" w:space="0" w:color="auto"/>
            <w:bottom w:val="none" w:sz="0" w:space="0" w:color="auto"/>
            <w:right w:val="none" w:sz="0" w:space="0" w:color="auto"/>
          </w:divBdr>
        </w:div>
        <w:div w:id="609162137">
          <w:marLeft w:val="640"/>
          <w:marRight w:val="0"/>
          <w:marTop w:val="0"/>
          <w:marBottom w:val="0"/>
          <w:divBdr>
            <w:top w:val="none" w:sz="0" w:space="0" w:color="auto"/>
            <w:left w:val="none" w:sz="0" w:space="0" w:color="auto"/>
            <w:bottom w:val="none" w:sz="0" w:space="0" w:color="auto"/>
            <w:right w:val="none" w:sz="0" w:space="0" w:color="auto"/>
          </w:divBdr>
        </w:div>
        <w:div w:id="1724208683">
          <w:marLeft w:val="640"/>
          <w:marRight w:val="0"/>
          <w:marTop w:val="0"/>
          <w:marBottom w:val="0"/>
          <w:divBdr>
            <w:top w:val="none" w:sz="0" w:space="0" w:color="auto"/>
            <w:left w:val="none" w:sz="0" w:space="0" w:color="auto"/>
            <w:bottom w:val="none" w:sz="0" w:space="0" w:color="auto"/>
            <w:right w:val="none" w:sz="0" w:space="0" w:color="auto"/>
          </w:divBdr>
        </w:div>
        <w:div w:id="1326786852">
          <w:marLeft w:val="640"/>
          <w:marRight w:val="0"/>
          <w:marTop w:val="0"/>
          <w:marBottom w:val="0"/>
          <w:divBdr>
            <w:top w:val="none" w:sz="0" w:space="0" w:color="auto"/>
            <w:left w:val="none" w:sz="0" w:space="0" w:color="auto"/>
            <w:bottom w:val="none" w:sz="0" w:space="0" w:color="auto"/>
            <w:right w:val="none" w:sz="0" w:space="0" w:color="auto"/>
          </w:divBdr>
        </w:div>
        <w:div w:id="758523803">
          <w:marLeft w:val="640"/>
          <w:marRight w:val="0"/>
          <w:marTop w:val="0"/>
          <w:marBottom w:val="0"/>
          <w:divBdr>
            <w:top w:val="none" w:sz="0" w:space="0" w:color="auto"/>
            <w:left w:val="none" w:sz="0" w:space="0" w:color="auto"/>
            <w:bottom w:val="none" w:sz="0" w:space="0" w:color="auto"/>
            <w:right w:val="none" w:sz="0" w:space="0" w:color="auto"/>
          </w:divBdr>
        </w:div>
        <w:div w:id="931933215">
          <w:marLeft w:val="640"/>
          <w:marRight w:val="0"/>
          <w:marTop w:val="0"/>
          <w:marBottom w:val="0"/>
          <w:divBdr>
            <w:top w:val="none" w:sz="0" w:space="0" w:color="auto"/>
            <w:left w:val="none" w:sz="0" w:space="0" w:color="auto"/>
            <w:bottom w:val="none" w:sz="0" w:space="0" w:color="auto"/>
            <w:right w:val="none" w:sz="0" w:space="0" w:color="auto"/>
          </w:divBdr>
        </w:div>
        <w:div w:id="450562456">
          <w:marLeft w:val="640"/>
          <w:marRight w:val="0"/>
          <w:marTop w:val="0"/>
          <w:marBottom w:val="0"/>
          <w:divBdr>
            <w:top w:val="none" w:sz="0" w:space="0" w:color="auto"/>
            <w:left w:val="none" w:sz="0" w:space="0" w:color="auto"/>
            <w:bottom w:val="none" w:sz="0" w:space="0" w:color="auto"/>
            <w:right w:val="none" w:sz="0" w:space="0" w:color="auto"/>
          </w:divBdr>
        </w:div>
        <w:div w:id="1647473727">
          <w:marLeft w:val="640"/>
          <w:marRight w:val="0"/>
          <w:marTop w:val="0"/>
          <w:marBottom w:val="0"/>
          <w:divBdr>
            <w:top w:val="none" w:sz="0" w:space="0" w:color="auto"/>
            <w:left w:val="none" w:sz="0" w:space="0" w:color="auto"/>
            <w:bottom w:val="none" w:sz="0" w:space="0" w:color="auto"/>
            <w:right w:val="none" w:sz="0" w:space="0" w:color="auto"/>
          </w:divBdr>
        </w:div>
        <w:div w:id="996037899">
          <w:marLeft w:val="640"/>
          <w:marRight w:val="0"/>
          <w:marTop w:val="0"/>
          <w:marBottom w:val="0"/>
          <w:divBdr>
            <w:top w:val="none" w:sz="0" w:space="0" w:color="auto"/>
            <w:left w:val="none" w:sz="0" w:space="0" w:color="auto"/>
            <w:bottom w:val="none" w:sz="0" w:space="0" w:color="auto"/>
            <w:right w:val="none" w:sz="0" w:space="0" w:color="auto"/>
          </w:divBdr>
        </w:div>
        <w:div w:id="1837576628">
          <w:marLeft w:val="640"/>
          <w:marRight w:val="0"/>
          <w:marTop w:val="0"/>
          <w:marBottom w:val="0"/>
          <w:divBdr>
            <w:top w:val="none" w:sz="0" w:space="0" w:color="auto"/>
            <w:left w:val="none" w:sz="0" w:space="0" w:color="auto"/>
            <w:bottom w:val="none" w:sz="0" w:space="0" w:color="auto"/>
            <w:right w:val="none" w:sz="0" w:space="0" w:color="auto"/>
          </w:divBdr>
        </w:div>
        <w:div w:id="842741608">
          <w:marLeft w:val="640"/>
          <w:marRight w:val="0"/>
          <w:marTop w:val="0"/>
          <w:marBottom w:val="0"/>
          <w:divBdr>
            <w:top w:val="none" w:sz="0" w:space="0" w:color="auto"/>
            <w:left w:val="none" w:sz="0" w:space="0" w:color="auto"/>
            <w:bottom w:val="none" w:sz="0" w:space="0" w:color="auto"/>
            <w:right w:val="none" w:sz="0" w:space="0" w:color="auto"/>
          </w:divBdr>
        </w:div>
        <w:div w:id="259487765">
          <w:marLeft w:val="640"/>
          <w:marRight w:val="0"/>
          <w:marTop w:val="0"/>
          <w:marBottom w:val="0"/>
          <w:divBdr>
            <w:top w:val="none" w:sz="0" w:space="0" w:color="auto"/>
            <w:left w:val="none" w:sz="0" w:space="0" w:color="auto"/>
            <w:bottom w:val="none" w:sz="0" w:space="0" w:color="auto"/>
            <w:right w:val="none" w:sz="0" w:space="0" w:color="auto"/>
          </w:divBdr>
        </w:div>
        <w:div w:id="869564138">
          <w:marLeft w:val="640"/>
          <w:marRight w:val="0"/>
          <w:marTop w:val="0"/>
          <w:marBottom w:val="0"/>
          <w:divBdr>
            <w:top w:val="none" w:sz="0" w:space="0" w:color="auto"/>
            <w:left w:val="none" w:sz="0" w:space="0" w:color="auto"/>
            <w:bottom w:val="none" w:sz="0" w:space="0" w:color="auto"/>
            <w:right w:val="none" w:sz="0" w:space="0" w:color="auto"/>
          </w:divBdr>
        </w:div>
        <w:div w:id="1899047091">
          <w:marLeft w:val="640"/>
          <w:marRight w:val="0"/>
          <w:marTop w:val="0"/>
          <w:marBottom w:val="0"/>
          <w:divBdr>
            <w:top w:val="none" w:sz="0" w:space="0" w:color="auto"/>
            <w:left w:val="none" w:sz="0" w:space="0" w:color="auto"/>
            <w:bottom w:val="none" w:sz="0" w:space="0" w:color="auto"/>
            <w:right w:val="none" w:sz="0" w:space="0" w:color="auto"/>
          </w:divBdr>
        </w:div>
        <w:div w:id="1540431660">
          <w:marLeft w:val="640"/>
          <w:marRight w:val="0"/>
          <w:marTop w:val="0"/>
          <w:marBottom w:val="0"/>
          <w:divBdr>
            <w:top w:val="none" w:sz="0" w:space="0" w:color="auto"/>
            <w:left w:val="none" w:sz="0" w:space="0" w:color="auto"/>
            <w:bottom w:val="none" w:sz="0" w:space="0" w:color="auto"/>
            <w:right w:val="none" w:sz="0" w:space="0" w:color="auto"/>
          </w:divBdr>
        </w:div>
        <w:div w:id="1042050215">
          <w:marLeft w:val="640"/>
          <w:marRight w:val="0"/>
          <w:marTop w:val="0"/>
          <w:marBottom w:val="0"/>
          <w:divBdr>
            <w:top w:val="none" w:sz="0" w:space="0" w:color="auto"/>
            <w:left w:val="none" w:sz="0" w:space="0" w:color="auto"/>
            <w:bottom w:val="none" w:sz="0" w:space="0" w:color="auto"/>
            <w:right w:val="none" w:sz="0" w:space="0" w:color="auto"/>
          </w:divBdr>
        </w:div>
        <w:div w:id="1544440740">
          <w:marLeft w:val="640"/>
          <w:marRight w:val="0"/>
          <w:marTop w:val="0"/>
          <w:marBottom w:val="0"/>
          <w:divBdr>
            <w:top w:val="none" w:sz="0" w:space="0" w:color="auto"/>
            <w:left w:val="none" w:sz="0" w:space="0" w:color="auto"/>
            <w:bottom w:val="none" w:sz="0" w:space="0" w:color="auto"/>
            <w:right w:val="none" w:sz="0" w:space="0" w:color="auto"/>
          </w:divBdr>
        </w:div>
      </w:divsChild>
    </w:div>
    <w:div w:id="2009290606">
      <w:bodyDiv w:val="1"/>
      <w:marLeft w:val="0"/>
      <w:marRight w:val="0"/>
      <w:marTop w:val="0"/>
      <w:marBottom w:val="0"/>
      <w:divBdr>
        <w:top w:val="none" w:sz="0" w:space="0" w:color="auto"/>
        <w:left w:val="none" w:sz="0" w:space="0" w:color="auto"/>
        <w:bottom w:val="none" w:sz="0" w:space="0" w:color="auto"/>
        <w:right w:val="none" w:sz="0" w:space="0" w:color="auto"/>
      </w:divBdr>
      <w:divsChild>
        <w:div w:id="16657583">
          <w:marLeft w:val="640"/>
          <w:marRight w:val="0"/>
          <w:marTop w:val="0"/>
          <w:marBottom w:val="0"/>
          <w:divBdr>
            <w:top w:val="none" w:sz="0" w:space="0" w:color="auto"/>
            <w:left w:val="none" w:sz="0" w:space="0" w:color="auto"/>
            <w:bottom w:val="none" w:sz="0" w:space="0" w:color="auto"/>
            <w:right w:val="none" w:sz="0" w:space="0" w:color="auto"/>
          </w:divBdr>
        </w:div>
        <w:div w:id="619334931">
          <w:marLeft w:val="640"/>
          <w:marRight w:val="0"/>
          <w:marTop w:val="0"/>
          <w:marBottom w:val="0"/>
          <w:divBdr>
            <w:top w:val="none" w:sz="0" w:space="0" w:color="auto"/>
            <w:left w:val="none" w:sz="0" w:space="0" w:color="auto"/>
            <w:bottom w:val="none" w:sz="0" w:space="0" w:color="auto"/>
            <w:right w:val="none" w:sz="0" w:space="0" w:color="auto"/>
          </w:divBdr>
        </w:div>
        <w:div w:id="1968659636">
          <w:marLeft w:val="640"/>
          <w:marRight w:val="0"/>
          <w:marTop w:val="0"/>
          <w:marBottom w:val="0"/>
          <w:divBdr>
            <w:top w:val="none" w:sz="0" w:space="0" w:color="auto"/>
            <w:left w:val="none" w:sz="0" w:space="0" w:color="auto"/>
            <w:bottom w:val="none" w:sz="0" w:space="0" w:color="auto"/>
            <w:right w:val="none" w:sz="0" w:space="0" w:color="auto"/>
          </w:divBdr>
        </w:div>
        <w:div w:id="1639334368">
          <w:marLeft w:val="640"/>
          <w:marRight w:val="0"/>
          <w:marTop w:val="0"/>
          <w:marBottom w:val="0"/>
          <w:divBdr>
            <w:top w:val="none" w:sz="0" w:space="0" w:color="auto"/>
            <w:left w:val="none" w:sz="0" w:space="0" w:color="auto"/>
            <w:bottom w:val="none" w:sz="0" w:space="0" w:color="auto"/>
            <w:right w:val="none" w:sz="0" w:space="0" w:color="auto"/>
          </w:divBdr>
        </w:div>
        <w:div w:id="1349332571">
          <w:marLeft w:val="640"/>
          <w:marRight w:val="0"/>
          <w:marTop w:val="0"/>
          <w:marBottom w:val="0"/>
          <w:divBdr>
            <w:top w:val="none" w:sz="0" w:space="0" w:color="auto"/>
            <w:left w:val="none" w:sz="0" w:space="0" w:color="auto"/>
            <w:bottom w:val="none" w:sz="0" w:space="0" w:color="auto"/>
            <w:right w:val="none" w:sz="0" w:space="0" w:color="auto"/>
          </w:divBdr>
        </w:div>
        <w:div w:id="1042436597">
          <w:marLeft w:val="640"/>
          <w:marRight w:val="0"/>
          <w:marTop w:val="0"/>
          <w:marBottom w:val="0"/>
          <w:divBdr>
            <w:top w:val="none" w:sz="0" w:space="0" w:color="auto"/>
            <w:left w:val="none" w:sz="0" w:space="0" w:color="auto"/>
            <w:bottom w:val="none" w:sz="0" w:space="0" w:color="auto"/>
            <w:right w:val="none" w:sz="0" w:space="0" w:color="auto"/>
          </w:divBdr>
        </w:div>
        <w:div w:id="443228054">
          <w:marLeft w:val="640"/>
          <w:marRight w:val="0"/>
          <w:marTop w:val="0"/>
          <w:marBottom w:val="0"/>
          <w:divBdr>
            <w:top w:val="none" w:sz="0" w:space="0" w:color="auto"/>
            <w:left w:val="none" w:sz="0" w:space="0" w:color="auto"/>
            <w:bottom w:val="none" w:sz="0" w:space="0" w:color="auto"/>
            <w:right w:val="none" w:sz="0" w:space="0" w:color="auto"/>
          </w:divBdr>
        </w:div>
        <w:div w:id="2104257465">
          <w:marLeft w:val="640"/>
          <w:marRight w:val="0"/>
          <w:marTop w:val="0"/>
          <w:marBottom w:val="0"/>
          <w:divBdr>
            <w:top w:val="none" w:sz="0" w:space="0" w:color="auto"/>
            <w:left w:val="none" w:sz="0" w:space="0" w:color="auto"/>
            <w:bottom w:val="none" w:sz="0" w:space="0" w:color="auto"/>
            <w:right w:val="none" w:sz="0" w:space="0" w:color="auto"/>
          </w:divBdr>
        </w:div>
        <w:div w:id="1922106198">
          <w:marLeft w:val="640"/>
          <w:marRight w:val="0"/>
          <w:marTop w:val="0"/>
          <w:marBottom w:val="0"/>
          <w:divBdr>
            <w:top w:val="none" w:sz="0" w:space="0" w:color="auto"/>
            <w:left w:val="none" w:sz="0" w:space="0" w:color="auto"/>
            <w:bottom w:val="none" w:sz="0" w:space="0" w:color="auto"/>
            <w:right w:val="none" w:sz="0" w:space="0" w:color="auto"/>
          </w:divBdr>
        </w:div>
        <w:div w:id="2042244395">
          <w:marLeft w:val="640"/>
          <w:marRight w:val="0"/>
          <w:marTop w:val="0"/>
          <w:marBottom w:val="0"/>
          <w:divBdr>
            <w:top w:val="none" w:sz="0" w:space="0" w:color="auto"/>
            <w:left w:val="none" w:sz="0" w:space="0" w:color="auto"/>
            <w:bottom w:val="none" w:sz="0" w:space="0" w:color="auto"/>
            <w:right w:val="none" w:sz="0" w:space="0" w:color="auto"/>
          </w:divBdr>
        </w:div>
        <w:div w:id="228081394">
          <w:marLeft w:val="640"/>
          <w:marRight w:val="0"/>
          <w:marTop w:val="0"/>
          <w:marBottom w:val="0"/>
          <w:divBdr>
            <w:top w:val="none" w:sz="0" w:space="0" w:color="auto"/>
            <w:left w:val="none" w:sz="0" w:space="0" w:color="auto"/>
            <w:bottom w:val="none" w:sz="0" w:space="0" w:color="auto"/>
            <w:right w:val="none" w:sz="0" w:space="0" w:color="auto"/>
          </w:divBdr>
        </w:div>
        <w:div w:id="126315189">
          <w:marLeft w:val="640"/>
          <w:marRight w:val="0"/>
          <w:marTop w:val="0"/>
          <w:marBottom w:val="0"/>
          <w:divBdr>
            <w:top w:val="none" w:sz="0" w:space="0" w:color="auto"/>
            <w:left w:val="none" w:sz="0" w:space="0" w:color="auto"/>
            <w:bottom w:val="none" w:sz="0" w:space="0" w:color="auto"/>
            <w:right w:val="none" w:sz="0" w:space="0" w:color="auto"/>
          </w:divBdr>
        </w:div>
        <w:div w:id="331491931">
          <w:marLeft w:val="640"/>
          <w:marRight w:val="0"/>
          <w:marTop w:val="0"/>
          <w:marBottom w:val="0"/>
          <w:divBdr>
            <w:top w:val="none" w:sz="0" w:space="0" w:color="auto"/>
            <w:left w:val="none" w:sz="0" w:space="0" w:color="auto"/>
            <w:bottom w:val="none" w:sz="0" w:space="0" w:color="auto"/>
            <w:right w:val="none" w:sz="0" w:space="0" w:color="auto"/>
          </w:divBdr>
        </w:div>
        <w:div w:id="2124424563">
          <w:marLeft w:val="640"/>
          <w:marRight w:val="0"/>
          <w:marTop w:val="0"/>
          <w:marBottom w:val="0"/>
          <w:divBdr>
            <w:top w:val="none" w:sz="0" w:space="0" w:color="auto"/>
            <w:left w:val="none" w:sz="0" w:space="0" w:color="auto"/>
            <w:bottom w:val="none" w:sz="0" w:space="0" w:color="auto"/>
            <w:right w:val="none" w:sz="0" w:space="0" w:color="auto"/>
          </w:divBdr>
        </w:div>
        <w:div w:id="371420960">
          <w:marLeft w:val="640"/>
          <w:marRight w:val="0"/>
          <w:marTop w:val="0"/>
          <w:marBottom w:val="0"/>
          <w:divBdr>
            <w:top w:val="none" w:sz="0" w:space="0" w:color="auto"/>
            <w:left w:val="none" w:sz="0" w:space="0" w:color="auto"/>
            <w:bottom w:val="none" w:sz="0" w:space="0" w:color="auto"/>
            <w:right w:val="none" w:sz="0" w:space="0" w:color="auto"/>
          </w:divBdr>
        </w:div>
        <w:div w:id="15471010">
          <w:marLeft w:val="640"/>
          <w:marRight w:val="0"/>
          <w:marTop w:val="0"/>
          <w:marBottom w:val="0"/>
          <w:divBdr>
            <w:top w:val="none" w:sz="0" w:space="0" w:color="auto"/>
            <w:left w:val="none" w:sz="0" w:space="0" w:color="auto"/>
            <w:bottom w:val="none" w:sz="0" w:space="0" w:color="auto"/>
            <w:right w:val="none" w:sz="0" w:space="0" w:color="auto"/>
          </w:divBdr>
        </w:div>
        <w:div w:id="548416647">
          <w:marLeft w:val="640"/>
          <w:marRight w:val="0"/>
          <w:marTop w:val="0"/>
          <w:marBottom w:val="0"/>
          <w:divBdr>
            <w:top w:val="none" w:sz="0" w:space="0" w:color="auto"/>
            <w:left w:val="none" w:sz="0" w:space="0" w:color="auto"/>
            <w:bottom w:val="none" w:sz="0" w:space="0" w:color="auto"/>
            <w:right w:val="none" w:sz="0" w:space="0" w:color="auto"/>
          </w:divBdr>
        </w:div>
        <w:div w:id="461269113">
          <w:marLeft w:val="640"/>
          <w:marRight w:val="0"/>
          <w:marTop w:val="0"/>
          <w:marBottom w:val="0"/>
          <w:divBdr>
            <w:top w:val="none" w:sz="0" w:space="0" w:color="auto"/>
            <w:left w:val="none" w:sz="0" w:space="0" w:color="auto"/>
            <w:bottom w:val="none" w:sz="0" w:space="0" w:color="auto"/>
            <w:right w:val="none" w:sz="0" w:space="0" w:color="auto"/>
          </w:divBdr>
        </w:div>
        <w:div w:id="980885187">
          <w:marLeft w:val="640"/>
          <w:marRight w:val="0"/>
          <w:marTop w:val="0"/>
          <w:marBottom w:val="0"/>
          <w:divBdr>
            <w:top w:val="none" w:sz="0" w:space="0" w:color="auto"/>
            <w:left w:val="none" w:sz="0" w:space="0" w:color="auto"/>
            <w:bottom w:val="none" w:sz="0" w:space="0" w:color="auto"/>
            <w:right w:val="none" w:sz="0" w:space="0" w:color="auto"/>
          </w:divBdr>
        </w:div>
        <w:div w:id="438456054">
          <w:marLeft w:val="640"/>
          <w:marRight w:val="0"/>
          <w:marTop w:val="0"/>
          <w:marBottom w:val="0"/>
          <w:divBdr>
            <w:top w:val="none" w:sz="0" w:space="0" w:color="auto"/>
            <w:left w:val="none" w:sz="0" w:space="0" w:color="auto"/>
            <w:bottom w:val="none" w:sz="0" w:space="0" w:color="auto"/>
            <w:right w:val="none" w:sz="0" w:space="0" w:color="auto"/>
          </w:divBdr>
        </w:div>
        <w:div w:id="2111584565">
          <w:marLeft w:val="640"/>
          <w:marRight w:val="0"/>
          <w:marTop w:val="0"/>
          <w:marBottom w:val="0"/>
          <w:divBdr>
            <w:top w:val="none" w:sz="0" w:space="0" w:color="auto"/>
            <w:left w:val="none" w:sz="0" w:space="0" w:color="auto"/>
            <w:bottom w:val="none" w:sz="0" w:space="0" w:color="auto"/>
            <w:right w:val="none" w:sz="0" w:space="0" w:color="auto"/>
          </w:divBdr>
        </w:div>
        <w:div w:id="941641645">
          <w:marLeft w:val="640"/>
          <w:marRight w:val="0"/>
          <w:marTop w:val="0"/>
          <w:marBottom w:val="0"/>
          <w:divBdr>
            <w:top w:val="none" w:sz="0" w:space="0" w:color="auto"/>
            <w:left w:val="none" w:sz="0" w:space="0" w:color="auto"/>
            <w:bottom w:val="none" w:sz="0" w:space="0" w:color="auto"/>
            <w:right w:val="none" w:sz="0" w:space="0" w:color="auto"/>
          </w:divBdr>
        </w:div>
        <w:div w:id="992412139">
          <w:marLeft w:val="640"/>
          <w:marRight w:val="0"/>
          <w:marTop w:val="0"/>
          <w:marBottom w:val="0"/>
          <w:divBdr>
            <w:top w:val="none" w:sz="0" w:space="0" w:color="auto"/>
            <w:left w:val="none" w:sz="0" w:space="0" w:color="auto"/>
            <w:bottom w:val="none" w:sz="0" w:space="0" w:color="auto"/>
            <w:right w:val="none" w:sz="0" w:space="0" w:color="auto"/>
          </w:divBdr>
        </w:div>
        <w:div w:id="89354355">
          <w:marLeft w:val="640"/>
          <w:marRight w:val="0"/>
          <w:marTop w:val="0"/>
          <w:marBottom w:val="0"/>
          <w:divBdr>
            <w:top w:val="none" w:sz="0" w:space="0" w:color="auto"/>
            <w:left w:val="none" w:sz="0" w:space="0" w:color="auto"/>
            <w:bottom w:val="none" w:sz="0" w:space="0" w:color="auto"/>
            <w:right w:val="none" w:sz="0" w:space="0" w:color="auto"/>
          </w:divBdr>
        </w:div>
        <w:div w:id="1205827343">
          <w:marLeft w:val="640"/>
          <w:marRight w:val="0"/>
          <w:marTop w:val="0"/>
          <w:marBottom w:val="0"/>
          <w:divBdr>
            <w:top w:val="none" w:sz="0" w:space="0" w:color="auto"/>
            <w:left w:val="none" w:sz="0" w:space="0" w:color="auto"/>
            <w:bottom w:val="none" w:sz="0" w:space="0" w:color="auto"/>
            <w:right w:val="none" w:sz="0" w:space="0" w:color="auto"/>
          </w:divBdr>
        </w:div>
        <w:div w:id="78723389">
          <w:marLeft w:val="640"/>
          <w:marRight w:val="0"/>
          <w:marTop w:val="0"/>
          <w:marBottom w:val="0"/>
          <w:divBdr>
            <w:top w:val="none" w:sz="0" w:space="0" w:color="auto"/>
            <w:left w:val="none" w:sz="0" w:space="0" w:color="auto"/>
            <w:bottom w:val="none" w:sz="0" w:space="0" w:color="auto"/>
            <w:right w:val="none" w:sz="0" w:space="0" w:color="auto"/>
          </w:divBdr>
        </w:div>
        <w:div w:id="1942639025">
          <w:marLeft w:val="640"/>
          <w:marRight w:val="0"/>
          <w:marTop w:val="0"/>
          <w:marBottom w:val="0"/>
          <w:divBdr>
            <w:top w:val="none" w:sz="0" w:space="0" w:color="auto"/>
            <w:left w:val="none" w:sz="0" w:space="0" w:color="auto"/>
            <w:bottom w:val="none" w:sz="0" w:space="0" w:color="auto"/>
            <w:right w:val="none" w:sz="0" w:space="0" w:color="auto"/>
          </w:divBdr>
        </w:div>
        <w:div w:id="272171623">
          <w:marLeft w:val="640"/>
          <w:marRight w:val="0"/>
          <w:marTop w:val="0"/>
          <w:marBottom w:val="0"/>
          <w:divBdr>
            <w:top w:val="none" w:sz="0" w:space="0" w:color="auto"/>
            <w:left w:val="none" w:sz="0" w:space="0" w:color="auto"/>
            <w:bottom w:val="none" w:sz="0" w:space="0" w:color="auto"/>
            <w:right w:val="none" w:sz="0" w:space="0" w:color="auto"/>
          </w:divBdr>
        </w:div>
      </w:divsChild>
    </w:div>
    <w:div w:id="2018385445">
      <w:bodyDiv w:val="1"/>
      <w:marLeft w:val="0"/>
      <w:marRight w:val="0"/>
      <w:marTop w:val="0"/>
      <w:marBottom w:val="0"/>
      <w:divBdr>
        <w:top w:val="none" w:sz="0" w:space="0" w:color="auto"/>
        <w:left w:val="none" w:sz="0" w:space="0" w:color="auto"/>
        <w:bottom w:val="none" w:sz="0" w:space="0" w:color="auto"/>
        <w:right w:val="none" w:sz="0" w:space="0" w:color="auto"/>
      </w:divBdr>
      <w:divsChild>
        <w:div w:id="263077259">
          <w:marLeft w:val="640"/>
          <w:marRight w:val="0"/>
          <w:marTop w:val="0"/>
          <w:marBottom w:val="0"/>
          <w:divBdr>
            <w:top w:val="none" w:sz="0" w:space="0" w:color="auto"/>
            <w:left w:val="none" w:sz="0" w:space="0" w:color="auto"/>
            <w:bottom w:val="none" w:sz="0" w:space="0" w:color="auto"/>
            <w:right w:val="none" w:sz="0" w:space="0" w:color="auto"/>
          </w:divBdr>
        </w:div>
        <w:div w:id="1663046862">
          <w:marLeft w:val="640"/>
          <w:marRight w:val="0"/>
          <w:marTop w:val="0"/>
          <w:marBottom w:val="0"/>
          <w:divBdr>
            <w:top w:val="none" w:sz="0" w:space="0" w:color="auto"/>
            <w:left w:val="none" w:sz="0" w:space="0" w:color="auto"/>
            <w:bottom w:val="none" w:sz="0" w:space="0" w:color="auto"/>
            <w:right w:val="none" w:sz="0" w:space="0" w:color="auto"/>
          </w:divBdr>
        </w:div>
        <w:div w:id="799417898">
          <w:marLeft w:val="640"/>
          <w:marRight w:val="0"/>
          <w:marTop w:val="0"/>
          <w:marBottom w:val="0"/>
          <w:divBdr>
            <w:top w:val="none" w:sz="0" w:space="0" w:color="auto"/>
            <w:left w:val="none" w:sz="0" w:space="0" w:color="auto"/>
            <w:bottom w:val="none" w:sz="0" w:space="0" w:color="auto"/>
            <w:right w:val="none" w:sz="0" w:space="0" w:color="auto"/>
          </w:divBdr>
        </w:div>
        <w:div w:id="2006282688">
          <w:marLeft w:val="640"/>
          <w:marRight w:val="0"/>
          <w:marTop w:val="0"/>
          <w:marBottom w:val="0"/>
          <w:divBdr>
            <w:top w:val="none" w:sz="0" w:space="0" w:color="auto"/>
            <w:left w:val="none" w:sz="0" w:space="0" w:color="auto"/>
            <w:bottom w:val="none" w:sz="0" w:space="0" w:color="auto"/>
            <w:right w:val="none" w:sz="0" w:space="0" w:color="auto"/>
          </w:divBdr>
        </w:div>
        <w:div w:id="312758326">
          <w:marLeft w:val="640"/>
          <w:marRight w:val="0"/>
          <w:marTop w:val="0"/>
          <w:marBottom w:val="0"/>
          <w:divBdr>
            <w:top w:val="none" w:sz="0" w:space="0" w:color="auto"/>
            <w:left w:val="none" w:sz="0" w:space="0" w:color="auto"/>
            <w:bottom w:val="none" w:sz="0" w:space="0" w:color="auto"/>
            <w:right w:val="none" w:sz="0" w:space="0" w:color="auto"/>
          </w:divBdr>
        </w:div>
        <w:div w:id="1105803479">
          <w:marLeft w:val="640"/>
          <w:marRight w:val="0"/>
          <w:marTop w:val="0"/>
          <w:marBottom w:val="0"/>
          <w:divBdr>
            <w:top w:val="none" w:sz="0" w:space="0" w:color="auto"/>
            <w:left w:val="none" w:sz="0" w:space="0" w:color="auto"/>
            <w:bottom w:val="none" w:sz="0" w:space="0" w:color="auto"/>
            <w:right w:val="none" w:sz="0" w:space="0" w:color="auto"/>
          </w:divBdr>
        </w:div>
        <w:div w:id="1289311194">
          <w:marLeft w:val="640"/>
          <w:marRight w:val="0"/>
          <w:marTop w:val="0"/>
          <w:marBottom w:val="0"/>
          <w:divBdr>
            <w:top w:val="none" w:sz="0" w:space="0" w:color="auto"/>
            <w:left w:val="none" w:sz="0" w:space="0" w:color="auto"/>
            <w:bottom w:val="none" w:sz="0" w:space="0" w:color="auto"/>
            <w:right w:val="none" w:sz="0" w:space="0" w:color="auto"/>
          </w:divBdr>
        </w:div>
        <w:div w:id="891035286">
          <w:marLeft w:val="640"/>
          <w:marRight w:val="0"/>
          <w:marTop w:val="0"/>
          <w:marBottom w:val="0"/>
          <w:divBdr>
            <w:top w:val="none" w:sz="0" w:space="0" w:color="auto"/>
            <w:left w:val="none" w:sz="0" w:space="0" w:color="auto"/>
            <w:bottom w:val="none" w:sz="0" w:space="0" w:color="auto"/>
            <w:right w:val="none" w:sz="0" w:space="0" w:color="auto"/>
          </w:divBdr>
        </w:div>
        <w:div w:id="1894847193">
          <w:marLeft w:val="640"/>
          <w:marRight w:val="0"/>
          <w:marTop w:val="0"/>
          <w:marBottom w:val="0"/>
          <w:divBdr>
            <w:top w:val="none" w:sz="0" w:space="0" w:color="auto"/>
            <w:left w:val="none" w:sz="0" w:space="0" w:color="auto"/>
            <w:bottom w:val="none" w:sz="0" w:space="0" w:color="auto"/>
            <w:right w:val="none" w:sz="0" w:space="0" w:color="auto"/>
          </w:divBdr>
        </w:div>
        <w:div w:id="1161585174">
          <w:marLeft w:val="640"/>
          <w:marRight w:val="0"/>
          <w:marTop w:val="0"/>
          <w:marBottom w:val="0"/>
          <w:divBdr>
            <w:top w:val="none" w:sz="0" w:space="0" w:color="auto"/>
            <w:left w:val="none" w:sz="0" w:space="0" w:color="auto"/>
            <w:bottom w:val="none" w:sz="0" w:space="0" w:color="auto"/>
            <w:right w:val="none" w:sz="0" w:space="0" w:color="auto"/>
          </w:divBdr>
        </w:div>
        <w:div w:id="2087604121">
          <w:marLeft w:val="640"/>
          <w:marRight w:val="0"/>
          <w:marTop w:val="0"/>
          <w:marBottom w:val="0"/>
          <w:divBdr>
            <w:top w:val="none" w:sz="0" w:space="0" w:color="auto"/>
            <w:left w:val="none" w:sz="0" w:space="0" w:color="auto"/>
            <w:bottom w:val="none" w:sz="0" w:space="0" w:color="auto"/>
            <w:right w:val="none" w:sz="0" w:space="0" w:color="auto"/>
          </w:divBdr>
        </w:div>
        <w:div w:id="989795558">
          <w:marLeft w:val="640"/>
          <w:marRight w:val="0"/>
          <w:marTop w:val="0"/>
          <w:marBottom w:val="0"/>
          <w:divBdr>
            <w:top w:val="none" w:sz="0" w:space="0" w:color="auto"/>
            <w:left w:val="none" w:sz="0" w:space="0" w:color="auto"/>
            <w:bottom w:val="none" w:sz="0" w:space="0" w:color="auto"/>
            <w:right w:val="none" w:sz="0" w:space="0" w:color="auto"/>
          </w:divBdr>
        </w:div>
        <w:div w:id="255330501">
          <w:marLeft w:val="640"/>
          <w:marRight w:val="0"/>
          <w:marTop w:val="0"/>
          <w:marBottom w:val="0"/>
          <w:divBdr>
            <w:top w:val="none" w:sz="0" w:space="0" w:color="auto"/>
            <w:left w:val="none" w:sz="0" w:space="0" w:color="auto"/>
            <w:bottom w:val="none" w:sz="0" w:space="0" w:color="auto"/>
            <w:right w:val="none" w:sz="0" w:space="0" w:color="auto"/>
          </w:divBdr>
        </w:div>
        <w:div w:id="1447771883">
          <w:marLeft w:val="640"/>
          <w:marRight w:val="0"/>
          <w:marTop w:val="0"/>
          <w:marBottom w:val="0"/>
          <w:divBdr>
            <w:top w:val="none" w:sz="0" w:space="0" w:color="auto"/>
            <w:left w:val="none" w:sz="0" w:space="0" w:color="auto"/>
            <w:bottom w:val="none" w:sz="0" w:space="0" w:color="auto"/>
            <w:right w:val="none" w:sz="0" w:space="0" w:color="auto"/>
          </w:divBdr>
        </w:div>
        <w:div w:id="1704747126">
          <w:marLeft w:val="640"/>
          <w:marRight w:val="0"/>
          <w:marTop w:val="0"/>
          <w:marBottom w:val="0"/>
          <w:divBdr>
            <w:top w:val="none" w:sz="0" w:space="0" w:color="auto"/>
            <w:left w:val="none" w:sz="0" w:space="0" w:color="auto"/>
            <w:bottom w:val="none" w:sz="0" w:space="0" w:color="auto"/>
            <w:right w:val="none" w:sz="0" w:space="0" w:color="auto"/>
          </w:divBdr>
        </w:div>
        <w:div w:id="1016229470">
          <w:marLeft w:val="640"/>
          <w:marRight w:val="0"/>
          <w:marTop w:val="0"/>
          <w:marBottom w:val="0"/>
          <w:divBdr>
            <w:top w:val="none" w:sz="0" w:space="0" w:color="auto"/>
            <w:left w:val="none" w:sz="0" w:space="0" w:color="auto"/>
            <w:bottom w:val="none" w:sz="0" w:space="0" w:color="auto"/>
            <w:right w:val="none" w:sz="0" w:space="0" w:color="auto"/>
          </w:divBdr>
        </w:div>
        <w:div w:id="781385866">
          <w:marLeft w:val="640"/>
          <w:marRight w:val="0"/>
          <w:marTop w:val="0"/>
          <w:marBottom w:val="0"/>
          <w:divBdr>
            <w:top w:val="none" w:sz="0" w:space="0" w:color="auto"/>
            <w:left w:val="none" w:sz="0" w:space="0" w:color="auto"/>
            <w:bottom w:val="none" w:sz="0" w:space="0" w:color="auto"/>
            <w:right w:val="none" w:sz="0" w:space="0" w:color="auto"/>
          </w:divBdr>
        </w:div>
        <w:div w:id="1120565231">
          <w:marLeft w:val="640"/>
          <w:marRight w:val="0"/>
          <w:marTop w:val="0"/>
          <w:marBottom w:val="0"/>
          <w:divBdr>
            <w:top w:val="none" w:sz="0" w:space="0" w:color="auto"/>
            <w:left w:val="none" w:sz="0" w:space="0" w:color="auto"/>
            <w:bottom w:val="none" w:sz="0" w:space="0" w:color="auto"/>
            <w:right w:val="none" w:sz="0" w:space="0" w:color="auto"/>
          </w:divBdr>
        </w:div>
        <w:div w:id="1270308715">
          <w:marLeft w:val="640"/>
          <w:marRight w:val="0"/>
          <w:marTop w:val="0"/>
          <w:marBottom w:val="0"/>
          <w:divBdr>
            <w:top w:val="none" w:sz="0" w:space="0" w:color="auto"/>
            <w:left w:val="none" w:sz="0" w:space="0" w:color="auto"/>
            <w:bottom w:val="none" w:sz="0" w:space="0" w:color="auto"/>
            <w:right w:val="none" w:sz="0" w:space="0" w:color="auto"/>
          </w:divBdr>
        </w:div>
        <w:div w:id="1593705340">
          <w:marLeft w:val="640"/>
          <w:marRight w:val="0"/>
          <w:marTop w:val="0"/>
          <w:marBottom w:val="0"/>
          <w:divBdr>
            <w:top w:val="none" w:sz="0" w:space="0" w:color="auto"/>
            <w:left w:val="none" w:sz="0" w:space="0" w:color="auto"/>
            <w:bottom w:val="none" w:sz="0" w:space="0" w:color="auto"/>
            <w:right w:val="none" w:sz="0" w:space="0" w:color="auto"/>
          </w:divBdr>
        </w:div>
        <w:div w:id="611208848">
          <w:marLeft w:val="640"/>
          <w:marRight w:val="0"/>
          <w:marTop w:val="0"/>
          <w:marBottom w:val="0"/>
          <w:divBdr>
            <w:top w:val="none" w:sz="0" w:space="0" w:color="auto"/>
            <w:left w:val="none" w:sz="0" w:space="0" w:color="auto"/>
            <w:bottom w:val="none" w:sz="0" w:space="0" w:color="auto"/>
            <w:right w:val="none" w:sz="0" w:space="0" w:color="auto"/>
          </w:divBdr>
        </w:div>
        <w:div w:id="1314680041">
          <w:marLeft w:val="640"/>
          <w:marRight w:val="0"/>
          <w:marTop w:val="0"/>
          <w:marBottom w:val="0"/>
          <w:divBdr>
            <w:top w:val="none" w:sz="0" w:space="0" w:color="auto"/>
            <w:left w:val="none" w:sz="0" w:space="0" w:color="auto"/>
            <w:bottom w:val="none" w:sz="0" w:space="0" w:color="auto"/>
            <w:right w:val="none" w:sz="0" w:space="0" w:color="auto"/>
          </w:divBdr>
        </w:div>
        <w:div w:id="214975587">
          <w:marLeft w:val="640"/>
          <w:marRight w:val="0"/>
          <w:marTop w:val="0"/>
          <w:marBottom w:val="0"/>
          <w:divBdr>
            <w:top w:val="none" w:sz="0" w:space="0" w:color="auto"/>
            <w:left w:val="none" w:sz="0" w:space="0" w:color="auto"/>
            <w:bottom w:val="none" w:sz="0" w:space="0" w:color="auto"/>
            <w:right w:val="none" w:sz="0" w:space="0" w:color="auto"/>
          </w:divBdr>
        </w:div>
        <w:div w:id="981425453">
          <w:marLeft w:val="640"/>
          <w:marRight w:val="0"/>
          <w:marTop w:val="0"/>
          <w:marBottom w:val="0"/>
          <w:divBdr>
            <w:top w:val="none" w:sz="0" w:space="0" w:color="auto"/>
            <w:left w:val="none" w:sz="0" w:space="0" w:color="auto"/>
            <w:bottom w:val="none" w:sz="0" w:space="0" w:color="auto"/>
            <w:right w:val="none" w:sz="0" w:space="0" w:color="auto"/>
          </w:divBdr>
        </w:div>
        <w:div w:id="1807625350">
          <w:marLeft w:val="640"/>
          <w:marRight w:val="0"/>
          <w:marTop w:val="0"/>
          <w:marBottom w:val="0"/>
          <w:divBdr>
            <w:top w:val="none" w:sz="0" w:space="0" w:color="auto"/>
            <w:left w:val="none" w:sz="0" w:space="0" w:color="auto"/>
            <w:bottom w:val="none" w:sz="0" w:space="0" w:color="auto"/>
            <w:right w:val="none" w:sz="0" w:space="0" w:color="auto"/>
          </w:divBdr>
        </w:div>
        <w:div w:id="1589580789">
          <w:marLeft w:val="640"/>
          <w:marRight w:val="0"/>
          <w:marTop w:val="0"/>
          <w:marBottom w:val="0"/>
          <w:divBdr>
            <w:top w:val="none" w:sz="0" w:space="0" w:color="auto"/>
            <w:left w:val="none" w:sz="0" w:space="0" w:color="auto"/>
            <w:bottom w:val="none" w:sz="0" w:space="0" w:color="auto"/>
            <w:right w:val="none" w:sz="0" w:space="0" w:color="auto"/>
          </w:divBdr>
        </w:div>
        <w:div w:id="1311860886">
          <w:marLeft w:val="640"/>
          <w:marRight w:val="0"/>
          <w:marTop w:val="0"/>
          <w:marBottom w:val="0"/>
          <w:divBdr>
            <w:top w:val="none" w:sz="0" w:space="0" w:color="auto"/>
            <w:left w:val="none" w:sz="0" w:space="0" w:color="auto"/>
            <w:bottom w:val="none" w:sz="0" w:space="0" w:color="auto"/>
            <w:right w:val="none" w:sz="0" w:space="0" w:color="auto"/>
          </w:divBdr>
        </w:div>
        <w:div w:id="1539858051">
          <w:marLeft w:val="640"/>
          <w:marRight w:val="0"/>
          <w:marTop w:val="0"/>
          <w:marBottom w:val="0"/>
          <w:divBdr>
            <w:top w:val="none" w:sz="0" w:space="0" w:color="auto"/>
            <w:left w:val="none" w:sz="0" w:space="0" w:color="auto"/>
            <w:bottom w:val="none" w:sz="0" w:space="0" w:color="auto"/>
            <w:right w:val="none" w:sz="0" w:space="0" w:color="auto"/>
          </w:divBdr>
        </w:div>
        <w:div w:id="1108311288">
          <w:marLeft w:val="640"/>
          <w:marRight w:val="0"/>
          <w:marTop w:val="0"/>
          <w:marBottom w:val="0"/>
          <w:divBdr>
            <w:top w:val="none" w:sz="0" w:space="0" w:color="auto"/>
            <w:left w:val="none" w:sz="0" w:space="0" w:color="auto"/>
            <w:bottom w:val="none" w:sz="0" w:space="0" w:color="auto"/>
            <w:right w:val="none" w:sz="0" w:space="0" w:color="auto"/>
          </w:divBdr>
        </w:div>
      </w:divsChild>
    </w:div>
    <w:div w:id="2027242593">
      <w:bodyDiv w:val="1"/>
      <w:marLeft w:val="0"/>
      <w:marRight w:val="0"/>
      <w:marTop w:val="0"/>
      <w:marBottom w:val="0"/>
      <w:divBdr>
        <w:top w:val="none" w:sz="0" w:space="0" w:color="auto"/>
        <w:left w:val="none" w:sz="0" w:space="0" w:color="auto"/>
        <w:bottom w:val="none" w:sz="0" w:space="0" w:color="auto"/>
        <w:right w:val="none" w:sz="0" w:space="0" w:color="auto"/>
      </w:divBdr>
      <w:divsChild>
        <w:div w:id="637540576">
          <w:marLeft w:val="640"/>
          <w:marRight w:val="0"/>
          <w:marTop w:val="0"/>
          <w:marBottom w:val="0"/>
          <w:divBdr>
            <w:top w:val="none" w:sz="0" w:space="0" w:color="auto"/>
            <w:left w:val="none" w:sz="0" w:space="0" w:color="auto"/>
            <w:bottom w:val="none" w:sz="0" w:space="0" w:color="auto"/>
            <w:right w:val="none" w:sz="0" w:space="0" w:color="auto"/>
          </w:divBdr>
        </w:div>
        <w:div w:id="794103617">
          <w:marLeft w:val="640"/>
          <w:marRight w:val="0"/>
          <w:marTop w:val="0"/>
          <w:marBottom w:val="0"/>
          <w:divBdr>
            <w:top w:val="none" w:sz="0" w:space="0" w:color="auto"/>
            <w:left w:val="none" w:sz="0" w:space="0" w:color="auto"/>
            <w:bottom w:val="none" w:sz="0" w:space="0" w:color="auto"/>
            <w:right w:val="none" w:sz="0" w:space="0" w:color="auto"/>
          </w:divBdr>
        </w:div>
        <w:div w:id="1456874146">
          <w:marLeft w:val="640"/>
          <w:marRight w:val="0"/>
          <w:marTop w:val="0"/>
          <w:marBottom w:val="0"/>
          <w:divBdr>
            <w:top w:val="none" w:sz="0" w:space="0" w:color="auto"/>
            <w:left w:val="none" w:sz="0" w:space="0" w:color="auto"/>
            <w:bottom w:val="none" w:sz="0" w:space="0" w:color="auto"/>
            <w:right w:val="none" w:sz="0" w:space="0" w:color="auto"/>
          </w:divBdr>
        </w:div>
        <w:div w:id="1712999573">
          <w:marLeft w:val="640"/>
          <w:marRight w:val="0"/>
          <w:marTop w:val="0"/>
          <w:marBottom w:val="0"/>
          <w:divBdr>
            <w:top w:val="none" w:sz="0" w:space="0" w:color="auto"/>
            <w:left w:val="none" w:sz="0" w:space="0" w:color="auto"/>
            <w:bottom w:val="none" w:sz="0" w:space="0" w:color="auto"/>
            <w:right w:val="none" w:sz="0" w:space="0" w:color="auto"/>
          </w:divBdr>
        </w:div>
        <w:div w:id="834339370">
          <w:marLeft w:val="640"/>
          <w:marRight w:val="0"/>
          <w:marTop w:val="0"/>
          <w:marBottom w:val="0"/>
          <w:divBdr>
            <w:top w:val="none" w:sz="0" w:space="0" w:color="auto"/>
            <w:left w:val="none" w:sz="0" w:space="0" w:color="auto"/>
            <w:bottom w:val="none" w:sz="0" w:space="0" w:color="auto"/>
            <w:right w:val="none" w:sz="0" w:space="0" w:color="auto"/>
          </w:divBdr>
        </w:div>
        <w:div w:id="311374081">
          <w:marLeft w:val="640"/>
          <w:marRight w:val="0"/>
          <w:marTop w:val="0"/>
          <w:marBottom w:val="0"/>
          <w:divBdr>
            <w:top w:val="none" w:sz="0" w:space="0" w:color="auto"/>
            <w:left w:val="none" w:sz="0" w:space="0" w:color="auto"/>
            <w:bottom w:val="none" w:sz="0" w:space="0" w:color="auto"/>
            <w:right w:val="none" w:sz="0" w:space="0" w:color="auto"/>
          </w:divBdr>
        </w:div>
        <w:div w:id="1541431813">
          <w:marLeft w:val="640"/>
          <w:marRight w:val="0"/>
          <w:marTop w:val="0"/>
          <w:marBottom w:val="0"/>
          <w:divBdr>
            <w:top w:val="none" w:sz="0" w:space="0" w:color="auto"/>
            <w:left w:val="none" w:sz="0" w:space="0" w:color="auto"/>
            <w:bottom w:val="none" w:sz="0" w:space="0" w:color="auto"/>
            <w:right w:val="none" w:sz="0" w:space="0" w:color="auto"/>
          </w:divBdr>
        </w:div>
        <w:div w:id="1852524827">
          <w:marLeft w:val="640"/>
          <w:marRight w:val="0"/>
          <w:marTop w:val="0"/>
          <w:marBottom w:val="0"/>
          <w:divBdr>
            <w:top w:val="none" w:sz="0" w:space="0" w:color="auto"/>
            <w:left w:val="none" w:sz="0" w:space="0" w:color="auto"/>
            <w:bottom w:val="none" w:sz="0" w:space="0" w:color="auto"/>
            <w:right w:val="none" w:sz="0" w:space="0" w:color="auto"/>
          </w:divBdr>
        </w:div>
        <w:div w:id="2136756501">
          <w:marLeft w:val="640"/>
          <w:marRight w:val="0"/>
          <w:marTop w:val="0"/>
          <w:marBottom w:val="0"/>
          <w:divBdr>
            <w:top w:val="none" w:sz="0" w:space="0" w:color="auto"/>
            <w:left w:val="none" w:sz="0" w:space="0" w:color="auto"/>
            <w:bottom w:val="none" w:sz="0" w:space="0" w:color="auto"/>
            <w:right w:val="none" w:sz="0" w:space="0" w:color="auto"/>
          </w:divBdr>
        </w:div>
        <w:div w:id="1358890830">
          <w:marLeft w:val="640"/>
          <w:marRight w:val="0"/>
          <w:marTop w:val="0"/>
          <w:marBottom w:val="0"/>
          <w:divBdr>
            <w:top w:val="none" w:sz="0" w:space="0" w:color="auto"/>
            <w:left w:val="none" w:sz="0" w:space="0" w:color="auto"/>
            <w:bottom w:val="none" w:sz="0" w:space="0" w:color="auto"/>
            <w:right w:val="none" w:sz="0" w:space="0" w:color="auto"/>
          </w:divBdr>
        </w:div>
        <w:div w:id="441652766">
          <w:marLeft w:val="640"/>
          <w:marRight w:val="0"/>
          <w:marTop w:val="0"/>
          <w:marBottom w:val="0"/>
          <w:divBdr>
            <w:top w:val="none" w:sz="0" w:space="0" w:color="auto"/>
            <w:left w:val="none" w:sz="0" w:space="0" w:color="auto"/>
            <w:bottom w:val="none" w:sz="0" w:space="0" w:color="auto"/>
            <w:right w:val="none" w:sz="0" w:space="0" w:color="auto"/>
          </w:divBdr>
        </w:div>
        <w:div w:id="1582330345">
          <w:marLeft w:val="640"/>
          <w:marRight w:val="0"/>
          <w:marTop w:val="0"/>
          <w:marBottom w:val="0"/>
          <w:divBdr>
            <w:top w:val="none" w:sz="0" w:space="0" w:color="auto"/>
            <w:left w:val="none" w:sz="0" w:space="0" w:color="auto"/>
            <w:bottom w:val="none" w:sz="0" w:space="0" w:color="auto"/>
            <w:right w:val="none" w:sz="0" w:space="0" w:color="auto"/>
          </w:divBdr>
        </w:div>
        <w:div w:id="273830374">
          <w:marLeft w:val="640"/>
          <w:marRight w:val="0"/>
          <w:marTop w:val="0"/>
          <w:marBottom w:val="0"/>
          <w:divBdr>
            <w:top w:val="none" w:sz="0" w:space="0" w:color="auto"/>
            <w:left w:val="none" w:sz="0" w:space="0" w:color="auto"/>
            <w:bottom w:val="none" w:sz="0" w:space="0" w:color="auto"/>
            <w:right w:val="none" w:sz="0" w:space="0" w:color="auto"/>
          </w:divBdr>
        </w:div>
        <w:div w:id="1796364715">
          <w:marLeft w:val="640"/>
          <w:marRight w:val="0"/>
          <w:marTop w:val="0"/>
          <w:marBottom w:val="0"/>
          <w:divBdr>
            <w:top w:val="none" w:sz="0" w:space="0" w:color="auto"/>
            <w:left w:val="none" w:sz="0" w:space="0" w:color="auto"/>
            <w:bottom w:val="none" w:sz="0" w:space="0" w:color="auto"/>
            <w:right w:val="none" w:sz="0" w:space="0" w:color="auto"/>
          </w:divBdr>
        </w:div>
        <w:div w:id="302581840">
          <w:marLeft w:val="640"/>
          <w:marRight w:val="0"/>
          <w:marTop w:val="0"/>
          <w:marBottom w:val="0"/>
          <w:divBdr>
            <w:top w:val="none" w:sz="0" w:space="0" w:color="auto"/>
            <w:left w:val="none" w:sz="0" w:space="0" w:color="auto"/>
            <w:bottom w:val="none" w:sz="0" w:space="0" w:color="auto"/>
            <w:right w:val="none" w:sz="0" w:space="0" w:color="auto"/>
          </w:divBdr>
        </w:div>
        <w:div w:id="544827514">
          <w:marLeft w:val="640"/>
          <w:marRight w:val="0"/>
          <w:marTop w:val="0"/>
          <w:marBottom w:val="0"/>
          <w:divBdr>
            <w:top w:val="none" w:sz="0" w:space="0" w:color="auto"/>
            <w:left w:val="none" w:sz="0" w:space="0" w:color="auto"/>
            <w:bottom w:val="none" w:sz="0" w:space="0" w:color="auto"/>
            <w:right w:val="none" w:sz="0" w:space="0" w:color="auto"/>
          </w:divBdr>
        </w:div>
        <w:div w:id="527333473">
          <w:marLeft w:val="640"/>
          <w:marRight w:val="0"/>
          <w:marTop w:val="0"/>
          <w:marBottom w:val="0"/>
          <w:divBdr>
            <w:top w:val="none" w:sz="0" w:space="0" w:color="auto"/>
            <w:left w:val="none" w:sz="0" w:space="0" w:color="auto"/>
            <w:bottom w:val="none" w:sz="0" w:space="0" w:color="auto"/>
            <w:right w:val="none" w:sz="0" w:space="0" w:color="auto"/>
          </w:divBdr>
        </w:div>
        <w:div w:id="2065912549">
          <w:marLeft w:val="640"/>
          <w:marRight w:val="0"/>
          <w:marTop w:val="0"/>
          <w:marBottom w:val="0"/>
          <w:divBdr>
            <w:top w:val="none" w:sz="0" w:space="0" w:color="auto"/>
            <w:left w:val="none" w:sz="0" w:space="0" w:color="auto"/>
            <w:bottom w:val="none" w:sz="0" w:space="0" w:color="auto"/>
            <w:right w:val="none" w:sz="0" w:space="0" w:color="auto"/>
          </w:divBdr>
        </w:div>
        <w:div w:id="508057409">
          <w:marLeft w:val="640"/>
          <w:marRight w:val="0"/>
          <w:marTop w:val="0"/>
          <w:marBottom w:val="0"/>
          <w:divBdr>
            <w:top w:val="none" w:sz="0" w:space="0" w:color="auto"/>
            <w:left w:val="none" w:sz="0" w:space="0" w:color="auto"/>
            <w:bottom w:val="none" w:sz="0" w:space="0" w:color="auto"/>
            <w:right w:val="none" w:sz="0" w:space="0" w:color="auto"/>
          </w:divBdr>
        </w:div>
        <w:div w:id="561331921">
          <w:marLeft w:val="640"/>
          <w:marRight w:val="0"/>
          <w:marTop w:val="0"/>
          <w:marBottom w:val="0"/>
          <w:divBdr>
            <w:top w:val="none" w:sz="0" w:space="0" w:color="auto"/>
            <w:left w:val="none" w:sz="0" w:space="0" w:color="auto"/>
            <w:bottom w:val="none" w:sz="0" w:space="0" w:color="auto"/>
            <w:right w:val="none" w:sz="0" w:space="0" w:color="auto"/>
          </w:divBdr>
        </w:div>
        <w:div w:id="806438673">
          <w:marLeft w:val="640"/>
          <w:marRight w:val="0"/>
          <w:marTop w:val="0"/>
          <w:marBottom w:val="0"/>
          <w:divBdr>
            <w:top w:val="none" w:sz="0" w:space="0" w:color="auto"/>
            <w:left w:val="none" w:sz="0" w:space="0" w:color="auto"/>
            <w:bottom w:val="none" w:sz="0" w:space="0" w:color="auto"/>
            <w:right w:val="none" w:sz="0" w:space="0" w:color="auto"/>
          </w:divBdr>
        </w:div>
        <w:div w:id="1242910665">
          <w:marLeft w:val="640"/>
          <w:marRight w:val="0"/>
          <w:marTop w:val="0"/>
          <w:marBottom w:val="0"/>
          <w:divBdr>
            <w:top w:val="none" w:sz="0" w:space="0" w:color="auto"/>
            <w:left w:val="none" w:sz="0" w:space="0" w:color="auto"/>
            <w:bottom w:val="none" w:sz="0" w:space="0" w:color="auto"/>
            <w:right w:val="none" w:sz="0" w:space="0" w:color="auto"/>
          </w:divBdr>
        </w:div>
        <w:div w:id="1498959221">
          <w:marLeft w:val="640"/>
          <w:marRight w:val="0"/>
          <w:marTop w:val="0"/>
          <w:marBottom w:val="0"/>
          <w:divBdr>
            <w:top w:val="none" w:sz="0" w:space="0" w:color="auto"/>
            <w:left w:val="none" w:sz="0" w:space="0" w:color="auto"/>
            <w:bottom w:val="none" w:sz="0" w:space="0" w:color="auto"/>
            <w:right w:val="none" w:sz="0" w:space="0" w:color="auto"/>
          </w:divBdr>
        </w:div>
        <w:div w:id="796484586">
          <w:marLeft w:val="640"/>
          <w:marRight w:val="0"/>
          <w:marTop w:val="0"/>
          <w:marBottom w:val="0"/>
          <w:divBdr>
            <w:top w:val="none" w:sz="0" w:space="0" w:color="auto"/>
            <w:left w:val="none" w:sz="0" w:space="0" w:color="auto"/>
            <w:bottom w:val="none" w:sz="0" w:space="0" w:color="auto"/>
            <w:right w:val="none" w:sz="0" w:space="0" w:color="auto"/>
          </w:divBdr>
        </w:div>
        <w:div w:id="1795438187">
          <w:marLeft w:val="640"/>
          <w:marRight w:val="0"/>
          <w:marTop w:val="0"/>
          <w:marBottom w:val="0"/>
          <w:divBdr>
            <w:top w:val="none" w:sz="0" w:space="0" w:color="auto"/>
            <w:left w:val="none" w:sz="0" w:space="0" w:color="auto"/>
            <w:bottom w:val="none" w:sz="0" w:space="0" w:color="auto"/>
            <w:right w:val="none" w:sz="0" w:space="0" w:color="auto"/>
          </w:divBdr>
        </w:div>
        <w:div w:id="2040817213">
          <w:marLeft w:val="640"/>
          <w:marRight w:val="0"/>
          <w:marTop w:val="0"/>
          <w:marBottom w:val="0"/>
          <w:divBdr>
            <w:top w:val="none" w:sz="0" w:space="0" w:color="auto"/>
            <w:left w:val="none" w:sz="0" w:space="0" w:color="auto"/>
            <w:bottom w:val="none" w:sz="0" w:space="0" w:color="auto"/>
            <w:right w:val="none" w:sz="0" w:space="0" w:color="auto"/>
          </w:divBdr>
        </w:div>
        <w:div w:id="807212618">
          <w:marLeft w:val="640"/>
          <w:marRight w:val="0"/>
          <w:marTop w:val="0"/>
          <w:marBottom w:val="0"/>
          <w:divBdr>
            <w:top w:val="none" w:sz="0" w:space="0" w:color="auto"/>
            <w:left w:val="none" w:sz="0" w:space="0" w:color="auto"/>
            <w:bottom w:val="none" w:sz="0" w:space="0" w:color="auto"/>
            <w:right w:val="none" w:sz="0" w:space="0" w:color="auto"/>
          </w:divBdr>
        </w:div>
        <w:div w:id="1586841984">
          <w:marLeft w:val="640"/>
          <w:marRight w:val="0"/>
          <w:marTop w:val="0"/>
          <w:marBottom w:val="0"/>
          <w:divBdr>
            <w:top w:val="none" w:sz="0" w:space="0" w:color="auto"/>
            <w:left w:val="none" w:sz="0" w:space="0" w:color="auto"/>
            <w:bottom w:val="none" w:sz="0" w:space="0" w:color="auto"/>
            <w:right w:val="none" w:sz="0" w:space="0" w:color="auto"/>
          </w:divBdr>
        </w:div>
        <w:div w:id="1166483340">
          <w:marLeft w:val="640"/>
          <w:marRight w:val="0"/>
          <w:marTop w:val="0"/>
          <w:marBottom w:val="0"/>
          <w:divBdr>
            <w:top w:val="none" w:sz="0" w:space="0" w:color="auto"/>
            <w:left w:val="none" w:sz="0" w:space="0" w:color="auto"/>
            <w:bottom w:val="none" w:sz="0" w:space="0" w:color="auto"/>
            <w:right w:val="none" w:sz="0" w:space="0" w:color="auto"/>
          </w:divBdr>
        </w:div>
        <w:div w:id="91123241">
          <w:marLeft w:val="640"/>
          <w:marRight w:val="0"/>
          <w:marTop w:val="0"/>
          <w:marBottom w:val="0"/>
          <w:divBdr>
            <w:top w:val="none" w:sz="0" w:space="0" w:color="auto"/>
            <w:left w:val="none" w:sz="0" w:space="0" w:color="auto"/>
            <w:bottom w:val="none" w:sz="0" w:space="0" w:color="auto"/>
            <w:right w:val="none" w:sz="0" w:space="0" w:color="auto"/>
          </w:divBdr>
        </w:div>
        <w:div w:id="858466435">
          <w:marLeft w:val="640"/>
          <w:marRight w:val="0"/>
          <w:marTop w:val="0"/>
          <w:marBottom w:val="0"/>
          <w:divBdr>
            <w:top w:val="none" w:sz="0" w:space="0" w:color="auto"/>
            <w:left w:val="none" w:sz="0" w:space="0" w:color="auto"/>
            <w:bottom w:val="none" w:sz="0" w:space="0" w:color="auto"/>
            <w:right w:val="none" w:sz="0" w:space="0" w:color="auto"/>
          </w:divBdr>
        </w:div>
        <w:div w:id="271135476">
          <w:marLeft w:val="640"/>
          <w:marRight w:val="0"/>
          <w:marTop w:val="0"/>
          <w:marBottom w:val="0"/>
          <w:divBdr>
            <w:top w:val="none" w:sz="0" w:space="0" w:color="auto"/>
            <w:left w:val="none" w:sz="0" w:space="0" w:color="auto"/>
            <w:bottom w:val="none" w:sz="0" w:space="0" w:color="auto"/>
            <w:right w:val="none" w:sz="0" w:space="0" w:color="auto"/>
          </w:divBdr>
        </w:div>
        <w:div w:id="1309676494">
          <w:marLeft w:val="640"/>
          <w:marRight w:val="0"/>
          <w:marTop w:val="0"/>
          <w:marBottom w:val="0"/>
          <w:divBdr>
            <w:top w:val="none" w:sz="0" w:space="0" w:color="auto"/>
            <w:left w:val="none" w:sz="0" w:space="0" w:color="auto"/>
            <w:bottom w:val="none" w:sz="0" w:space="0" w:color="auto"/>
            <w:right w:val="none" w:sz="0" w:space="0" w:color="auto"/>
          </w:divBdr>
        </w:div>
        <w:div w:id="438722144">
          <w:marLeft w:val="640"/>
          <w:marRight w:val="0"/>
          <w:marTop w:val="0"/>
          <w:marBottom w:val="0"/>
          <w:divBdr>
            <w:top w:val="none" w:sz="0" w:space="0" w:color="auto"/>
            <w:left w:val="none" w:sz="0" w:space="0" w:color="auto"/>
            <w:bottom w:val="none" w:sz="0" w:space="0" w:color="auto"/>
            <w:right w:val="none" w:sz="0" w:space="0" w:color="auto"/>
          </w:divBdr>
        </w:div>
        <w:div w:id="1467969092">
          <w:marLeft w:val="640"/>
          <w:marRight w:val="0"/>
          <w:marTop w:val="0"/>
          <w:marBottom w:val="0"/>
          <w:divBdr>
            <w:top w:val="none" w:sz="0" w:space="0" w:color="auto"/>
            <w:left w:val="none" w:sz="0" w:space="0" w:color="auto"/>
            <w:bottom w:val="none" w:sz="0" w:space="0" w:color="auto"/>
            <w:right w:val="none" w:sz="0" w:space="0" w:color="auto"/>
          </w:divBdr>
        </w:div>
        <w:div w:id="792165335">
          <w:marLeft w:val="640"/>
          <w:marRight w:val="0"/>
          <w:marTop w:val="0"/>
          <w:marBottom w:val="0"/>
          <w:divBdr>
            <w:top w:val="none" w:sz="0" w:space="0" w:color="auto"/>
            <w:left w:val="none" w:sz="0" w:space="0" w:color="auto"/>
            <w:bottom w:val="none" w:sz="0" w:space="0" w:color="auto"/>
            <w:right w:val="none" w:sz="0" w:space="0" w:color="auto"/>
          </w:divBdr>
        </w:div>
        <w:div w:id="1702627531">
          <w:marLeft w:val="640"/>
          <w:marRight w:val="0"/>
          <w:marTop w:val="0"/>
          <w:marBottom w:val="0"/>
          <w:divBdr>
            <w:top w:val="none" w:sz="0" w:space="0" w:color="auto"/>
            <w:left w:val="none" w:sz="0" w:space="0" w:color="auto"/>
            <w:bottom w:val="none" w:sz="0" w:space="0" w:color="auto"/>
            <w:right w:val="none" w:sz="0" w:space="0" w:color="auto"/>
          </w:divBdr>
        </w:div>
        <w:div w:id="62994184">
          <w:marLeft w:val="640"/>
          <w:marRight w:val="0"/>
          <w:marTop w:val="0"/>
          <w:marBottom w:val="0"/>
          <w:divBdr>
            <w:top w:val="none" w:sz="0" w:space="0" w:color="auto"/>
            <w:left w:val="none" w:sz="0" w:space="0" w:color="auto"/>
            <w:bottom w:val="none" w:sz="0" w:space="0" w:color="auto"/>
            <w:right w:val="none" w:sz="0" w:space="0" w:color="auto"/>
          </w:divBdr>
        </w:div>
      </w:divsChild>
    </w:div>
    <w:div w:id="2031028572">
      <w:bodyDiv w:val="1"/>
      <w:marLeft w:val="0"/>
      <w:marRight w:val="0"/>
      <w:marTop w:val="0"/>
      <w:marBottom w:val="0"/>
      <w:divBdr>
        <w:top w:val="none" w:sz="0" w:space="0" w:color="auto"/>
        <w:left w:val="none" w:sz="0" w:space="0" w:color="auto"/>
        <w:bottom w:val="none" w:sz="0" w:space="0" w:color="auto"/>
        <w:right w:val="none" w:sz="0" w:space="0" w:color="auto"/>
      </w:divBdr>
      <w:divsChild>
        <w:div w:id="1333531874">
          <w:marLeft w:val="640"/>
          <w:marRight w:val="0"/>
          <w:marTop w:val="0"/>
          <w:marBottom w:val="0"/>
          <w:divBdr>
            <w:top w:val="none" w:sz="0" w:space="0" w:color="auto"/>
            <w:left w:val="none" w:sz="0" w:space="0" w:color="auto"/>
            <w:bottom w:val="none" w:sz="0" w:space="0" w:color="auto"/>
            <w:right w:val="none" w:sz="0" w:space="0" w:color="auto"/>
          </w:divBdr>
        </w:div>
        <w:div w:id="427507458">
          <w:marLeft w:val="640"/>
          <w:marRight w:val="0"/>
          <w:marTop w:val="0"/>
          <w:marBottom w:val="0"/>
          <w:divBdr>
            <w:top w:val="none" w:sz="0" w:space="0" w:color="auto"/>
            <w:left w:val="none" w:sz="0" w:space="0" w:color="auto"/>
            <w:bottom w:val="none" w:sz="0" w:space="0" w:color="auto"/>
            <w:right w:val="none" w:sz="0" w:space="0" w:color="auto"/>
          </w:divBdr>
        </w:div>
        <w:div w:id="131289901">
          <w:marLeft w:val="640"/>
          <w:marRight w:val="0"/>
          <w:marTop w:val="0"/>
          <w:marBottom w:val="0"/>
          <w:divBdr>
            <w:top w:val="none" w:sz="0" w:space="0" w:color="auto"/>
            <w:left w:val="none" w:sz="0" w:space="0" w:color="auto"/>
            <w:bottom w:val="none" w:sz="0" w:space="0" w:color="auto"/>
            <w:right w:val="none" w:sz="0" w:space="0" w:color="auto"/>
          </w:divBdr>
        </w:div>
        <w:div w:id="1979872720">
          <w:marLeft w:val="640"/>
          <w:marRight w:val="0"/>
          <w:marTop w:val="0"/>
          <w:marBottom w:val="0"/>
          <w:divBdr>
            <w:top w:val="none" w:sz="0" w:space="0" w:color="auto"/>
            <w:left w:val="none" w:sz="0" w:space="0" w:color="auto"/>
            <w:bottom w:val="none" w:sz="0" w:space="0" w:color="auto"/>
            <w:right w:val="none" w:sz="0" w:space="0" w:color="auto"/>
          </w:divBdr>
        </w:div>
        <w:div w:id="1091665076">
          <w:marLeft w:val="640"/>
          <w:marRight w:val="0"/>
          <w:marTop w:val="0"/>
          <w:marBottom w:val="0"/>
          <w:divBdr>
            <w:top w:val="none" w:sz="0" w:space="0" w:color="auto"/>
            <w:left w:val="none" w:sz="0" w:space="0" w:color="auto"/>
            <w:bottom w:val="none" w:sz="0" w:space="0" w:color="auto"/>
            <w:right w:val="none" w:sz="0" w:space="0" w:color="auto"/>
          </w:divBdr>
        </w:div>
        <w:div w:id="1375812972">
          <w:marLeft w:val="640"/>
          <w:marRight w:val="0"/>
          <w:marTop w:val="0"/>
          <w:marBottom w:val="0"/>
          <w:divBdr>
            <w:top w:val="none" w:sz="0" w:space="0" w:color="auto"/>
            <w:left w:val="none" w:sz="0" w:space="0" w:color="auto"/>
            <w:bottom w:val="none" w:sz="0" w:space="0" w:color="auto"/>
            <w:right w:val="none" w:sz="0" w:space="0" w:color="auto"/>
          </w:divBdr>
        </w:div>
        <w:div w:id="1191989025">
          <w:marLeft w:val="640"/>
          <w:marRight w:val="0"/>
          <w:marTop w:val="0"/>
          <w:marBottom w:val="0"/>
          <w:divBdr>
            <w:top w:val="none" w:sz="0" w:space="0" w:color="auto"/>
            <w:left w:val="none" w:sz="0" w:space="0" w:color="auto"/>
            <w:bottom w:val="none" w:sz="0" w:space="0" w:color="auto"/>
            <w:right w:val="none" w:sz="0" w:space="0" w:color="auto"/>
          </w:divBdr>
        </w:div>
        <w:div w:id="1569924623">
          <w:marLeft w:val="640"/>
          <w:marRight w:val="0"/>
          <w:marTop w:val="0"/>
          <w:marBottom w:val="0"/>
          <w:divBdr>
            <w:top w:val="none" w:sz="0" w:space="0" w:color="auto"/>
            <w:left w:val="none" w:sz="0" w:space="0" w:color="auto"/>
            <w:bottom w:val="none" w:sz="0" w:space="0" w:color="auto"/>
            <w:right w:val="none" w:sz="0" w:space="0" w:color="auto"/>
          </w:divBdr>
        </w:div>
        <w:div w:id="301229118">
          <w:marLeft w:val="640"/>
          <w:marRight w:val="0"/>
          <w:marTop w:val="0"/>
          <w:marBottom w:val="0"/>
          <w:divBdr>
            <w:top w:val="none" w:sz="0" w:space="0" w:color="auto"/>
            <w:left w:val="none" w:sz="0" w:space="0" w:color="auto"/>
            <w:bottom w:val="none" w:sz="0" w:space="0" w:color="auto"/>
            <w:right w:val="none" w:sz="0" w:space="0" w:color="auto"/>
          </w:divBdr>
        </w:div>
        <w:div w:id="697396376">
          <w:marLeft w:val="640"/>
          <w:marRight w:val="0"/>
          <w:marTop w:val="0"/>
          <w:marBottom w:val="0"/>
          <w:divBdr>
            <w:top w:val="none" w:sz="0" w:space="0" w:color="auto"/>
            <w:left w:val="none" w:sz="0" w:space="0" w:color="auto"/>
            <w:bottom w:val="none" w:sz="0" w:space="0" w:color="auto"/>
            <w:right w:val="none" w:sz="0" w:space="0" w:color="auto"/>
          </w:divBdr>
        </w:div>
        <w:div w:id="1426725059">
          <w:marLeft w:val="640"/>
          <w:marRight w:val="0"/>
          <w:marTop w:val="0"/>
          <w:marBottom w:val="0"/>
          <w:divBdr>
            <w:top w:val="none" w:sz="0" w:space="0" w:color="auto"/>
            <w:left w:val="none" w:sz="0" w:space="0" w:color="auto"/>
            <w:bottom w:val="none" w:sz="0" w:space="0" w:color="auto"/>
            <w:right w:val="none" w:sz="0" w:space="0" w:color="auto"/>
          </w:divBdr>
        </w:div>
        <w:div w:id="221527068">
          <w:marLeft w:val="640"/>
          <w:marRight w:val="0"/>
          <w:marTop w:val="0"/>
          <w:marBottom w:val="0"/>
          <w:divBdr>
            <w:top w:val="none" w:sz="0" w:space="0" w:color="auto"/>
            <w:left w:val="none" w:sz="0" w:space="0" w:color="auto"/>
            <w:bottom w:val="none" w:sz="0" w:space="0" w:color="auto"/>
            <w:right w:val="none" w:sz="0" w:space="0" w:color="auto"/>
          </w:divBdr>
        </w:div>
        <w:div w:id="655885485">
          <w:marLeft w:val="640"/>
          <w:marRight w:val="0"/>
          <w:marTop w:val="0"/>
          <w:marBottom w:val="0"/>
          <w:divBdr>
            <w:top w:val="none" w:sz="0" w:space="0" w:color="auto"/>
            <w:left w:val="none" w:sz="0" w:space="0" w:color="auto"/>
            <w:bottom w:val="none" w:sz="0" w:space="0" w:color="auto"/>
            <w:right w:val="none" w:sz="0" w:space="0" w:color="auto"/>
          </w:divBdr>
        </w:div>
        <w:div w:id="516235910">
          <w:marLeft w:val="640"/>
          <w:marRight w:val="0"/>
          <w:marTop w:val="0"/>
          <w:marBottom w:val="0"/>
          <w:divBdr>
            <w:top w:val="none" w:sz="0" w:space="0" w:color="auto"/>
            <w:left w:val="none" w:sz="0" w:space="0" w:color="auto"/>
            <w:bottom w:val="none" w:sz="0" w:space="0" w:color="auto"/>
            <w:right w:val="none" w:sz="0" w:space="0" w:color="auto"/>
          </w:divBdr>
        </w:div>
        <w:div w:id="1600020779">
          <w:marLeft w:val="640"/>
          <w:marRight w:val="0"/>
          <w:marTop w:val="0"/>
          <w:marBottom w:val="0"/>
          <w:divBdr>
            <w:top w:val="none" w:sz="0" w:space="0" w:color="auto"/>
            <w:left w:val="none" w:sz="0" w:space="0" w:color="auto"/>
            <w:bottom w:val="none" w:sz="0" w:space="0" w:color="auto"/>
            <w:right w:val="none" w:sz="0" w:space="0" w:color="auto"/>
          </w:divBdr>
        </w:div>
        <w:div w:id="1802847240">
          <w:marLeft w:val="640"/>
          <w:marRight w:val="0"/>
          <w:marTop w:val="0"/>
          <w:marBottom w:val="0"/>
          <w:divBdr>
            <w:top w:val="none" w:sz="0" w:space="0" w:color="auto"/>
            <w:left w:val="none" w:sz="0" w:space="0" w:color="auto"/>
            <w:bottom w:val="none" w:sz="0" w:space="0" w:color="auto"/>
            <w:right w:val="none" w:sz="0" w:space="0" w:color="auto"/>
          </w:divBdr>
        </w:div>
        <w:div w:id="687373368">
          <w:marLeft w:val="640"/>
          <w:marRight w:val="0"/>
          <w:marTop w:val="0"/>
          <w:marBottom w:val="0"/>
          <w:divBdr>
            <w:top w:val="none" w:sz="0" w:space="0" w:color="auto"/>
            <w:left w:val="none" w:sz="0" w:space="0" w:color="auto"/>
            <w:bottom w:val="none" w:sz="0" w:space="0" w:color="auto"/>
            <w:right w:val="none" w:sz="0" w:space="0" w:color="auto"/>
          </w:divBdr>
        </w:div>
        <w:div w:id="1007824954">
          <w:marLeft w:val="640"/>
          <w:marRight w:val="0"/>
          <w:marTop w:val="0"/>
          <w:marBottom w:val="0"/>
          <w:divBdr>
            <w:top w:val="none" w:sz="0" w:space="0" w:color="auto"/>
            <w:left w:val="none" w:sz="0" w:space="0" w:color="auto"/>
            <w:bottom w:val="none" w:sz="0" w:space="0" w:color="auto"/>
            <w:right w:val="none" w:sz="0" w:space="0" w:color="auto"/>
          </w:divBdr>
        </w:div>
        <w:div w:id="1511721692">
          <w:marLeft w:val="640"/>
          <w:marRight w:val="0"/>
          <w:marTop w:val="0"/>
          <w:marBottom w:val="0"/>
          <w:divBdr>
            <w:top w:val="none" w:sz="0" w:space="0" w:color="auto"/>
            <w:left w:val="none" w:sz="0" w:space="0" w:color="auto"/>
            <w:bottom w:val="none" w:sz="0" w:space="0" w:color="auto"/>
            <w:right w:val="none" w:sz="0" w:space="0" w:color="auto"/>
          </w:divBdr>
        </w:div>
        <w:div w:id="215286340">
          <w:marLeft w:val="640"/>
          <w:marRight w:val="0"/>
          <w:marTop w:val="0"/>
          <w:marBottom w:val="0"/>
          <w:divBdr>
            <w:top w:val="none" w:sz="0" w:space="0" w:color="auto"/>
            <w:left w:val="none" w:sz="0" w:space="0" w:color="auto"/>
            <w:bottom w:val="none" w:sz="0" w:space="0" w:color="auto"/>
            <w:right w:val="none" w:sz="0" w:space="0" w:color="auto"/>
          </w:divBdr>
        </w:div>
        <w:div w:id="692725275">
          <w:marLeft w:val="640"/>
          <w:marRight w:val="0"/>
          <w:marTop w:val="0"/>
          <w:marBottom w:val="0"/>
          <w:divBdr>
            <w:top w:val="none" w:sz="0" w:space="0" w:color="auto"/>
            <w:left w:val="none" w:sz="0" w:space="0" w:color="auto"/>
            <w:bottom w:val="none" w:sz="0" w:space="0" w:color="auto"/>
            <w:right w:val="none" w:sz="0" w:space="0" w:color="auto"/>
          </w:divBdr>
        </w:div>
        <w:div w:id="1240865799">
          <w:marLeft w:val="640"/>
          <w:marRight w:val="0"/>
          <w:marTop w:val="0"/>
          <w:marBottom w:val="0"/>
          <w:divBdr>
            <w:top w:val="none" w:sz="0" w:space="0" w:color="auto"/>
            <w:left w:val="none" w:sz="0" w:space="0" w:color="auto"/>
            <w:bottom w:val="none" w:sz="0" w:space="0" w:color="auto"/>
            <w:right w:val="none" w:sz="0" w:space="0" w:color="auto"/>
          </w:divBdr>
        </w:div>
        <w:div w:id="491602919">
          <w:marLeft w:val="640"/>
          <w:marRight w:val="0"/>
          <w:marTop w:val="0"/>
          <w:marBottom w:val="0"/>
          <w:divBdr>
            <w:top w:val="none" w:sz="0" w:space="0" w:color="auto"/>
            <w:left w:val="none" w:sz="0" w:space="0" w:color="auto"/>
            <w:bottom w:val="none" w:sz="0" w:space="0" w:color="auto"/>
            <w:right w:val="none" w:sz="0" w:space="0" w:color="auto"/>
          </w:divBdr>
        </w:div>
        <w:div w:id="1267157142">
          <w:marLeft w:val="640"/>
          <w:marRight w:val="0"/>
          <w:marTop w:val="0"/>
          <w:marBottom w:val="0"/>
          <w:divBdr>
            <w:top w:val="none" w:sz="0" w:space="0" w:color="auto"/>
            <w:left w:val="none" w:sz="0" w:space="0" w:color="auto"/>
            <w:bottom w:val="none" w:sz="0" w:space="0" w:color="auto"/>
            <w:right w:val="none" w:sz="0" w:space="0" w:color="auto"/>
          </w:divBdr>
        </w:div>
        <w:div w:id="2087917344">
          <w:marLeft w:val="640"/>
          <w:marRight w:val="0"/>
          <w:marTop w:val="0"/>
          <w:marBottom w:val="0"/>
          <w:divBdr>
            <w:top w:val="none" w:sz="0" w:space="0" w:color="auto"/>
            <w:left w:val="none" w:sz="0" w:space="0" w:color="auto"/>
            <w:bottom w:val="none" w:sz="0" w:space="0" w:color="auto"/>
            <w:right w:val="none" w:sz="0" w:space="0" w:color="auto"/>
          </w:divBdr>
        </w:div>
        <w:div w:id="214972718">
          <w:marLeft w:val="640"/>
          <w:marRight w:val="0"/>
          <w:marTop w:val="0"/>
          <w:marBottom w:val="0"/>
          <w:divBdr>
            <w:top w:val="none" w:sz="0" w:space="0" w:color="auto"/>
            <w:left w:val="none" w:sz="0" w:space="0" w:color="auto"/>
            <w:bottom w:val="none" w:sz="0" w:space="0" w:color="auto"/>
            <w:right w:val="none" w:sz="0" w:space="0" w:color="auto"/>
          </w:divBdr>
        </w:div>
        <w:div w:id="1032144474">
          <w:marLeft w:val="640"/>
          <w:marRight w:val="0"/>
          <w:marTop w:val="0"/>
          <w:marBottom w:val="0"/>
          <w:divBdr>
            <w:top w:val="none" w:sz="0" w:space="0" w:color="auto"/>
            <w:left w:val="none" w:sz="0" w:space="0" w:color="auto"/>
            <w:bottom w:val="none" w:sz="0" w:space="0" w:color="auto"/>
            <w:right w:val="none" w:sz="0" w:space="0" w:color="auto"/>
          </w:divBdr>
        </w:div>
        <w:div w:id="968975976">
          <w:marLeft w:val="640"/>
          <w:marRight w:val="0"/>
          <w:marTop w:val="0"/>
          <w:marBottom w:val="0"/>
          <w:divBdr>
            <w:top w:val="none" w:sz="0" w:space="0" w:color="auto"/>
            <w:left w:val="none" w:sz="0" w:space="0" w:color="auto"/>
            <w:bottom w:val="none" w:sz="0" w:space="0" w:color="auto"/>
            <w:right w:val="none" w:sz="0" w:space="0" w:color="auto"/>
          </w:divBdr>
        </w:div>
        <w:div w:id="862473305">
          <w:marLeft w:val="640"/>
          <w:marRight w:val="0"/>
          <w:marTop w:val="0"/>
          <w:marBottom w:val="0"/>
          <w:divBdr>
            <w:top w:val="none" w:sz="0" w:space="0" w:color="auto"/>
            <w:left w:val="none" w:sz="0" w:space="0" w:color="auto"/>
            <w:bottom w:val="none" w:sz="0" w:space="0" w:color="auto"/>
            <w:right w:val="none" w:sz="0" w:space="0" w:color="auto"/>
          </w:divBdr>
        </w:div>
        <w:div w:id="1248467957">
          <w:marLeft w:val="640"/>
          <w:marRight w:val="0"/>
          <w:marTop w:val="0"/>
          <w:marBottom w:val="0"/>
          <w:divBdr>
            <w:top w:val="none" w:sz="0" w:space="0" w:color="auto"/>
            <w:left w:val="none" w:sz="0" w:space="0" w:color="auto"/>
            <w:bottom w:val="none" w:sz="0" w:space="0" w:color="auto"/>
            <w:right w:val="none" w:sz="0" w:space="0" w:color="auto"/>
          </w:divBdr>
        </w:div>
        <w:div w:id="947078786">
          <w:marLeft w:val="640"/>
          <w:marRight w:val="0"/>
          <w:marTop w:val="0"/>
          <w:marBottom w:val="0"/>
          <w:divBdr>
            <w:top w:val="none" w:sz="0" w:space="0" w:color="auto"/>
            <w:left w:val="none" w:sz="0" w:space="0" w:color="auto"/>
            <w:bottom w:val="none" w:sz="0" w:space="0" w:color="auto"/>
            <w:right w:val="none" w:sz="0" w:space="0" w:color="auto"/>
          </w:divBdr>
        </w:div>
        <w:div w:id="1791171124">
          <w:marLeft w:val="640"/>
          <w:marRight w:val="0"/>
          <w:marTop w:val="0"/>
          <w:marBottom w:val="0"/>
          <w:divBdr>
            <w:top w:val="none" w:sz="0" w:space="0" w:color="auto"/>
            <w:left w:val="none" w:sz="0" w:space="0" w:color="auto"/>
            <w:bottom w:val="none" w:sz="0" w:space="0" w:color="auto"/>
            <w:right w:val="none" w:sz="0" w:space="0" w:color="auto"/>
          </w:divBdr>
        </w:div>
        <w:div w:id="26107580">
          <w:marLeft w:val="640"/>
          <w:marRight w:val="0"/>
          <w:marTop w:val="0"/>
          <w:marBottom w:val="0"/>
          <w:divBdr>
            <w:top w:val="none" w:sz="0" w:space="0" w:color="auto"/>
            <w:left w:val="none" w:sz="0" w:space="0" w:color="auto"/>
            <w:bottom w:val="none" w:sz="0" w:space="0" w:color="auto"/>
            <w:right w:val="none" w:sz="0" w:space="0" w:color="auto"/>
          </w:divBdr>
        </w:div>
        <w:div w:id="536356818">
          <w:marLeft w:val="640"/>
          <w:marRight w:val="0"/>
          <w:marTop w:val="0"/>
          <w:marBottom w:val="0"/>
          <w:divBdr>
            <w:top w:val="none" w:sz="0" w:space="0" w:color="auto"/>
            <w:left w:val="none" w:sz="0" w:space="0" w:color="auto"/>
            <w:bottom w:val="none" w:sz="0" w:space="0" w:color="auto"/>
            <w:right w:val="none" w:sz="0" w:space="0" w:color="auto"/>
          </w:divBdr>
        </w:div>
        <w:div w:id="1544436939">
          <w:marLeft w:val="640"/>
          <w:marRight w:val="0"/>
          <w:marTop w:val="0"/>
          <w:marBottom w:val="0"/>
          <w:divBdr>
            <w:top w:val="none" w:sz="0" w:space="0" w:color="auto"/>
            <w:left w:val="none" w:sz="0" w:space="0" w:color="auto"/>
            <w:bottom w:val="none" w:sz="0" w:space="0" w:color="auto"/>
            <w:right w:val="none" w:sz="0" w:space="0" w:color="auto"/>
          </w:divBdr>
        </w:div>
        <w:div w:id="790442168">
          <w:marLeft w:val="640"/>
          <w:marRight w:val="0"/>
          <w:marTop w:val="0"/>
          <w:marBottom w:val="0"/>
          <w:divBdr>
            <w:top w:val="none" w:sz="0" w:space="0" w:color="auto"/>
            <w:left w:val="none" w:sz="0" w:space="0" w:color="auto"/>
            <w:bottom w:val="none" w:sz="0" w:space="0" w:color="auto"/>
            <w:right w:val="none" w:sz="0" w:space="0" w:color="auto"/>
          </w:divBdr>
        </w:div>
      </w:divsChild>
    </w:div>
    <w:div w:id="2031638612">
      <w:bodyDiv w:val="1"/>
      <w:marLeft w:val="0"/>
      <w:marRight w:val="0"/>
      <w:marTop w:val="0"/>
      <w:marBottom w:val="0"/>
      <w:divBdr>
        <w:top w:val="none" w:sz="0" w:space="0" w:color="auto"/>
        <w:left w:val="none" w:sz="0" w:space="0" w:color="auto"/>
        <w:bottom w:val="none" w:sz="0" w:space="0" w:color="auto"/>
        <w:right w:val="none" w:sz="0" w:space="0" w:color="auto"/>
      </w:divBdr>
      <w:divsChild>
        <w:div w:id="345062674">
          <w:marLeft w:val="640"/>
          <w:marRight w:val="0"/>
          <w:marTop w:val="0"/>
          <w:marBottom w:val="0"/>
          <w:divBdr>
            <w:top w:val="none" w:sz="0" w:space="0" w:color="auto"/>
            <w:left w:val="none" w:sz="0" w:space="0" w:color="auto"/>
            <w:bottom w:val="none" w:sz="0" w:space="0" w:color="auto"/>
            <w:right w:val="none" w:sz="0" w:space="0" w:color="auto"/>
          </w:divBdr>
        </w:div>
        <w:div w:id="521943022">
          <w:marLeft w:val="640"/>
          <w:marRight w:val="0"/>
          <w:marTop w:val="0"/>
          <w:marBottom w:val="0"/>
          <w:divBdr>
            <w:top w:val="none" w:sz="0" w:space="0" w:color="auto"/>
            <w:left w:val="none" w:sz="0" w:space="0" w:color="auto"/>
            <w:bottom w:val="none" w:sz="0" w:space="0" w:color="auto"/>
            <w:right w:val="none" w:sz="0" w:space="0" w:color="auto"/>
          </w:divBdr>
        </w:div>
        <w:div w:id="2124036617">
          <w:marLeft w:val="640"/>
          <w:marRight w:val="0"/>
          <w:marTop w:val="0"/>
          <w:marBottom w:val="0"/>
          <w:divBdr>
            <w:top w:val="none" w:sz="0" w:space="0" w:color="auto"/>
            <w:left w:val="none" w:sz="0" w:space="0" w:color="auto"/>
            <w:bottom w:val="none" w:sz="0" w:space="0" w:color="auto"/>
            <w:right w:val="none" w:sz="0" w:space="0" w:color="auto"/>
          </w:divBdr>
        </w:div>
        <w:div w:id="584610024">
          <w:marLeft w:val="640"/>
          <w:marRight w:val="0"/>
          <w:marTop w:val="0"/>
          <w:marBottom w:val="0"/>
          <w:divBdr>
            <w:top w:val="none" w:sz="0" w:space="0" w:color="auto"/>
            <w:left w:val="none" w:sz="0" w:space="0" w:color="auto"/>
            <w:bottom w:val="none" w:sz="0" w:space="0" w:color="auto"/>
            <w:right w:val="none" w:sz="0" w:space="0" w:color="auto"/>
          </w:divBdr>
        </w:div>
        <w:div w:id="414208688">
          <w:marLeft w:val="640"/>
          <w:marRight w:val="0"/>
          <w:marTop w:val="0"/>
          <w:marBottom w:val="0"/>
          <w:divBdr>
            <w:top w:val="none" w:sz="0" w:space="0" w:color="auto"/>
            <w:left w:val="none" w:sz="0" w:space="0" w:color="auto"/>
            <w:bottom w:val="none" w:sz="0" w:space="0" w:color="auto"/>
            <w:right w:val="none" w:sz="0" w:space="0" w:color="auto"/>
          </w:divBdr>
        </w:div>
        <w:div w:id="1494638008">
          <w:marLeft w:val="640"/>
          <w:marRight w:val="0"/>
          <w:marTop w:val="0"/>
          <w:marBottom w:val="0"/>
          <w:divBdr>
            <w:top w:val="none" w:sz="0" w:space="0" w:color="auto"/>
            <w:left w:val="none" w:sz="0" w:space="0" w:color="auto"/>
            <w:bottom w:val="none" w:sz="0" w:space="0" w:color="auto"/>
            <w:right w:val="none" w:sz="0" w:space="0" w:color="auto"/>
          </w:divBdr>
        </w:div>
        <w:div w:id="292519440">
          <w:marLeft w:val="640"/>
          <w:marRight w:val="0"/>
          <w:marTop w:val="0"/>
          <w:marBottom w:val="0"/>
          <w:divBdr>
            <w:top w:val="none" w:sz="0" w:space="0" w:color="auto"/>
            <w:left w:val="none" w:sz="0" w:space="0" w:color="auto"/>
            <w:bottom w:val="none" w:sz="0" w:space="0" w:color="auto"/>
            <w:right w:val="none" w:sz="0" w:space="0" w:color="auto"/>
          </w:divBdr>
        </w:div>
        <w:div w:id="1024551595">
          <w:marLeft w:val="640"/>
          <w:marRight w:val="0"/>
          <w:marTop w:val="0"/>
          <w:marBottom w:val="0"/>
          <w:divBdr>
            <w:top w:val="none" w:sz="0" w:space="0" w:color="auto"/>
            <w:left w:val="none" w:sz="0" w:space="0" w:color="auto"/>
            <w:bottom w:val="none" w:sz="0" w:space="0" w:color="auto"/>
            <w:right w:val="none" w:sz="0" w:space="0" w:color="auto"/>
          </w:divBdr>
        </w:div>
        <w:div w:id="1429540918">
          <w:marLeft w:val="640"/>
          <w:marRight w:val="0"/>
          <w:marTop w:val="0"/>
          <w:marBottom w:val="0"/>
          <w:divBdr>
            <w:top w:val="none" w:sz="0" w:space="0" w:color="auto"/>
            <w:left w:val="none" w:sz="0" w:space="0" w:color="auto"/>
            <w:bottom w:val="none" w:sz="0" w:space="0" w:color="auto"/>
            <w:right w:val="none" w:sz="0" w:space="0" w:color="auto"/>
          </w:divBdr>
        </w:div>
        <w:div w:id="759910837">
          <w:marLeft w:val="640"/>
          <w:marRight w:val="0"/>
          <w:marTop w:val="0"/>
          <w:marBottom w:val="0"/>
          <w:divBdr>
            <w:top w:val="none" w:sz="0" w:space="0" w:color="auto"/>
            <w:left w:val="none" w:sz="0" w:space="0" w:color="auto"/>
            <w:bottom w:val="none" w:sz="0" w:space="0" w:color="auto"/>
            <w:right w:val="none" w:sz="0" w:space="0" w:color="auto"/>
          </w:divBdr>
        </w:div>
        <w:div w:id="703209398">
          <w:marLeft w:val="640"/>
          <w:marRight w:val="0"/>
          <w:marTop w:val="0"/>
          <w:marBottom w:val="0"/>
          <w:divBdr>
            <w:top w:val="none" w:sz="0" w:space="0" w:color="auto"/>
            <w:left w:val="none" w:sz="0" w:space="0" w:color="auto"/>
            <w:bottom w:val="none" w:sz="0" w:space="0" w:color="auto"/>
            <w:right w:val="none" w:sz="0" w:space="0" w:color="auto"/>
          </w:divBdr>
        </w:div>
        <w:div w:id="1783571740">
          <w:marLeft w:val="640"/>
          <w:marRight w:val="0"/>
          <w:marTop w:val="0"/>
          <w:marBottom w:val="0"/>
          <w:divBdr>
            <w:top w:val="none" w:sz="0" w:space="0" w:color="auto"/>
            <w:left w:val="none" w:sz="0" w:space="0" w:color="auto"/>
            <w:bottom w:val="none" w:sz="0" w:space="0" w:color="auto"/>
            <w:right w:val="none" w:sz="0" w:space="0" w:color="auto"/>
          </w:divBdr>
        </w:div>
        <w:div w:id="1875921030">
          <w:marLeft w:val="640"/>
          <w:marRight w:val="0"/>
          <w:marTop w:val="0"/>
          <w:marBottom w:val="0"/>
          <w:divBdr>
            <w:top w:val="none" w:sz="0" w:space="0" w:color="auto"/>
            <w:left w:val="none" w:sz="0" w:space="0" w:color="auto"/>
            <w:bottom w:val="none" w:sz="0" w:space="0" w:color="auto"/>
            <w:right w:val="none" w:sz="0" w:space="0" w:color="auto"/>
          </w:divBdr>
        </w:div>
        <w:div w:id="326982588">
          <w:marLeft w:val="640"/>
          <w:marRight w:val="0"/>
          <w:marTop w:val="0"/>
          <w:marBottom w:val="0"/>
          <w:divBdr>
            <w:top w:val="none" w:sz="0" w:space="0" w:color="auto"/>
            <w:left w:val="none" w:sz="0" w:space="0" w:color="auto"/>
            <w:bottom w:val="none" w:sz="0" w:space="0" w:color="auto"/>
            <w:right w:val="none" w:sz="0" w:space="0" w:color="auto"/>
          </w:divBdr>
        </w:div>
        <w:div w:id="2141417057">
          <w:marLeft w:val="640"/>
          <w:marRight w:val="0"/>
          <w:marTop w:val="0"/>
          <w:marBottom w:val="0"/>
          <w:divBdr>
            <w:top w:val="none" w:sz="0" w:space="0" w:color="auto"/>
            <w:left w:val="none" w:sz="0" w:space="0" w:color="auto"/>
            <w:bottom w:val="none" w:sz="0" w:space="0" w:color="auto"/>
            <w:right w:val="none" w:sz="0" w:space="0" w:color="auto"/>
          </w:divBdr>
        </w:div>
        <w:div w:id="6759711">
          <w:marLeft w:val="640"/>
          <w:marRight w:val="0"/>
          <w:marTop w:val="0"/>
          <w:marBottom w:val="0"/>
          <w:divBdr>
            <w:top w:val="none" w:sz="0" w:space="0" w:color="auto"/>
            <w:left w:val="none" w:sz="0" w:space="0" w:color="auto"/>
            <w:bottom w:val="none" w:sz="0" w:space="0" w:color="auto"/>
            <w:right w:val="none" w:sz="0" w:space="0" w:color="auto"/>
          </w:divBdr>
        </w:div>
        <w:div w:id="665015535">
          <w:marLeft w:val="640"/>
          <w:marRight w:val="0"/>
          <w:marTop w:val="0"/>
          <w:marBottom w:val="0"/>
          <w:divBdr>
            <w:top w:val="none" w:sz="0" w:space="0" w:color="auto"/>
            <w:left w:val="none" w:sz="0" w:space="0" w:color="auto"/>
            <w:bottom w:val="none" w:sz="0" w:space="0" w:color="auto"/>
            <w:right w:val="none" w:sz="0" w:space="0" w:color="auto"/>
          </w:divBdr>
        </w:div>
        <w:div w:id="1006127611">
          <w:marLeft w:val="640"/>
          <w:marRight w:val="0"/>
          <w:marTop w:val="0"/>
          <w:marBottom w:val="0"/>
          <w:divBdr>
            <w:top w:val="none" w:sz="0" w:space="0" w:color="auto"/>
            <w:left w:val="none" w:sz="0" w:space="0" w:color="auto"/>
            <w:bottom w:val="none" w:sz="0" w:space="0" w:color="auto"/>
            <w:right w:val="none" w:sz="0" w:space="0" w:color="auto"/>
          </w:divBdr>
        </w:div>
        <w:div w:id="48578092">
          <w:marLeft w:val="640"/>
          <w:marRight w:val="0"/>
          <w:marTop w:val="0"/>
          <w:marBottom w:val="0"/>
          <w:divBdr>
            <w:top w:val="none" w:sz="0" w:space="0" w:color="auto"/>
            <w:left w:val="none" w:sz="0" w:space="0" w:color="auto"/>
            <w:bottom w:val="none" w:sz="0" w:space="0" w:color="auto"/>
            <w:right w:val="none" w:sz="0" w:space="0" w:color="auto"/>
          </w:divBdr>
        </w:div>
        <w:div w:id="349139216">
          <w:marLeft w:val="640"/>
          <w:marRight w:val="0"/>
          <w:marTop w:val="0"/>
          <w:marBottom w:val="0"/>
          <w:divBdr>
            <w:top w:val="none" w:sz="0" w:space="0" w:color="auto"/>
            <w:left w:val="none" w:sz="0" w:space="0" w:color="auto"/>
            <w:bottom w:val="none" w:sz="0" w:space="0" w:color="auto"/>
            <w:right w:val="none" w:sz="0" w:space="0" w:color="auto"/>
          </w:divBdr>
        </w:div>
        <w:div w:id="1812558493">
          <w:marLeft w:val="640"/>
          <w:marRight w:val="0"/>
          <w:marTop w:val="0"/>
          <w:marBottom w:val="0"/>
          <w:divBdr>
            <w:top w:val="none" w:sz="0" w:space="0" w:color="auto"/>
            <w:left w:val="none" w:sz="0" w:space="0" w:color="auto"/>
            <w:bottom w:val="none" w:sz="0" w:space="0" w:color="auto"/>
            <w:right w:val="none" w:sz="0" w:space="0" w:color="auto"/>
          </w:divBdr>
        </w:div>
        <w:div w:id="1271274985">
          <w:marLeft w:val="640"/>
          <w:marRight w:val="0"/>
          <w:marTop w:val="0"/>
          <w:marBottom w:val="0"/>
          <w:divBdr>
            <w:top w:val="none" w:sz="0" w:space="0" w:color="auto"/>
            <w:left w:val="none" w:sz="0" w:space="0" w:color="auto"/>
            <w:bottom w:val="none" w:sz="0" w:space="0" w:color="auto"/>
            <w:right w:val="none" w:sz="0" w:space="0" w:color="auto"/>
          </w:divBdr>
        </w:div>
        <w:div w:id="229198953">
          <w:marLeft w:val="640"/>
          <w:marRight w:val="0"/>
          <w:marTop w:val="0"/>
          <w:marBottom w:val="0"/>
          <w:divBdr>
            <w:top w:val="none" w:sz="0" w:space="0" w:color="auto"/>
            <w:left w:val="none" w:sz="0" w:space="0" w:color="auto"/>
            <w:bottom w:val="none" w:sz="0" w:space="0" w:color="auto"/>
            <w:right w:val="none" w:sz="0" w:space="0" w:color="auto"/>
          </w:divBdr>
        </w:div>
        <w:div w:id="1472593932">
          <w:marLeft w:val="640"/>
          <w:marRight w:val="0"/>
          <w:marTop w:val="0"/>
          <w:marBottom w:val="0"/>
          <w:divBdr>
            <w:top w:val="none" w:sz="0" w:space="0" w:color="auto"/>
            <w:left w:val="none" w:sz="0" w:space="0" w:color="auto"/>
            <w:bottom w:val="none" w:sz="0" w:space="0" w:color="auto"/>
            <w:right w:val="none" w:sz="0" w:space="0" w:color="auto"/>
          </w:divBdr>
        </w:div>
        <w:div w:id="635064131">
          <w:marLeft w:val="640"/>
          <w:marRight w:val="0"/>
          <w:marTop w:val="0"/>
          <w:marBottom w:val="0"/>
          <w:divBdr>
            <w:top w:val="none" w:sz="0" w:space="0" w:color="auto"/>
            <w:left w:val="none" w:sz="0" w:space="0" w:color="auto"/>
            <w:bottom w:val="none" w:sz="0" w:space="0" w:color="auto"/>
            <w:right w:val="none" w:sz="0" w:space="0" w:color="auto"/>
          </w:divBdr>
        </w:div>
        <w:div w:id="512454968">
          <w:marLeft w:val="640"/>
          <w:marRight w:val="0"/>
          <w:marTop w:val="0"/>
          <w:marBottom w:val="0"/>
          <w:divBdr>
            <w:top w:val="none" w:sz="0" w:space="0" w:color="auto"/>
            <w:left w:val="none" w:sz="0" w:space="0" w:color="auto"/>
            <w:bottom w:val="none" w:sz="0" w:space="0" w:color="auto"/>
            <w:right w:val="none" w:sz="0" w:space="0" w:color="auto"/>
          </w:divBdr>
        </w:div>
        <w:div w:id="939293305">
          <w:marLeft w:val="640"/>
          <w:marRight w:val="0"/>
          <w:marTop w:val="0"/>
          <w:marBottom w:val="0"/>
          <w:divBdr>
            <w:top w:val="none" w:sz="0" w:space="0" w:color="auto"/>
            <w:left w:val="none" w:sz="0" w:space="0" w:color="auto"/>
            <w:bottom w:val="none" w:sz="0" w:space="0" w:color="auto"/>
            <w:right w:val="none" w:sz="0" w:space="0" w:color="auto"/>
          </w:divBdr>
        </w:div>
        <w:div w:id="161047137">
          <w:marLeft w:val="640"/>
          <w:marRight w:val="0"/>
          <w:marTop w:val="0"/>
          <w:marBottom w:val="0"/>
          <w:divBdr>
            <w:top w:val="none" w:sz="0" w:space="0" w:color="auto"/>
            <w:left w:val="none" w:sz="0" w:space="0" w:color="auto"/>
            <w:bottom w:val="none" w:sz="0" w:space="0" w:color="auto"/>
            <w:right w:val="none" w:sz="0" w:space="0" w:color="auto"/>
          </w:divBdr>
        </w:div>
        <w:div w:id="1587378817">
          <w:marLeft w:val="640"/>
          <w:marRight w:val="0"/>
          <w:marTop w:val="0"/>
          <w:marBottom w:val="0"/>
          <w:divBdr>
            <w:top w:val="none" w:sz="0" w:space="0" w:color="auto"/>
            <w:left w:val="none" w:sz="0" w:space="0" w:color="auto"/>
            <w:bottom w:val="none" w:sz="0" w:space="0" w:color="auto"/>
            <w:right w:val="none" w:sz="0" w:space="0" w:color="auto"/>
          </w:divBdr>
        </w:div>
        <w:div w:id="467481272">
          <w:marLeft w:val="640"/>
          <w:marRight w:val="0"/>
          <w:marTop w:val="0"/>
          <w:marBottom w:val="0"/>
          <w:divBdr>
            <w:top w:val="none" w:sz="0" w:space="0" w:color="auto"/>
            <w:left w:val="none" w:sz="0" w:space="0" w:color="auto"/>
            <w:bottom w:val="none" w:sz="0" w:space="0" w:color="auto"/>
            <w:right w:val="none" w:sz="0" w:space="0" w:color="auto"/>
          </w:divBdr>
        </w:div>
        <w:div w:id="475299005">
          <w:marLeft w:val="640"/>
          <w:marRight w:val="0"/>
          <w:marTop w:val="0"/>
          <w:marBottom w:val="0"/>
          <w:divBdr>
            <w:top w:val="none" w:sz="0" w:space="0" w:color="auto"/>
            <w:left w:val="none" w:sz="0" w:space="0" w:color="auto"/>
            <w:bottom w:val="none" w:sz="0" w:space="0" w:color="auto"/>
            <w:right w:val="none" w:sz="0" w:space="0" w:color="auto"/>
          </w:divBdr>
        </w:div>
        <w:div w:id="1312707880">
          <w:marLeft w:val="640"/>
          <w:marRight w:val="0"/>
          <w:marTop w:val="0"/>
          <w:marBottom w:val="0"/>
          <w:divBdr>
            <w:top w:val="none" w:sz="0" w:space="0" w:color="auto"/>
            <w:left w:val="none" w:sz="0" w:space="0" w:color="auto"/>
            <w:bottom w:val="none" w:sz="0" w:space="0" w:color="auto"/>
            <w:right w:val="none" w:sz="0" w:space="0" w:color="auto"/>
          </w:divBdr>
        </w:div>
        <w:div w:id="1812943864">
          <w:marLeft w:val="640"/>
          <w:marRight w:val="0"/>
          <w:marTop w:val="0"/>
          <w:marBottom w:val="0"/>
          <w:divBdr>
            <w:top w:val="none" w:sz="0" w:space="0" w:color="auto"/>
            <w:left w:val="none" w:sz="0" w:space="0" w:color="auto"/>
            <w:bottom w:val="none" w:sz="0" w:space="0" w:color="auto"/>
            <w:right w:val="none" w:sz="0" w:space="0" w:color="auto"/>
          </w:divBdr>
        </w:div>
        <w:div w:id="592781863">
          <w:marLeft w:val="640"/>
          <w:marRight w:val="0"/>
          <w:marTop w:val="0"/>
          <w:marBottom w:val="0"/>
          <w:divBdr>
            <w:top w:val="none" w:sz="0" w:space="0" w:color="auto"/>
            <w:left w:val="none" w:sz="0" w:space="0" w:color="auto"/>
            <w:bottom w:val="none" w:sz="0" w:space="0" w:color="auto"/>
            <w:right w:val="none" w:sz="0" w:space="0" w:color="auto"/>
          </w:divBdr>
        </w:div>
        <w:div w:id="278415576">
          <w:marLeft w:val="640"/>
          <w:marRight w:val="0"/>
          <w:marTop w:val="0"/>
          <w:marBottom w:val="0"/>
          <w:divBdr>
            <w:top w:val="none" w:sz="0" w:space="0" w:color="auto"/>
            <w:left w:val="none" w:sz="0" w:space="0" w:color="auto"/>
            <w:bottom w:val="none" w:sz="0" w:space="0" w:color="auto"/>
            <w:right w:val="none" w:sz="0" w:space="0" w:color="auto"/>
          </w:divBdr>
        </w:div>
      </w:divsChild>
    </w:div>
    <w:div w:id="2031879848">
      <w:bodyDiv w:val="1"/>
      <w:marLeft w:val="0"/>
      <w:marRight w:val="0"/>
      <w:marTop w:val="0"/>
      <w:marBottom w:val="0"/>
      <w:divBdr>
        <w:top w:val="none" w:sz="0" w:space="0" w:color="auto"/>
        <w:left w:val="none" w:sz="0" w:space="0" w:color="auto"/>
        <w:bottom w:val="none" w:sz="0" w:space="0" w:color="auto"/>
        <w:right w:val="none" w:sz="0" w:space="0" w:color="auto"/>
      </w:divBdr>
      <w:divsChild>
        <w:div w:id="257913069">
          <w:marLeft w:val="640"/>
          <w:marRight w:val="0"/>
          <w:marTop w:val="0"/>
          <w:marBottom w:val="0"/>
          <w:divBdr>
            <w:top w:val="none" w:sz="0" w:space="0" w:color="auto"/>
            <w:left w:val="none" w:sz="0" w:space="0" w:color="auto"/>
            <w:bottom w:val="none" w:sz="0" w:space="0" w:color="auto"/>
            <w:right w:val="none" w:sz="0" w:space="0" w:color="auto"/>
          </w:divBdr>
        </w:div>
        <w:div w:id="491607137">
          <w:marLeft w:val="640"/>
          <w:marRight w:val="0"/>
          <w:marTop w:val="0"/>
          <w:marBottom w:val="0"/>
          <w:divBdr>
            <w:top w:val="none" w:sz="0" w:space="0" w:color="auto"/>
            <w:left w:val="none" w:sz="0" w:space="0" w:color="auto"/>
            <w:bottom w:val="none" w:sz="0" w:space="0" w:color="auto"/>
            <w:right w:val="none" w:sz="0" w:space="0" w:color="auto"/>
          </w:divBdr>
        </w:div>
        <w:div w:id="766344664">
          <w:marLeft w:val="640"/>
          <w:marRight w:val="0"/>
          <w:marTop w:val="0"/>
          <w:marBottom w:val="0"/>
          <w:divBdr>
            <w:top w:val="none" w:sz="0" w:space="0" w:color="auto"/>
            <w:left w:val="none" w:sz="0" w:space="0" w:color="auto"/>
            <w:bottom w:val="none" w:sz="0" w:space="0" w:color="auto"/>
            <w:right w:val="none" w:sz="0" w:space="0" w:color="auto"/>
          </w:divBdr>
        </w:div>
        <w:div w:id="1140423604">
          <w:marLeft w:val="640"/>
          <w:marRight w:val="0"/>
          <w:marTop w:val="0"/>
          <w:marBottom w:val="0"/>
          <w:divBdr>
            <w:top w:val="none" w:sz="0" w:space="0" w:color="auto"/>
            <w:left w:val="none" w:sz="0" w:space="0" w:color="auto"/>
            <w:bottom w:val="none" w:sz="0" w:space="0" w:color="auto"/>
            <w:right w:val="none" w:sz="0" w:space="0" w:color="auto"/>
          </w:divBdr>
        </w:div>
        <w:div w:id="124735409">
          <w:marLeft w:val="640"/>
          <w:marRight w:val="0"/>
          <w:marTop w:val="0"/>
          <w:marBottom w:val="0"/>
          <w:divBdr>
            <w:top w:val="none" w:sz="0" w:space="0" w:color="auto"/>
            <w:left w:val="none" w:sz="0" w:space="0" w:color="auto"/>
            <w:bottom w:val="none" w:sz="0" w:space="0" w:color="auto"/>
            <w:right w:val="none" w:sz="0" w:space="0" w:color="auto"/>
          </w:divBdr>
        </w:div>
        <w:div w:id="1740252067">
          <w:marLeft w:val="640"/>
          <w:marRight w:val="0"/>
          <w:marTop w:val="0"/>
          <w:marBottom w:val="0"/>
          <w:divBdr>
            <w:top w:val="none" w:sz="0" w:space="0" w:color="auto"/>
            <w:left w:val="none" w:sz="0" w:space="0" w:color="auto"/>
            <w:bottom w:val="none" w:sz="0" w:space="0" w:color="auto"/>
            <w:right w:val="none" w:sz="0" w:space="0" w:color="auto"/>
          </w:divBdr>
        </w:div>
        <w:div w:id="2084984089">
          <w:marLeft w:val="640"/>
          <w:marRight w:val="0"/>
          <w:marTop w:val="0"/>
          <w:marBottom w:val="0"/>
          <w:divBdr>
            <w:top w:val="none" w:sz="0" w:space="0" w:color="auto"/>
            <w:left w:val="none" w:sz="0" w:space="0" w:color="auto"/>
            <w:bottom w:val="none" w:sz="0" w:space="0" w:color="auto"/>
            <w:right w:val="none" w:sz="0" w:space="0" w:color="auto"/>
          </w:divBdr>
        </w:div>
        <w:div w:id="371685853">
          <w:marLeft w:val="640"/>
          <w:marRight w:val="0"/>
          <w:marTop w:val="0"/>
          <w:marBottom w:val="0"/>
          <w:divBdr>
            <w:top w:val="none" w:sz="0" w:space="0" w:color="auto"/>
            <w:left w:val="none" w:sz="0" w:space="0" w:color="auto"/>
            <w:bottom w:val="none" w:sz="0" w:space="0" w:color="auto"/>
            <w:right w:val="none" w:sz="0" w:space="0" w:color="auto"/>
          </w:divBdr>
        </w:div>
        <w:div w:id="82385345">
          <w:marLeft w:val="640"/>
          <w:marRight w:val="0"/>
          <w:marTop w:val="0"/>
          <w:marBottom w:val="0"/>
          <w:divBdr>
            <w:top w:val="none" w:sz="0" w:space="0" w:color="auto"/>
            <w:left w:val="none" w:sz="0" w:space="0" w:color="auto"/>
            <w:bottom w:val="none" w:sz="0" w:space="0" w:color="auto"/>
            <w:right w:val="none" w:sz="0" w:space="0" w:color="auto"/>
          </w:divBdr>
        </w:div>
        <w:div w:id="99768068">
          <w:marLeft w:val="640"/>
          <w:marRight w:val="0"/>
          <w:marTop w:val="0"/>
          <w:marBottom w:val="0"/>
          <w:divBdr>
            <w:top w:val="none" w:sz="0" w:space="0" w:color="auto"/>
            <w:left w:val="none" w:sz="0" w:space="0" w:color="auto"/>
            <w:bottom w:val="none" w:sz="0" w:space="0" w:color="auto"/>
            <w:right w:val="none" w:sz="0" w:space="0" w:color="auto"/>
          </w:divBdr>
        </w:div>
        <w:div w:id="833493658">
          <w:marLeft w:val="640"/>
          <w:marRight w:val="0"/>
          <w:marTop w:val="0"/>
          <w:marBottom w:val="0"/>
          <w:divBdr>
            <w:top w:val="none" w:sz="0" w:space="0" w:color="auto"/>
            <w:left w:val="none" w:sz="0" w:space="0" w:color="auto"/>
            <w:bottom w:val="none" w:sz="0" w:space="0" w:color="auto"/>
            <w:right w:val="none" w:sz="0" w:space="0" w:color="auto"/>
          </w:divBdr>
        </w:div>
        <w:div w:id="1300304128">
          <w:marLeft w:val="640"/>
          <w:marRight w:val="0"/>
          <w:marTop w:val="0"/>
          <w:marBottom w:val="0"/>
          <w:divBdr>
            <w:top w:val="none" w:sz="0" w:space="0" w:color="auto"/>
            <w:left w:val="none" w:sz="0" w:space="0" w:color="auto"/>
            <w:bottom w:val="none" w:sz="0" w:space="0" w:color="auto"/>
            <w:right w:val="none" w:sz="0" w:space="0" w:color="auto"/>
          </w:divBdr>
        </w:div>
        <w:div w:id="1670713936">
          <w:marLeft w:val="640"/>
          <w:marRight w:val="0"/>
          <w:marTop w:val="0"/>
          <w:marBottom w:val="0"/>
          <w:divBdr>
            <w:top w:val="none" w:sz="0" w:space="0" w:color="auto"/>
            <w:left w:val="none" w:sz="0" w:space="0" w:color="auto"/>
            <w:bottom w:val="none" w:sz="0" w:space="0" w:color="auto"/>
            <w:right w:val="none" w:sz="0" w:space="0" w:color="auto"/>
          </w:divBdr>
        </w:div>
        <w:div w:id="189729663">
          <w:marLeft w:val="640"/>
          <w:marRight w:val="0"/>
          <w:marTop w:val="0"/>
          <w:marBottom w:val="0"/>
          <w:divBdr>
            <w:top w:val="none" w:sz="0" w:space="0" w:color="auto"/>
            <w:left w:val="none" w:sz="0" w:space="0" w:color="auto"/>
            <w:bottom w:val="none" w:sz="0" w:space="0" w:color="auto"/>
            <w:right w:val="none" w:sz="0" w:space="0" w:color="auto"/>
          </w:divBdr>
        </w:div>
        <w:div w:id="1880509955">
          <w:marLeft w:val="640"/>
          <w:marRight w:val="0"/>
          <w:marTop w:val="0"/>
          <w:marBottom w:val="0"/>
          <w:divBdr>
            <w:top w:val="none" w:sz="0" w:space="0" w:color="auto"/>
            <w:left w:val="none" w:sz="0" w:space="0" w:color="auto"/>
            <w:bottom w:val="none" w:sz="0" w:space="0" w:color="auto"/>
            <w:right w:val="none" w:sz="0" w:space="0" w:color="auto"/>
          </w:divBdr>
        </w:div>
        <w:div w:id="266667283">
          <w:marLeft w:val="640"/>
          <w:marRight w:val="0"/>
          <w:marTop w:val="0"/>
          <w:marBottom w:val="0"/>
          <w:divBdr>
            <w:top w:val="none" w:sz="0" w:space="0" w:color="auto"/>
            <w:left w:val="none" w:sz="0" w:space="0" w:color="auto"/>
            <w:bottom w:val="none" w:sz="0" w:space="0" w:color="auto"/>
            <w:right w:val="none" w:sz="0" w:space="0" w:color="auto"/>
          </w:divBdr>
        </w:div>
        <w:div w:id="1132210288">
          <w:marLeft w:val="640"/>
          <w:marRight w:val="0"/>
          <w:marTop w:val="0"/>
          <w:marBottom w:val="0"/>
          <w:divBdr>
            <w:top w:val="none" w:sz="0" w:space="0" w:color="auto"/>
            <w:left w:val="none" w:sz="0" w:space="0" w:color="auto"/>
            <w:bottom w:val="none" w:sz="0" w:space="0" w:color="auto"/>
            <w:right w:val="none" w:sz="0" w:space="0" w:color="auto"/>
          </w:divBdr>
        </w:div>
        <w:div w:id="175505626">
          <w:marLeft w:val="640"/>
          <w:marRight w:val="0"/>
          <w:marTop w:val="0"/>
          <w:marBottom w:val="0"/>
          <w:divBdr>
            <w:top w:val="none" w:sz="0" w:space="0" w:color="auto"/>
            <w:left w:val="none" w:sz="0" w:space="0" w:color="auto"/>
            <w:bottom w:val="none" w:sz="0" w:space="0" w:color="auto"/>
            <w:right w:val="none" w:sz="0" w:space="0" w:color="auto"/>
          </w:divBdr>
        </w:div>
        <w:div w:id="296683771">
          <w:marLeft w:val="640"/>
          <w:marRight w:val="0"/>
          <w:marTop w:val="0"/>
          <w:marBottom w:val="0"/>
          <w:divBdr>
            <w:top w:val="none" w:sz="0" w:space="0" w:color="auto"/>
            <w:left w:val="none" w:sz="0" w:space="0" w:color="auto"/>
            <w:bottom w:val="none" w:sz="0" w:space="0" w:color="auto"/>
            <w:right w:val="none" w:sz="0" w:space="0" w:color="auto"/>
          </w:divBdr>
        </w:div>
        <w:div w:id="79567593">
          <w:marLeft w:val="640"/>
          <w:marRight w:val="0"/>
          <w:marTop w:val="0"/>
          <w:marBottom w:val="0"/>
          <w:divBdr>
            <w:top w:val="none" w:sz="0" w:space="0" w:color="auto"/>
            <w:left w:val="none" w:sz="0" w:space="0" w:color="auto"/>
            <w:bottom w:val="none" w:sz="0" w:space="0" w:color="auto"/>
            <w:right w:val="none" w:sz="0" w:space="0" w:color="auto"/>
          </w:divBdr>
        </w:div>
        <w:div w:id="1986661794">
          <w:marLeft w:val="640"/>
          <w:marRight w:val="0"/>
          <w:marTop w:val="0"/>
          <w:marBottom w:val="0"/>
          <w:divBdr>
            <w:top w:val="none" w:sz="0" w:space="0" w:color="auto"/>
            <w:left w:val="none" w:sz="0" w:space="0" w:color="auto"/>
            <w:bottom w:val="none" w:sz="0" w:space="0" w:color="auto"/>
            <w:right w:val="none" w:sz="0" w:space="0" w:color="auto"/>
          </w:divBdr>
        </w:div>
        <w:div w:id="2017994352">
          <w:marLeft w:val="640"/>
          <w:marRight w:val="0"/>
          <w:marTop w:val="0"/>
          <w:marBottom w:val="0"/>
          <w:divBdr>
            <w:top w:val="none" w:sz="0" w:space="0" w:color="auto"/>
            <w:left w:val="none" w:sz="0" w:space="0" w:color="auto"/>
            <w:bottom w:val="none" w:sz="0" w:space="0" w:color="auto"/>
            <w:right w:val="none" w:sz="0" w:space="0" w:color="auto"/>
          </w:divBdr>
        </w:div>
        <w:div w:id="791827029">
          <w:marLeft w:val="640"/>
          <w:marRight w:val="0"/>
          <w:marTop w:val="0"/>
          <w:marBottom w:val="0"/>
          <w:divBdr>
            <w:top w:val="none" w:sz="0" w:space="0" w:color="auto"/>
            <w:left w:val="none" w:sz="0" w:space="0" w:color="auto"/>
            <w:bottom w:val="none" w:sz="0" w:space="0" w:color="auto"/>
            <w:right w:val="none" w:sz="0" w:space="0" w:color="auto"/>
          </w:divBdr>
        </w:div>
        <w:div w:id="942878432">
          <w:marLeft w:val="640"/>
          <w:marRight w:val="0"/>
          <w:marTop w:val="0"/>
          <w:marBottom w:val="0"/>
          <w:divBdr>
            <w:top w:val="none" w:sz="0" w:space="0" w:color="auto"/>
            <w:left w:val="none" w:sz="0" w:space="0" w:color="auto"/>
            <w:bottom w:val="none" w:sz="0" w:space="0" w:color="auto"/>
            <w:right w:val="none" w:sz="0" w:space="0" w:color="auto"/>
          </w:divBdr>
        </w:div>
        <w:div w:id="1372071248">
          <w:marLeft w:val="640"/>
          <w:marRight w:val="0"/>
          <w:marTop w:val="0"/>
          <w:marBottom w:val="0"/>
          <w:divBdr>
            <w:top w:val="none" w:sz="0" w:space="0" w:color="auto"/>
            <w:left w:val="none" w:sz="0" w:space="0" w:color="auto"/>
            <w:bottom w:val="none" w:sz="0" w:space="0" w:color="auto"/>
            <w:right w:val="none" w:sz="0" w:space="0" w:color="auto"/>
          </w:divBdr>
        </w:div>
        <w:div w:id="248465111">
          <w:marLeft w:val="640"/>
          <w:marRight w:val="0"/>
          <w:marTop w:val="0"/>
          <w:marBottom w:val="0"/>
          <w:divBdr>
            <w:top w:val="none" w:sz="0" w:space="0" w:color="auto"/>
            <w:left w:val="none" w:sz="0" w:space="0" w:color="auto"/>
            <w:bottom w:val="none" w:sz="0" w:space="0" w:color="auto"/>
            <w:right w:val="none" w:sz="0" w:space="0" w:color="auto"/>
          </w:divBdr>
        </w:div>
        <w:div w:id="1722361318">
          <w:marLeft w:val="640"/>
          <w:marRight w:val="0"/>
          <w:marTop w:val="0"/>
          <w:marBottom w:val="0"/>
          <w:divBdr>
            <w:top w:val="none" w:sz="0" w:space="0" w:color="auto"/>
            <w:left w:val="none" w:sz="0" w:space="0" w:color="auto"/>
            <w:bottom w:val="none" w:sz="0" w:space="0" w:color="auto"/>
            <w:right w:val="none" w:sz="0" w:space="0" w:color="auto"/>
          </w:divBdr>
        </w:div>
        <w:div w:id="1986229267">
          <w:marLeft w:val="640"/>
          <w:marRight w:val="0"/>
          <w:marTop w:val="0"/>
          <w:marBottom w:val="0"/>
          <w:divBdr>
            <w:top w:val="none" w:sz="0" w:space="0" w:color="auto"/>
            <w:left w:val="none" w:sz="0" w:space="0" w:color="auto"/>
            <w:bottom w:val="none" w:sz="0" w:space="0" w:color="auto"/>
            <w:right w:val="none" w:sz="0" w:space="0" w:color="auto"/>
          </w:divBdr>
        </w:div>
        <w:div w:id="1505590239">
          <w:marLeft w:val="640"/>
          <w:marRight w:val="0"/>
          <w:marTop w:val="0"/>
          <w:marBottom w:val="0"/>
          <w:divBdr>
            <w:top w:val="none" w:sz="0" w:space="0" w:color="auto"/>
            <w:left w:val="none" w:sz="0" w:space="0" w:color="auto"/>
            <w:bottom w:val="none" w:sz="0" w:space="0" w:color="auto"/>
            <w:right w:val="none" w:sz="0" w:space="0" w:color="auto"/>
          </w:divBdr>
        </w:div>
        <w:div w:id="792595118">
          <w:marLeft w:val="640"/>
          <w:marRight w:val="0"/>
          <w:marTop w:val="0"/>
          <w:marBottom w:val="0"/>
          <w:divBdr>
            <w:top w:val="none" w:sz="0" w:space="0" w:color="auto"/>
            <w:left w:val="none" w:sz="0" w:space="0" w:color="auto"/>
            <w:bottom w:val="none" w:sz="0" w:space="0" w:color="auto"/>
            <w:right w:val="none" w:sz="0" w:space="0" w:color="auto"/>
          </w:divBdr>
        </w:div>
        <w:div w:id="1845053239">
          <w:marLeft w:val="640"/>
          <w:marRight w:val="0"/>
          <w:marTop w:val="0"/>
          <w:marBottom w:val="0"/>
          <w:divBdr>
            <w:top w:val="none" w:sz="0" w:space="0" w:color="auto"/>
            <w:left w:val="none" w:sz="0" w:space="0" w:color="auto"/>
            <w:bottom w:val="none" w:sz="0" w:space="0" w:color="auto"/>
            <w:right w:val="none" w:sz="0" w:space="0" w:color="auto"/>
          </w:divBdr>
        </w:div>
        <w:div w:id="1651864152">
          <w:marLeft w:val="640"/>
          <w:marRight w:val="0"/>
          <w:marTop w:val="0"/>
          <w:marBottom w:val="0"/>
          <w:divBdr>
            <w:top w:val="none" w:sz="0" w:space="0" w:color="auto"/>
            <w:left w:val="none" w:sz="0" w:space="0" w:color="auto"/>
            <w:bottom w:val="none" w:sz="0" w:space="0" w:color="auto"/>
            <w:right w:val="none" w:sz="0" w:space="0" w:color="auto"/>
          </w:divBdr>
        </w:div>
        <w:div w:id="2000649071">
          <w:marLeft w:val="640"/>
          <w:marRight w:val="0"/>
          <w:marTop w:val="0"/>
          <w:marBottom w:val="0"/>
          <w:divBdr>
            <w:top w:val="none" w:sz="0" w:space="0" w:color="auto"/>
            <w:left w:val="none" w:sz="0" w:space="0" w:color="auto"/>
            <w:bottom w:val="none" w:sz="0" w:space="0" w:color="auto"/>
            <w:right w:val="none" w:sz="0" w:space="0" w:color="auto"/>
          </w:divBdr>
        </w:div>
        <w:div w:id="1483035283">
          <w:marLeft w:val="640"/>
          <w:marRight w:val="0"/>
          <w:marTop w:val="0"/>
          <w:marBottom w:val="0"/>
          <w:divBdr>
            <w:top w:val="none" w:sz="0" w:space="0" w:color="auto"/>
            <w:left w:val="none" w:sz="0" w:space="0" w:color="auto"/>
            <w:bottom w:val="none" w:sz="0" w:space="0" w:color="auto"/>
            <w:right w:val="none" w:sz="0" w:space="0" w:color="auto"/>
          </w:divBdr>
        </w:div>
        <w:div w:id="407465235">
          <w:marLeft w:val="640"/>
          <w:marRight w:val="0"/>
          <w:marTop w:val="0"/>
          <w:marBottom w:val="0"/>
          <w:divBdr>
            <w:top w:val="none" w:sz="0" w:space="0" w:color="auto"/>
            <w:left w:val="none" w:sz="0" w:space="0" w:color="auto"/>
            <w:bottom w:val="none" w:sz="0" w:space="0" w:color="auto"/>
            <w:right w:val="none" w:sz="0" w:space="0" w:color="auto"/>
          </w:divBdr>
        </w:div>
        <w:div w:id="843860872">
          <w:marLeft w:val="640"/>
          <w:marRight w:val="0"/>
          <w:marTop w:val="0"/>
          <w:marBottom w:val="0"/>
          <w:divBdr>
            <w:top w:val="none" w:sz="0" w:space="0" w:color="auto"/>
            <w:left w:val="none" w:sz="0" w:space="0" w:color="auto"/>
            <w:bottom w:val="none" w:sz="0" w:space="0" w:color="auto"/>
            <w:right w:val="none" w:sz="0" w:space="0" w:color="auto"/>
          </w:divBdr>
        </w:div>
      </w:divsChild>
    </w:div>
    <w:div w:id="2054035742">
      <w:bodyDiv w:val="1"/>
      <w:marLeft w:val="0"/>
      <w:marRight w:val="0"/>
      <w:marTop w:val="0"/>
      <w:marBottom w:val="0"/>
      <w:divBdr>
        <w:top w:val="none" w:sz="0" w:space="0" w:color="auto"/>
        <w:left w:val="none" w:sz="0" w:space="0" w:color="auto"/>
        <w:bottom w:val="none" w:sz="0" w:space="0" w:color="auto"/>
        <w:right w:val="none" w:sz="0" w:space="0" w:color="auto"/>
      </w:divBdr>
      <w:divsChild>
        <w:div w:id="1544052573">
          <w:marLeft w:val="640"/>
          <w:marRight w:val="0"/>
          <w:marTop w:val="0"/>
          <w:marBottom w:val="0"/>
          <w:divBdr>
            <w:top w:val="none" w:sz="0" w:space="0" w:color="auto"/>
            <w:left w:val="none" w:sz="0" w:space="0" w:color="auto"/>
            <w:bottom w:val="none" w:sz="0" w:space="0" w:color="auto"/>
            <w:right w:val="none" w:sz="0" w:space="0" w:color="auto"/>
          </w:divBdr>
        </w:div>
        <w:div w:id="570041606">
          <w:marLeft w:val="640"/>
          <w:marRight w:val="0"/>
          <w:marTop w:val="0"/>
          <w:marBottom w:val="0"/>
          <w:divBdr>
            <w:top w:val="none" w:sz="0" w:space="0" w:color="auto"/>
            <w:left w:val="none" w:sz="0" w:space="0" w:color="auto"/>
            <w:bottom w:val="none" w:sz="0" w:space="0" w:color="auto"/>
            <w:right w:val="none" w:sz="0" w:space="0" w:color="auto"/>
          </w:divBdr>
        </w:div>
        <w:div w:id="124467077">
          <w:marLeft w:val="640"/>
          <w:marRight w:val="0"/>
          <w:marTop w:val="0"/>
          <w:marBottom w:val="0"/>
          <w:divBdr>
            <w:top w:val="none" w:sz="0" w:space="0" w:color="auto"/>
            <w:left w:val="none" w:sz="0" w:space="0" w:color="auto"/>
            <w:bottom w:val="none" w:sz="0" w:space="0" w:color="auto"/>
            <w:right w:val="none" w:sz="0" w:space="0" w:color="auto"/>
          </w:divBdr>
        </w:div>
        <w:div w:id="684015928">
          <w:marLeft w:val="640"/>
          <w:marRight w:val="0"/>
          <w:marTop w:val="0"/>
          <w:marBottom w:val="0"/>
          <w:divBdr>
            <w:top w:val="none" w:sz="0" w:space="0" w:color="auto"/>
            <w:left w:val="none" w:sz="0" w:space="0" w:color="auto"/>
            <w:bottom w:val="none" w:sz="0" w:space="0" w:color="auto"/>
            <w:right w:val="none" w:sz="0" w:space="0" w:color="auto"/>
          </w:divBdr>
        </w:div>
        <w:div w:id="1318994245">
          <w:marLeft w:val="640"/>
          <w:marRight w:val="0"/>
          <w:marTop w:val="0"/>
          <w:marBottom w:val="0"/>
          <w:divBdr>
            <w:top w:val="none" w:sz="0" w:space="0" w:color="auto"/>
            <w:left w:val="none" w:sz="0" w:space="0" w:color="auto"/>
            <w:bottom w:val="none" w:sz="0" w:space="0" w:color="auto"/>
            <w:right w:val="none" w:sz="0" w:space="0" w:color="auto"/>
          </w:divBdr>
        </w:div>
        <w:div w:id="1343750673">
          <w:marLeft w:val="640"/>
          <w:marRight w:val="0"/>
          <w:marTop w:val="0"/>
          <w:marBottom w:val="0"/>
          <w:divBdr>
            <w:top w:val="none" w:sz="0" w:space="0" w:color="auto"/>
            <w:left w:val="none" w:sz="0" w:space="0" w:color="auto"/>
            <w:bottom w:val="none" w:sz="0" w:space="0" w:color="auto"/>
            <w:right w:val="none" w:sz="0" w:space="0" w:color="auto"/>
          </w:divBdr>
        </w:div>
        <w:div w:id="1367020670">
          <w:marLeft w:val="640"/>
          <w:marRight w:val="0"/>
          <w:marTop w:val="0"/>
          <w:marBottom w:val="0"/>
          <w:divBdr>
            <w:top w:val="none" w:sz="0" w:space="0" w:color="auto"/>
            <w:left w:val="none" w:sz="0" w:space="0" w:color="auto"/>
            <w:bottom w:val="none" w:sz="0" w:space="0" w:color="auto"/>
            <w:right w:val="none" w:sz="0" w:space="0" w:color="auto"/>
          </w:divBdr>
        </w:div>
        <w:div w:id="1456367527">
          <w:marLeft w:val="640"/>
          <w:marRight w:val="0"/>
          <w:marTop w:val="0"/>
          <w:marBottom w:val="0"/>
          <w:divBdr>
            <w:top w:val="none" w:sz="0" w:space="0" w:color="auto"/>
            <w:left w:val="none" w:sz="0" w:space="0" w:color="auto"/>
            <w:bottom w:val="none" w:sz="0" w:space="0" w:color="auto"/>
            <w:right w:val="none" w:sz="0" w:space="0" w:color="auto"/>
          </w:divBdr>
        </w:div>
        <w:div w:id="1212838509">
          <w:marLeft w:val="640"/>
          <w:marRight w:val="0"/>
          <w:marTop w:val="0"/>
          <w:marBottom w:val="0"/>
          <w:divBdr>
            <w:top w:val="none" w:sz="0" w:space="0" w:color="auto"/>
            <w:left w:val="none" w:sz="0" w:space="0" w:color="auto"/>
            <w:bottom w:val="none" w:sz="0" w:space="0" w:color="auto"/>
            <w:right w:val="none" w:sz="0" w:space="0" w:color="auto"/>
          </w:divBdr>
        </w:div>
        <w:div w:id="1541236320">
          <w:marLeft w:val="640"/>
          <w:marRight w:val="0"/>
          <w:marTop w:val="0"/>
          <w:marBottom w:val="0"/>
          <w:divBdr>
            <w:top w:val="none" w:sz="0" w:space="0" w:color="auto"/>
            <w:left w:val="none" w:sz="0" w:space="0" w:color="auto"/>
            <w:bottom w:val="none" w:sz="0" w:space="0" w:color="auto"/>
            <w:right w:val="none" w:sz="0" w:space="0" w:color="auto"/>
          </w:divBdr>
        </w:div>
        <w:div w:id="583103095">
          <w:marLeft w:val="640"/>
          <w:marRight w:val="0"/>
          <w:marTop w:val="0"/>
          <w:marBottom w:val="0"/>
          <w:divBdr>
            <w:top w:val="none" w:sz="0" w:space="0" w:color="auto"/>
            <w:left w:val="none" w:sz="0" w:space="0" w:color="auto"/>
            <w:bottom w:val="none" w:sz="0" w:space="0" w:color="auto"/>
            <w:right w:val="none" w:sz="0" w:space="0" w:color="auto"/>
          </w:divBdr>
        </w:div>
        <w:div w:id="1883471870">
          <w:marLeft w:val="640"/>
          <w:marRight w:val="0"/>
          <w:marTop w:val="0"/>
          <w:marBottom w:val="0"/>
          <w:divBdr>
            <w:top w:val="none" w:sz="0" w:space="0" w:color="auto"/>
            <w:left w:val="none" w:sz="0" w:space="0" w:color="auto"/>
            <w:bottom w:val="none" w:sz="0" w:space="0" w:color="auto"/>
            <w:right w:val="none" w:sz="0" w:space="0" w:color="auto"/>
          </w:divBdr>
        </w:div>
        <w:div w:id="256525319">
          <w:marLeft w:val="640"/>
          <w:marRight w:val="0"/>
          <w:marTop w:val="0"/>
          <w:marBottom w:val="0"/>
          <w:divBdr>
            <w:top w:val="none" w:sz="0" w:space="0" w:color="auto"/>
            <w:left w:val="none" w:sz="0" w:space="0" w:color="auto"/>
            <w:bottom w:val="none" w:sz="0" w:space="0" w:color="auto"/>
            <w:right w:val="none" w:sz="0" w:space="0" w:color="auto"/>
          </w:divBdr>
        </w:div>
        <w:div w:id="61102309">
          <w:marLeft w:val="640"/>
          <w:marRight w:val="0"/>
          <w:marTop w:val="0"/>
          <w:marBottom w:val="0"/>
          <w:divBdr>
            <w:top w:val="none" w:sz="0" w:space="0" w:color="auto"/>
            <w:left w:val="none" w:sz="0" w:space="0" w:color="auto"/>
            <w:bottom w:val="none" w:sz="0" w:space="0" w:color="auto"/>
            <w:right w:val="none" w:sz="0" w:space="0" w:color="auto"/>
          </w:divBdr>
        </w:div>
        <w:div w:id="1851800139">
          <w:marLeft w:val="640"/>
          <w:marRight w:val="0"/>
          <w:marTop w:val="0"/>
          <w:marBottom w:val="0"/>
          <w:divBdr>
            <w:top w:val="none" w:sz="0" w:space="0" w:color="auto"/>
            <w:left w:val="none" w:sz="0" w:space="0" w:color="auto"/>
            <w:bottom w:val="none" w:sz="0" w:space="0" w:color="auto"/>
            <w:right w:val="none" w:sz="0" w:space="0" w:color="auto"/>
          </w:divBdr>
        </w:div>
        <w:div w:id="177931221">
          <w:marLeft w:val="640"/>
          <w:marRight w:val="0"/>
          <w:marTop w:val="0"/>
          <w:marBottom w:val="0"/>
          <w:divBdr>
            <w:top w:val="none" w:sz="0" w:space="0" w:color="auto"/>
            <w:left w:val="none" w:sz="0" w:space="0" w:color="auto"/>
            <w:bottom w:val="none" w:sz="0" w:space="0" w:color="auto"/>
            <w:right w:val="none" w:sz="0" w:space="0" w:color="auto"/>
          </w:divBdr>
        </w:div>
        <w:div w:id="180365521">
          <w:marLeft w:val="640"/>
          <w:marRight w:val="0"/>
          <w:marTop w:val="0"/>
          <w:marBottom w:val="0"/>
          <w:divBdr>
            <w:top w:val="none" w:sz="0" w:space="0" w:color="auto"/>
            <w:left w:val="none" w:sz="0" w:space="0" w:color="auto"/>
            <w:bottom w:val="none" w:sz="0" w:space="0" w:color="auto"/>
            <w:right w:val="none" w:sz="0" w:space="0" w:color="auto"/>
          </w:divBdr>
        </w:div>
        <w:div w:id="406533399">
          <w:marLeft w:val="640"/>
          <w:marRight w:val="0"/>
          <w:marTop w:val="0"/>
          <w:marBottom w:val="0"/>
          <w:divBdr>
            <w:top w:val="none" w:sz="0" w:space="0" w:color="auto"/>
            <w:left w:val="none" w:sz="0" w:space="0" w:color="auto"/>
            <w:bottom w:val="none" w:sz="0" w:space="0" w:color="auto"/>
            <w:right w:val="none" w:sz="0" w:space="0" w:color="auto"/>
          </w:divBdr>
        </w:div>
        <w:div w:id="1767457497">
          <w:marLeft w:val="640"/>
          <w:marRight w:val="0"/>
          <w:marTop w:val="0"/>
          <w:marBottom w:val="0"/>
          <w:divBdr>
            <w:top w:val="none" w:sz="0" w:space="0" w:color="auto"/>
            <w:left w:val="none" w:sz="0" w:space="0" w:color="auto"/>
            <w:bottom w:val="none" w:sz="0" w:space="0" w:color="auto"/>
            <w:right w:val="none" w:sz="0" w:space="0" w:color="auto"/>
          </w:divBdr>
        </w:div>
        <w:div w:id="515073008">
          <w:marLeft w:val="640"/>
          <w:marRight w:val="0"/>
          <w:marTop w:val="0"/>
          <w:marBottom w:val="0"/>
          <w:divBdr>
            <w:top w:val="none" w:sz="0" w:space="0" w:color="auto"/>
            <w:left w:val="none" w:sz="0" w:space="0" w:color="auto"/>
            <w:bottom w:val="none" w:sz="0" w:space="0" w:color="auto"/>
            <w:right w:val="none" w:sz="0" w:space="0" w:color="auto"/>
          </w:divBdr>
        </w:div>
        <w:div w:id="1773745994">
          <w:marLeft w:val="640"/>
          <w:marRight w:val="0"/>
          <w:marTop w:val="0"/>
          <w:marBottom w:val="0"/>
          <w:divBdr>
            <w:top w:val="none" w:sz="0" w:space="0" w:color="auto"/>
            <w:left w:val="none" w:sz="0" w:space="0" w:color="auto"/>
            <w:bottom w:val="none" w:sz="0" w:space="0" w:color="auto"/>
            <w:right w:val="none" w:sz="0" w:space="0" w:color="auto"/>
          </w:divBdr>
        </w:div>
        <w:div w:id="803036277">
          <w:marLeft w:val="640"/>
          <w:marRight w:val="0"/>
          <w:marTop w:val="0"/>
          <w:marBottom w:val="0"/>
          <w:divBdr>
            <w:top w:val="none" w:sz="0" w:space="0" w:color="auto"/>
            <w:left w:val="none" w:sz="0" w:space="0" w:color="auto"/>
            <w:bottom w:val="none" w:sz="0" w:space="0" w:color="auto"/>
            <w:right w:val="none" w:sz="0" w:space="0" w:color="auto"/>
          </w:divBdr>
        </w:div>
        <w:div w:id="1498577046">
          <w:marLeft w:val="640"/>
          <w:marRight w:val="0"/>
          <w:marTop w:val="0"/>
          <w:marBottom w:val="0"/>
          <w:divBdr>
            <w:top w:val="none" w:sz="0" w:space="0" w:color="auto"/>
            <w:left w:val="none" w:sz="0" w:space="0" w:color="auto"/>
            <w:bottom w:val="none" w:sz="0" w:space="0" w:color="auto"/>
            <w:right w:val="none" w:sz="0" w:space="0" w:color="auto"/>
          </w:divBdr>
        </w:div>
        <w:div w:id="200093289">
          <w:marLeft w:val="640"/>
          <w:marRight w:val="0"/>
          <w:marTop w:val="0"/>
          <w:marBottom w:val="0"/>
          <w:divBdr>
            <w:top w:val="none" w:sz="0" w:space="0" w:color="auto"/>
            <w:left w:val="none" w:sz="0" w:space="0" w:color="auto"/>
            <w:bottom w:val="none" w:sz="0" w:space="0" w:color="auto"/>
            <w:right w:val="none" w:sz="0" w:space="0" w:color="auto"/>
          </w:divBdr>
        </w:div>
        <w:div w:id="957492266">
          <w:marLeft w:val="640"/>
          <w:marRight w:val="0"/>
          <w:marTop w:val="0"/>
          <w:marBottom w:val="0"/>
          <w:divBdr>
            <w:top w:val="none" w:sz="0" w:space="0" w:color="auto"/>
            <w:left w:val="none" w:sz="0" w:space="0" w:color="auto"/>
            <w:bottom w:val="none" w:sz="0" w:space="0" w:color="auto"/>
            <w:right w:val="none" w:sz="0" w:space="0" w:color="auto"/>
          </w:divBdr>
        </w:div>
        <w:div w:id="1101685919">
          <w:marLeft w:val="640"/>
          <w:marRight w:val="0"/>
          <w:marTop w:val="0"/>
          <w:marBottom w:val="0"/>
          <w:divBdr>
            <w:top w:val="none" w:sz="0" w:space="0" w:color="auto"/>
            <w:left w:val="none" w:sz="0" w:space="0" w:color="auto"/>
            <w:bottom w:val="none" w:sz="0" w:space="0" w:color="auto"/>
            <w:right w:val="none" w:sz="0" w:space="0" w:color="auto"/>
          </w:divBdr>
        </w:div>
        <w:div w:id="1121337705">
          <w:marLeft w:val="640"/>
          <w:marRight w:val="0"/>
          <w:marTop w:val="0"/>
          <w:marBottom w:val="0"/>
          <w:divBdr>
            <w:top w:val="none" w:sz="0" w:space="0" w:color="auto"/>
            <w:left w:val="none" w:sz="0" w:space="0" w:color="auto"/>
            <w:bottom w:val="none" w:sz="0" w:space="0" w:color="auto"/>
            <w:right w:val="none" w:sz="0" w:space="0" w:color="auto"/>
          </w:divBdr>
        </w:div>
        <w:div w:id="30886401">
          <w:marLeft w:val="640"/>
          <w:marRight w:val="0"/>
          <w:marTop w:val="0"/>
          <w:marBottom w:val="0"/>
          <w:divBdr>
            <w:top w:val="none" w:sz="0" w:space="0" w:color="auto"/>
            <w:left w:val="none" w:sz="0" w:space="0" w:color="auto"/>
            <w:bottom w:val="none" w:sz="0" w:space="0" w:color="auto"/>
            <w:right w:val="none" w:sz="0" w:space="0" w:color="auto"/>
          </w:divBdr>
        </w:div>
        <w:div w:id="1600411817">
          <w:marLeft w:val="640"/>
          <w:marRight w:val="0"/>
          <w:marTop w:val="0"/>
          <w:marBottom w:val="0"/>
          <w:divBdr>
            <w:top w:val="none" w:sz="0" w:space="0" w:color="auto"/>
            <w:left w:val="none" w:sz="0" w:space="0" w:color="auto"/>
            <w:bottom w:val="none" w:sz="0" w:space="0" w:color="auto"/>
            <w:right w:val="none" w:sz="0" w:space="0" w:color="auto"/>
          </w:divBdr>
        </w:div>
        <w:div w:id="1224483157">
          <w:marLeft w:val="640"/>
          <w:marRight w:val="0"/>
          <w:marTop w:val="0"/>
          <w:marBottom w:val="0"/>
          <w:divBdr>
            <w:top w:val="none" w:sz="0" w:space="0" w:color="auto"/>
            <w:left w:val="none" w:sz="0" w:space="0" w:color="auto"/>
            <w:bottom w:val="none" w:sz="0" w:space="0" w:color="auto"/>
            <w:right w:val="none" w:sz="0" w:space="0" w:color="auto"/>
          </w:divBdr>
        </w:div>
        <w:div w:id="1378162919">
          <w:marLeft w:val="640"/>
          <w:marRight w:val="0"/>
          <w:marTop w:val="0"/>
          <w:marBottom w:val="0"/>
          <w:divBdr>
            <w:top w:val="none" w:sz="0" w:space="0" w:color="auto"/>
            <w:left w:val="none" w:sz="0" w:space="0" w:color="auto"/>
            <w:bottom w:val="none" w:sz="0" w:space="0" w:color="auto"/>
            <w:right w:val="none" w:sz="0" w:space="0" w:color="auto"/>
          </w:divBdr>
        </w:div>
        <w:div w:id="370610921">
          <w:marLeft w:val="640"/>
          <w:marRight w:val="0"/>
          <w:marTop w:val="0"/>
          <w:marBottom w:val="0"/>
          <w:divBdr>
            <w:top w:val="none" w:sz="0" w:space="0" w:color="auto"/>
            <w:left w:val="none" w:sz="0" w:space="0" w:color="auto"/>
            <w:bottom w:val="none" w:sz="0" w:space="0" w:color="auto"/>
            <w:right w:val="none" w:sz="0" w:space="0" w:color="auto"/>
          </w:divBdr>
        </w:div>
        <w:div w:id="1059206831">
          <w:marLeft w:val="640"/>
          <w:marRight w:val="0"/>
          <w:marTop w:val="0"/>
          <w:marBottom w:val="0"/>
          <w:divBdr>
            <w:top w:val="none" w:sz="0" w:space="0" w:color="auto"/>
            <w:left w:val="none" w:sz="0" w:space="0" w:color="auto"/>
            <w:bottom w:val="none" w:sz="0" w:space="0" w:color="auto"/>
            <w:right w:val="none" w:sz="0" w:space="0" w:color="auto"/>
          </w:divBdr>
        </w:div>
        <w:div w:id="1868173513">
          <w:marLeft w:val="640"/>
          <w:marRight w:val="0"/>
          <w:marTop w:val="0"/>
          <w:marBottom w:val="0"/>
          <w:divBdr>
            <w:top w:val="none" w:sz="0" w:space="0" w:color="auto"/>
            <w:left w:val="none" w:sz="0" w:space="0" w:color="auto"/>
            <w:bottom w:val="none" w:sz="0" w:space="0" w:color="auto"/>
            <w:right w:val="none" w:sz="0" w:space="0" w:color="auto"/>
          </w:divBdr>
        </w:div>
        <w:div w:id="1490367308">
          <w:marLeft w:val="640"/>
          <w:marRight w:val="0"/>
          <w:marTop w:val="0"/>
          <w:marBottom w:val="0"/>
          <w:divBdr>
            <w:top w:val="none" w:sz="0" w:space="0" w:color="auto"/>
            <w:left w:val="none" w:sz="0" w:space="0" w:color="auto"/>
            <w:bottom w:val="none" w:sz="0" w:space="0" w:color="auto"/>
            <w:right w:val="none" w:sz="0" w:space="0" w:color="auto"/>
          </w:divBdr>
        </w:div>
        <w:div w:id="752434131">
          <w:marLeft w:val="640"/>
          <w:marRight w:val="0"/>
          <w:marTop w:val="0"/>
          <w:marBottom w:val="0"/>
          <w:divBdr>
            <w:top w:val="none" w:sz="0" w:space="0" w:color="auto"/>
            <w:left w:val="none" w:sz="0" w:space="0" w:color="auto"/>
            <w:bottom w:val="none" w:sz="0" w:space="0" w:color="auto"/>
            <w:right w:val="none" w:sz="0" w:space="0" w:color="auto"/>
          </w:divBdr>
        </w:div>
        <w:div w:id="1223953977">
          <w:marLeft w:val="640"/>
          <w:marRight w:val="0"/>
          <w:marTop w:val="0"/>
          <w:marBottom w:val="0"/>
          <w:divBdr>
            <w:top w:val="none" w:sz="0" w:space="0" w:color="auto"/>
            <w:left w:val="none" w:sz="0" w:space="0" w:color="auto"/>
            <w:bottom w:val="none" w:sz="0" w:space="0" w:color="auto"/>
            <w:right w:val="none" w:sz="0" w:space="0" w:color="auto"/>
          </w:divBdr>
        </w:div>
        <w:div w:id="682166427">
          <w:marLeft w:val="640"/>
          <w:marRight w:val="0"/>
          <w:marTop w:val="0"/>
          <w:marBottom w:val="0"/>
          <w:divBdr>
            <w:top w:val="none" w:sz="0" w:space="0" w:color="auto"/>
            <w:left w:val="none" w:sz="0" w:space="0" w:color="auto"/>
            <w:bottom w:val="none" w:sz="0" w:space="0" w:color="auto"/>
            <w:right w:val="none" w:sz="0" w:space="0" w:color="auto"/>
          </w:divBdr>
        </w:div>
        <w:div w:id="1622540824">
          <w:marLeft w:val="640"/>
          <w:marRight w:val="0"/>
          <w:marTop w:val="0"/>
          <w:marBottom w:val="0"/>
          <w:divBdr>
            <w:top w:val="none" w:sz="0" w:space="0" w:color="auto"/>
            <w:left w:val="none" w:sz="0" w:space="0" w:color="auto"/>
            <w:bottom w:val="none" w:sz="0" w:space="0" w:color="auto"/>
            <w:right w:val="none" w:sz="0" w:space="0" w:color="auto"/>
          </w:divBdr>
        </w:div>
        <w:div w:id="128133005">
          <w:marLeft w:val="640"/>
          <w:marRight w:val="0"/>
          <w:marTop w:val="0"/>
          <w:marBottom w:val="0"/>
          <w:divBdr>
            <w:top w:val="none" w:sz="0" w:space="0" w:color="auto"/>
            <w:left w:val="none" w:sz="0" w:space="0" w:color="auto"/>
            <w:bottom w:val="none" w:sz="0" w:space="0" w:color="auto"/>
            <w:right w:val="none" w:sz="0" w:space="0" w:color="auto"/>
          </w:divBdr>
        </w:div>
        <w:div w:id="1219591295">
          <w:marLeft w:val="640"/>
          <w:marRight w:val="0"/>
          <w:marTop w:val="0"/>
          <w:marBottom w:val="0"/>
          <w:divBdr>
            <w:top w:val="none" w:sz="0" w:space="0" w:color="auto"/>
            <w:left w:val="none" w:sz="0" w:space="0" w:color="auto"/>
            <w:bottom w:val="none" w:sz="0" w:space="0" w:color="auto"/>
            <w:right w:val="none" w:sz="0" w:space="0" w:color="auto"/>
          </w:divBdr>
        </w:div>
      </w:divsChild>
    </w:div>
    <w:div w:id="2056852895">
      <w:bodyDiv w:val="1"/>
      <w:marLeft w:val="0"/>
      <w:marRight w:val="0"/>
      <w:marTop w:val="0"/>
      <w:marBottom w:val="0"/>
      <w:divBdr>
        <w:top w:val="none" w:sz="0" w:space="0" w:color="auto"/>
        <w:left w:val="none" w:sz="0" w:space="0" w:color="auto"/>
        <w:bottom w:val="none" w:sz="0" w:space="0" w:color="auto"/>
        <w:right w:val="none" w:sz="0" w:space="0" w:color="auto"/>
      </w:divBdr>
      <w:divsChild>
        <w:div w:id="132060408">
          <w:marLeft w:val="640"/>
          <w:marRight w:val="0"/>
          <w:marTop w:val="0"/>
          <w:marBottom w:val="0"/>
          <w:divBdr>
            <w:top w:val="none" w:sz="0" w:space="0" w:color="auto"/>
            <w:left w:val="none" w:sz="0" w:space="0" w:color="auto"/>
            <w:bottom w:val="none" w:sz="0" w:space="0" w:color="auto"/>
            <w:right w:val="none" w:sz="0" w:space="0" w:color="auto"/>
          </w:divBdr>
        </w:div>
        <w:div w:id="153499451">
          <w:marLeft w:val="640"/>
          <w:marRight w:val="0"/>
          <w:marTop w:val="0"/>
          <w:marBottom w:val="0"/>
          <w:divBdr>
            <w:top w:val="none" w:sz="0" w:space="0" w:color="auto"/>
            <w:left w:val="none" w:sz="0" w:space="0" w:color="auto"/>
            <w:bottom w:val="none" w:sz="0" w:space="0" w:color="auto"/>
            <w:right w:val="none" w:sz="0" w:space="0" w:color="auto"/>
          </w:divBdr>
        </w:div>
        <w:div w:id="318461418">
          <w:marLeft w:val="640"/>
          <w:marRight w:val="0"/>
          <w:marTop w:val="0"/>
          <w:marBottom w:val="0"/>
          <w:divBdr>
            <w:top w:val="none" w:sz="0" w:space="0" w:color="auto"/>
            <w:left w:val="none" w:sz="0" w:space="0" w:color="auto"/>
            <w:bottom w:val="none" w:sz="0" w:space="0" w:color="auto"/>
            <w:right w:val="none" w:sz="0" w:space="0" w:color="auto"/>
          </w:divBdr>
        </w:div>
        <w:div w:id="731734062">
          <w:marLeft w:val="640"/>
          <w:marRight w:val="0"/>
          <w:marTop w:val="0"/>
          <w:marBottom w:val="0"/>
          <w:divBdr>
            <w:top w:val="none" w:sz="0" w:space="0" w:color="auto"/>
            <w:left w:val="none" w:sz="0" w:space="0" w:color="auto"/>
            <w:bottom w:val="none" w:sz="0" w:space="0" w:color="auto"/>
            <w:right w:val="none" w:sz="0" w:space="0" w:color="auto"/>
          </w:divBdr>
        </w:div>
        <w:div w:id="989135881">
          <w:marLeft w:val="640"/>
          <w:marRight w:val="0"/>
          <w:marTop w:val="0"/>
          <w:marBottom w:val="0"/>
          <w:divBdr>
            <w:top w:val="none" w:sz="0" w:space="0" w:color="auto"/>
            <w:left w:val="none" w:sz="0" w:space="0" w:color="auto"/>
            <w:bottom w:val="none" w:sz="0" w:space="0" w:color="auto"/>
            <w:right w:val="none" w:sz="0" w:space="0" w:color="auto"/>
          </w:divBdr>
        </w:div>
        <w:div w:id="1025252811">
          <w:marLeft w:val="640"/>
          <w:marRight w:val="0"/>
          <w:marTop w:val="0"/>
          <w:marBottom w:val="0"/>
          <w:divBdr>
            <w:top w:val="none" w:sz="0" w:space="0" w:color="auto"/>
            <w:left w:val="none" w:sz="0" w:space="0" w:color="auto"/>
            <w:bottom w:val="none" w:sz="0" w:space="0" w:color="auto"/>
            <w:right w:val="none" w:sz="0" w:space="0" w:color="auto"/>
          </w:divBdr>
        </w:div>
        <w:div w:id="1211111759">
          <w:marLeft w:val="640"/>
          <w:marRight w:val="0"/>
          <w:marTop w:val="0"/>
          <w:marBottom w:val="0"/>
          <w:divBdr>
            <w:top w:val="none" w:sz="0" w:space="0" w:color="auto"/>
            <w:left w:val="none" w:sz="0" w:space="0" w:color="auto"/>
            <w:bottom w:val="none" w:sz="0" w:space="0" w:color="auto"/>
            <w:right w:val="none" w:sz="0" w:space="0" w:color="auto"/>
          </w:divBdr>
        </w:div>
        <w:div w:id="1220509186">
          <w:marLeft w:val="640"/>
          <w:marRight w:val="0"/>
          <w:marTop w:val="0"/>
          <w:marBottom w:val="0"/>
          <w:divBdr>
            <w:top w:val="none" w:sz="0" w:space="0" w:color="auto"/>
            <w:left w:val="none" w:sz="0" w:space="0" w:color="auto"/>
            <w:bottom w:val="none" w:sz="0" w:space="0" w:color="auto"/>
            <w:right w:val="none" w:sz="0" w:space="0" w:color="auto"/>
          </w:divBdr>
        </w:div>
        <w:div w:id="1295713120">
          <w:marLeft w:val="640"/>
          <w:marRight w:val="0"/>
          <w:marTop w:val="0"/>
          <w:marBottom w:val="0"/>
          <w:divBdr>
            <w:top w:val="none" w:sz="0" w:space="0" w:color="auto"/>
            <w:left w:val="none" w:sz="0" w:space="0" w:color="auto"/>
            <w:bottom w:val="none" w:sz="0" w:space="0" w:color="auto"/>
            <w:right w:val="none" w:sz="0" w:space="0" w:color="auto"/>
          </w:divBdr>
        </w:div>
        <w:div w:id="1533420836">
          <w:marLeft w:val="640"/>
          <w:marRight w:val="0"/>
          <w:marTop w:val="0"/>
          <w:marBottom w:val="0"/>
          <w:divBdr>
            <w:top w:val="none" w:sz="0" w:space="0" w:color="auto"/>
            <w:left w:val="none" w:sz="0" w:space="0" w:color="auto"/>
            <w:bottom w:val="none" w:sz="0" w:space="0" w:color="auto"/>
            <w:right w:val="none" w:sz="0" w:space="0" w:color="auto"/>
          </w:divBdr>
        </w:div>
        <w:div w:id="1759475195">
          <w:marLeft w:val="640"/>
          <w:marRight w:val="0"/>
          <w:marTop w:val="0"/>
          <w:marBottom w:val="0"/>
          <w:divBdr>
            <w:top w:val="none" w:sz="0" w:space="0" w:color="auto"/>
            <w:left w:val="none" w:sz="0" w:space="0" w:color="auto"/>
            <w:bottom w:val="none" w:sz="0" w:space="0" w:color="auto"/>
            <w:right w:val="none" w:sz="0" w:space="0" w:color="auto"/>
          </w:divBdr>
        </w:div>
        <w:div w:id="1854538243">
          <w:marLeft w:val="640"/>
          <w:marRight w:val="0"/>
          <w:marTop w:val="0"/>
          <w:marBottom w:val="0"/>
          <w:divBdr>
            <w:top w:val="none" w:sz="0" w:space="0" w:color="auto"/>
            <w:left w:val="none" w:sz="0" w:space="0" w:color="auto"/>
            <w:bottom w:val="none" w:sz="0" w:space="0" w:color="auto"/>
            <w:right w:val="none" w:sz="0" w:space="0" w:color="auto"/>
          </w:divBdr>
        </w:div>
        <w:div w:id="2047679257">
          <w:marLeft w:val="640"/>
          <w:marRight w:val="0"/>
          <w:marTop w:val="0"/>
          <w:marBottom w:val="0"/>
          <w:divBdr>
            <w:top w:val="none" w:sz="0" w:space="0" w:color="auto"/>
            <w:left w:val="none" w:sz="0" w:space="0" w:color="auto"/>
            <w:bottom w:val="none" w:sz="0" w:space="0" w:color="auto"/>
            <w:right w:val="none" w:sz="0" w:space="0" w:color="auto"/>
          </w:divBdr>
        </w:div>
        <w:div w:id="2061440323">
          <w:marLeft w:val="640"/>
          <w:marRight w:val="0"/>
          <w:marTop w:val="0"/>
          <w:marBottom w:val="0"/>
          <w:divBdr>
            <w:top w:val="none" w:sz="0" w:space="0" w:color="auto"/>
            <w:left w:val="none" w:sz="0" w:space="0" w:color="auto"/>
            <w:bottom w:val="none" w:sz="0" w:space="0" w:color="auto"/>
            <w:right w:val="none" w:sz="0" w:space="0" w:color="auto"/>
          </w:divBdr>
        </w:div>
        <w:div w:id="2095778916">
          <w:marLeft w:val="640"/>
          <w:marRight w:val="0"/>
          <w:marTop w:val="0"/>
          <w:marBottom w:val="0"/>
          <w:divBdr>
            <w:top w:val="none" w:sz="0" w:space="0" w:color="auto"/>
            <w:left w:val="none" w:sz="0" w:space="0" w:color="auto"/>
            <w:bottom w:val="none" w:sz="0" w:space="0" w:color="auto"/>
            <w:right w:val="none" w:sz="0" w:space="0" w:color="auto"/>
          </w:divBdr>
        </w:div>
      </w:divsChild>
    </w:div>
    <w:div w:id="2059821390">
      <w:bodyDiv w:val="1"/>
      <w:marLeft w:val="0"/>
      <w:marRight w:val="0"/>
      <w:marTop w:val="0"/>
      <w:marBottom w:val="0"/>
      <w:divBdr>
        <w:top w:val="none" w:sz="0" w:space="0" w:color="auto"/>
        <w:left w:val="none" w:sz="0" w:space="0" w:color="auto"/>
        <w:bottom w:val="none" w:sz="0" w:space="0" w:color="auto"/>
        <w:right w:val="none" w:sz="0" w:space="0" w:color="auto"/>
      </w:divBdr>
      <w:divsChild>
        <w:div w:id="2107726152">
          <w:marLeft w:val="640"/>
          <w:marRight w:val="0"/>
          <w:marTop w:val="0"/>
          <w:marBottom w:val="0"/>
          <w:divBdr>
            <w:top w:val="none" w:sz="0" w:space="0" w:color="auto"/>
            <w:left w:val="none" w:sz="0" w:space="0" w:color="auto"/>
            <w:bottom w:val="none" w:sz="0" w:space="0" w:color="auto"/>
            <w:right w:val="none" w:sz="0" w:space="0" w:color="auto"/>
          </w:divBdr>
        </w:div>
        <w:div w:id="1511680084">
          <w:marLeft w:val="640"/>
          <w:marRight w:val="0"/>
          <w:marTop w:val="0"/>
          <w:marBottom w:val="0"/>
          <w:divBdr>
            <w:top w:val="none" w:sz="0" w:space="0" w:color="auto"/>
            <w:left w:val="none" w:sz="0" w:space="0" w:color="auto"/>
            <w:bottom w:val="none" w:sz="0" w:space="0" w:color="auto"/>
            <w:right w:val="none" w:sz="0" w:space="0" w:color="auto"/>
          </w:divBdr>
        </w:div>
        <w:div w:id="415787786">
          <w:marLeft w:val="640"/>
          <w:marRight w:val="0"/>
          <w:marTop w:val="0"/>
          <w:marBottom w:val="0"/>
          <w:divBdr>
            <w:top w:val="none" w:sz="0" w:space="0" w:color="auto"/>
            <w:left w:val="none" w:sz="0" w:space="0" w:color="auto"/>
            <w:bottom w:val="none" w:sz="0" w:space="0" w:color="auto"/>
            <w:right w:val="none" w:sz="0" w:space="0" w:color="auto"/>
          </w:divBdr>
        </w:div>
        <w:div w:id="2074691773">
          <w:marLeft w:val="640"/>
          <w:marRight w:val="0"/>
          <w:marTop w:val="0"/>
          <w:marBottom w:val="0"/>
          <w:divBdr>
            <w:top w:val="none" w:sz="0" w:space="0" w:color="auto"/>
            <w:left w:val="none" w:sz="0" w:space="0" w:color="auto"/>
            <w:bottom w:val="none" w:sz="0" w:space="0" w:color="auto"/>
            <w:right w:val="none" w:sz="0" w:space="0" w:color="auto"/>
          </w:divBdr>
        </w:div>
        <w:div w:id="7220759">
          <w:marLeft w:val="640"/>
          <w:marRight w:val="0"/>
          <w:marTop w:val="0"/>
          <w:marBottom w:val="0"/>
          <w:divBdr>
            <w:top w:val="none" w:sz="0" w:space="0" w:color="auto"/>
            <w:left w:val="none" w:sz="0" w:space="0" w:color="auto"/>
            <w:bottom w:val="none" w:sz="0" w:space="0" w:color="auto"/>
            <w:right w:val="none" w:sz="0" w:space="0" w:color="auto"/>
          </w:divBdr>
        </w:div>
        <w:div w:id="504562527">
          <w:marLeft w:val="640"/>
          <w:marRight w:val="0"/>
          <w:marTop w:val="0"/>
          <w:marBottom w:val="0"/>
          <w:divBdr>
            <w:top w:val="none" w:sz="0" w:space="0" w:color="auto"/>
            <w:left w:val="none" w:sz="0" w:space="0" w:color="auto"/>
            <w:bottom w:val="none" w:sz="0" w:space="0" w:color="auto"/>
            <w:right w:val="none" w:sz="0" w:space="0" w:color="auto"/>
          </w:divBdr>
        </w:div>
        <w:div w:id="1672878381">
          <w:marLeft w:val="640"/>
          <w:marRight w:val="0"/>
          <w:marTop w:val="0"/>
          <w:marBottom w:val="0"/>
          <w:divBdr>
            <w:top w:val="none" w:sz="0" w:space="0" w:color="auto"/>
            <w:left w:val="none" w:sz="0" w:space="0" w:color="auto"/>
            <w:bottom w:val="none" w:sz="0" w:space="0" w:color="auto"/>
            <w:right w:val="none" w:sz="0" w:space="0" w:color="auto"/>
          </w:divBdr>
        </w:div>
        <w:div w:id="501044732">
          <w:marLeft w:val="640"/>
          <w:marRight w:val="0"/>
          <w:marTop w:val="0"/>
          <w:marBottom w:val="0"/>
          <w:divBdr>
            <w:top w:val="none" w:sz="0" w:space="0" w:color="auto"/>
            <w:left w:val="none" w:sz="0" w:space="0" w:color="auto"/>
            <w:bottom w:val="none" w:sz="0" w:space="0" w:color="auto"/>
            <w:right w:val="none" w:sz="0" w:space="0" w:color="auto"/>
          </w:divBdr>
        </w:div>
        <w:div w:id="2118600046">
          <w:marLeft w:val="640"/>
          <w:marRight w:val="0"/>
          <w:marTop w:val="0"/>
          <w:marBottom w:val="0"/>
          <w:divBdr>
            <w:top w:val="none" w:sz="0" w:space="0" w:color="auto"/>
            <w:left w:val="none" w:sz="0" w:space="0" w:color="auto"/>
            <w:bottom w:val="none" w:sz="0" w:space="0" w:color="auto"/>
            <w:right w:val="none" w:sz="0" w:space="0" w:color="auto"/>
          </w:divBdr>
        </w:div>
        <w:div w:id="257370612">
          <w:marLeft w:val="640"/>
          <w:marRight w:val="0"/>
          <w:marTop w:val="0"/>
          <w:marBottom w:val="0"/>
          <w:divBdr>
            <w:top w:val="none" w:sz="0" w:space="0" w:color="auto"/>
            <w:left w:val="none" w:sz="0" w:space="0" w:color="auto"/>
            <w:bottom w:val="none" w:sz="0" w:space="0" w:color="auto"/>
            <w:right w:val="none" w:sz="0" w:space="0" w:color="auto"/>
          </w:divBdr>
        </w:div>
        <w:div w:id="1388069362">
          <w:marLeft w:val="640"/>
          <w:marRight w:val="0"/>
          <w:marTop w:val="0"/>
          <w:marBottom w:val="0"/>
          <w:divBdr>
            <w:top w:val="none" w:sz="0" w:space="0" w:color="auto"/>
            <w:left w:val="none" w:sz="0" w:space="0" w:color="auto"/>
            <w:bottom w:val="none" w:sz="0" w:space="0" w:color="auto"/>
            <w:right w:val="none" w:sz="0" w:space="0" w:color="auto"/>
          </w:divBdr>
        </w:div>
        <w:div w:id="1735854183">
          <w:marLeft w:val="640"/>
          <w:marRight w:val="0"/>
          <w:marTop w:val="0"/>
          <w:marBottom w:val="0"/>
          <w:divBdr>
            <w:top w:val="none" w:sz="0" w:space="0" w:color="auto"/>
            <w:left w:val="none" w:sz="0" w:space="0" w:color="auto"/>
            <w:bottom w:val="none" w:sz="0" w:space="0" w:color="auto"/>
            <w:right w:val="none" w:sz="0" w:space="0" w:color="auto"/>
          </w:divBdr>
        </w:div>
        <w:div w:id="2051882644">
          <w:marLeft w:val="640"/>
          <w:marRight w:val="0"/>
          <w:marTop w:val="0"/>
          <w:marBottom w:val="0"/>
          <w:divBdr>
            <w:top w:val="none" w:sz="0" w:space="0" w:color="auto"/>
            <w:left w:val="none" w:sz="0" w:space="0" w:color="auto"/>
            <w:bottom w:val="none" w:sz="0" w:space="0" w:color="auto"/>
            <w:right w:val="none" w:sz="0" w:space="0" w:color="auto"/>
          </w:divBdr>
        </w:div>
        <w:div w:id="1169173829">
          <w:marLeft w:val="640"/>
          <w:marRight w:val="0"/>
          <w:marTop w:val="0"/>
          <w:marBottom w:val="0"/>
          <w:divBdr>
            <w:top w:val="none" w:sz="0" w:space="0" w:color="auto"/>
            <w:left w:val="none" w:sz="0" w:space="0" w:color="auto"/>
            <w:bottom w:val="none" w:sz="0" w:space="0" w:color="auto"/>
            <w:right w:val="none" w:sz="0" w:space="0" w:color="auto"/>
          </w:divBdr>
        </w:div>
        <w:div w:id="2059432580">
          <w:marLeft w:val="640"/>
          <w:marRight w:val="0"/>
          <w:marTop w:val="0"/>
          <w:marBottom w:val="0"/>
          <w:divBdr>
            <w:top w:val="none" w:sz="0" w:space="0" w:color="auto"/>
            <w:left w:val="none" w:sz="0" w:space="0" w:color="auto"/>
            <w:bottom w:val="none" w:sz="0" w:space="0" w:color="auto"/>
            <w:right w:val="none" w:sz="0" w:space="0" w:color="auto"/>
          </w:divBdr>
        </w:div>
        <w:div w:id="2103334994">
          <w:marLeft w:val="640"/>
          <w:marRight w:val="0"/>
          <w:marTop w:val="0"/>
          <w:marBottom w:val="0"/>
          <w:divBdr>
            <w:top w:val="none" w:sz="0" w:space="0" w:color="auto"/>
            <w:left w:val="none" w:sz="0" w:space="0" w:color="auto"/>
            <w:bottom w:val="none" w:sz="0" w:space="0" w:color="auto"/>
            <w:right w:val="none" w:sz="0" w:space="0" w:color="auto"/>
          </w:divBdr>
        </w:div>
        <w:div w:id="647704933">
          <w:marLeft w:val="640"/>
          <w:marRight w:val="0"/>
          <w:marTop w:val="0"/>
          <w:marBottom w:val="0"/>
          <w:divBdr>
            <w:top w:val="none" w:sz="0" w:space="0" w:color="auto"/>
            <w:left w:val="none" w:sz="0" w:space="0" w:color="auto"/>
            <w:bottom w:val="none" w:sz="0" w:space="0" w:color="auto"/>
            <w:right w:val="none" w:sz="0" w:space="0" w:color="auto"/>
          </w:divBdr>
        </w:div>
        <w:div w:id="1802186316">
          <w:marLeft w:val="640"/>
          <w:marRight w:val="0"/>
          <w:marTop w:val="0"/>
          <w:marBottom w:val="0"/>
          <w:divBdr>
            <w:top w:val="none" w:sz="0" w:space="0" w:color="auto"/>
            <w:left w:val="none" w:sz="0" w:space="0" w:color="auto"/>
            <w:bottom w:val="none" w:sz="0" w:space="0" w:color="auto"/>
            <w:right w:val="none" w:sz="0" w:space="0" w:color="auto"/>
          </w:divBdr>
        </w:div>
        <w:div w:id="606544275">
          <w:marLeft w:val="640"/>
          <w:marRight w:val="0"/>
          <w:marTop w:val="0"/>
          <w:marBottom w:val="0"/>
          <w:divBdr>
            <w:top w:val="none" w:sz="0" w:space="0" w:color="auto"/>
            <w:left w:val="none" w:sz="0" w:space="0" w:color="auto"/>
            <w:bottom w:val="none" w:sz="0" w:space="0" w:color="auto"/>
            <w:right w:val="none" w:sz="0" w:space="0" w:color="auto"/>
          </w:divBdr>
        </w:div>
        <w:div w:id="901864493">
          <w:marLeft w:val="640"/>
          <w:marRight w:val="0"/>
          <w:marTop w:val="0"/>
          <w:marBottom w:val="0"/>
          <w:divBdr>
            <w:top w:val="none" w:sz="0" w:space="0" w:color="auto"/>
            <w:left w:val="none" w:sz="0" w:space="0" w:color="auto"/>
            <w:bottom w:val="none" w:sz="0" w:space="0" w:color="auto"/>
            <w:right w:val="none" w:sz="0" w:space="0" w:color="auto"/>
          </w:divBdr>
        </w:div>
        <w:div w:id="941761259">
          <w:marLeft w:val="640"/>
          <w:marRight w:val="0"/>
          <w:marTop w:val="0"/>
          <w:marBottom w:val="0"/>
          <w:divBdr>
            <w:top w:val="none" w:sz="0" w:space="0" w:color="auto"/>
            <w:left w:val="none" w:sz="0" w:space="0" w:color="auto"/>
            <w:bottom w:val="none" w:sz="0" w:space="0" w:color="auto"/>
            <w:right w:val="none" w:sz="0" w:space="0" w:color="auto"/>
          </w:divBdr>
        </w:div>
        <w:div w:id="1163008164">
          <w:marLeft w:val="640"/>
          <w:marRight w:val="0"/>
          <w:marTop w:val="0"/>
          <w:marBottom w:val="0"/>
          <w:divBdr>
            <w:top w:val="none" w:sz="0" w:space="0" w:color="auto"/>
            <w:left w:val="none" w:sz="0" w:space="0" w:color="auto"/>
            <w:bottom w:val="none" w:sz="0" w:space="0" w:color="auto"/>
            <w:right w:val="none" w:sz="0" w:space="0" w:color="auto"/>
          </w:divBdr>
        </w:div>
        <w:div w:id="1150361911">
          <w:marLeft w:val="640"/>
          <w:marRight w:val="0"/>
          <w:marTop w:val="0"/>
          <w:marBottom w:val="0"/>
          <w:divBdr>
            <w:top w:val="none" w:sz="0" w:space="0" w:color="auto"/>
            <w:left w:val="none" w:sz="0" w:space="0" w:color="auto"/>
            <w:bottom w:val="none" w:sz="0" w:space="0" w:color="auto"/>
            <w:right w:val="none" w:sz="0" w:space="0" w:color="auto"/>
          </w:divBdr>
        </w:div>
        <w:div w:id="1971403305">
          <w:marLeft w:val="640"/>
          <w:marRight w:val="0"/>
          <w:marTop w:val="0"/>
          <w:marBottom w:val="0"/>
          <w:divBdr>
            <w:top w:val="none" w:sz="0" w:space="0" w:color="auto"/>
            <w:left w:val="none" w:sz="0" w:space="0" w:color="auto"/>
            <w:bottom w:val="none" w:sz="0" w:space="0" w:color="auto"/>
            <w:right w:val="none" w:sz="0" w:space="0" w:color="auto"/>
          </w:divBdr>
        </w:div>
        <w:div w:id="1176961617">
          <w:marLeft w:val="640"/>
          <w:marRight w:val="0"/>
          <w:marTop w:val="0"/>
          <w:marBottom w:val="0"/>
          <w:divBdr>
            <w:top w:val="none" w:sz="0" w:space="0" w:color="auto"/>
            <w:left w:val="none" w:sz="0" w:space="0" w:color="auto"/>
            <w:bottom w:val="none" w:sz="0" w:space="0" w:color="auto"/>
            <w:right w:val="none" w:sz="0" w:space="0" w:color="auto"/>
          </w:divBdr>
        </w:div>
        <w:div w:id="256865503">
          <w:marLeft w:val="640"/>
          <w:marRight w:val="0"/>
          <w:marTop w:val="0"/>
          <w:marBottom w:val="0"/>
          <w:divBdr>
            <w:top w:val="none" w:sz="0" w:space="0" w:color="auto"/>
            <w:left w:val="none" w:sz="0" w:space="0" w:color="auto"/>
            <w:bottom w:val="none" w:sz="0" w:space="0" w:color="auto"/>
            <w:right w:val="none" w:sz="0" w:space="0" w:color="auto"/>
          </w:divBdr>
        </w:div>
        <w:div w:id="304094138">
          <w:marLeft w:val="640"/>
          <w:marRight w:val="0"/>
          <w:marTop w:val="0"/>
          <w:marBottom w:val="0"/>
          <w:divBdr>
            <w:top w:val="none" w:sz="0" w:space="0" w:color="auto"/>
            <w:left w:val="none" w:sz="0" w:space="0" w:color="auto"/>
            <w:bottom w:val="none" w:sz="0" w:space="0" w:color="auto"/>
            <w:right w:val="none" w:sz="0" w:space="0" w:color="auto"/>
          </w:divBdr>
        </w:div>
        <w:div w:id="317341859">
          <w:marLeft w:val="640"/>
          <w:marRight w:val="0"/>
          <w:marTop w:val="0"/>
          <w:marBottom w:val="0"/>
          <w:divBdr>
            <w:top w:val="none" w:sz="0" w:space="0" w:color="auto"/>
            <w:left w:val="none" w:sz="0" w:space="0" w:color="auto"/>
            <w:bottom w:val="none" w:sz="0" w:space="0" w:color="auto"/>
            <w:right w:val="none" w:sz="0" w:space="0" w:color="auto"/>
          </w:divBdr>
        </w:div>
        <w:div w:id="214583223">
          <w:marLeft w:val="640"/>
          <w:marRight w:val="0"/>
          <w:marTop w:val="0"/>
          <w:marBottom w:val="0"/>
          <w:divBdr>
            <w:top w:val="none" w:sz="0" w:space="0" w:color="auto"/>
            <w:left w:val="none" w:sz="0" w:space="0" w:color="auto"/>
            <w:bottom w:val="none" w:sz="0" w:space="0" w:color="auto"/>
            <w:right w:val="none" w:sz="0" w:space="0" w:color="auto"/>
          </w:divBdr>
        </w:div>
        <w:div w:id="279996803">
          <w:marLeft w:val="640"/>
          <w:marRight w:val="0"/>
          <w:marTop w:val="0"/>
          <w:marBottom w:val="0"/>
          <w:divBdr>
            <w:top w:val="none" w:sz="0" w:space="0" w:color="auto"/>
            <w:left w:val="none" w:sz="0" w:space="0" w:color="auto"/>
            <w:bottom w:val="none" w:sz="0" w:space="0" w:color="auto"/>
            <w:right w:val="none" w:sz="0" w:space="0" w:color="auto"/>
          </w:divBdr>
        </w:div>
        <w:div w:id="1431315876">
          <w:marLeft w:val="640"/>
          <w:marRight w:val="0"/>
          <w:marTop w:val="0"/>
          <w:marBottom w:val="0"/>
          <w:divBdr>
            <w:top w:val="none" w:sz="0" w:space="0" w:color="auto"/>
            <w:left w:val="none" w:sz="0" w:space="0" w:color="auto"/>
            <w:bottom w:val="none" w:sz="0" w:space="0" w:color="auto"/>
            <w:right w:val="none" w:sz="0" w:space="0" w:color="auto"/>
          </w:divBdr>
        </w:div>
        <w:div w:id="772242285">
          <w:marLeft w:val="640"/>
          <w:marRight w:val="0"/>
          <w:marTop w:val="0"/>
          <w:marBottom w:val="0"/>
          <w:divBdr>
            <w:top w:val="none" w:sz="0" w:space="0" w:color="auto"/>
            <w:left w:val="none" w:sz="0" w:space="0" w:color="auto"/>
            <w:bottom w:val="none" w:sz="0" w:space="0" w:color="auto"/>
            <w:right w:val="none" w:sz="0" w:space="0" w:color="auto"/>
          </w:divBdr>
        </w:div>
      </w:divsChild>
    </w:div>
    <w:div w:id="2073235690">
      <w:bodyDiv w:val="1"/>
      <w:marLeft w:val="0"/>
      <w:marRight w:val="0"/>
      <w:marTop w:val="0"/>
      <w:marBottom w:val="0"/>
      <w:divBdr>
        <w:top w:val="none" w:sz="0" w:space="0" w:color="auto"/>
        <w:left w:val="none" w:sz="0" w:space="0" w:color="auto"/>
        <w:bottom w:val="none" w:sz="0" w:space="0" w:color="auto"/>
        <w:right w:val="none" w:sz="0" w:space="0" w:color="auto"/>
      </w:divBdr>
      <w:divsChild>
        <w:div w:id="4479433">
          <w:marLeft w:val="640"/>
          <w:marRight w:val="0"/>
          <w:marTop w:val="0"/>
          <w:marBottom w:val="0"/>
          <w:divBdr>
            <w:top w:val="none" w:sz="0" w:space="0" w:color="auto"/>
            <w:left w:val="none" w:sz="0" w:space="0" w:color="auto"/>
            <w:bottom w:val="none" w:sz="0" w:space="0" w:color="auto"/>
            <w:right w:val="none" w:sz="0" w:space="0" w:color="auto"/>
          </w:divBdr>
        </w:div>
        <w:div w:id="527917166">
          <w:marLeft w:val="640"/>
          <w:marRight w:val="0"/>
          <w:marTop w:val="0"/>
          <w:marBottom w:val="0"/>
          <w:divBdr>
            <w:top w:val="none" w:sz="0" w:space="0" w:color="auto"/>
            <w:left w:val="none" w:sz="0" w:space="0" w:color="auto"/>
            <w:bottom w:val="none" w:sz="0" w:space="0" w:color="auto"/>
            <w:right w:val="none" w:sz="0" w:space="0" w:color="auto"/>
          </w:divBdr>
        </w:div>
        <w:div w:id="411659013">
          <w:marLeft w:val="640"/>
          <w:marRight w:val="0"/>
          <w:marTop w:val="0"/>
          <w:marBottom w:val="0"/>
          <w:divBdr>
            <w:top w:val="none" w:sz="0" w:space="0" w:color="auto"/>
            <w:left w:val="none" w:sz="0" w:space="0" w:color="auto"/>
            <w:bottom w:val="none" w:sz="0" w:space="0" w:color="auto"/>
            <w:right w:val="none" w:sz="0" w:space="0" w:color="auto"/>
          </w:divBdr>
        </w:div>
        <w:div w:id="680742200">
          <w:marLeft w:val="640"/>
          <w:marRight w:val="0"/>
          <w:marTop w:val="0"/>
          <w:marBottom w:val="0"/>
          <w:divBdr>
            <w:top w:val="none" w:sz="0" w:space="0" w:color="auto"/>
            <w:left w:val="none" w:sz="0" w:space="0" w:color="auto"/>
            <w:bottom w:val="none" w:sz="0" w:space="0" w:color="auto"/>
            <w:right w:val="none" w:sz="0" w:space="0" w:color="auto"/>
          </w:divBdr>
        </w:div>
        <w:div w:id="953444577">
          <w:marLeft w:val="640"/>
          <w:marRight w:val="0"/>
          <w:marTop w:val="0"/>
          <w:marBottom w:val="0"/>
          <w:divBdr>
            <w:top w:val="none" w:sz="0" w:space="0" w:color="auto"/>
            <w:left w:val="none" w:sz="0" w:space="0" w:color="auto"/>
            <w:bottom w:val="none" w:sz="0" w:space="0" w:color="auto"/>
            <w:right w:val="none" w:sz="0" w:space="0" w:color="auto"/>
          </w:divBdr>
        </w:div>
        <w:div w:id="282615529">
          <w:marLeft w:val="640"/>
          <w:marRight w:val="0"/>
          <w:marTop w:val="0"/>
          <w:marBottom w:val="0"/>
          <w:divBdr>
            <w:top w:val="none" w:sz="0" w:space="0" w:color="auto"/>
            <w:left w:val="none" w:sz="0" w:space="0" w:color="auto"/>
            <w:bottom w:val="none" w:sz="0" w:space="0" w:color="auto"/>
            <w:right w:val="none" w:sz="0" w:space="0" w:color="auto"/>
          </w:divBdr>
        </w:div>
        <w:div w:id="2049794604">
          <w:marLeft w:val="640"/>
          <w:marRight w:val="0"/>
          <w:marTop w:val="0"/>
          <w:marBottom w:val="0"/>
          <w:divBdr>
            <w:top w:val="none" w:sz="0" w:space="0" w:color="auto"/>
            <w:left w:val="none" w:sz="0" w:space="0" w:color="auto"/>
            <w:bottom w:val="none" w:sz="0" w:space="0" w:color="auto"/>
            <w:right w:val="none" w:sz="0" w:space="0" w:color="auto"/>
          </w:divBdr>
        </w:div>
        <w:div w:id="1599407111">
          <w:marLeft w:val="640"/>
          <w:marRight w:val="0"/>
          <w:marTop w:val="0"/>
          <w:marBottom w:val="0"/>
          <w:divBdr>
            <w:top w:val="none" w:sz="0" w:space="0" w:color="auto"/>
            <w:left w:val="none" w:sz="0" w:space="0" w:color="auto"/>
            <w:bottom w:val="none" w:sz="0" w:space="0" w:color="auto"/>
            <w:right w:val="none" w:sz="0" w:space="0" w:color="auto"/>
          </w:divBdr>
        </w:div>
        <w:div w:id="1089616823">
          <w:marLeft w:val="640"/>
          <w:marRight w:val="0"/>
          <w:marTop w:val="0"/>
          <w:marBottom w:val="0"/>
          <w:divBdr>
            <w:top w:val="none" w:sz="0" w:space="0" w:color="auto"/>
            <w:left w:val="none" w:sz="0" w:space="0" w:color="auto"/>
            <w:bottom w:val="none" w:sz="0" w:space="0" w:color="auto"/>
            <w:right w:val="none" w:sz="0" w:space="0" w:color="auto"/>
          </w:divBdr>
        </w:div>
        <w:div w:id="1170214038">
          <w:marLeft w:val="640"/>
          <w:marRight w:val="0"/>
          <w:marTop w:val="0"/>
          <w:marBottom w:val="0"/>
          <w:divBdr>
            <w:top w:val="none" w:sz="0" w:space="0" w:color="auto"/>
            <w:left w:val="none" w:sz="0" w:space="0" w:color="auto"/>
            <w:bottom w:val="none" w:sz="0" w:space="0" w:color="auto"/>
            <w:right w:val="none" w:sz="0" w:space="0" w:color="auto"/>
          </w:divBdr>
        </w:div>
        <w:div w:id="661466639">
          <w:marLeft w:val="640"/>
          <w:marRight w:val="0"/>
          <w:marTop w:val="0"/>
          <w:marBottom w:val="0"/>
          <w:divBdr>
            <w:top w:val="none" w:sz="0" w:space="0" w:color="auto"/>
            <w:left w:val="none" w:sz="0" w:space="0" w:color="auto"/>
            <w:bottom w:val="none" w:sz="0" w:space="0" w:color="auto"/>
            <w:right w:val="none" w:sz="0" w:space="0" w:color="auto"/>
          </w:divBdr>
        </w:div>
        <w:div w:id="883559636">
          <w:marLeft w:val="640"/>
          <w:marRight w:val="0"/>
          <w:marTop w:val="0"/>
          <w:marBottom w:val="0"/>
          <w:divBdr>
            <w:top w:val="none" w:sz="0" w:space="0" w:color="auto"/>
            <w:left w:val="none" w:sz="0" w:space="0" w:color="auto"/>
            <w:bottom w:val="none" w:sz="0" w:space="0" w:color="auto"/>
            <w:right w:val="none" w:sz="0" w:space="0" w:color="auto"/>
          </w:divBdr>
        </w:div>
        <w:div w:id="487862049">
          <w:marLeft w:val="640"/>
          <w:marRight w:val="0"/>
          <w:marTop w:val="0"/>
          <w:marBottom w:val="0"/>
          <w:divBdr>
            <w:top w:val="none" w:sz="0" w:space="0" w:color="auto"/>
            <w:left w:val="none" w:sz="0" w:space="0" w:color="auto"/>
            <w:bottom w:val="none" w:sz="0" w:space="0" w:color="auto"/>
            <w:right w:val="none" w:sz="0" w:space="0" w:color="auto"/>
          </w:divBdr>
        </w:div>
        <w:div w:id="1234004486">
          <w:marLeft w:val="640"/>
          <w:marRight w:val="0"/>
          <w:marTop w:val="0"/>
          <w:marBottom w:val="0"/>
          <w:divBdr>
            <w:top w:val="none" w:sz="0" w:space="0" w:color="auto"/>
            <w:left w:val="none" w:sz="0" w:space="0" w:color="auto"/>
            <w:bottom w:val="none" w:sz="0" w:space="0" w:color="auto"/>
            <w:right w:val="none" w:sz="0" w:space="0" w:color="auto"/>
          </w:divBdr>
        </w:div>
        <w:div w:id="1043600613">
          <w:marLeft w:val="640"/>
          <w:marRight w:val="0"/>
          <w:marTop w:val="0"/>
          <w:marBottom w:val="0"/>
          <w:divBdr>
            <w:top w:val="none" w:sz="0" w:space="0" w:color="auto"/>
            <w:left w:val="none" w:sz="0" w:space="0" w:color="auto"/>
            <w:bottom w:val="none" w:sz="0" w:space="0" w:color="auto"/>
            <w:right w:val="none" w:sz="0" w:space="0" w:color="auto"/>
          </w:divBdr>
        </w:div>
        <w:div w:id="1028027981">
          <w:marLeft w:val="640"/>
          <w:marRight w:val="0"/>
          <w:marTop w:val="0"/>
          <w:marBottom w:val="0"/>
          <w:divBdr>
            <w:top w:val="none" w:sz="0" w:space="0" w:color="auto"/>
            <w:left w:val="none" w:sz="0" w:space="0" w:color="auto"/>
            <w:bottom w:val="none" w:sz="0" w:space="0" w:color="auto"/>
            <w:right w:val="none" w:sz="0" w:space="0" w:color="auto"/>
          </w:divBdr>
        </w:div>
        <w:div w:id="1519199246">
          <w:marLeft w:val="640"/>
          <w:marRight w:val="0"/>
          <w:marTop w:val="0"/>
          <w:marBottom w:val="0"/>
          <w:divBdr>
            <w:top w:val="none" w:sz="0" w:space="0" w:color="auto"/>
            <w:left w:val="none" w:sz="0" w:space="0" w:color="auto"/>
            <w:bottom w:val="none" w:sz="0" w:space="0" w:color="auto"/>
            <w:right w:val="none" w:sz="0" w:space="0" w:color="auto"/>
          </w:divBdr>
        </w:div>
        <w:div w:id="2127036747">
          <w:marLeft w:val="640"/>
          <w:marRight w:val="0"/>
          <w:marTop w:val="0"/>
          <w:marBottom w:val="0"/>
          <w:divBdr>
            <w:top w:val="none" w:sz="0" w:space="0" w:color="auto"/>
            <w:left w:val="none" w:sz="0" w:space="0" w:color="auto"/>
            <w:bottom w:val="none" w:sz="0" w:space="0" w:color="auto"/>
            <w:right w:val="none" w:sz="0" w:space="0" w:color="auto"/>
          </w:divBdr>
        </w:div>
        <w:div w:id="1452672777">
          <w:marLeft w:val="640"/>
          <w:marRight w:val="0"/>
          <w:marTop w:val="0"/>
          <w:marBottom w:val="0"/>
          <w:divBdr>
            <w:top w:val="none" w:sz="0" w:space="0" w:color="auto"/>
            <w:left w:val="none" w:sz="0" w:space="0" w:color="auto"/>
            <w:bottom w:val="none" w:sz="0" w:space="0" w:color="auto"/>
            <w:right w:val="none" w:sz="0" w:space="0" w:color="auto"/>
          </w:divBdr>
        </w:div>
        <w:div w:id="644630570">
          <w:marLeft w:val="640"/>
          <w:marRight w:val="0"/>
          <w:marTop w:val="0"/>
          <w:marBottom w:val="0"/>
          <w:divBdr>
            <w:top w:val="none" w:sz="0" w:space="0" w:color="auto"/>
            <w:left w:val="none" w:sz="0" w:space="0" w:color="auto"/>
            <w:bottom w:val="none" w:sz="0" w:space="0" w:color="auto"/>
            <w:right w:val="none" w:sz="0" w:space="0" w:color="auto"/>
          </w:divBdr>
        </w:div>
        <w:div w:id="38211511">
          <w:marLeft w:val="640"/>
          <w:marRight w:val="0"/>
          <w:marTop w:val="0"/>
          <w:marBottom w:val="0"/>
          <w:divBdr>
            <w:top w:val="none" w:sz="0" w:space="0" w:color="auto"/>
            <w:left w:val="none" w:sz="0" w:space="0" w:color="auto"/>
            <w:bottom w:val="none" w:sz="0" w:space="0" w:color="auto"/>
            <w:right w:val="none" w:sz="0" w:space="0" w:color="auto"/>
          </w:divBdr>
        </w:div>
        <w:div w:id="762646039">
          <w:marLeft w:val="640"/>
          <w:marRight w:val="0"/>
          <w:marTop w:val="0"/>
          <w:marBottom w:val="0"/>
          <w:divBdr>
            <w:top w:val="none" w:sz="0" w:space="0" w:color="auto"/>
            <w:left w:val="none" w:sz="0" w:space="0" w:color="auto"/>
            <w:bottom w:val="none" w:sz="0" w:space="0" w:color="auto"/>
            <w:right w:val="none" w:sz="0" w:space="0" w:color="auto"/>
          </w:divBdr>
        </w:div>
        <w:div w:id="701903093">
          <w:marLeft w:val="640"/>
          <w:marRight w:val="0"/>
          <w:marTop w:val="0"/>
          <w:marBottom w:val="0"/>
          <w:divBdr>
            <w:top w:val="none" w:sz="0" w:space="0" w:color="auto"/>
            <w:left w:val="none" w:sz="0" w:space="0" w:color="auto"/>
            <w:bottom w:val="none" w:sz="0" w:space="0" w:color="auto"/>
            <w:right w:val="none" w:sz="0" w:space="0" w:color="auto"/>
          </w:divBdr>
        </w:div>
        <w:div w:id="512496605">
          <w:marLeft w:val="640"/>
          <w:marRight w:val="0"/>
          <w:marTop w:val="0"/>
          <w:marBottom w:val="0"/>
          <w:divBdr>
            <w:top w:val="none" w:sz="0" w:space="0" w:color="auto"/>
            <w:left w:val="none" w:sz="0" w:space="0" w:color="auto"/>
            <w:bottom w:val="none" w:sz="0" w:space="0" w:color="auto"/>
            <w:right w:val="none" w:sz="0" w:space="0" w:color="auto"/>
          </w:divBdr>
        </w:div>
        <w:div w:id="1993635189">
          <w:marLeft w:val="640"/>
          <w:marRight w:val="0"/>
          <w:marTop w:val="0"/>
          <w:marBottom w:val="0"/>
          <w:divBdr>
            <w:top w:val="none" w:sz="0" w:space="0" w:color="auto"/>
            <w:left w:val="none" w:sz="0" w:space="0" w:color="auto"/>
            <w:bottom w:val="none" w:sz="0" w:space="0" w:color="auto"/>
            <w:right w:val="none" w:sz="0" w:space="0" w:color="auto"/>
          </w:divBdr>
        </w:div>
        <w:div w:id="1589994735">
          <w:marLeft w:val="640"/>
          <w:marRight w:val="0"/>
          <w:marTop w:val="0"/>
          <w:marBottom w:val="0"/>
          <w:divBdr>
            <w:top w:val="none" w:sz="0" w:space="0" w:color="auto"/>
            <w:left w:val="none" w:sz="0" w:space="0" w:color="auto"/>
            <w:bottom w:val="none" w:sz="0" w:space="0" w:color="auto"/>
            <w:right w:val="none" w:sz="0" w:space="0" w:color="auto"/>
          </w:divBdr>
        </w:div>
        <w:div w:id="2085567188">
          <w:marLeft w:val="640"/>
          <w:marRight w:val="0"/>
          <w:marTop w:val="0"/>
          <w:marBottom w:val="0"/>
          <w:divBdr>
            <w:top w:val="none" w:sz="0" w:space="0" w:color="auto"/>
            <w:left w:val="none" w:sz="0" w:space="0" w:color="auto"/>
            <w:bottom w:val="none" w:sz="0" w:space="0" w:color="auto"/>
            <w:right w:val="none" w:sz="0" w:space="0" w:color="auto"/>
          </w:divBdr>
        </w:div>
        <w:div w:id="345719726">
          <w:marLeft w:val="640"/>
          <w:marRight w:val="0"/>
          <w:marTop w:val="0"/>
          <w:marBottom w:val="0"/>
          <w:divBdr>
            <w:top w:val="none" w:sz="0" w:space="0" w:color="auto"/>
            <w:left w:val="none" w:sz="0" w:space="0" w:color="auto"/>
            <w:bottom w:val="none" w:sz="0" w:space="0" w:color="auto"/>
            <w:right w:val="none" w:sz="0" w:space="0" w:color="auto"/>
          </w:divBdr>
        </w:div>
        <w:div w:id="10112566">
          <w:marLeft w:val="640"/>
          <w:marRight w:val="0"/>
          <w:marTop w:val="0"/>
          <w:marBottom w:val="0"/>
          <w:divBdr>
            <w:top w:val="none" w:sz="0" w:space="0" w:color="auto"/>
            <w:left w:val="none" w:sz="0" w:space="0" w:color="auto"/>
            <w:bottom w:val="none" w:sz="0" w:space="0" w:color="auto"/>
            <w:right w:val="none" w:sz="0" w:space="0" w:color="auto"/>
          </w:divBdr>
        </w:div>
        <w:div w:id="387730732">
          <w:marLeft w:val="640"/>
          <w:marRight w:val="0"/>
          <w:marTop w:val="0"/>
          <w:marBottom w:val="0"/>
          <w:divBdr>
            <w:top w:val="none" w:sz="0" w:space="0" w:color="auto"/>
            <w:left w:val="none" w:sz="0" w:space="0" w:color="auto"/>
            <w:bottom w:val="none" w:sz="0" w:space="0" w:color="auto"/>
            <w:right w:val="none" w:sz="0" w:space="0" w:color="auto"/>
          </w:divBdr>
        </w:div>
        <w:div w:id="1946841883">
          <w:marLeft w:val="640"/>
          <w:marRight w:val="0"/>
          <w:marTop w:val="0"/>
          <w:marBottom w:val="0"/>
          <w:divBdr>
            <w:top w:val="none" w:sz="0" w:space="0" w:color="auto"/>
            <w:left w:val="none" w:sz="0" w:space="0" w:color="auto"/>
            <w:bottom w:val="none" w:sz="0" w:space="0" w:color="auto"/>
            <w:right w:val="none" w:sz="0" w:space="0" w:color="auto"/>
          </w:divBdr>
        </w:div>
        <w:div w:id="1827436769">
          <w:marLeft w:val="640"/>
          <w:marRight w:val="0"/>
          <w:marTop w:val="0"/>
          <w:marBottom w:val="0"/>
          <w:divBdr>
            <w:top w:val="none" w:sz="0" w:space="0" w:color="auto"/>
            <w:left w:val="none" w:sz="0" w:space="0" w:color="auto"/>
            <w:bottom w:val="none" w:sz="0" w:space="0" w:color="auto"/>
            <w:right w:val="none" w:sz="0" w:space="0" w:color="auto"/>
          </w:divBdr>
        </w:div>
        <w:div w:id="1643727778">
          <w:marLeft w:val="640"/>
          <w:marRight w:val="0"/>
          <w:marTop w:val="0"/>
          <w:marBottom w:val="0"/>
          <w:divBdr>
            <w:top w:val="none" w:sz="0" w:space="0" w:color="auto"/>
            <w:left w:val="none" w:sz="0" w:space="0" w:color="auto"/>
            <w:bottom w:val="none" w:sz="0" w:space="0" w:color="auto"/>
            <w:right w:val="none" w:sz="0" w:space="0" w:color="auto"/>
          </w:divBdr>
        </w:div>
        <w:div w:id="1034039246">
          <w:marLeft w:val="640"/>
          <w:marRight w:val="0"/>
          <w:marTop w:val="0"/>
          <w:marBottom w:val="0"/>
          <w:divBdr>
            <w:top w:val="none" w:sz="0" w:space="0" w:color="auto"/>
            <w:left w:val="none" w:sz="0" w:space="0" w:color="auto"/>
            <w:bottom w:val="none" w:sz="0" w:space="0" w:color="auto"/>
            <w:right w:val="none" w:sz="0" w:space="0" w:color="auto"/>
          </w:divBdr>
        </w:div>
        <w:div w:id="1904900237">
          <w:marLeft w:val="640"/>
          <w:marRight w:val="0"/>
          <w:marTop w:val="0"/>
          <w:marBottom w:val="0"/>
          <w:divBdr>
            <w:top w:val="none" w:sz="0" w:space="0" w:color="auto"/>
            <w:left w:val="none" w:sz="0" w:space="0" w:color="auto"/>
            <w:bottom w:val="none" w:sz="0" w:space="0" w:color="auto"/>
            <w:right w:val="none" w:sz="0" w:space="0" w:color="auto"/>
          </w:divBdr>
        </w:div>
        <w:div w:id="1231690039">
          <w:marLeft w:val="640"/>
          <w:marRight w:val="0"/>
          <w:marTop w:val="0"/>
          <w:marBottom w:val="0"/>
          <w:divBdr>
            <w:top w:val="none" w:sz="0" w:space="0" w:color="auto"/>
            <w:left w:val="none" w:sz="0" w:space="0" w:color="auto"/>
            <w:bottom w:val="none" w:sz="0" w:space="0" w:color="auto"/>
            <w:right w:val="none" w:sz="0" w:space="0" w:color="auto"/>
          </w:divBdr>
        </w:div>
      </w:divsChild>
    </w:div>
    <w:div w:id="2083480813">
      <w:bodyDiv w:val="1"/>
      <w:marLeft w:val="0"/>
      <w:marRight w:val="0"/>
      <w:marTop w:val="0"/>
      <w:marBottom w:val="0"/>
      <w:divBdr>
        <w:top w:val="none" w:sz="0" w:space="0" w:color="auto"/>
        <w:left w:val="none" w:sz="0" w:space="0" w:color="auto"/>
        <w:bottom w:val="none" w:sz="0" w:space="0" w:color="auto"/>
        <w:right w:val="none" w:sz="0" w:space="0" w:color="auto"/>
      </w:divBdr>
      <w:divsChild>
        <w:div w:id="116024298">
          <w:marLeft w:val="640"/>
          <w:marRight w:val="0"/>
          <w:marTop w:val="0"/>
          <w:marBottom w:val="0"/>
          <w:divBdr>
            <w:top w:val="none" w:sz="0" w:space="0" w:color="auto"/>
            <w:left w:val="none" w:sz="0" w:space="0" w:color="auto"/>
            <w:bottom w:val="none" w:sz="0" w:space="0" w:color="auto"/>
            <w:right w:val="none" w:sz="0" w:space="0" w:color="auto"/>
          </w:divBdr>
        </w:div>
        <w:div w:id="337078967">
          <w:marLeft w:val="640"/>
          <w:marRight w:val="0"/>
          <w:marTop w:val="0"/>
          <w:marBottom w:val="0"/>
          <w:divBdr>
            <w:top w:val="none" w:sz="0" w:space="0" w:color="auto"/>
            <w:left w:val="none" w:sz="0" w:space="0" w:color="auto"/>
            <w:bottom w:val="none" w:sz="0" w:space="0" w:color="auto"/>
            <w:right w:val="none" w:sz="0" w:space="0" w:color="auto"/>
          </w:divBdr>
        </w:div>
        <w:div w:id="413552648">
          <w:marLeft w:val="640"/>
          <w:marRight w:val="0"/>
          <w:marTop w:val="0"/>
          <w:marBottom w:val="0"/>
          <w:divBdr>
            <w:top w:val="none" w:sz="0" w:space="0" w:color="auto"/>
            <w:left w:val="none" w:sz="0" w:space="0" w:color="auto"/>
            <w:bottom w:val="none" w:sz="0" w:space="0" w:color="auto"/>
            <w:right w:val="none" w:sz="0" w:space="0" w:color="auto"/>
          </w:divBdr>
        </w:div>
        <w:div w:id="607079379">
          <w:marLeft w:val="640"/>
          <w:marRight w:val="0"/>
          <w:marTop w:val="0"/>
          <w:marBottom w:val="0"/>
          <w:divBdr>
            <w:top w:val="none" w:sz="0" w:space="0" w:color="auto"/>
            <w:left w:val="none" w:sz="0" w:space="0" w:color="auto"/>
            <w:bottom w:val="none" w:sz="0" w:space="0" w:color="auto"/>
            <w:right w:val="none" w:sz="0" w:space="0" w:color="auto"/>
          </w:divBdr>
        </w:div>
        <w:div w:id="640647158">
          <w:marLeft w:val="640"/>
          <w:marRight w:val="0"/>
          <w:marTop w:val="0"/>
          <w:marBottom w:val="0"/>
          <w:divBdr>
            <w:top w:val="none" w:sz="0" w:space="0" w:color="auto"/>
            <w:left w:val="none" w:sz="0" w:space="0" w:color="auto"/>
            <w:bottom w:val="none" w:sz="0" w:space="0" w:color="auto"/>
            <w:right w:val="none" w:sz="0" w:space="0" w:color="auto"/>
          </w:divBdr>
        </w:div>
        <w:div w:id="883760662">
          <w:marLeft w:val="640"/>
          <w:marRight w:val="0"/>
          <w:marTop w:val="0"/>
          <w:marBottom w:val="0"/>
          <w:divBdr>
            <w:top w:val="none" w:sz="0" w:space="0" w:color="auto"/>
            <w:left w:val="none" w:sz="0" w:space="0" w:color="auto"/>
            <w:bottom w:val="none" w:sz="0" w:space="0" w:color="auto"/>
            <w:right w:val="none" w:sz="0" w:space="0" w:color="auto"/>
          </w:divBdr>
        </w:div>
        <w:div w:id="885026860">
          <w:marLeft w:val="640"/>
          <w:marRight w:val="0"/>
          <w:marTop w:val="0"/>
          <w:marBottom w:val="0"/>
          <w:divBdr>
            <w:top w:val="none" w:sz="0" w:space="0" w:color="auto"/>
            <w:left w:val="none" w:sz="0" w:space="0" w:color="auto"/>
            <w:bottom w:val="none" w:sz="0" w:space="0" w:color="auto"/>
            <w:right w:val="none" w:sz="0" w:space="0" w:color="auto"/>
          </w:divBdr>
        </w:div>
        <w:div w:id="918297073">
          <w:marLeft w:val="640"/>
          <w:marRight w:val="0"/>
          <w:marTop w:val="0"/>
          <w:marBottom w:val="0"/>
          <w:divBdr>
            <w:top w:val="none" w:sz="0" w:space="0" w:color="auto"/>
            <w:left w:val="none" w:sz="0" w:space="0" w:color="auto"/>
            <w:bottom w:val="none" w:sz="0" w:space="0" w:color="auto"/>
            <w:right w:val="none" w:sz="0" w:space="0" w:color="auto"/>
          </w:divBdr>
        </w:div>
        <w:div w:id="926383988">
          <w:marLeft w:val="640"/>
          <w:marRight w:val="0"/>
          <w:marTop w:val="0"/>
          <w:marBottom w:val="0"/>
          <w:divBdr>
            <w:top w:val="none" w:sz="0" w:space="0" w:color="auto"/>
            <w:left w:val="none" w:sz="0" w:space="0" w:color="auto"/>
            <w:bottom w:val="none" w:sz="0" w:space="0" w:color="auto"/>
            <w:right w:val="none" w:sz="0" w:space="0" w:color="auto"/>
          </w:divBdr>
        </w:div>
        <w:div w:id="937827971">
          <w:marLeft w:val="640"/>
          <w:marRight w:val="0"/>
          <w:marTop w:val="0"/>
          <w:marBottom w:val="0"/>
          <w:divBdr>
            <w:top w:val="none" w:sz="0" w:space="0" w:color="auto"/>
            <w:left w:val="none" w:sz="0" w:space="0" w:color="auto"/>
            <w:bottom w:val="none" w:sz="0" w:space="0" w:color="auto"/>
            <w:right w:val="none" w:sz="0" w:space="0" w:color="auto"/>
          </w:divBdr>
        </w:div>
        <w:div w:id="989167125">
          <w:marLeft w:val="640"/>
          <w:marRight w:val="0"/>
          <w:marTop w:val="0"/>
          <w:marBottom w:val="0"/>
          <w:divBdr>
            <w:top w:val="none" w:sz="0" w:space="0" w:color="auto"/>
            <w:left w:val="none" w:sz="0" w:space="0" w:color="auto"/>
            <w:bottom w:val="none" w:sz="0" w:space="0" w:color="auto"/>
            <w:right w:val="none" w:sz="0" w:space="0" w:color="auto"/>
          </w:divBdr>
        </w:div>
        <w:div w:id="1028291958">
          <w:marLeft w:val="640"/>
          <w:marRight w:val="0"/>
          <w:marTop w:val="0"/>
          <w:marBottom w:val="0"/>
          <w:divBdr>
            <w:top w:val="none" w:sz="0" w:space="0" w:color="auto"/>
            <w:left w:val="none" w:sz="0" w:space="0" w:color="auto"/>
            <w:bottom w:val="none" w:sz="0" w:space="0" w:color="auto"/>
            <w:right w:val="none" w:sz="0" w:space="0" w:color="auto"/>
          </w:divBdr>
        </w:div>
        <w:div w:id="1036274011">
          <w:marLeft w:val="640"/>
          <w:marRight w:val="0"/>
          <w:marTop w:val="0"/>
          <w:marBottom w:val="0"/>
          <w:divBdr>
            <w:top w:val="none" w:sz="0" w:space="0" w:color="auto"/>
            <w:left w:val="none" w:sz="0" w:space="0" w:color="auto"/>
            <w:bottom w:val="none" w:sz="0" w:space="0" w:color="auto"/>
            <w:right w:val="none" w:sz="0" w:space="0" w:color="auto"/>
          </w:divBdr>
        </w:div>
        <w:div w:id="1100031613">
          <w:marLeft w:val="640"/>
          <w:marRight w:val="0"/>
          <w:marTop w:val="0"/>
          <w:marBottom w:val="0"/>
          <w:divBdr>
            <w:top w:val="none" w:sz="0" w:space="0" w:color="auto"/>
            <w:left w:val="none" w:sz="0" w:space="0" w:color="auto"/>
            <w:bottom w:val="none" w:sz="0" w:space="0" w:color="auto"/>
            <w:right w:val="none" w:sz="0" w:space="0" w:color="auto"/>
          </w:divBdr>
        </w:div>
        <w:div w:id="1375810819">
          <w:marLeft w:val="640"/>
          <w:marRight w:val="0"/>
          <w:marTop w:val="0"/>
          <w:marBottom w:val="0"/>
          <w:divBdr>
            <w:top w:val="none" w:sz="0" w:space="0" w:color="auto"/>
            <w:left w:val="none" w:sz="0" w:space="0" w:color="auto"/>
            <w:bottom w:val="none" w:sz="0" w:space="0" w:color="auto"/>
            <w:right w:val="none" w:sz="0" w:space="0" w:color="auto"/>
          </w:divBdr>
        </w:div>
        <w:div w:id="1427924641">
          <w:marLeft w:val="640"/>
          <w:marRight w:val="0"/>
          <w:marTop w:val="0"/>
          <w:marBottom w:val="0"/>
          <w:divBdr>
            <w:top w:val="none" w:sz="0" w:space="0" w:color="auto"/>
            <w:left w:val="none" w:sz="0" w:space="0" w:color="auto"/>
            <w:bottom w:val="none" w:sz="0" w:space="0" w:color="auto"/>
            <w:right w:val="none" w:sz="0" w:space="0" w:color="auto"/>
          </w:divBdr>
        </w:div>
        <w:div w:id="1483742228">
          <w:marLeft w:val="640"/>
          <w:marRight w:val="0"/>
          <w:marTop w:val="0"/>
          <w:marBottom w:val="0"/>
          <w:divBdr>
            <w:top w:val="none" w:sz="0" w:space="0" w:color="auto"/>
            <w:left w:val="none" w:sz="0" w:space="0" w:color="auto"/>
            <w:bottom w:val="none" w:sz="0" w:space="0" w:color="auto"/>
            <w:right w:val="none" w:sz="0" w:space="0" w:color="auto"/>
          </w:divBdr>
        </w:div>
        <w:div w:id="1699117907">
          <w:marLeft w:val="640"/>
          <w:marRight w:val="0"/>
          <w:marTop w:val="0"/>
          <w:marBottom w:val="0"/>
          <w:divBdr>
            <w:top w:val="none" w:sz="0" w:space="0" w:color="auto"/>
            <w:left w:val="none" w:sz="0" w:space="0" w:color="auto"/>
            <w:bottom w:val="none" w:sz="0" w:space="0" w:color="auto"/>
            <w:right w:val="none" w:sz="0" w:space="0" w:color="auto"/>
          </w:divBdr>
        </w:div>
        <w:div w:id="1722289396">
          <w:marLeft w:val="640"/>
          <w:marRight w:val="0"/>
          <w:marTop w:val="0"/>
          <w:marBottom w:val="0"/>
          <w:divBdr>
            <w:top w:val="none" w:sz="0" w:space="0" w:color="auto"/>
            <w:left w:val="none" w:sz="0" w:space="0" w:color="auto"/>
            <w:bottom w:val="none" w:sz="0" w:space="0" w:color="auto"/>
            <w:right w:val="none" w:sz="0" w:space="0" w:color="auto"/>
          </w:divBdr>
        </w:div>
        <w:div w:id="1824810047">
          <w:marLeft w:val="640"/>
          <w:marRight w:val="0"/>
          <w:marTop w:val="0"/>
          <w:marBottom w:val="0"/>
          <w:divBdr>
            <w:top w:val="none" w:sz="0" w:space="0" w:color="auto"/>
            <w:left w:val="none" w:sz="0" w:space="0" w:color="auto"/>
            <w:bottom w:val="none" w:sz="0" w:space="0" w:color="auto"/>
            <w:right w:val="none" w:sz="0" w:space="0" w:color="auto"/>
          </w:divBdr>
        </w:div>
        <w:div w:id="1908299887">
          <w:marLeft w:val="640"/>
          <w:marRight w:val="0"/>
          <w:marTop w:val="0"/>
          <w:marBottom w:val="0"/>
          <w:divBdr>
            <w:top w:val="none" w:sz="0" w:space="0" w:color="auto"/>
            <w:left w:val="none" w:sz="0" w:space="0" w:color="auto"/>
            <w:bottom w:val="none" w:sz="0" w:space="0" w:color="auto"/>
            <w:right w:val="none" w:sz="0" w:space="0" w:color="auto"/>
          </w:divBdr>
        </w:div>
        <w:div w:id="1974821542">
          <w:marLeft w:val="640"/>
          <w:marRight w:val="0"/>
          <w:marTop w:val="0"/>
          <w:marBottom w:val="0"/>
          <w:divBdr>
            <w:top w:val="none" w:sz="0" w:space="0" w:color="auto"/>
            <w:left w:val="none" w:sz="0" w:space="0" w:color="auto"/>
            <w:bottom w:val="none" w:sz="0" w:space="0" w:color="auto"/>
            <w:right w:val="none" w:sz="0" w:space="0" w:color="auto"/>
          </w:divBdr>
        </w:div>
        <w:div w:id="2016767283">
          <w:marLeft w:val="640"/>
          <w:marRight w:val="0"/>
          <w:marTop w:val="0"/>
          <w:marBottom w:val="0"/>
          <w:divBdr>
            <w:top w:val="none" w:sz="0" w:space="0" w:color="auto"/>
            <w:left w:val="none" w:sz="0" w:space="0" w:color="auto"/>
            <w:bottom w:val="none" w:sz="0" w:space="0" w:color="auto"/>
            <w:right w:val="none" w:sz="0" w:space="0" w:color="auto"/>
          </w:divBdr>
        </w:div>
      </w:divsChild>
    </w:div>
    <w:div w:id="2092502924">
      <w:bodyDiv w:val="1"/>
      <w:marLeft w:val="0"/>
      <w:marRight w:val="0"/>
      <w:marTop w:val="0"/>
      <w:marBottom w:val="0"/>
      <w:divBdr>
        <w:top w:val="none" w:sz="0" w:space="0" w:color="auto"/>
        <w:left w:val="none" w:sz="0" w:space="0" w:color="auto"/>
        <w:bottom w:val="none" w:sz="0" w:space="0" w:color="auto"/>
        <w:right w:val="none" w:sz="0" w:space="0" w:color="auto"/>
      </w:divBdr>
      <w:divsChild>
        <w:div w:id="659501468">
          <w:marLeft w:val="640"/>
          <w:marRight w:val="0"/>
          <w:marTop w:val="0"/>
          <w:marBottom w:val="0"/>
          <w:divBdr>
            <w:top w:val="none" w:sz="0" w:space="0" w:color="auto"/>
            <w:left w:val="none" w:sz="0" w:space="0" w:color="auto"/>
            <w:bottom w:val="none" w:sz="0" w:space="0" w:color="auto"/>
            <w:right w:val="none" w:sz="0" w:space="0" w:color="auto"/>
          </w:divBdr>
        </w:div>
        <w:div w:id="1205604231">
          <w:marLeft w:val="640"/>
          <w:marRight w:val="0"/>
          <w:marTop w:val="0"/>
          <w:marBottom w:val="0"/>
          <w:divBdr>
            <w:top w:val="none" w:sz="0" w:space="0" w:color="auto"/>
            <w:left w:val="none" w:sz="0" w:space="0" w:color="auto"/>
            <w:bottom w:val="none" w:sz="0" w:space="0" w:color="auto"/>
            <w:right w:val="none" w:sz="0" w:space="0" w:color="auto"/>
          </w:divBdr>
        </w:div>
        <w:div w:id="876623436">
          <w:marLeft w:val="640"/>
          <w:marRight w:val="0"/>
          <w:marTop w:val="0"/>
          <w:marBottom w:val="0"/>
          <w:divBdr>
            <w:top w:val="none" w:sz="0" w:space="0" w:color="auto"/>
            <w:left w:val="none" w:sz="0" w:space="0" w:color="auto"/>
            <w:bottom w:val="none" w:sz="0" w:space="0" w:color="auto"/>
            <w:right w:val="none" w:sz="0" w:space="0" w:color="auto"/>
          </w:divBdr>
        </w:div>
        <w:div w:id="1455714829">
          <w:marLeft w:val="640"/>
          <w:marRight w:val="0"/>
          <w:marTop w:val="0"/>
          <w:marBottom w:val="0"/>
          <w:divBdr>
            <w:top w:val="none" w:sz="0" w:space="0" w:color="auto"/>
            <w:left w:val="none" w:sz="0" w:space="0" w:color="auto"/>
            <w:bottom w:val="none" w:sz="0" w:space="0" w:color="auto"/>
            <w:right w:val="none" w:sz="0" w:space="0" w:color="auto"/>
          </w:divBdr>
        </w:div>
        <w:div w:id="1442260397">
          <w:marLeft w:val="640"/>
          <w:marRight w:val="0"/>
          <w:marTop w:val="0"/>
          <w:marBottom w:val="0"/>
          <w:divBdr>
            <w:top w:val="none" w:sz="0" w:space="0" w:color="auto"/>
            <w:left w:val="none" w:sz="0" w:space="0" w:color="auto"/>
            <w:bottom w:val="none" w:sz="0" w:space="0" w:color="auto"/>
            <w:right w:val="none" w:sz="0" w:space="0" w:color="auto"/>
          </w:divBdr>
        </w:div>
        <w:div w:id="1275408407">
          <w:marLeft w:val="640"/>
          <w:marRight w:val="0"/>
          <w:marTop w:val="0"/>
          <w:marBottom w:val="0"/>
          <w:divBdr>
            <w:top w:val="none" w:sz="0" w:space="0" w:color="auto"/>
            <w:left w:val="none" w:sz="0" w:space="0" w:color="auto"/>
            <w:bottom w:val="none" w:sz="0" w:space="0" w:color="auto"/>
            <w:right w:val="none" w:sz="0" w:space="0" w:color="auto"/>
          </w:divBdr>
        </w:div>
        <w:div w:id="1517423215">
          <w:marLeft w:val="640"/>
          <w:marRight w:val="0"/>
          <w:marTop w:val="0"/>
          <w:marBottom w:val="0"/>
          <w:divBdr>
            <w:top w:val="none" w:sz="0" w:space="0" w:color="auto"/>
            <w:left w:val="none" w:sz="0" w:space="0" w:color="auto"/>
            <w:bottom w:val="none" w:sz="0" w:space="0" w:color="auto"/>
            <w:right w:val="none" w:sz="0" w:space="0" w:color="auto"/>
          </w:divBdr>
        </w:div>
        <w:div w:id="550504069">
          <w:marLeft w:val="640"/>
          <w:marRight w:val="0"/>
          <w:marTop w:val="0"/>
          <w:marBottom w:val="0"/>
          <w:divBdr>
            <w:top w:val="none" w:sz="0" w:space="0" w:color="auto"/>
            <w:left w:val="none" w:sz="0" w:space="0" w:color="auto"/>
            <w:bottom w:val="none" w:sz="0" w:space="0" w:color="auto"/>
            <w:right w:val="none" w:sz="0" w:space="0" w:color="auto"/>
          </w:divBdr>
        </w:div>
        <w:div w:id="792483335">
          <w:marLeft w:val="640"/>
          <w:marRight w:val="0"/>
          <w:marTop w:val="0"/>
          <w:marBottom w:val="0"/>
          <w:divBdr>
            <w:top w:val="none" w:sz="0" w:space="0" w:color="auto"/>
            <w:left w:val="none" w:sz="0" w:space="0" w:color="auto"/>
            <w:bottom w:val="none" w:sz="0" w:space="0" w:color="auto"/>
            <w:right w:val="none" w:sz="0" w:space="0" w:color="auto"/>
          </w:divBdr>
        </w:div>
        <w:div w:id="1655142989">
          <w:marLeft w:val="640"/>
          <w:marRight w:val="0"/>
          <w:marTop w:val="0"/>
          <w:marBottom w:val="0"/>
          <w:divBdr>
            <w:top w:val="none" w:sz="0" w:space="0" w:color="auto"/>
            <w:left w:val="none" w:sz="0" w:space="0" w:color="auto"/>
            <w:bottom w:val="none" w:sz="0" w:space="0" w:color="auto"/>
            <w:right w:val="none" w:sz="0" w:space="0" w:color="auto"/>
          </w:divBdr>
        </w:div>
        <w:div w:id="468863591">
          <w:marLeft w:val="640"/>
          <w:marRight w:val="0"/>
          <w:marTop w:val="0"/>
          <w:marBottom w:val="0"/>
          <w:divBdr>
            <w:top w:val="none" w:sz="0" w:space="0" w:color="auto"/>
            <w:left w:val="none" w:sz="0" w:space="0" w:color="auto"/>
            <w:bottom w:val="none" w:sz="0" w:space="0" w:color="auto"/>
            <w:right w:val="none" w:sz="0" w:space="0" w:color="auto"/>
          </w:divBdr>
        </w:div>
        <w:div w:id="2059740062">
          <w:marLeft w:val="640"/>
          <w:marRight w:val="0"/>
          <w:marTop w:val="0"/>
          <w:marBottom w:val="0"/>
          <w:divBdr>
            <w:top w:val="none" w:sz="0" w:space="0" w:color="auto"/>
            <w:left w:val="none" w:sz="0" w:space="0" w:color="auto"/>
            <w:bottom w:val="none" w:sz="0" w:space="0" w:color="auto"/>
            <w:right w:val="none" w:sz="0" w:space="0" w:color="auto"/>
          </w:divBdr>
        </w:div>
        <w:div w:id="1152598550">
          <w:marLeft w:val="640"/>
          <w:marRight w:val="0"/>
          <w:marTop w:val="0"/>
          <w:marBottom w:val="0"/>
          <w:divBdr>
            <w:top w:val="none" w:sz="0" w:space="0" w:color="auto"/>
            <w:left w:val="none" w:sz="0" w:space="0" w:color="auto"/>
            <w:bottom w:val="none" w:sz="0" w:space="0" w:color="auto"/>
            <w:right w:val="none" w:sz="0" w:space="0" w:color="auto"/>
          </w:divBdr>
        </w:div>
        <w:div w:id="1461803839">
          <w:marLeft w:val="640"/>
          <w:marRight w:val="0"/>
          <w:marTop w:val="0"/>
          <w:marBottom w:val="0"/>
          <w:divBdr>
            <w:top w:val="none" w:sz="0" w:space="0" w:color="auto"/>
            <w:left w:val="none" w:sz="0" w:space="0" w:color="auto"/>
            <w:bottom w:val="none" w:sz="0" w:space="0" w:color="auto"/>
            <w:right w:val="none" w:sz="0" w:space="0" w:color="auto"/>
          </w:divBdr>
        </w:div>
        <w:div w:id="1886944994">
          <w:marLeft w:val="640"/>
          <w:marRight w:val="0"/>
          <w:marTop w:val="0"/>
          <w:marBottom w:val="0"/>
          <w:divBdr>
            <w:top w:val="none" w:sz="0" w:space="0" w:color="auto"/>
            <w:left w:val="none" w:sz="0" w:space="0" w:color="auto"/>
            <w:bottom w:val="none" w:sz="0" w:space="0" w:color="auto"/>
            <w:right w:val="none" w:sz="0" w:space="0" w:color="auto"/>
          </w:divBdr>
        </w:div>
        <w:div w:id="2139913013">
          <w:marLeft w:val="640"/>
          <w:marRight w:val="0"/>
          <w:marTop w:val="0"/>
          <w:marBottom w:val="0"/>
          <w:divBdr>
            <w:top w:val="none" w:sz="0" w:space="0" w:color="auto"/>
            <w:left w:val="none" w:sz="0" w:space="0" w:color="auto"/>
            <w:bottom w:val="none" w:sz="0" w:space="0" w:color="auto"/>
            <w:right w:val="none" w:sz="0" w:space="0" w:color="auto"/>
          </w:divBdr>
        </w:div>
        <w:div w:id="1972904883">
          <w:marLeft w:val="640"/>
          <w:marRight w:val="0"/>
          <w:marTop w:val="0"/>
          <w:marBottom w:val="0"/>
          <w:divBdr>
            <w:top w:val="none" w:sz="0" w:space="0" w:color="auto"/>
            <w:left w:val="none" w:sz="0" w:space="0" w:color="auto"/>
            <w:bottom w:val="none" w:sz="0" w:space="0" w:color="auto"/>
            <w:right w:val="none" w:sz="0" w:space="0" w:color="auto"/>
          </w:divBdr>
        </w:div>
        <w:div w:id="284194472">
          <w:marLeft w:val="640"/>
          <w:marRight w:val="0"/>
          <w:marTop w:val="0"/>
          <w:marBottom w:val="0"/>
          <w:divBdr>
            <w:top w:val="none" w:sz="0" w:space="0" w:color="auto"/>
            <w:left w:val="none" w:sz="0" w:space="0" w:color="auto"/>
            <w:bottom w:val="none" w:sz="0" w:space="0" w:color="auto"/>
            <w:right w:val="none" w:sz="0" w:space="0" w:color="auto"/>
          </w:divBdr>
        </w:div>
        <w:div w:id="37321687">
          <w:marLeft w:val="640"/>
          <w:marRight w:val="0"/>
          <w:marTop w:val="0"/>
          <w:marBottom w:val="0"/>
          <w:divBdr>
            <w:top w:val="none" w:sz="0" w:space="0" w:color="auto"/>
            <w:left w:val="none" w:sz="0" w:space="0" w:color="auto"/>
            <w:bottom w:val="none" w:sz="0" w:space="0" w:color="auto"/>
            <w:right w:val="none" w:sz="0" w:space="0" w:color="auto"/>
          </w:divBdr>
        </w:div>
        <w:div w:id="404962138">
          <w:marLeft w:val="640"/>
          <w:marRight w:val="0"/>
          <w:marTop w:val="0"/>
          <w:marBottom w:val="0"/>
          <w:divBdr>
            <w:top w:val="none" w:sz="0" w:space="0" w:color="auto"/>
            <w:left w:val="none" w:sz="0" w:space="0" w:color="auto"/>
            <w:bottom w:val="none" w:sz="0" w:space="0" w:color="auto"/>
            <w:right w:val="none" w:sz="0" w:space="0" w:color="auto"/>
          </w:divBdr>
        </w:div>
        <w:div w:id="2027439893">
          <w:marLeft w:val="640"/>
          <w:marRight w:val="0"/>
          <w:marTop w:val="0"/>
          <w:marBottom w:val="0"/>
          <w:divBdr>
            <w:top w:val="none" w:sz="0" w:space="0" w:color="auto"/>
            <w:left w:val="none" w:sz="0" w:space="0" w:color="auto"/>
            <w:bottom w:val="none" w:sz="0" w:space="0" w:color="auto"/>
            <w:right w:val="none" w:sz="0" w:space="0" w:color="auto"/>
          </w:divBdr>
        </w:div>
        <w:div w:id="177543671">
          <w:marLeft w:val="640"/>
          <w:marRight w:val="0"/>
          <w:marTop w:val="0"/>
          <w:marBottom w:val="0"/>
          <w:divBdr>
            <w:top w:val="none" w:sz="0" w:space="0" w:color="auto"/>
            <w:left w:val="none" w:sz="0" w:space="0" w:color="auto"/>
            <w:bottom w:val="none" w:sz="0" w:space="0" w:color="auto"/>
            <w:right w:val="none" w:sz="0" w:space="0" w:color="auto"/>
          </w:divBdr>
        </w:div>
        <w:div w:id="635992452">
          <w:marLeft w:val="640"/>
          <w:marRight w:val="0"/>
          <w:marTop w:val="0"/>
          <w:marBottom w:val="0"/>
          <w:divBdr>
            <w:top w:val="none" w:sz="0" w:space="0" w:color="auto"/>
            <w:left w:val="none" w:sz="0" w:space="0" w:color="auto"/>
            <w:bottom w:val="none" w:sz="0" w:space="0" w:color="auto"/>
            <w:right w:val="none" w:sz="0" w:space="0" w:color="auto"/>
          </w:divBdr>
        </w:div>
        <w:div w:id="1362709494">
          <w:marLeft w:val="640"/>
          <w:marRight w:val="0"/>
          <w:marTop w:val="0"/>
          <w:marBottom w:val="0"/>
          <w:divBdr>
            <w:top w:val="none" w:sz="0" w:space="0" w:color="auto"/>
            <w:left w:val="none" w:sz="0" w:space="0" w:color="auto"/>
            <w:bottom w:val="none" w:sz="0" w:space="0" w:color="auto"/>
            <w:right w:val="none" w:sz="0" w:space="0" w:color="auto"/>
          </w:divBdr>
        </w:div>
        <w:div w:id="1266111032">
          <w:marLeft w:val="640"/>
          <w:marRight w:val="0"/>
          <w:marTop w:val="0"/>
          <w:marBottom w:val="0"/>
          <w:divBdr>
            <w:top w:val="none" w:sz="0" w:space="0" w:color="auto"/>
            <w:left w:val="none" w:sz="0" w:space="0" w:color="auto"/>
            <w:bottom w:val="none" w:sz="0" w:space="0" w:color="auto"/>
            <w:right w:val="none" w:sz="0" w:space="0" w:color="auto"/>
          </w:divBdr>
        </w:div>
        <w:div w:id="1332491201">
          <w:marLeft w:val="640"/>
          <w:marRight w:val="0"/>
          <w:marTop w:val="0"/>
          <w:marBottom w:val="0"/>
          <w:divBdr>
            <w:top w:val="none" w:sz="0" w:space="0" w:color="auto"/>
            <w:left w:val="none" w:sz="0" w:space="0" w:color="auto"/>
            <w:bottom w:val="none" w:sz="0" w:space="0" w:color="auto"/>
            <w:right w:val="none" w:sz="0" w:space="0" w:color="auto"/>
          </w:divBdr>
        </w:div>
        <w:div w:id="889535922">
          <w:marLeft w:val="640"/>
          <w:marRight w:val="0"/>
          <w:marTop w:val="0"/>
          <w:marBottom w:val="0"/>
          <w:divBdr>
            <w:top w:val="none" w:sz="0" w:space="0" w:color="auto"/>
            <w:left w:val="none" w:sz="0" w:space="0" w:color="auto"/>
            <w:bottom w:val="none" w:sz="0" w:space="0" w:color="auto"/>
            <w:right w:val="none" w:sz="0" w:space="0" w:color="auto"/>
          </w:divBdr>
        </w:div>
        <w:div w:id="1238394982">
          <w:marLeft w:val="640"/>
          <w:marRight w:val="0"/>
          <w:marTop w:val="0"/>
          <w:marBottom w:val="0"/>
          <w:divBdr>
            <w:top w:val="none" w:sz="0" w:space="0" w:color="auto"/>
            <w:left w:val="none" w:sz="0" w:space="0" w:color="auto"/>
            <w:bottom w:val="none" w:sz="0" w:space="0" w:color="auto"/>
            <w:right w:val="none" w:sz="0" w:space="0" w:color="auto"/>
          </w:divBdr>
        </w:div>
        <w:div w:id="1242442925">
          <w:marLeft w:val="640"/>
          <w:marRight w:val="0"/>
          <w:marTop w:val="0"/>
          <w:marBottom w:val="0"/>
          <w:divBdr>
            <w:top w:val="none" w:sz="0" w:space="0" w:color="auto"/>
            <w:left w:val="none" w:sz="0" w:space="0" w:color="auto"/>
            <w:bottom w:val="none" w:sz="0" w:space="0" w:color="auto"/>
            <w:right w:val="none" w:sz="0" w:space="0" w:color="auto"/>
          </w:divBdr>
        </w:div>
        <w:div w:id="1540388535">
          <w:marLeft w:val="640"/>
          <w:marRight w:val="0"/>
          <w:marTop w:val="0"/>
          <w:marBottom w:val="0"/>
          <w:divBdr>
            <w:top w:val="none" w:sz="0" w:space="0" w:color="auto"/>
            <w:left w:val="none" w:sz="0" w:space="0" w:color="auto"/>
            <w:bottom w:val="none" w:sz="0" w:space="0" w:color="auto"/>
            <w:right w:val="none" w:sz="0" w:space="0" w:color="auto"/>
          </w:divBdr>
        </w:div>
        <w:div w:id="586034268">
          <w:marLeft w:val="640"/>
          <w:marRight w:val="0"/>
          <w:marTop w:val="0"/>
          <w:marBottom w:val="0"/>
          <w:divBdr>
            <w:top w:val="none" w:sz="0" w:space="0" w:color="auto"/>
            <w:left w:val="none" w:sz="0" w:space="0" w:color="auto"/>
            <w:bottom w:val="none" w:sz="0" w:space="0" w:color="auto"/>
            <w:right w:val="none" w:sz="0" w:space="0" w:color="auto"/>
          </w:divBdr>
        </w:div>
        <w:div w:id="1198810367">
          <w:marLeft w:val="640"/>
          <w:marRight w:val="0"/>
          <w:marTop w:val="0"/>
          <w:marBottom w:val="0"/>
          <w:divBdr>
            <w:top w:val="none" w:sz="0" w:space="0" w:color="auto"/>
            <w:left w:val="none" w:sz="0" w:space="0" w:color="auto"/>
            <w:bottom w:val="none" w:sz="0" w:space="0" w:color="auto"/>
            <w:right w:val="none" w:sz="0" w:space="0" w:color="auto"/>
          </w:divBdr>
        </w:div>
        <w:div w:id="362217963">
          <w:marLeft w:val="640"/>
          <w:marRight w:val="0"/>
          <w:marTop w:val="0"/>
          <w:marBottom w:val="0"/>
          <w:divBdr>
            <w:top w:val="none" w:sz="0" w:space="0" w:color="auto"/>
            <w:left w:val="none" w:sz="0" w:space="0" w:color="auto"/>
            <w:bottom w:val="none" w:sz="0" w:space="0" w:color="auto"/>
            <w:right w:val="none" w:sz="0" w:space="0" w:color="auto"/>
          </w:divBdr>
        </w:div>
        <w:div w:id="1627854650">
          <w:marLeft w:val="640"/>
          <w:marRight w:val="0"/>
          <w:marTop w:val="0"/>
          <w:marBottom w:val="0"/>
          <w:divBdr>
            <w:top w:val="none" w:sz="0" w:space="0" w:color="auto"/>
            <w:left w:val="none" w:sz="0" w:space="0" w:color="auto"/>
            <w:bottom w:val="none" w:sz="0" w:space="0" w:color="auto"/>
            <w:right w:val="none" w:sz="0" w:space="0" w:color="auto"/>
          </w:divBdr>
        </w:div>
        <w:div w:id="782312608">
          <w:marLeft w:val="640"/>
          <w:marRight w:val="0"/>
          <w:marTop w:val="0"/>
          <w:marBottom w:val="0"/>
          <w:divBdr>
            <w:top w:val="none" w:sz="0" w:space="0" w:color="auto"/>
            <w:left w:val="none" w:sz="0" w:space="0" w:color="auto"/>
            <w:bottom w:val="none" w:sz="0" w:space="0" w:color="auto"/>
            <w:right w:val="none" w:sz="0" w:space="0" w:color="auto"/>
          </w:divBdr>
        </w:div>
        <w:div w:id="310985729">
          <w:marLeft w:val="640"/>
          <w:marRight w:val="0"/>
          <w:marTop w:val="0"/>
          <w:marBottom w:val="0"/>
          <w:divBdr>
            <w:top w:val="none" w:sz="0" w:space="0" w:color="auto"/>
            <w:left w:val="none" w:sz="0" w:space="0" w:color="auto"/>
            <w:bottom w:val="none" w:sz="0" w:space="0" w:color="auto"/>
            <w:right w:val="none" w:sz="0" w:space="0" w:color="auto"/>
          </w:divBdr>
        </w:div>
      </w:divsChild>
    </w:div>
    <w:div w:id="2093509415">
      <w:bodyDiv w:val="1"/>
      <w:marLeft w:val="0"/>
      <w:marRight w:val="0"/>
      <w:marTop w:val="0"/>
      <w:marBottom w:val="0"/>
      <w:divBdr>
        <w:top w:val="none" w:sz="0" w:space="0" w:color="auto"/>
        <w:left w:val="none" w:sz="0" w:space="0" w:color="auto"/>
        <w:bottom w:val="none" w:sz="0" w:space="0" w:color="auto"/>
        <w:right w:val="none" w:sz="0" w:space="0" w:color="auto"/>
      </w:divBdr>
      <w:divsChild>
        <w:div w:id="1511288001">
          <w:marLeft w:val="640"/>
          <w:marRight w:val="0"/>
          <w:marTop w:val="0"/>
          <w:marBottom w:val="0"/>
          <w:divBdr>
            <w:top w:val="none" w:sz="0" w:space="0" w:color="auto"/>
            <w:left w:val="none" w:sz="0" w:space="0" w:color="auto"/>
            <w:bottom w:val="none" w:sz="0" w:space="0" w:color="auto"/>
            <w:right w:val="none" w:sz="0" w:space="0" w:color="auto"/>
          </w:divBdr>
        </w:div>
        <w:div w:id="466558259">
          <w:marLeft w:val="640"/>
          <w:marRight w:val="0"/>
          <w:marTop w:val="0"/>
          <w:marBottom w:val="0"/>
          <w:divBdr>
            <w:top w:val="none" w:sz="0" w:space="0" w:color="auto"/>
            <w:left w:val="none" w:sz="0" w:space="0" w:color="auto"/>
            <w:bottom w:val="none" w:sz="0" w:space="0" w:color="auto"/>
            <w:right w:val="none" w:sz="0" w:space="0" w:color="auto"/>
          </w:divBdr>
        </w:div>
        <w:div w:id="22020594">
          <w:marLeft w:val="640"/>
          <w:marRight w:val="0"/>
          <w:marTop w:val="0"/>
          <w:marBottom w:val="0"/>
          <w:divBdr>
            <w:top w:val="none" w:sz="0" w:space="0" w:color="auto"/>
            <w:left w:val="none" w:sz="0" w:space="0" w:color="auto"/>
            <w:bottom w:val="none" w:sz="0" w:space="0" w:color="auto"/>
            <w:right w:val="none" w:sz="0" w:space="0" w:color="auto"/>
          </w:divBdr>
        </w:div>
        <w:div w:id="261885509">
          <w:marLeft w:val="640"/>
          <w:marRight w:val="0"/>
          <w:marTop w:val="0"/>
          <w:marBottom w:val="0"/>
          <w:divBdr>
            <w:top w:val="none" w:sz="0" w:space="0" w:color="auto"/>
            <w:left w:val="none" w:sz="0" w:space="0" w:color="auto"/>
            <w:bottom w:val="none" w:sz="0" w:space="0" w:color="auto"/>
            <w:right w:val="none" w:sz="0" w:space="0" w:color="auto"/>
          </w:divBdr>
        </w:div>
        <w:div w:id="1583488806">
          <w:marLeft w:val="640"/>
          <w:marRight w:val="0"/>
          <w:marTop w:val="0"/>
          <w:marBottom w:val="0"/>
          <w:divBdr>
            <w:top w:val="none" w:sz="0" w:space="0" w:color="auto"/>
            <w:left w:val="none" w:sz="0" w:space="0" w:color="auto"/>
            <w:bottom w:val="none" w:sz="0" w:space="0" w:color="auto"/>
            <w:right w:val="none" w:sz="0" w:space="0" w:color="auto"/>
          </w:divBdr>
        </w:div>
        <w:div w:id="839542874">
          <w:marLeft w:val="640"/>
          <w:marRight w:val="0"/>
          <w:marTop w:val="0"/>
          <w:marBottom w:val="0"/>
          <w:divBdr>
            <w:top w:val="none" w:sz="0" w:space="0" w:color="auto"/>
            <w:left w:val="none" w:sz="0" w:space="0" w:color="auto"/>
            <w:bottom w:val="none" w:sz="0" w:space="0" w:color="auto"/>
            <w:right w:val="none" w:sz="0" w:space="0" w:color="auto"/>
          </w:divBdr>
        </w:div>
        <w:div w:id="2017682071">
          <w:marLeft w:val="640"/>
          <w:marRight w:val="0"/>
          <w:marTop w:val="0"/>
          <w:marBottom w:val="0"/>
          <w:divBdr>
            <w:top w:val="none" w:sz="0" w:space="0" w:color="auto"/>
            <w:left w:val="none" w:sz="0" w:space="0" w:color="auto"/>
            <w:bottom w:val="none" w:sz="0" w:space="0" w:color="auto"/>
            <w:right w:val="none" w:sz="0" w:space="0" w:color="auto"/>
          </w:divBdr>
        </w:div>
        <w:div w:id="839466340">
          <w:marLeft w:val="640"/>
          <w:marRight w:val="0"/>
          <w:marTop w:val="0"/>
          <w:marBottom w:val="0"/>
          <w:divBdr>
            <w:top w:val="none" w:sz="0" w:space="0" w:color="auto"/>
            <w:left w:val="none" w:sz="0" w:space="0" w:color="auto"/>
            <w:bottom w:val="none" w:sz="0" w:space="0" w:color="auto"/>
            <w:right w:val="none" w:sz="0" w:space="0" w:color="auto"/>
          </w:divBdr>
        </w:div>
        <w:div w:id="1302419853">
          <w:marLeft w:val="640"/>
          <w:marRight w:val="0"/>
          <w:marTop w:val="0"/>
          <w:marBottom w:val="0"/>
          <w:divBdr>
            <w:top w:val="none" w:sz="0" w:space="0" w:color="auto"/>
            <w:left w:val="none" w:sz="0" w:space="0" w:color="auto"/>
            <w:bottom w:val="none" w:sz="0" w:space="0" w:color="auto"/>
            <w:right w:val="none" w:sz="0" w:space="0" w:color="auto"/>
          </w:divBdr>
        </w:div>
        <w:div w:id="689797381">
          <w:marLeft w:val="640"/>
          <w:marRight w:val="0"/>
          <w:marTop w:val="0"/>
          <w:marBottom w:val="0"/>
          <w:divBdr>
            <w:top w:val="none" w:sz="0" w:space="0" w:color="auto"/>
            <w:left w:val="none" w:sz="0" w:space="0" w:color="auto"/>
            <w:bottom w:val="none" w:sz="0" w:space="0" w:color="auto"/>
            <w:right w:val="none" w:sz="0" w:space="0" w:color="auto"/>
          </w:divBdr>
        </w:div>
        <w:div w:id="234166348">
          <w:marLeft w:val="640"/>
          <w:marRight w:val="0"/>
          <w:marTop w:val="0"/>
          <w:marBottom w:val="0"/>
          <w:divBdr>
            <w:top w:val="none" w:sz="0" w:space="0" w:color="auto"/>
            <w:left w:val="none" w:sz="0" w:space="0" w:color="auto"/>
            <w:bottom w:val="none" w:sz="0" w:space="0" w:color="auto"/>
            <w:right w:val="none" w:sz="0" w:space="0" w:color="auto"/>
          </w:divBdr>
        </w:div>
        <w:div w:id="1950156759">
          <w:marLeft w:val="640"/>
          <w:marRight w:val="0"/>
          <w:marTop w:val="0"/>
          <w:marBottom w:val="0"/>
          <w:divBdr>
            <w:top w:val="none" w:sz="0" w:space="0" w:color="auto"/>
            <w:left w:val="none" w:sz="0" w:space="0" w:color="auto"/>
            <w:bottom w:val="none" w:sz="0" w:space="0" w:color="auto"/>
            <w:right w:val="none" w:sz="0" w:space="0" w:color="auto"/>
          </w:divBdr>
        </w:div>
        <w:div w:id="2040467394">
          <w:marLeft w:val="640"/>
          <w:marRight w:val="0"/>
          <w:marTop w:val="0"/>
          <w:marBottom w:val="0"/>
          <w:divBdr>
            <w:top w:val="none" w:sz="0" w:space="0" w:color="auto"/>
            <w:left w:val="none" w:sz="0" w:space="0" w:color="auto"/>
            <w:bottom w:val="none" w:sz="0" w:space="0" w:color="auto"/>
            <w:right w:val="none" w:sz="0" w:space="0" w:color="auto"/>
          </w:divBdr>
        </w:div>
        <w:div w:id="1973440632">
          <w:marLeft w:val="640"/>
          <w:marRight w:val="0"/>
          <w:marTop w:val="0"/>
          <w:marBottom w:val="0"/>
          <w:divBdr>
            <w:top w:val="none" w:sz="0" w:space="0" w:color="auto"/>
            <w:left w:val="none" w:sz="0" w:space="0" w:color="auto"/>
            <w:bottom w:val="none" w:sz="0" w:space="0" w:color="auto"/>
            <w:right w:val="none" w:sz="0" w:space="0" w:color="auto"/>
          </w:divBdr>
        </w:div>
        <w:div w:id="1725443887">
          <w:marLeft w:val="640"/>
          <w:marRight w:val="0"/>
          <w:marTop w:val="0"/>
          <w:marBottom w:val="0"/>
          <w:divBdr>
            <w:top w:val="none" w:sz="0" w:space="0" w:color="auto"/>
            <w:left w:val="none" w:sz="0" w:space="0" w:color="auto"/>
            <w:bottom w:val="none" w:sz="0" w:space="0" w:color="auto"/>
            <w:right w:val="none" w:sz="0" w:space="0" w:color="auto"/>
          </w:divBdr>
        </w:div>
        <w:div w:id="350761233">
          <w:marLeft w:val="640"/>
          <w:marRight w:val="0"/>
          <w:marTop w:val="0"/>
          <w:marBottom w:val="0"/>
          <w:divBdr>
            <w:top w:val="none" w:sz="0" w:space="0" w:color="auto"/>
            <w:left w:val="none" w:sz="0" w:space="0" w:color="auto"/>
            <w:bottom w:val="none" w:sz="0" w:space="0" w:color="auto"/>
            <w:right w:val="none" w:sz="0" w:space="0" w:color="auto"/>
          </w:divBdr>
        </w:div>
        <w:div w:id="38601455">
          <w:marLeft w:val="640"/>
          <w:marRight w:val="0"/>
          <w:marTop w:val="0"/>
          <w:marBottom w:val="0"/>
          <w:divBdr>
            <w:top w:val="none" w:sz="0" w:space="0" w:color="auto"/>
            <w:left w:val="none" w:sz="0" w:space="0" w:color="auto"/>
            <w:bottom w:val="none" w:sz="0" w:space="0" w:color="auto"/>
            <w:right w:val="none" w:sz="0" w:space="0" w:color="auto"/>
          </w:divBdr>
        </w:div>
        <w:div w:id="2044865199">
          <w:marLeft w:val="640"/>
          <w:marRight w:val="0"/>
          <w:marTop w:val="0"/>
          <w:marBottom w:val="0"/>
          <w:divBdr>
            <w:top w:val="none" w:sz="0" w:space="0" w:color="auto"/>
            <w:left w:val="none" w:sz="0" w:space="0" w:color="auto"/>
            <w:bottom w:val="none" w:sz="0" w:space="0" w:color="auto"/>
            <w:right w:val="none" w:sz="0" w:space="0" w:color="auto"/>
          </w:divBdr>
        </w:div>
        <w:div w:id="273445228">
          <w:marLeft w:val="640"/>
          <w:marRight w:val="0"/>
          <w:marTop w:val="0"/>
          <w:marBottom w:val="0"/>
          <w:divBdr>
            <w:top w:val="none" w:sz="0" w:space="0" w:color="auto"/>
            <w:left w:val="none" w:sz="0" w:space="0" w:color="auto"/>
            <w:bottom w:val="none" w:sz="0" w:space="0" w:color="auto"/>
            <w:right w:val="none" w:sz="0" w:space="0" w:color="auto"/>
          </w:divBdr>
        </w:div>
        <w:div w:id="944384864">
          <w:marLeft w:val="640"/>
          <w:marRight w:val="0"/>
          <w:marTop w:val="0"/>
          <w:marBottom w:val="0"/>
          <w:divBdr>
            <w:top w:val="none" w:sz="0" w:space="0" w:color="auto"/>
            <w:left w:val="none" w:sz="0" w:space="0" w:color="auto"/>
            <w:bottom w:val="none" w:sz="0" w:space="0" w:color="auto"/>
            <w:right w:val="none" w:sz="0" w:space="0" w:color="auto"/>
          </w:divBdr>
        </w:div>
        <w:div w:id="994989559">
          <w:marLeft w:val="640"/>
          <w:marRight w:val="0"/>
          <w:marTop w:val="0"/>
          <w:marBottom w:val="0"/>
          <w:divBdr>
            <w:top w:val="none" w:sz="0" w:space="0" w:color="auto"/>
            <w:left w:val="none" w:sz="0" w:space="0" w:color="auto"/>
            <w:bottom w:val="none" w:sz="0" w:space="0" w:color="auto"/>
            <w:right w:val="none" w:sz="0" w:space="0" w:color="auto"/>
          </w:divBdr>
        </w:div>
        <w:div w:id="1413118636">
          <w:marLeft w:val="640"/>
          <w:marRight w:val="0"/>
          <w:marTop w:val="0"/>
          <w:marBottom w:val="0"/>
          <w:divBdr>
            <w:top w:val="none" w:sz="0" w:space="0" w:color="auto"/>
            <w:left w:val="none" w:sz="0" w:space="0" w:color="auto"/>
            <w:bottom w:val="none" w:sz="0" w:space="0" w:color="auto"/>
            <w:right w:val="none" w:sz="0" w:space="0" w:color="auto"/>
          </w:divBdr>
        </w:div>
        <w:div w:id="85856452">
          <w:marLeft w:val="640"/>
          <w:marRight w:val="0"/>
          <w:marTop w:val="0"/>
          <w:marBottom w:val="0"/>
          <w:divBdr>
            <w:top w:val="none" w:sz="0" w:space="0" w:color="auto"/>
            <w:left w:val="none" w:sz="0" w:space="0" w:color="auto"/>
            <w:bottom w:val="none" w:sz="0" w:space="0" w:color="auto"/>
            <w:right w:val="none" w:sz="0" w:space="0" w:color="auto"/>
          </w:divBdr>
        </w:div>
        <w:div w:id="971792180">
          <w:marLeft w:val="640"/>
          <w:marRight w:val="0"/>
          <w:marTop w:val="0"/>
          <w:marBottom w:val="0"/>
          <w:divBdr>
            <w:top w:val="none" w:sz="0" w:space="0" w:color="auto"/>
            <w:left w:val="none" w:sz="0" w:space="0" w:color="auto"/>
            <w:bottom w:val="none" w:sz="0" w:space="0" w:color="auto"/>
            <w:right w:val="none" w:sz="0" w:space="0" w:color="auto"/>
          </w:divBdr>
        </w:div>
        <w:div w:id="1118915291">
          <w:marLeft w:val="640"/>
          <w:marRight w:val="0"/>
          <w:marTop w:val="0"/>
          <w:marBottom w:val="0"/>
          <w:divBdr>
            <w:top w:val="none" w:sz="0" w:space="0" w:color="auto"/>
            <w:left w:val="none" w:sz="0" w:space="0" w:color="auto"/>
            <w:bottom w:val="none" w:sz="0" w:space="0" w:color="auto"/>
            <w:right w:val="none" w:sz="0" w:space="0" w:color="auto"/>
          </w:divBdr>
        </w:div>
        <w:div w:id="2114282689">
          <w:marLeft w:val="640"/>
          <w:marRight w:val="0"/>
          <w:marTop w:val="0"/>
          <w:marBottom w:val="0"/>
          <w:divBdr>
            <w:top w:val="none" w:sz="0" w:space="0" w:color="auto"/>
            <w:left w:val="none" w:sz="0" w:space="0" w:color="auto"/>
            <w:bottom w:val="none" w:sz="0" w:space="0" w:color="auto"/>
            <w:right w:val="none" w:sz="0" w:space="0" w:color="auto"/>
          </w:divBdr>
        </w:div>
        <w:div w:id="311955912">
          <w:marLeft w:val="640"/>
          <w:marRight w:val="0"/>
          <w:marTop w:val="0"/>
          <w:marBottom w:val="0"/>
          <w:divBdr>
            <w:top w:val="none" w:sz="0" w:space="0" w:color="auto"/>
            <w:left w:val="none" w:sz="0" w:space="0" w:color="auto"/>
            <w:bottom w:val="none" w:sz="0" w:space="0" w:color="auto"/>
            <w:right w:val="none" w:sz="0" w:space="0" w:color="auto"/>
          </w:divBdr>
        </w:div>
        <w:div w:id="473721933">
          <w:marLeft w:val="640"/>
          <w:marRight w:val="0"/>
          <w:marTop w:val="0"/>
          <w:marBottom w:val="0"/>
          <w:divBdr>
            <w:top w:val="none" w:sz="0" w:space="0" w:color="auto"/>
            <w:left w:val="none" w:sz="0" w:space="0" w:color="auto"/>
            <w:bottom w:val="none" w:sz="0" w:space="0" w:color="auto"/>
            <w:right w:val="none" w:sz="0" w:space="0" w:color="auto"/>
          </w:divBdr>
        </w:div>
        <w:div w:id="952633409">
          <w:marLeft w:val="640"/>
          <w:marRight w:val="0"/>
          <w:marTop w:val="0"/>
          <w:marBottom w:val="0"/>
          <w:divBdr>
            <w:top w:val="none" w:sz="0" w:space="0" w:color="auto"/>
            <w:left w:val="none" w:sz="0" w:space="0" w:color="auto"/>
            <w:bottom w:val="none" w:sz="0" w:space="0" w:color="auto"/>
            <w:right w:val="none" w:sz="0" w:space="0" w:color="auto"/>
          </w:divBdr>
        </w:div>
        <w:div w:id="1926722375">
          <w:marLeft w:val="640"/>
          <w:marRight w:val="0"/>
          <w:marTop w:val="0"/>
          <w:marBottom w:val="0"/>
          <w:divBdr>
            <w:top w:val="none" w:sz="0" w:space="0" w:color="auto"/>
            <w:left w:val="none" w:sz="0" w:space="0" w:color="auto"/>
            <w:bottom w:val="none" w:sz="0" w:space="0" w:color="auto"/>
            <w:right w:val="none" w:sz="0" w:space="0" w:color="auto"/>
          </w:divBdr>
        </w:div>
        <w:div w:id="784806649">
          <w:marLeft w:val="640"/>
          <w:marRight w:val="0"/>
          <w:marTop w:val="0"/>
          <w:marBottom w:val="0"/>
          <w:divBdr>
            <w:top w:val="none" w:sz="0" w:space="0" w:color="auto"/>
            <w:left w:val="none" w:sz="0" w:space="0" w:color="auto"/>
            <w:bottom w:val="none" w:sz="0" w:space="0" w:color="auto"/>
            <w:right w:val="none" w:sz="0" w:space="0" w:color="auto"/>
          </w:divBdr>
        </w:div>
        <w:div w:id="969431933">
          <w:marLeft w:val="640"/>
          <w:marRight w:val="0"/>
          <w:marTop w:val="0"/>
          <w:marBottom w:val="0"/>
          <w:divBdr>
            <w:top w:val="none" w:sz="0" w:space="0" w:color="auto"/>
            <w:left w:val="none" w:sz="0" w:space="0" w:color="auto"/>
            <w:bottom w:val="none" w:sz="0" w:space="0" w:color="auto"/>
            <w:right w:val="none" w:sz="0" w:space="0" w:color="auto"/>
          </w:divBdr>
        </w:div>
        <w:div w:id="1404597442">
          <w:marLeft w:val="640"/>
          <w:marRight w:val="0"/>
          <w:marTop w:val="0"/>
          <w:marBottom w:val="0"/>
          <w:divBdr>
            <w:top w:val="none" w:sz="0" w:space="0" w:color="auto"/>
            <w:left w:val="none" w:sz="0" w:space="0" w:color="auto"/>
            <w:bottom w:val="none" w:sz="0" w:space="0" w:color="auto"/>
            <w:right w:val="none" w:sz="0" w:space="0" w:color="auto"/>
          </w:divBdr>
        </w:div>
        <w:div w:id="1655527037">
          <w:marLeft w:val="640"/>
          <w:marRight w:val="0"/>
          <w:marTop w:val="0"/>
          <w:marBottom w:val="0"/>
          <w:divBdr>
            <w:top w:val="none" w:sz="0" w:space="0" w:color="auto"/>
            <w:left w:val="none" w:sz="0" w:space="0" w:color="auto"/>
            <w:bottom w:val="none" w:sz="0" w:space="0" w:color="auto"/>
            <w:right w:val="none" w:sz="0" w:space="0" w:color="auto"/>
          </w:divBdr>
        </w:div>
        <w:div w:id="722631955">
          <w:marLeft w:val="640"/>
          <w:marRight w:val="0"/>
          <w:marTop w:val="0"/>
          <w:marBottom w:val="0"/>
          <w:divBdr>
            <w:top w:val="none" w:sz="0" w:space="0" w:color="auto"/>
            <w:left w:val="none" w:sz="0" w:space="0" w:color="auto"/>
            <w:bottom w:val="none" w:sz="0" w:space="0" w:color="auto"/>
            <w:right w:val="none" w:sz="0" w:space="0" w:color="auto"/>
          </w:divBdr>
        </w:div>
        <w:div w:id="223180459">
          <w:marLeft w:val="640"/>
          <w:marRight w:val="0"/>
          <w:marTop w:val="0"/>
          <w:marBottom w:val="0"/>
          <w:divBdr>
            <w:top w:val="none" w:sz="0" w:space="0" w:color="auto"/>
            <w:left w:val="none" w:sz="0" w:space="0" w:color="auto"/>
            <w:bottom w:val="none" w:sz="0" w:space="0" w:color="auto"/>
            <w:right w:val="none" w:sz="0" w:space="0" w:color="auto"/>
          </w:divBdr>
        </w:div>
      </w:divsChild>
    </w:div>
    <w:div w:id="2100826886">
      <w:bodyDiv w:val="1"/>
      <w:marLeft w:val="0"/>
      <w:marRight w:val="0"/>
      <w:marTop w:val="0"/>
      <w:marBottom w:val="0"/>
      <w:divBdr>
        <w:top w:val="none" w:sz="0" w:space="0" w:color="auto"/>
        <w:left w:val="none" w:sz="0" w:space="0" w:color="auto"/>
        <w:bottom w:val="none" w:sz="0" w:space="0" w:color="auto"/>
        <w:right w:val="none" w:sz="0" w:space="0" w:color="auto"/>
      </w:divBdr>
      <w:divsChild>
        <w:div w:id="1979411798">
          <w:marLeft w:val="640"/>
          <w:marRight w:val="0"/>
          <w:marTop w:val="0"/>
          <w:marBottom w:val="0"/>
          <w:divBdr>
            <w:top w:val="none" w:sz="0" w:space="0" w:color="auto"/>
            <w:left w:val="none" w:sz="0" w:space="0" w:color="auto"/>
            <w:bottom w:val="none" w:sz="0" w:space="0" w:color="auto"/>
            <w:right w:val="none" w:sz="0" w:space="0" w:color="auto"/>
          </w:divBdr>
        </w:div>
        <w:div w:id="1444686275">
          <w:marLeft w:val="640"/>
          <w:marRight w:val="0"/>
          <w:marTop w:val="0"/>
          <w:marBottom w:val="0"/>
          <w:divBdr>
            <w:top w:val="none" w:sz="0" w:space="0" w:color="auto"/>
            <w:left w:val="none" w:sz="0" w:space="0" w:color="auto"/>
            <w:bottom w:val="none" w:sz="0" w:space="0" w:color="auto"/>
            <w:right w:val="none" w:sz="0" w:space="0" w:color="auto"/>
          </w:divBdr>
        </w:div>
        <w:div w:id="1863588459">
          <w:marLeft w:val="640"/>
          <w:marRight w:val="0"/>
          <w:marTop w:val="0"/>
          <w:marBottom w:val="0"/>
          <w:divBdr>
            <w:top w:val="none" w:sz="0" w:space="0" w:color="auto"/>
            <w:left w:val="none" w:sz="0" w:space="0" w:color="auto"/>
            <w:bottom w:val="none" w:sz="0" w:space="0" w:color="auto"/>
            <w:right w:val="none" w:sz="0" w:space="0" w:color="auto"/>
          </w:divBdr>
        </w:div>
        <w:div w:id="1138109382">
          <w:marLeft w:val="640"/>
          <w:marRight w:val="0"/>
          <w:marTop w:val="0"/>
          <w:marBottom w:val="0"/>
          <w:divBdr>
            <w:top w:val="none" w:sz="0" w:space="0" w:color="auto"/>
            <w:left w:val="none" w:sz="0" w:space="0" w:color="auto"/>
            <w:bottom w:val="none" w:sz="0" w:space="0" w:color="auto"/>
            <w:right w:val="none" w:sz="0" w:space="0" w:color="auto"/>
          </w:divBdr>
        </w:div>
        <w:div w:id="1226070296">
          <w:marLeft w:val="640"/>
          <w:marRight w:val="0"/>
          <w:marTop w:val="0"/>
          <w:marBottom w:val="0"/>
          <w:divBdr>
            <w:top w:val="none" w:sz="0" w:space="0" w:color="auto"/>
            <w:left w:val="none" w:sz="0" w:space="0" w:color="auto"/>
            <w:bottom w:val="none" w:sz="0" w:space="0" w:color="auto"/>
            <w:right w:val="none" w:sz="0" w:space="0" w:color="auto"/>
          </w:divBdr>
        </w:div>
        <w:div w:id="796728123">
          <w:marLeft w:val="640"/>
          <w:marRight w:val="0"/>
          <w:marTop w:val="0"/>
          <w:marBottom w:val="0"/>
          <w:divBdr>
            <w:top w:val="none" w:sz="0" w:space="0" w:color="auto"/>
            <w:left w:val="none" w:sz="0" w:space="0" w:color="auto"/>
            <w:bottom w:val="none" w:sz="0" w:space="0" w:color="auto"/>
            <w:right w:val="none" w:sz="0" w:space="0" w:color="auto"/>
          </w:divBdr>
        </w:div>
        <w:div w:id="565606514">
          <w:marLeft w:val="640"/>
          <w:marRight w:val="0"/>
          <w:marTop w:val="0"/>
          <w:marBottom w:val="0"/>
          <w:divBdr>
            <w:top w:val="none" w:sz="0" w:space="0" w:color="auto"/>
            <w:left w:val="none" w:sz="0" w:space="0" w:color="auto"/>
            <w:bottom w:val="none" w:sz="0" w:space="0" w:color="auto"/>
            <w:right w:val="none" w:sz="0" w:space="0" w:color="auto"/>
          </w:divBdr>
        </w:div>
        <w:div w:id="1016614799">
          <w:marLeft w:val="640"/>
          <w:marRight w:val="0"/>
          <w:marTop w:val="0"/>
          <w:marBottom w:val="0"/>
          <w:divBdr>
            <w:top w:val="none" w:sz="0" w:space="0" w:color="auto"/>
            <w:left w:val="none" w:sz="0" w:space="0" w:color="auto"/>
            <w:bottom w:val="none" w:sz="0" w:space="0" w:color="auto"/>
            <w:right w:val="none" w:sz="0" w:space="0" w:color="auto"/>
          </w:divBdr>
        </w:div>
        <w:div w:id="478763818">
          <w:marLeft w:val="640"/>
          <w:marRight w:val="0"/>
          <w:marTop w:val="0"/>
          <w:marBottom w:val="0"/>
          <w:divBdr>
            <w:top w:val="none" w:sz="0" w:space="0" w:color="auto"/>
            <w:left w:val="none" w:sz="0" w:space="0" w:color="auto"/>
            <w:bottom w:val="none" w:sz="0" w:space="0" w:color="auto"/>
            <w:right w:val="none" w:sz="0" w:space="0" w:color="auto"/>
          </w:divBdr>
        </w:div>
        <w:div w:id="501819630">
          <w:marLeft w:val="640"/>
          <w:marRight w:val="0"/>
          <w:marTop w:val="0"/>
          <w:marBottom w:val="0"/>
          <w:divBdr>
            <w:top w:val="none" w:sz="0" w:space="0" w:color="auto"/>
            <w:left w:val="none" w:sz="0" w:space="0" w:color="auto"/>
            <w:bottom w:val="none" w:sz="0" w:space="0" w:color="auto"/>
            <w:right w:val="none" w:sz="0" w:space="0" w:color="auto"/>
          </w:divBdr>
        </w:div>
        <w:div w:id="765612942">
          <w:marLeft w:val="640"/>
          <w:marRight w:val="0"/>
          <w:marTop w:val="0"/>
          <w:marBottom w:val="0"/>
          <w:divBdr>
            <w:top w:val="none" w:sz="0" w:space="0" w:color="auto"/>
            <w:left w:val="none" w:sz="0" w:space="0" w:color="auto"/>
            <w:bottom w:val="none" w:sz="0" w:space="0" w:color="auto"/>
            <w:right w:val="none" w:sz="0" w:space="0" w:color="auto"/>
          </w:divBdr>
        </w:div>
        <w:div w:id="842937302">
          <w:marLeft w:val="640"/>
          <w:marRight w:val="0"/>
          <w:marTop w:val="0"/>
          <w:marBottom w:val="0"/>
          <w:divBdr>
            <w:top w:val="none" w:sz="0" w:space="0" w:color="auto"/>
            <w:left w:val="none" w:sz="0" w:space="0" w:color="auto"/>
            <w:bottom w:val="none" w:sz="0" w:space="0" w:color="auto"/>
            <w:right w:val="none" w:sz="0" w:space="0" w:color="auto"/>
          </w:divBdr>
        </w:div>
        <w:div w:id="593366401">
          <w:marLeft w:val="640"/>
          <w:marRight w:val="0"/>
          <w:marTop w:val="0"/>
          <w:marBottom w:val="0"/>
          <w:divBdr>
            <w:top w:val="none" w:sz="0" w:space="0" w:color="auto"/>
            <w:left w:val="none" w:sz="0" w:space="0" w:color="auto"/>
            <w:bottom w:val="none" w:sz="0" w:space="0" w:color="auto"/>
            <w:right w:val="none" w:sz="0" w:space="0" w:color="auto"/>
          </w:divBdr>
        </w:div>
        <w:div w:id="1777599349">
          <w:marLeft w:val="640"/>
          <w:marRight w:val="0"/>
          <w:marTop w:val="0"/>
          <w:marBottom w:val="0"/>
          <w:divBdr>
            <w:top w:val="none" w:sz="0" w:space="0" w:color="auto"/>
            <w:left w:val="none" w:sz="0" w:space="0" w:color="auto"/>
            <w:bottom w:val="none" w:sz="0" w:space="0" w:color="auto"/>
            <w:right w:val="none" w:sz="0" w:space="0" w:color="auto"/>
          </w:divBdr>
        </w:div>
        <w:div w:id="1807702568">
          <w:marLeft w:val="640"/>
          <w:marRight w:val="0"/>
          <w:marTop w:val="0"/>
          <w:marBottom w:val="0"/>
          <w:divBdr>
            <w:top w:val="none" w:sz="0" w:space="0" w:color="auto"/>
            <w:left w:val="none" w:sz="0" w:space="0" w:color="auto"/>
            <w:bottom w:val="none" w:sz="0" w:space="0" w:color="auto"/>
            <w:right w:val="none" w:sz="0" w:space="0" w:color="auto"/>
          </w:divBdr>
        </w:div>
        <w:div w:id="568269685">
          <w:marLeft w:val="640"/>
          <w:marRight w:val="0"/>
          <w:marTop w:val="0"/>
          <w:marBottom w:val="0"/>
          <w:divBdr>
            <w:top w:val="none" w:sz="0" w:space="0" w:color="auto"/>
            <w:left w:val="none" w:sz="0" w:space="0" w:color="auto"/>
            <w:bottom w:val="none" w:sz="0" w:space="0" w:color="auto"/>
            <w:right w:val="none" w:sz="0" w:space="0" w:color="auto"/>
          </w:divBdr>
        </w:div>
        <w:div w:id="2061898855">
          <w:marLeft w:val="640"/>
          <w:marRight w:val="0"/>
          <w:marTop w:val="0"/>
          <w:marBottom w:val="0"/>
          <w:divBdr>
            <w:top w:val="none" w:sz="0" w:space="0" w:color="auto"/>
            <w:left w:val="none" w:sz="0" w:space="0" w:color="auto"/>
            <w:bottom w:val="none" w:sz="0" w:space="0" w:color="auto"/>
            <w:right w:val="none" w:sz="0" w:space="0" w:color="auto"/>
          </w:divBdr>
        </w:div>
        <w:div w:id="1267419247">
          <w:marLeft w:val="640"/>
          <w:marRight w:val="0"/>
          <w:marTop w:val="0"/>
          <w:marBottom w:val="0"/>
          <w:divBdr>
            <w:top w:val="none" w:sz="0" w:space="0" w:color="auto"/>
            <w:left w:val="none" w:sz="0" w:space="0" w:color="auto"/>
            <w:bottom w:val="none" w:sz="0" w:space="0" w:color="auto"/>
            <w:right w:val="none" w:sz="0" w:space="0" w:color="auto"/>
          </w:divBdr>
        </w:div>
        <w:div w:id="1258948944">
          <w:marLeft w:val="640"/>
          <w:marRight w:val="0"/>
          <w:marTop w:val="0"/>
          <w:marBottom w:val="0"/>
          <w:divBdr>
            <w:top w:val="none" w:sz="0" w:space="0" w:color="auto"/>
            <w:left w:val="none" w:sz="0" w:space="0" w:color="auto"/>
            <w:bottom w:val="none" w:sz="0" w:space="0" w:color="auto"/>
            <w:right w:val="none" w:sz="0" w:space="0" w:color="auto"/>
          </w:divBdr>
        </w:div>
        <w:div w:id="2013340545">
          <w:marLeft w:val="640"/>
          <w:marRight w:val="0"/>
          <w:marTop w:val="0"/>
          <w:marBottom w:val="0"/>
          <w:divBdr>
            <w:top w:val="none" w:sz="0" w:space="0" w:color="auto"/>
            <w:left w:val="none" w:sz="0" w:space="0" w:color="auto"/>
            <w:bottom w:val="none" w:sz="0" w:space="0" w:color="auto"/>
            <w:right w:val="none" w:sz="0" w:space="0" w:color="auto"/>
          </w:divBdr>
        </w:div>
        <w:div w:id="454374290">
          <w:marLeft w:val="640"/>
          <w:marRight w:val="0"/>
          <w:marTop w:val="0"/>
          <w:marBottom w:val="0"/>
          <w:divBdr>
            <w:top w:val="none" w:sz="0" w:space="0" w:color="auto"/>
            <w:left w:val="none" w:sz="0" w:space="0" w:color="auto"/>
            <w:bottom w:val="none" w:sz="0" w:space="0" w:color="auto"/>
            <w:right w:val="none" w:sz="0" w:space="0" w:color="auto"/>
          </w:divBdr>
        </w:div>
        <w:div w:id="1533109408">
          <w:marLeft w:val="640"/>
          <w:marRight w:val="0"/>
          <w:marTop w:val="0"/>
          <w:marBottom w:val="0"/>
          <w:divBdr>
            <w:top w:val="none" w:sz="0" w:space="0" w:color="auto"/>
            <w:left w:val="none" w:sz="0" w:space="0" w:color="auto"/>
            <w:bottom w:val="none" w:sz="0" w:space="0" w:color="auto"/>
            <w:right w:val="none" w:sz="0" w:space="0" w:color="auto"/>
          </w:divBdr>
        </w:div>
        <w:div w:id="1528831266">
          <w:marLeft w:val="640"/>
          <w:marRight w:val="0"/>
          <w:marTop w:val="0"/>
          <w:marBottom w:val="0"/>
          <w:divBdr>
            <w:top w:val="none" w:sz="0" w:space="0" w:color="auto"/>
            <w:left w:val="none" w:sz="0" w:space="0" w:color="auto"/>
            <w:bottom w:val="none" w:sz="0" w:space="0" w:color="auto"/>
            <w:right w:val="none" w:sz="0" w:space="0" w:color="auto"/>
          </w:divBdr>
        </w:div>
        <w:div w:id="1157501657">
          <w:marLeft w:val="640"/>
          <w:marRight w:val="0"/>
          <w:marTop w:val="0"/>
          <w:marBottom w:val="0"/>
          <w:divBdr>
            <w:top w:val="none" w:sz="0" w:space="0" w:color="auto"/>
            <w:left w:val="none" w:sz="0" w:space="0" w:color="auto"/>
            <w:bottom w:val="none" w:sz="0" w:space="0" w:color="auto"/>
            <w:right w:val="none" w:sz="0" w:space="0" w:color="auto"/>
          </w:divBdr>
        </w:div>
        <w:div w:id="1848595468">
          <w:marLeft w:val="640"/>
          <w:marRight w:val="0"/>
          <w:marTop w:val="0"/>
          <w:marBottom w:val="0"/>
          <w:divBdr>
            <w:top w:val="none" w:sz="0" w:space="0" w:color="auto"/>
            <w:left w:val="none" w:sz="0" w:space="0" w:color="auto"/>
            <w:bottom w:val="none" w:sz="0" w:space="0" w:color="auto"/>
            <w:right w:val="none" w:sz="0" w:space="0" w:color="auto"/>
          </w:divBdr>
        </w:div>
        <w:div w:id="718674152">
          <w:marLeft w:val="640"/>
          <w:marRight w:val="0"/>
          <w:marTop w:val="0"/>
          <w:marBottom w:val="0"/>
          <w:divBdr>
            <w:top w:val="none" w:sz="0" w:space="0" w:color="auto"/>
            <w:left w:val="none" w:sz="0" w:space="0" w:color="auto"/>
            <w:bottom w:val="none" w:sz="0" w:space="0" w:color="auto"/>
            <w:right w:val="none" w:sz="0" w:space="0" w:color="auto"/>
          </w:divBdr>
        </w:div>
        <w:div w:id="749615884">
          <w:marLeft w:val="640"/>
          <w:marRight w:val="0"/>
          <w:marTop w:val="0"/>
          <w:marBottom w:val="0"/>
          <w:divBdr>
            <w:top w:val="none" w:sz="0" w:space="0" w:color="auto"/>
            <w:left w:val="none" w:sz="0" w:space="0" w:color="auto"/>
            <w:bottom w:val="none" w:sz="0" w:space="0" w:color="auto"/>
            <w:right w:val="none" w:sz="0" w:space="0" w:color="auto"/>
          </w:divBdr>
        </w:div>
        <w:div w:id="1021316587">
          <w:marLeft w:val="640"/>
          <w:marRight w:val="0"/>
          <w:marTop w:val="0"/>
          <w:marBottom w:val="0"/>
          <w:divBdr>
            <w:top w:val="none" w:sz="0" w:space="0" w:color="auto"/>
            <w:left w:val="none" w:sz="0" w:space="0" w:color="auto"/>
            <w:bottom w:val="none" w:sz="0" w:space="0" w:color="auto"/>
            <w:right w:val="none" w:sz="0" w:space="0" w:color="auto"/>
          </w:divBdr>
        </w:div>
        <w:div w:id="38478396">
          <w:marLeft w:val="640"/>
          <w:marRight w:val="0"/>
          <w:marTop w:val="0"/>
          <w:marBottom w:val="0"/>
          <w:divBdr>
            <w:top w:val="none" w:sz="0" w:space="0" w:color="auto"/>
            <w:left w:val="none" w:sz="0" w:space="0" w:color="auto"/>
            <w:bottom w:val="none" w:sz="0" w:space="0" w:color="auto"/>
            <w:right w:val="none" w:sz="0" w:space="0" w:color="auto"/>
          </w:divBdr>
        </w:div>
        <w:div w:id="222761245">
          <w:marLeft w:val="640"/>
          <w:marRight w:val="0"/>
          <w:marTop w:val="0"/>
          <w:marBottom w:val="0"/>
          <w:divBdr>
            <w:top w:val="none" w:sz="0" w:space="0" w:color="auto"/>
            <w:left w:val="none" w:sz="0" w:space="0" w:color="auto"/>
            <w:bottom w:val="none" w:sz="0" w:space="0" w:color="auto"/>
            <w:right w:val="none" w:sz="0" w:space="0" w:color="auto"/>
          </w:divBdr>
        </w:div>
        <w:div w:id="538978894">
          <w:marLeft w:val="640"/>
          <w:marRight w:val="0"/>
          <w:marTop w:val="0"/>
          <w:marBottom w:val="0"/>
          <w:divBdr>
            <w:top w:val="none" w:sz="0" w:space="0" w:color="auto"/>
            <w:left w:val="none" w:sz="0" w:space="0" w:color="auto"/>
            <w:bottom w:val="none" w:sz="0" w:space="0" w:color="auto"/>
            <w:right w:val="none" w:sz="0" w:space="0" w:color="auto"/>
          </w:divBdr>
        </w:div>
        <w:div w:id="1325343">
          <w:marLeft w:val="640"/>
          <w:marRight w:val="0"/>
          <w:marTop w:val="0"/>
          <w:marBottom w:val="0"/>
          <w:divBdr>
            <w:top w:val="none" w:sz="0" w:space="0" w:color="auto"/>
            <w:left w:val="none" w:sz="0" w:space="0" w:color="auto"/>
            <w:bottom w:val="none" w:sz="0" w:space="0" w:color="auto"/>
            <w:right w:val="none" w:sz="0" w:space="0" w:color="auto"/>
          </w:divBdr>
        </w:div>
        <w:div w:id="981227673">
          <w:marLeft w:val="640"/>
          <w:marRight w:val="0"/>
          <w:marTop w:val="0"/>
          <w:marBottom w:val="0"/>
          <w:divBdr>
            <w:top w:val="none" w:sz="0" w:space="0" w:color="auto"/>
            <w:left w:val="none" w:sz="0" w:space="0" w:color="auto"/>
            <w:bottom w:val="none" w:sz="0" w:space="0" w:color="auto"/>
            <w:right w:val="none" w:sz="0" w:space="0" w:color="auto"/>
          </w:divBdr>
        </w:div>
        <w:div w:id="1031108010">
          <w:marLeft w:val="640"/>
          <w:marRight w:val="0"/>
          <w:marTop w:val="0"/>
          <w:marBottom w:val="0"/>
          <w:divBdr>
            <w:top w:val="none" w:sz="0" w:space="0" w:color="auto"/>
            <w:left w:val="none" w:sz="0" w:space="0" w:color="auto"/>
            <w:bottom w:val="none" w:sz="0" w:space="0" w:color="auto"/>
            <w:right w:val="none" w:sz="0" w:space="0" w:color="auto"/>
          </w:divBdr>
        </w:div>
        <w:div w:id="1786384083">
          <w:marLeft w:val="640"/>
          <w:marRight w:val="0"/>
          <w:marTop w:val="0"/>
          <w:marBottom w:val="0"/>
          <w:divBdr>
            <w:top w:val="none" w:sz="0" w:space="0" w:color="auto"/>
            <w:left w:val="none" w:sz="0" w:space="0" w:color="auto"/>
            <w:bottom w:val="none" w:sz="0" w:space="0" w:color="auto"/>
            <w:right w:val="none" w:sz="0" w:space="0" w:color="auto"/>
          </w:divBdr>
        </w:div>
        <w:div w:id="1757171189">
          <w:marLeft w:val="640"/>
          <w:marRight w:val="0"/>
          <w:marTop w:val="0"/>
          <w:marBottom w:val="0"/>
          <w:divBdr>
            <w:top w:val="none" w:sz="0" w:space="0" w:color="auto"/>
            <w:left w:val="none" w:sz="0" w:space="0" w:color="auto"/>
            <w:bottom w:val="none" w:sz="0" w:space="0" w:color="auto"/>
            <w:right w:val="none" w:sz="0" w:space="0" w:color="auto"/>
          </w:divBdr>
        </w:div>
      </w:divsChild>
    </w:div>
    <w:div w:id="2109235826">
      <w:bodyDiv w:val="1"/>
      <w:marLeft w:val="0"/>
      <w:marRight w:val="0"/>
      <w:marTop w:val="0"/>
      <w:marBottom w:val="0"/>
      <w:divBdr>
        <w:top w:val="none" w:sz="0" w:space="0" w:color="auto"/>
        <w:left w:val="none" w:sz="0" w:space="0" w:color="auto"/>
        <w:bottom w:val="none" w:sz="0" w:space="0" w:color="auto"/>
        <w:right w:val="none" w:sz="0" w:space="0" w:color="auto"/>
      </w:divBdr>
      <w:divsChild>
        <w:div w:id="31806953">
          <w:marLeft w:val="640"/>
          <w:marRight w:val="0"/>
          <w:marTop w:val="0"/>
          <w:marBottom w:val="0"/>
          <w:divBdr>
            <w:top w:val="none" w:sz="0" w:space="0" w:color="auto"/>
            <w:left w:val="none" w:sz="0" w:space="0" w:color="auto"/>
            <w:bottom w:val="none" w:sz="0" w:space="0" w:color="auto"/>
            <w:right w:val="none" w:sz="0" w:space="0" w:color="auto"/>
          </w:divBdr>
        </w:div>
        <w:div w:id="2117141630">
          <w:marLeft w:val="640"/>
          <w:marRight w:val="0"/>
          <w:marTop w:val="0"/>
          <w:marBottom w:val="0"/>
          <w:divBdr>
            <w:top w:val="none" w:sz="0" w:space="0" w:color="auto"/>
            <w:left w:val="none" w:sz="0" w:space="0" w:color="auto"/>
            <w:bottom w:val="none" w:sz="0" w:space="0" w:color="auto"/>
            <w:right w:val="none" w:sz="0" w:space="0" w:color="auto"/>
          </w:divBdr>
        </w:div>
        <w:div w:id="1573193252">
          <w:marLeft w:val="640"/>
          <w:marRight w:val="0"/>
          <w:marTop w:val="0"/>
          <w:marBottom w:val="0"/>
          <w:divBdr>
            <w:top w:val="none" w:sz="0" w:space="0" w:color="auto"/>
            <w:left w:val="none" w:sz="0" w:space="0" w:color="auto"/>
            <w:bottom w:val="none" w:sz="0" w:space="0" w:color="auto"/>
            <w:right w:val="none" w:sz="0" w:space="0" w:color="auto"/>
          </w:divBdr>
        </w:div>
        <w:div w:id="1163858025">
          <w:marLeft w:val="640"/>
          <w:marRight w:val="0"/>
          <w:marTop w:val="0"/>
          <w:marBottom w:val="0"/>
          <w:divBdr>
            <w:top w:val="none" w:sz="0" w:space="0" w:color="auto"/>
            <w:left w:val="none" w:sz="0" w:space="0" w:color="auto"/>
            <w:bottom w:val="none" w:sz="0" w:space="0" w:color="auto"/>
            <w:right w:val="none" w:sz="0" w:space="0" w:color="auto"/>
          </w:divBdr>
        </w:div>
        <w:div w:id="917984041">
          <w:marLeft w:val="640"/>
          <w:marRight w:val="0"/>
          <w:marTop w:val="0"/>
          <w:marBottom w:val="0"/>
          <w:divBdr>
            <w:top w:val="none" w:sz="0" w:space="0" w:color="auto"/>
            <w:left w:val="none" w:sz="0" w:space="0" w:color="auto"/>
            <w:bottom w:val="none" w:sz="0" w:space="0" w:color="auto"/>
            <w:right w:val="none" w:sz="0" w:space="0" w:color="auto"/>
          </w:divBdr>
        </w:div>
        <w:div w:id="986133928">
          <w:marLeft w:val="640"/>
          <w:marRight w:val="0"/>
          <w:marTop w:val="0"/>
          <w:marBottom w:val="0"/>
          <w:divBdr>
            <w:top w:val="none" w:sz="0" w:space="0" w:color="auto"/>
            <w:left w:val="none" w:sz="0" w:space="0" w:color="auto"/>
            <w:bottom w:val="none" w:sz="0" w:space="0" w:color="auto"/>
            <w:right w:val="none" w:sz="0" w:space="0" w:color="auto"/>
          </w:divBdr>
        </w:div>
        <w:div w:id="153104729">
          <w:marLeft w:val="640"/>
          <w:marRight w:val="0"/>
          <w:marTop w:val="0"/>
          <w:marBottom w:val="0"/>
          <w:divBdr>
            <w:top w:val="none" w:sz="0" w:space="0" w:color="auto"/>
            <w:left w:val="none" w:sz="0" w:space="0" w:color="auto"/>
            <w:bottom w:val="none" w:sz="0" w:space="0" w:color="auto"/>
            <w:right w:val="none" w:sz="0" w:space="0" w:color="auto"/>
          </w:divBdr>
        </w:div>
        <w:div w:id="1931817553">
          <w:marLeft w:val="640"/>
          <w:marRight w:val="0"/>
          <w:marTop w:val="0"/>
          <w:marBottom w:val="0"/>
          <w:divBdr>
            <w:top w:val="none" w:sz="0" w:space="0" w:color="auto"/>
            <w:left w:val="none" w:sz="0" w:space="0" w:color="auto"/>
            <w:bottom w:val="none" w:sz="0" w:space="0" w:color="auto"/>
            <w:right w:val="none" w:sz="0" w:space="0" w:color="auto"/>
          </w:divBdr>
        </w:div>
        <w:div w:id="2069256123">
          <w:marLeft w:val="640"/>
          <w:marRight w:val="0"/>
          <w:marTop w:val="0"/>
          <w:marBottom w:val="0"/>
          <w:divBdr>
            <w:top w:val="none" w:sz="0" w:space="0" w:color="auto"/>
            <w:left w:val="none" w:sz="0" w:space="0" w:color="auto"/>
            <w:bottom w:val="none" w:sz="0" w:space="0" w:color="auto"/>
            <w:right w:val="none" w:sz="0" w:space="0" w:color="auto"/>
          </w:divBdr>
        </w:div>
        <w:div w:id="1000349257">
          <w:marLeft w:val="640"/>
          <w:marRight w:val="0"/>
          <w:marTop w:val="0"/>
          <w:marBottom w:val="0"/>
          <w:divBdr>
            <w:top w:val="none" w:sz="0" w:space="0" w:color="auto"/>
            <w:left w:val="none" w:sz="0" w:space="0" w:color="auto"/>
            <w:bottom w:val="none" w:sz="0" w:space="0" w:color="auto"/>
            <w:right w:val="none" w:sz="0" w:space="0" w:color="auto"/>
          </w:divBdr>
        </w:div>
        <w:div w:id="2117216472">
          <w:marLeft w:val="640"/>
          <w:marRight w:val="0"/>
          <w:marTop w:val="0"/>
          <w:marBottom w:val="0"/>
          <w:divBdr>
            <w:top w:val="none" w:sz="0" w:space="0" w:color="auto"/>
            <w:left w:val="none" w:sz="0" w:space="0" w:color="auto"/>
            <w:bottom w:val="none" w:sz="0" w:space="0" w:color="auto"/>
            <w:right w:val="none" w:sz="0" w:space="0" w:color="auto"/>
          </w:divBdr>
        </w:div>
        <w:div w:id="1191188097">
          <w:marLeft w:val="640"/>
          <w:marRight w:val="0"/>
          <w:marTop w:val="0"/>
          <w:marBottom w:val="0"/>
          <w:divBdr>
            <w:top w:val="none" w:sz="0" w:space="0" w:color="auto"/>
            <w:left w:val="none" w:sz="0" w:space="0" w:color="auto"/>
            <w:bottom w:val="none" w:sz="0" w:space="0" w:color="auto"/>
            <w:right w:val="none" w:sz="0" w:space="0" w:color="auto"/>
          </w:divBdr>
        </w:div>
        <w:div w:id="468399548">
          <w:marLeft w:val="640"/>
          <w:marRight w:val="0"/>
          <w:marTop w:val="0"/>
          <w:marBottom w:val="0"/>
          <w:divBdr>
            <w:top w:val="none" w:sz="0" w:space="0" w:color="auto"/>
            <w:left w:val="none" w:sz="0" w:space="0" w:color="auto"/>
            <w:bottom w:val="none" w:sz="0" w:space="0" w:color="auto"/>
            <w:right w:val="none" w:sz="0" w:space="0" w:color="auto"/>
          </w:divBdr>
        </w:div>
        <w:div w:id="1644577484">
          <w:marLeft w:val="640"/>
          <w:marRight w:val="0"/>
          <w:marTop w:val="0"/>
          <w:marBottom w:val="0"/>
          <w:divBdr>
            <w:top w:val="none" w:sz="0" w:space="0" w:color="auto"/>
            <w:left w:val="none" w:sz="0" w:space="0" w:color="auto"/>
            <w:bottom w:val="none" w:sz="0" w:space="0" w:color="auto"/>
            <w:right w:val="none" w:sz="0" w:space="0" w:color="auto"/>
          </w:divBdr>
        </w:div>
        <w:div w:id="744452483">
          <w:marLeft w:val="640"/>
          <w:marRight w:val="0"/>
          <w:marTop w:val="0"/>
          <w:marBottom w:val="0"/>
          <w:divBdr>
            <w:top w:val="none" w:sz="0" w:space="0" w:color="auto"/>
            <w:left w:val="none" w:sz="0" w:space="0" w:color="auto"/>
            <w:bottom w:val="none" w:sz="0" w:space="0" w:color="auto"/>
            <w:right w:val="none" w:sz="0" w:space="0" w:color="auto"/>
          </w:divBdr>
        </w:div>
        <w:div w:id="1244072047">
          <w:marLeft w:val="640"/>
          <w:marRight w:val="0"/>
          <w:marTop w:val="0"/>
          <w:marBottom w:val="0"/>
          <w:divBdr>
            <w:top w:val="none" w:sz="0" w:space="0" w:color="auto"/>
            <w:left w:val="none" w:sz="0" w:space="0" w:color="auto"/>
            <w:bottom w:val="none" w:sz="0" w:space="0" w:color="auto"/>
            <w:right w:val="none" w:sz="0" w:space="0" w:color="auto"/>
          </w:divBdr>
        </w:div>
        <w:div w:id="881133318">
          <w:marLeft w:val="640"/>
          <w:marRight w:val="0"/>
          <w:marTop w:val="0"/>
          <w:marBottom w:val="0"/>
          <w:divBdr>
            <w:top w:val="none" w:sz="0" w:space="0" w:color="auto"/>
            <w:left w:val="none" w:sz="0" w:space="0" w:color="auto"/>
            <w:bottom w:val="none" w:sz="0" w:space="0" w:color="auto"/>
            <w:right w:val="none" w:sz="0" w:space="0" w:color="auto"/>
          </w:divBdr>
        </w:div>
        <w:div w:id="1695115549">
          <w:marLeft w:val="640"/>
          <w:marRight w:val="0"/>
          <w:marTop w:val="0"/>
          <w:marBottom w:val="0"/>
          <w:divBdr>
            <w:top w:val="none" w:sz="0" w:space="0" w:color="auto"/>
            <w:left w:val="none" w:sz="0" w:space="0" w:color="auto"/>
            <w:bottom w:val="none" w:sz="0" w:space="0" w:color="auto"/>
            <w:right w:val="none" w:sz="0" w:space="0" w:color="auto"/>
          </w:divBdr>
        </w:div>
        <w:div w:id="1512180664">
          <w:marLeft w:val="640"/>
          <w:marRight w:val="0"/>
          <w:marTop w:val="0"/>
          <w:marBottom w:val="0"/>
          <w:divBdr>
            <w:top w:val="none" w:sz="0" w:space="0" w:color="auto"/>
            <w:left w:val="none" w:sz="0" w:space="0" w:color="auto"/>
            <w:bottom w:val="none" w:sz="0" w:space="0" w:color="auto"/>
            <w:right w:val="none" w:sz="0" w:space="0" w:color="auto"/>
          </w:divBdr>
        </w:div>
        <w:div w:id="1680812886">
          <w:marLeft w:val="640"/>
          <w:marRight w:val="0"/>
          <w:marTop w:val="0"/>
          <w:marBottom w:val="0"/>
          <w:divBdr>
            <w:top w:val="none" w:sz="0" w:space="0" w:color="auto"/>
            <w:left w:val="none" w:sz="0" w:space="0" w:color="auto"/>
            <w:bottom w:val="none" w:sz="0" w:space="0" w:color="auto"/>
            <w:right w:val="none" w:sz="0" w:space="0" w:color="auto"/>
          </w:divBdr>
        </w:div>
        <w:div w:id="1213083037">
          <w:marLeft w:val="640"/>
          <w:marRight w:val="0"/>
          <w:marTop w:val="0"/>
          <w:marBottom w:val="0"/>
          <w:divBdr>
            <w:top w:val="none" w:sz="0" w:space="0" w:color="auto"/>
            <w:left w:val="none" w:sz="0" w:space="0" w:color="auto"/>
            <w:bottom w:val="none" w:sz="0" w:space="0" w:color="auto"/>
            <w:right w:val="none" w:sz="0" w:space="0" w:color="auto"/>
          </w:divBdr>
        </w:div>
        <w:div w:id="1032221673">
          <w:marLeft w:val="640"/>
          <w:marRight w:val="0"/>
          <w:marTop w:val="0"/>
          <w:marBottom w:val="0"/>
          <w:divBdr>
            <w:top w:val="none" w:sz="0" w:space="0" w:color="auto"/>
            <w:left w:val="none" w:sz="0" w:space="0" w:color="auto"/>
            <w:bottom w:val="none" w:sz="0" w:space="0" w:color="auto"/>
            <w:right w:val="none" w:sz="0" w:space="0" w:color="auto"/>
          </w:divBdr>
        </w:div>
        <w:div w:id="1733307069">
          <w:marLeft w:val="640"/>
          <w:marRight w:val="0"/>
          <w:marTop w:val="0"/>
          <w:marBottom w:val="0"/>
          <w:divBdr>
            <w:top w:val="none" w:sz="0" w:space="0" w:color="auto"/>
            <w:left w:val="none" w:sz="0" w:space="0" w:color="auto"/>
            <w:bottom w:val="none" w:sz="0" w:space="0" w:color="auto"/>
            <w:right w:val="none" w:sz="0" w:space="0" w:color="auto"/>
          </w:divBdr>
        </w:div>
        <w:div w:id="44725312">
          <w:marLeft w:val="640"/>
          <w:marRight w:val="0"/>
          <w:marTop w:val="0"/>
          <w:marBottom w:val="0"/>
          <w:divBdr>
            <w:top w:val="none" w:sz="0" w:space="0" w:color="auto"/>
            <w:left w:val="none" w:sz="0" w:space="0" w:color="auto"/>
            <w:bottom w:val="none" w:sz="0" w:space="0" w:color="auto"/>
            <w:right w:val="none" w:sz="0" w:space="0" w:color="auto"/>
          </w:divBdr>
        </w:div>
        <w:div w:id="222713354">
          <w:marLeft w:val="640"/>
          <w:marRight w:val="0"/>
          <w:marTop w:val="0"/>
          <w:marBottom w:val="0"/>
          <w:divBdr>
            <w:top w:val="none" w:sz="0" w:space="0" w:color="auto"/>
            <w:left w:val="none" w:sz="0" w:space="0" w:color="auto"/>
            <w:bottom w:val="none" w:sz="0" w:space="0" w:color="auto"/>
            <w:right w:val="none" w:sz="0" w:space="0" w:color="auto"/>
          </w:divBdr>
        </w:div>
        <w:div w:id="168522728">
          <w:marLeft w:val="640"/>
          <w:marRight w:val="0"/>
          <w:marTop w:val="0"/>
          <w:marBottom w:val="0"/>
          <w:divBdr>
            <w:top w:val="none" w:sz="0" w:space="0" w:color="auto"/>
            <w:left w:val="none" w:sz="0" w:space="0" w:color="auto"/>
            <w:bottom w:val="none" w:sz="0" w:space="0" w:color="auto"/>
            <w:right w:val="none" w:sz="0" w:space="0" w:color="auto"/>
          </w:divBdr>
        </w:div>
        <w:div w:id="1744718679">
          <w:marLeft w:val="640"/>
          <w:marRight w:val="0"/>
          <w:marTop w:val="0"/>
          <w:marBottom w:val="0"/>
          <w:divBdr>
            <w:top w:val="none" w:sz="0" w:space="0" w:color="auto"/>
            <w:left w:val="none" w:sz="0" w:space="0" w:color="auto"/>
            <w:bottom w:val="none" w:sz="0" w:space="0" w:color="auto"/>
            <w:right w:val="none" w:sz="0" w:space="0" w:color="auto"/>
          </w:divBdr>
        </w:div>
        <w:div w:id="375857565">
          <w:marLeft w:val="640"/>
          <w:marRight w:val="0"/>
          <w:marTop w:val="0"/>
          <w:marBottom w:val="0"/>
          <w:divBdr>
            <w:top w:val="none" w:sz="0" w:space="0" w:color="auto"/>
            <w:left w:val="none" w:sz="0" w:space="0" w:color="auto"/>
            <w:bottom w:val="none" w:sz="0" w:space="0" w:color="auto"/>
            <w:right w:val="none" w:sz="0" w:space="0" w:color="auto"/>
          </w:divBdr>
        </w:div>
        <w:div w:id="1211188277">
          <w:marLeft w:val="640"/>
          <w:marRight w:val="0"/>
          <w:marTop w:val="0"/>
          <w:marBottom w:val="0"/>
          <w:divBdr>
            <w:top w:val="none" w:sz="0" w:space="0" w:color="auto"/>
            <w:left w:val="none" w:sz="0" w:space="0" w:color="auto"/>
            <w:bottom w:val="none" w:sz="0" w:space="0" w:color="auto"/>
            <w:right w:val="none" w:sz="0" w:space="0" w:color="auto"/>
          </w:divBdr>
        </w:div>
        <w:div w:id="1513108246">
          <w:marLeft w:val="640"/>
          <w:marRight w:val="0"/>
          <w:marTop w:val="0"/>
          <w:marBottom w:val="0"/>
          <w:divBdr>
            <w:top w:val="none" w:sz="0" w:space="0" w:color="auto"/>
            <w:left w:val="none" w:sz="0" w:space="0" w:color="auto"/>
            <w:bottom w:val="none" w:sz="0" w:space="0" w:color="auto"/>
            <w:right w:val="none" w:sz="0" w:space="0" w:color="auto"/>
          </w:divBdr>
        </w:div>
        <w:div w:id="1630622573">
          <w:marLeft w:val="640"/>
          <w:marRight w:val="0"/>
          <w:marTop w:val="0"/>
          <w:marBottom w:val="0"/>
          <w:divBdr>
            <w:top w:val="none" w:sz="0" w:space="0" w:color="auto"/>
            <w:left w:val="none" w:sz="0" w:space="0" w:color="auto"/>
            <w:bottom w:val="none" w:sz="0" w:space="0" w:color="auto"/>
            <w:right w:val="none" w:sz="0" w:space="0" w:color="auto"/>
          </w:divBdr>
        </w:div>
        <w:div w:id="248580332">
          <w:marLeft w:val="640"/>
          <w:marRight w:val="0"/>
          <w:marTop w:val="0"/>
          <w:marBottom w:val="0"/>
          <w:divBdr>
            <w:top w:val="none" w:sz="0" w:space="0" w:color="auto"/>
            <w:left w:val="none" w:sz="0" w:space="0" w:color="auto"/>
            <w:bottom w:val="none" w:sz="0" w:space="0" w:color="auto"/>
            <w:right w:val="none" w:sz="0" w:space="0" w:color="auto"/>
          </w:divBdr>
        </w:div>
        <w:div w:id="102969103">
          <w:marLeft w:val="640"/>
          <w:marRight w:val="0"/>
          <w:marTop w:val="0"/>
          <w:marBottom w:val="0"/>
          <w:divBdr>
            <w:top w:val="none" w:sz="0" w:space="0" w:color="auto"/>
            <w:left w:val="none" w:sz="0" w:space="0" w:color="auto"/>
            <w:bottom w:val="none" w:sz="0" w:space="0" w:color="auto"/>
            <w:right w:val="none" w:sz="0" w:space="0" w:color="auto"/>
          </w:divBdr>
        </w:div>
        <w:div w:id="381488384">
          <w:marLeft w:val="640"/>
          <w:marRight w:val="0"/>
          <w:marTop w:val="0"/>
          <w:marBottom w:val="0"/>
          <w:divBdr>
            <w:top w:val="none" w:sz="0" w:space="0" w:color="auto"/>
            <w:left w:val="none" w:sz="0" w:space="0" w:color="auto"/>
            <w:bottom w:val="none" w:sz="0" w:space="0" w:color="auto"/>
            <w:right w:val="none" w:sz="0" w:space="0" w:color="auto"/>
          </w:divBdr>
        </w:div>
        <w:div w:id="1040208015">
          <w:marLeft w:val="640"/>
          <w:marRight w:val="0"/>
          <w:marTop w:val="0"/>
          <w:marBottom w:val="0"/>
          <w:divBdr>
            <w:top w:val="none" w:sz="0" w:space="0" w:color="auto"/>
            <w:left w:val="none" w:sz="0" w:space="0" w:color="auto"/>
            <w:bottom w:val="none" w:sz="0" w:space="0" w:color="auto"/>
            <w:right w:val="none" w:sz="0" w:space="0" w:color="auto"/>
          </w:divBdr>
        </w:div>
        <w:div w:id="1818300452">
          <w:marLeft w:val="640"/>
          <w:marRight w:val="0"/>
          <w:marTop w:val="0"/>
          <w:marBottom w:val="0"/>
          <w:divBdr>
            <w:top w:val="none" w:sz="0" w:space="0" w:color="auto"/>
            <w:left w:val="none" w:sz="0" w:space="0" w:color="auto"/>
            <w:bottom w:val="none" w:sz="0" w:space="0" w:color="auto"/>
            <w:right w:val="none" w:sz="0" w:space="0" w:color="auto"/>
          </w:divBdr>
        </w:div>
      </w:divsChild>
    </w:div>
    <w:div w:id="2113740363">
      <w:bodyDiv w:val="1"/>
      <w:marLeft w:val="0"/>
      <w:marRight w:val="0"/>
      <w:marTop w:val="0"/>
      <w:marBottom w:val="0"/>
      <w:divBdr>
        <w:top w:val="none" w:sz="0" w:space="0" w:color="auto"/>
        <w:left w:val="none" w:sz="0" w:space="0" w:color="auto"/>
        <w:bottom w:val="none" w:sz="0" w:space="0" w:color="auto"/>
        <w:right w:val="none" w:sz="0" w:space="0" w:color="auto"/>
      </w:divBdr>
      <w:divsChild>
        <w:div w:id="1187450530">
          <w:marLeft w:val="640"/>
          <w:marRight w:val="0"/>
          <w:marTop w:val="0"/>
          <w:marBottom w:val="0"/>
          <w:divBdr>
            <w:top w:val="none" w:sz="0" w:space="0" w:color="auto"/>
            <w:left w:val="none" w:sz="0" w:space="0" w:color="auto"/>
            <w:bottom w:val="none" w:sz="0" w:space="0" w:color="auto"/>
            <w:right w:val="none" w:sz="0" w:space="0" w:color="auto"/>
          </w:divBdr>
        </w:div>
        <w:div w:id="1403913654">
          <w:marLeft w:val="640"/>
          <w:marRight w:val="0"/>
          <w:marTop w:val="0"/>
          <w:marBottom w:val="0"/>
          <w:divBdr>
            <w:top w:val="none" w:sz="0" w:space="0" w:color="auto"/>
            <w:left w:val="none" w:sz="0" w:space="0" w:color="auto"/>
            <w:bottom w:val="none" w:sz="0" w:space="0" w:color="auto"/>
            <w:right w:val="none" w:sz="0" w:space="0" w:color="auto"/>
          </w:divBdr>
        </w:div>
        <w:div w:id="977304376">
          <w:marLeft w:val="640"/>
          <w:marRight w:val="0"/>
          <w:marTop w:val="0"/>
          <w:marBottom w:val="0"/>
          <w:divBdr>
            <w:top w:val="none" w:sz="0" w:space="0" w:color="auto"/>
            <w:left w:val="none" w:sz="0" w:space="0" w:color="auto"/>
            <w:bottom w:val="none" w:sz="0" w:space="0" w:color="auto"/>
            <w:right w:val="none" w:sz="0" w:space="0" w:color="auto"/>
          </w:divBdr>
        </w:div>
        <w:div w:id="542400039">
          <w:marLeft w:val="640"/>
          <w:marRight w:val="0"/>
          <w:marTop w:val="0"/>
          <w:marBottom w:val="0"/>
          <w:divBdr>
            <w:top w:val="none" w:sz="0" w:space="0" w:color="auto"/>
            <w:left w:val="none" w:sz="0" w:space="0" w:color="auto"/>
            <w:bottom w:val="none" w:sz="0" w:space="0" w:color="auto"/>
            <w:right w:val="none" w:sz="0" w:space="0" w:color="auto"/>
          </w:divBdr>
        </w:div>
        <w:div w:id="43795746">
          <w:marLeft w:val="640"/>
          <w:marRight w:val="0"/>
          <w:marTop w:val="0"/>
          <w:marBottom w:val="0"/>
          <w:divBdr>
            <w:top w:val="none" w:sz="0" w:space="0" w:color="auto"/>
            <w:left w:val="none" w:sz="0" w:space="0" w:color="auto"/>
            <w:bottom w:val="none" w:sz="0" w:space="0" w:color="auto"/>
            <w:right w:val="none" w:sz="0" w:space="0" w:color="auto"/>
          </w:divBdr>
        </w:div>
        <w:div w:id="1631399324">
          <w:marLeft w:val="640"/>
          <w:marRight w:val="0"/>
          <w:marTop w:val="0"/>
          <w:marBottom w:val="0"/>
          <w:divBdr>
            <w:top w:val="none" w:sz="0" w:space="0" w:color="auto"/>
            <w:left w:val="none" w:sz="0" w:space="0" w:color="auto"/>
            <w:bottom w:val="none" w:sz="0" w:space="0" w:color="auto"/>
            <w:right w:val="none" w:sz="0" w:space="0" w:color="auto"/>
          </w:divBdr>
        </w:div>
        <w:div w:id="1980109957">
          <w:marLeft w:val="640"/>
          <w:marRight w:val="0"/>
          <w:marTop w:val="0"/>
          <w:marBottom w:val="0"/>
          <w:divBdr>
            <w:top w:val="none" w:sz="0" w:space="0" w:color="auto"/>
            <w:left w:val="none" w:sz="0" w:space="0" w:color="auto"/>
            <w:bottom w:val="none" w:sz="0" w:space="0" w:color="auto"/>
            <w:right w:val="none" w:sz="0" w:space="0" w:color="auto"/>
          </w:divBdr>
        </w:div>
        <w:div w:id="565647918">
          <w:marLeft w:val="640"/>
          <w:marRight w:val="0"/>
          <w:marTop w:val="0"/>
          <w:marBottom w:val="0"/>
          <w:divBdr>
            <w:top w:val="none" w:sz="0" w:space="0" w:color="auto"/>
            <w:left w:val="none" w:sz="0" w:space="0" w:color="auto"/>
            <w:bottom w:val="none" w:sz="0" w:space="0" w:color="auto"/>
            <w:right w:val="none" w:sz="0" w:space="0" w:color="auto"/>
          </w:divBdr>
        </w:div>
        <w:div w:id="1291130919">
          <w:marLeft w:val="640"/>
          <w:marRight w:val="0"/>
          <w:marTop w:val="0"/>
          <w:marBottom w:val="0"/>
          <w:divBdr>
            <w:top w:val="none" w:sz="0" w:space="0" w:color="auto"/>
            <w:left w:val="none" w:sz="0" w:space="0" w:color="auto"/>
            <w:bottom w:val="none" w:sz="0" w:space="0" w:color="auto"/>
            <w:right w:val="none" w:sz="0" w:space="0" w:color="auto"/>
          </w:divBdr>
        </w:div>
        <w:div w:id="2060014936">
          <w:marLeft w:val="640"/>
          <w:marRight w:val="0"/>
          <w:marTop w:val="0"/>
          <w:marBottom w:val="0"/>
          <w:divBdr>
            <w:top w:val="none" w:sz="0" w:space="0" w:color="auto"/>
            <w:left w:val="none" w:sz="0" w:space="0" w:color="auto"/>
            <w:bottom w:val="none" w:sz="0" w:space="0" w:color="auto"/>
            <w:right w:val="none" w:sz="0" w:space="0" w:color="auto"/>
          </w:divBdr>
        </w:div>
        <w:div w:id="1586722338">
          <w:marLeft w:val="640"/>
          <w:marRight w:val="0"/>
          <w:marTop w:val="0"/>
          <w:marBottom w:val="0"/>
          <w:divBdr>
            <w:top w:val="none" w:sz="0" w:space="0" w:color="auto"/>
            <w:left w:val="none" w:sz="0" w:space="0" w:color="auto"/>
            <w:bottom w:val="none" w:sz="0" w:space="0" w:color="auto"/>
            <w:right w:val="none" w:sz="0" w:space="0" w:color="auto"/>
          </w:divBdr>
        </w:div>
        <w:div w:id="517817067">
          <w:marLeft w:val="640"/>
          <w:marRight w:val="0"/>
          <w:marTop w:val="0"/>
          <w:marBottom w:val="0"/>
          <w:divBdr>
            <w:top w:val="none" w:sz="0" w:space="0" w:color="auto"/>
            <w:left w:val="none" w:sz="0" w:space="0" w:color="auto"/>
            <w:bottom w:val="none" w:sz="0" w:space="0" w:color="auto"/>
            <w:right w:val="none" w:sz="0" w:space="0" w:color="auto"/>
          </w:divBdr>
        </w:div>
        <w:div w:id="858160122">
          <w:marLeft w:val="640"/>
          <w:marRight w:val="0"/>
          <w:marTop w:val="0"/>
          <w:marBottom w:val="0"/>
          <w:divBdr>
            <w:top w:val="none" w:sz="0" w:space="0" w:color="auto"/>
            <w:left w:val="none" w:sz="0" w:space="0" w:color="auto"/>
            <w:bottom w:val="none" w:sz="0" w:space="0" w:color="auto"/>
            <w:right w:val="none" w:sz="0" w:space="0" w:color="auto"/>
          </w:divBdr>
        </w:div>
        <w:div w:id="1709599025">
          <w:marLeft w:val="640"/>
          <w:marRight w:val="0"/>
          <w:marTop w:val="0"/>
          <w:marBottom w:val="0"/>
          <w:divBdr>
            <w:top w:val="none" w:sz="0" w:space="0" w:color="auto"/>
            <w:left w:val="none" w:sz="0" w:space="0" w:color="auto"/>
            <w:bottom w:val="none" w:sz="0" w:space="0" w:color="auto"/>
            <w:right w:val="none" w:sz="0" w:space="0" w:color="auto"/>
          </w:divBdr>
        </w:div>
        <w:div w:id="1772973258">
          <w:marLeft w:val="640"/>
          <w:marRight w:val="0"/>
          <w:marTop w:val="0"/>
          <w:marBottom w:val="0"/>
          <w:divBdr>
            <w:top w:val="none" w:sz="0" w:space="0" w:color="auto"/>
            <w:left w:val="none" w:sz="0" w:space="0" w:color="auto"/>
            <w:bottom w:val="none" w:sz="0" w:space="0" w:color="auto"/>
            <w:right w:val="none" w:sz="0" w:space="0" w:color="auto"/>
          </w:divBdr>
        </w:div>
        <w:div w:id="105080884">
          <w:marLeft w:val="640"/>
          <w:marRight w:val="0"/>
          <w:marTop w:val="0"/>
          <w:marBottom w:val="0"/>
          <w:divBdr>
            <w:top w:val="none" w:sz="0" w:space="0" w:color="auto"/>
            <w:left w:val="none" w:sz="0" w:space="0" w:color="auto"/>
            <w:bottom w:val="none" w:sz="0" w:space="0" w:color="auto"/>
            <w:right w:val="none" w:sz="0" w:space="0" w:color="auto"/>
          </w:divBdr>
        </w:div>
        <w:div w:id="659190723">
          <w:marLeft w:val="640"/>
          <w:marRight w:val="0"/>
          <w:marTop w:val="0"/>
          <w:marBottom w:val="0"/>
          <w:divBdr>
            <w:top w:val="none" w:sz="0" w:space="0" w:color="auto"/>
            <w:left w:val="none" w:sz="0" w:space="0" w:color="auto"/>
            <w:bottom w:val="none" w:sz="0" w:space="0" w:color="auto"/>
            <w:right w:val="none" w:sz="0" w:space="0" w:color="auto"/>
          </w:divBdr>
        </w:div>
        <w:div w:id="1553229354">
          <w:marLeft w:val="640"/>
          <w:marRight w:val="0"/>
          <w:marTop w:val="0"/>
          <w:marBottom w:val="0"/>
          <w:divBdr>
            <w:top w:val="none" w:sz="0" w:space="0" w:color="auto"/>
            <w:left w:val="none" w:sz="0" w:space="0" w:color="auto"/>
            <w:bottom w:val="none" w:sz="0" w:space="0" w:color="auto"/>
            <w:right w:val="none" w:sz="0" w:space="0" w:color="auto"/>
          </w:divBdr>
        </w:div>
        <w:div w:id="1225994634">
          <w:marLeft w:val="640"/>
          <w:marRight w:val="0"/>
          <w:marTop w:val="0"/>
          <w:marBottom w:val="0"/>
          <w:divBdr>
            <w:top w:val="none" w:sz="0" w:space="0" w:color="auto"/>
            <w:left w:val="none" w:sz="0" w:space="0" w:color="auto"/>
            <w:bottom w:val="none" w:sz="0" w:space="0" w:color="auto"/>
            <w:right w:val="none" w:sz="0" w:space="0" w:color="auto"/>
          </w:divBdr>
        </w:div>
        <w:div w:id="847596325">
          <w:marLeft w:val="640"/>
          <w:marRight w:val="0"/>
          <w:marTop w:val="0"/>
          <w:marBottom w:val="0"/>
          <w:divBdr>
            <w:top w:val="none" w:sz="0" w:space="0" w:color="auto"/>
            <w:left w:val="none" w:sz="0" w:space="0" w:color="auto"/>
            <w:bottom w:val="none" w:sz="0" w:space="0" w:color="auto"/>
            <w:right w:val="none" w:sz="0" w:space="0" w:color="auto"/>
          </w:divBdr>
        </w:div>
        <w:div w:id="1608463026">
          <w:marLeft w:val="640"/>
          <w:marRight w:val="0"/>
          <w:marTop w:val="0"/>
          <w:marBottom w:val="0"/>
          <w:divBdr>
            <w:top w:val="none" w:sz="0" w:space="0" w:color="auto"/>
            <w:left w:val="none" w:sz="0" w:space="0" w:color="auto"/>
            <w:bottom w:val="none" w:sz="0" w:space="0" w:color="auto"/>
            <w:right w:val="none" w:sz="0" w:space="0" w:color="auto"/>
          </w:divBdr>
        </w:div>
        <w:div w:id="1147362425">
          <w:marLeft w:val="640"/>
          <w:marRight w:val="0"/>
          <w:marTop w:val="0"/>
          <w:marBottom w:val="0"/>
          <w:divBdr>
            <w:top w:val="none" w:sz="0" w:space="0" w:color="auto"/>
            <w:left w:val="none" w:sz="0" w:space="0" w:color="auto"/>
            <w:bottom w:val="none" w:sz="0" w:space="0" w:color="auto"/>
            <w:right w:val="none" w:sz="0" w:space="0" w:color="auto"/>
          </w:divBdr>
        </w:div>
        <w:div w:id="1386299626">
          <w:marLeft w:val="640"/>
          <w:marRight w:val="0"/>
          <w:marTop w:val="0"/>
          <w:marBottom w:val="0"/>
          <w:divBdr>
            <w:top w:val="none" w:sz="0" w:space="0" w:color="auto"/>
            <w:left w:val="none" w:sz="0" w:space="0" w:color="auto"/>
            <w:bottom w:val="none" w:sz="0" w:space="0" w:color="auto"/>
            <w:right w:val="none" w:sz="0" w:space="0" w:color="auto"/>
          </w:divBdr>
        </w:div>
        <w:div w:id="1016999513">
          <w:marLeft w:val="640"/>
          <w:marRight w:val="0"/>
          <w:marTop w:val="0"/>
          <w:marBottom w:val="0"/>
          <w:divBdr>
            <w:top w:val="none" w:sz="0" w:space="0" w:color="auto"/>
            <w:left w:val="none" w:sz="0" w:space="0" w:color="auto"/>
            <w:bottom w:val="none" w:sz="0" w:space="0" w:color="auto"/>
            <w:right w:val="none" w:sz="0" w:space="0" w:color="auto"/>
          </w:divBdr>
        </w:div>
        <w:div w:id="612173716">
          <w:marLeft w:val="640"/>
          <w:marRight w:val="0"/>
          <w:marTop w:val="0"/>
          <w:marBottom w:val="0"/>
          <w:divBdr>
            <w:top w:val="none" w:sz="0" w:space="0" w:color="auto"/>
            <w:left w:val="none" w:sz="0" w:space="0" w:color="auto"/>
            <w:bottom w:val="none" w:sz="0" w:space="0" w:color="auto"/>
            <w:right w:val="none" w:sz="0" w:space="0" w:color="auto"/>
          </w:divBdr>
        </w:div>
        <w:div w:id="1950551749">
          <w:marLeft w:val="640"/>
          <w:marRight w:val="0"/>
          <w:marTop w:val="0"/>
          <w:marBottom w:val="0"/>
          <w:divBdr>
            <w:top w:val="none" w:sz="0" w:space="0" w:color="auto"/>
            <w:left w:val="none" w:sz="0" w:space="0" w:color="auto"/>
            <w:bottom w:val="none" w:sz="0" w:space="0" w:color="auto"/>
            <w:right w:val="none" w:sz="0" w:space="0" w:color="auto"/>
          </w:divBdr>
        </w:div>
        <w:div w:id="956378292">
          <w:marLeft w:val="640"/>
          <w:marRight w:val="0"/>
          <w:marTop w:val="0"/>
          <w:marBottom w:val="0"/>
          <w:divBdr>
            <w:top w:val="none" w:sz="0" w:space="0" w:color="auto"/>
            <w:left w:val="none" w:sz="0" w:space="0" w:color="auto"/>
            <w:bottom w:val="none" w:sz="0" w:space="0" w:color="auto"/>
            <w:right w:val="none" w:sz="0" w:space="0" w:color="auto"/>
          </w:divBdr>
        </w:div>
        <w:div w:id="1814560829">
          <w:marLeft w:val="640"/>
          <w:marRight w:val="0"/>
          <w:marTop w:val="0"/>
          <w:marBottom w:val="0"/>
          <w:divBdr>
            <w:top w:val="none" w:sz="0" w:space="0" w:color="auto"/>
            <w:left w:val="none" w:sz="0" w:space="0" w:color="auto"/>
            <w:bottom w:val="none" w:sz="0" w:space="0" w:color="auto"/>
            <w:right w:val="none" w:sz="0" w:space="0" w:color="auto"/>
          </w:divBdr>
        </w:div>
        <w:div w:id="709457029">
          <w:marLeft w:val="640"/>
          <w:marRight w:val="0"/>
          <w:marTop w:val="0"/>
          <w:marBottom w:val="0"/>
          <w:divBdr>
            <w:top w:val="none" w:sz="0" w:space="0" w:color="auto"/>
            <w:left w:val="none" w:sz="0" w:space="0" w:color="auto"/>
            <w:bottom w:val="none" w:sz="0" w:space="0" w:color="auto"/>
            <w:right w:val="none" w:sz="0" w:space="0" w:color="auto"/>
          </w:divBdr>
        </w:div>
        <w:div w:id="358746692">
          <w:marLeft w:val="640"/>
          <w:marRight w:val="0"/>
          <w:marTop w:val="0"/>
          <w:marBottom w:val="0"/>
          <w:divBdr>
            <w:top w:val="none" w:sz="0" w:space="0" w:color="auto"/>
            <w:left w:val="none" w:sz="0" w:space="0" w:color="auto"/>
            <w:bottom w:val="none" w:sz="0" w:space="0" w:color="auto"/>
            <w:right w:val="none" w:sz="0" w:space="0" w:color="auto"/>
          </w:divBdr>
        </w:div>
        <w:div w:id="1893424014">
          <w:marLeft w:val="640"/>
          <w:marRight w:val="0"/>
          <w:marTop w:val="0"/>
          <w:marBottom w:val="0"/>
          <w:divBdr>
            <w:top w:val="none" w:sz="0" w:space="0" w:color="auto"/>
            <w:left w:val="none" w:sz="0" w:space="0" w:color="auto"/>
            <w:bottom w:val="none" w:sz="0" w:space="0" w:color="auto"/>
            <w:right w:val="none" w:sz="0" w:space="0" w:color="auto"/>
          </w:divBdr>
        </w:div>
        <w:div w:id="405542202">
          <w:marLeft w:val="640"/>
          <w:marRight w:val="0"/>
          <w:marTop w:val="0"/>
          <w:marBottom w:val="0"/>
          <w:divBdr>
            <w:top w:val="none" w:sz="0" w:space="0" w:color="auto"/>
            <w:left w:val="none" w:sz="0" w:space="0" w:color="auto"/>
            <w:bottom w:val="none" w:sz="0" w:space="0" w:color="auto"/>
            <w:right w:val="none" w:sz="0" w:space="0" w:color="auto"/>
          </w:divBdr>
        </w:div>
        <w:div w:id="813370918">
          <w:marLeft w:val="640"/>
          <w:marRight w:val="0"/>
          <w:marTop w:val="0"/>
          <w:marBottom w:val="0"/>
          <w:divBdr>
            <w:top w:val="none" w:sz="0" w:space="0" w:color="auto"/>
            <w:left w:val="none" w:sz="0" w:space="0" w:color="auto"/>
            <w:bottom w:val="none" w:sz="0" w:space="0" w:color="auto"/>
            <w:right w:val="none" w:sz="0" w:space="0" w:color="auto"/>
          </w:divBdr>
        </w:div>
        <w:div w:id="289669840">
          <w:marLeft w:val="640"/>
          <w:marRight w:val="0"/>
          <w:marTop w:val="0"/>
          <w:marBottom w:val="0"/>
          <w:divBdr>
            <w:top w:val="none" w:sz="0" w:space="0" w:color="auto"/>
            <w:left w:val="none" w:sz="0" w:space="0" w:color="auto"/>
            <w:bottom w:val="none" w:sz="0" w:space="0" w:color="auto"/>
            <w:right w:val="none" w:sz="0" w:space="0" w:color="auto"/>
          </w:divBdr>
        </w:div>
        <w:div w:id="1199852501">
          <w:marLeft w:val="640"/>
          <w:marRight w:val="0"/>
          <w:marTop w:val="0"/>
          <w:marBottom w:val="0"/>
          <w:divBdr>
            <w:top w:val="none" w:sz="0" w:space="0" w:color="auto"/>
            <w:left w:val="none" w:sz="0" w:space="0" w:color="auto"/>
            <w:bottom w:val="none" w:sz="0" w:space="0" w:color="auto"/>
            <w:right w:val="none" w:sz="0" w:space="0" w:color="auto"/>
          </w:divBdr>
        </w:div>
        <w:div w:id="2083871946">
          <w:marLeft w:val="640"/>
          <w:marRight w:val="0"/>
          <w:marTop w:val="0"/>
          <w:marBottom w:val="0"/>
          <w:divBdr>
            <w:top w:val="none" w:sz="0" w:space="0" w:color="auto"/>
            <w:left w:val="none" w:sz="0" w:space="0" w:color="auto"/>
            <w:bottom w:val="none" w:sz="0" w:space="0" w:color="auto"/>
            <w:right w:val="none" w:sz="0" w:space="0" w:color="auto"/>
          </w:divBdr>
        </w:div>
      </w:divsChild>
    </w:div>
    <w:div w:id="2130661873">
      <w:bodyDiv w:val="1"/>
      <w:marLeft w:val="0"/>
      <w:marRight w:val="0"/>
      <w:marTop w:val="0"/>
      <w:marBottom w:val="0"/>
      <w:divBdr>
        <w:top w:val="none" w:sz="0" w:space="0" w:color="auto"/>
        <w:left w:val="none" w:sz="0" w:space="0" w:color="auto"/>
        <w:bottom w:val="none" w:sz="0" w:space="0" w:color="auto"/>
        <w:right w:val="none" w:sz="0" w:space="0" w:color="auto"/>
      </w:divBdr>
      <w:divsChild>
        <w:div w:id="954949782">
          <w:marLeft w:val="640"/>
          <w:marRight w:val="0"/>
          <w:marTop w:val="0"/>
          <w:marBottom w:val="0"/>
          <w:divBdr>
            <w:top w:val="none" w:sz="0" w:space="0" w:color="auto"/>
            <w:left w:val="none" w:sz="0" w:space="0" w:color="auto"/>
            <w:bottom w:val="none" w:sz="0" w:space="0" w:color="auto"/>
            <w:right w:val="none" w:sz="0" w:space="0" w:color="auto"/>
          </w:divBdr>
        </w:div>
        <w:div w:id="1397820980">
          <w:marLeft w:val="640"/>
          <w:marRight w:val="0"/>
          <w:marTop w:val="0"/>
          <w:marBottom w:val="0"/>
          <w:divBdr>
            <w:top w:val="none" w:sz="0" w:space="0" w:color="auto"/>
            <w:left w:val="none" w:sz="0" w:space="0" w:color="auto"/>
            <w:bottom w:val="none" w:sz="0" w:space="0" w:color="auto"/>
            <w:right w:val="none" w:sz="0" w:space="0" w:color="auto"/>
          </w:divBdr>
        </w:div>
        <w:div w:id="76244817">
          <w:marLeft w:val="640"/>
          <w:marRight w:val="0"/>
          <w:marTop w:val="0"/>
          <w:marBottom w:val="0"/>
          <w:divBdr>
            <w:top w:val="none" w:sz="0" w:space="0" w:color="auto"/>
            <w:left w:val="none" w:sz="0" w:space="0" w:color="auto"/>
            <w:bottom w:val="none" w:sz="0" w:space="0" w:color="auto"/>
            <w:right w:val="none" w:sz="0" w:space="0" w:color="auto"/>
          </w:divBdr>
        </w:div>
        <w:div w:id="1112046459">
          <w:marLeft w:val="640"/>
          <w:marRight w:val="0"/>
          <w:marTop w:val="0"/>
          <w:marBottom w:val="0"/>
          <w:divBdr>
            <w:top w:val="none" w:sz="0" w:space="0" w:color="auto"/>
            <w:left w:val="none" w:sz="0" w:space="0" w:color="auto"/>
            <w:bottom w:val="none" w:sz="0" w:space="0" w:color="auto"/>
            <w:right w:val="none" w:sz="0" w:space="0" w:color="auto"/>
          </w:divBdr>
        </w:div>
        <w:div w:id="1653023147">
          <w:marLeft w:val="640"/>
          <w:marRight w:val="0"/>
          <w:marTop w:val="0"/>
          <w:marBottom w:val="0"/>
          <w:divBdr>
            <w:top w:val="none" w:sz="0" w:space="0" w:color="auto"/>
            <w:left w:val="none" w:sz="0" w:space="0" w:color="auto"/>
            <w:bottom w:val="none" w:sz="0" w:space="0" w:color="auto"/>
            <w:right w:val="none" w:sz="0" w:space="0" w:color="auto"/>
          </w:divBdr>
        </w:div>
        <w:div w:id="1391689573">
          <w:marLeft w:val="640"/>
          <w:marRight w:val="0"/>
          <w:marTop w:val="0"/>
          <w:marBottom w:val="0"/>
          <w:divBdr>
            <w:top w:val="none" w:sz="0" w:space="0" w:color="auto"/>
            <w:left w:val="none" w:sz="0" w:space="0" w:color="auto"/>
            <w:bottom w:val="none" w:sz="0" w:space="0" w:color="auto"/>
            <w:right w:val="none" w:sz="0" w:space="0" w:color="auto"/>
          </w:divBdr>
        </w:div>
        <w:div w:id="50344923">
          <w:marLeft w:val="640"/>
          <w:marRight w:val="0"/>
          <w:marTop w:val="0"/>
          <w:marBottom w:val="0"/>
          <w:divBdr>
            <w:top w:val="none" w:sz="0" w:space="0" w:color="auto"/>
            <w:left w:val="none" w:sz="0" w:space="0" w:color="auto"/>
            <w:bottom w:val="none" w:sz="0" w:space="0" w:color="auto"/>
            <w:right w:val="none" w:sz="0" w:space="0" w:color="auto"/>
          </w:divBdr>
        </w:div>
        <w:div w:id="530922706">
          <w:marLeft w:val="640"/>
          <w:marRight w:val="0"/>
          <w:marTop w:val="0"/>
          <w:marBottom w:val="0"/>
          <w:divBdr>
            <w:top w:val="none" w:sz="0" w:space="0" w:color="auto"/>
            <w:left w:val="none" w:sz="0" w:space="0" w:color="auto"/>
            <w:bottom w:val="none" w:sz="0" w:space="0" w:color="auto"/>
            <w:right w:val="none" w:sz="0" w:space="0" w:color="auto"/>
          </w:divBdr>
        </w:div>
        <w:div w:id="1681156759">
          <w:marLeft w:val="640"/>
          <w:marRight w:val="0"/>
          <w:marTop w:val="0"/>
          <w:marBottom w:val="0"/>
          <w:divBdr>
            <w:top w:val="none" w:sz="0" w:space="0" w:color="auto"/>
            <w:left w:val="none" w:sz="0" w:space="0" w:color="auto"/>
            <w:bottom w:val="none" w:sz="0" w:space="0" w:color="auto"/>
            <w:right w:val="none" w:sz="0" w:space="0" w:color="auto"/>
          </w:divBdr>
        </w:div>
        <w:div w:id="1221400001">
          <w:marLeft w:val="640"/>
          <w:marRight w:val="0"/>
          <w:marTop w:val="0"/>
          <w:marBottom w:val="0"/>
          <w:divBdr>
            <w:top w:val="none" w:sz="0" w:space="0" w:color="auto"/>
            <w:left w:val="none" w:sz="0" w:space="0" w:color="auto"/>
            <w:bottom w:val="none" w:sz="0" w:space="0" w:color="auto"/>
            <w:right w:val="none" w:sz="0" w:space="0" w:color="auto"/>
          </w:divBdr>
        </w:div>
        <w:div w:id="241374602">
          <w:marLeft w:val="640"/>
          <w:marRight w:val="0"/>
          <w:marTop w:val="0"/>
          <w:marBottom w:val="0"/>
          <w:divBdr>
            <w:top w:val="none" w:sz="0" w:space="0" w:color="auto"/>
            <w:left w:val="none" w:sz="0" w:space="0" w:color="auto"/>
            <w:bottom w:val="none" w:sz="0" w:space="0" w:color="auto"/>
            <w:right w:val="none" w:sz="0" w:space="0" w:color="auto"/>
          </w:divBdr>
        </w:div>
        <w:div w:id="1667048663">
          <w:marLeft w:val="640"/>
          <w:marRight w:val="0"/>
          <w:marTop w:val="0"/>
          <w:marBottom w:val="0"/>
          <w:divBdr>
            <w:top w:val="none" w:sz="0" w:space="0" w:color="auto"/>
            <w:left w:val="none" w:sz="0" w:space="0" w:color="auto"/>
            <w:bottom w:val="none" w:sz="0" w:space="0" w:color="auto"/>
            <w:right w:val="none" w:sz="0" w:space="0" w:color="auto"/>
          </w:divBdr>
        </w:div>
        <w:div w:id="771170081">
          <w:marLeft w:val="640"/>
          <w:marRight w:val="0"/>
          <w:marTop w:val="0"/>
          <w:marBottom w:val="0"/>
          <w:divBdr>
            <w:top w:val="none" w:sz="0" w:space="0" w:color="auto"/>
            <w:left w:val="none" w:sz="0" w:space="0" w:color="auto"/>
            <w:bottom w:val="none" w:sz="0" w:space="0" w:color="auto"/>
            <w:right w:val="none" w:sz="0" w:space="0" w:color="auto"/>
          </w:divBdr>
        </w:div>
        <w:div w:id="265618893">
          <w:marLeft w:val="640"/>
          <w:marRight w:val="0"/>
          <w:marTop w:val="0"/>
          <w:marBottom w:val="0"/>
          <w:divBdr>
            <w:top w:val="none" w:sz="0" w:space="0" w:color="auto"/>
            <w:left w:val="none" w:sz="0" w:space="0" w:color="auto"/>
            <w:bottom w:val="none" w:sz="0" w:space="0" w:color="auto"/>
            <w:right w:val="none" w:sz="0" w:space="0" w:color="auto"/>
          </w:divBdr>
        </w:div>
        <w:div w:id="73431528">
          <w:marLeft w:val="640"/>
          <w:marRight w:val="0"/>
          <w:marTop w:val="0"/>
          <w:marBottom w:val="0"/>
          <w:divBdr>
            <w:top w:val="none" w:sz="0" w:space="0" w:color="auto"/>
            <w:left w:val="none" w:sz="0" w:space="0" w:color="auto"/>
            <w:bottom w:val="none" w:sz="0" w:space="0" w:color="auto"/>
            <w:right w:val="none" w:sz="0" w:space="0" w:color="auto"/>
          </w:divBdr>
        </w:div>
        <w:div w:id="104496585">
          <w:marLeft w:val="640"/>
          <w:marRight w:val="0"/>
          <w:marTop w:val="0"/>
          <w:marBottom w:val="0"/>
          <w:divBdr>
            <w:top w:val="none" w:sz="0" w:space="0" w:color="auto"/>
            <w:left w:val="none" w:sz="0" w:space="0" w:color="auto"/>
            <w:bottom w:val="none" w:sz="0" w:space="0" w:color="auto"/>
            <w:right w:val="none" w:sz="0" w:space="0" w:color="auto"/>
          </w:divBdr>
        </w:div>
        <w:div w:id="1976369644">
          <w:marLeft w:val="640"/>
          <w:marRight w:val="0"/>
          <w:marTop w:val="0"/>
          <w:marBottom w:val="0"/>
          <w:divBdr>
            <w:top w:val="none" w:sz="0" w:space="0" w:color="auto"/>
            <w:left w:val="none" w:sz="0" w:space="0" w:color="auto"/>
            <w:bottom w:val="none" w:sz="0" w:space="0" w:color="auto"/>
            <w:right w:val="none" w:sz="0" w:space="0" w:color="auto"/>
          </w:divBdr>
        </w:div>
        <w:div w:id="1091005101">
          <w:marLeft w:val="640"/>
          <w:marRight w:val="0"/>
          <w:marTop w:val="0"/>
          <w:marBottom w:val="0"/>
          <w:divBdr>
            <w:top w:val="none" w:sz="0" w:space="0" w:color="auto"/>
            <w:left w:val="none" w:sz="0" w:space="0" w:color="auto"/>
            <w:bottom w:val="none" w:sz="0" w:space="0" w:color="auto"/>
            <w:right w:val="none" w:sz="0" w:space="0" w:color="auto"/>
          </w:divBdr>
        </w:div>
        <w:div w:id="1610970226">
          <w:marLeft w:val="640"/>
          <w:marRight w:val="0"/>
          <w:marTop w:val="0"/>
          <w:marBottom w:val="0"/>
          <w:divBdr>
            <w:top w:val="none" w:sz="0" w:space="0" w:color="auto"/>
            <w:left w:val="none" w:sz="0" w:space="0" w:color="auto"/>
            <w:bottom w:val="none" w:sz="0" w:space="0" w:color="auto"/>
            <w:right w:val="none" w:sz="0" w:space="0" w:color="auto"/>
          </w:divBdr>
        </w:div>
        <w:div w:id="2030331192">
          <w:marLeft w:val="640"/>
          <w:marRight w:val="0"/>
          <w:marTop w:val="0"/>
          <w:marBottom w:val="0"/>
          <w:divBdr>
            <w:top w:val="none" w:sz="0" w:space="0" w:color="auto"/>
            <w:left w:val="none" w:sz="0" w:space="0" w:color="auto"/>
            <w:bottom w:val="none" w:sz="0" w:space="0" w:color="auto"/>
            <w:right w:val="none" w:sz="0" w:space="0" w:color="auto"/>
          </w:divBdr>
        </w:div>
        <w:div w:id="784882718">
          <w:marLeft w:val="640"/>
          <w:marRight w:val="0"/>
          <w:marTop w:val="0"/>
          <w:marBottom w:val="0"/>
          <w:divBdr>
            <w:top w:val="none" w:sz="0" w:space="0" w:color="auto"/>
            <w:left w:val="none" w:sz="0" w:space="0" w:color="auto"/>
            <w:bottom w:val="none" w:sz="0" w:space="0" w:color="auto"/>
            <w:right w:val="none" w:sz="0" w:space="0" w:color="auto"/>
          </w:divBdr>
        </w:div>
        <w:div w:id="1131166712">
          <w:marLeft w:val="640"/>
          <w:marRight w:val="0"/>
          <w:marTop w:val="0"/>
          <w:marBottom w:val="0"/>
          <w:divBdr>
            <w:top w:val="none" w:sz="0" w:space="0" w:color="auto"/>
            <w:left w:val="none" w:sz="0" w:space="0" w:color="auto"/>
            <w:bottom w:val="none" w:sz="0" w:space="0" w:color="auto"/>
            <w:right w:val="none" w:sz="0" w:space="0" w:color="auto"/>
          </w:divBdr>
        </w:div>
        <w:div w:id="1749233529">
          <w:marLeft w:val="640"/>
          <w:marRight w:val="0"/>
          <w:marTop w:val="0"/>
          <w:marBottom w:val="0"/>
          <w:divBdr>
            <w:top w:val="none" w:sz="0" w:space="0" w:color="auto"/>
            <w:left w:val="none" w:sz="0" w:space="0" w:color="auto"/>
            <w:bottom w:val="none" w:sz="0" w:space="0" w:color="auto"/>
            <w:right w:val="none" w:sz="0" w:space="0" w:color="auto"/>
          </w:divBdr>
        </w:div>
        <w:div w:id="1505709920">
          <w:marLeft w:val="640"/>
          <w:marRight w:val="0"/>
          <w:marTop w:val="0"/>
          <w:marBottom w:val="0"/>
          <w:divBdr>
            <w:top w:val="none" w:sz="0" w:space="0" w:color="auto"/>
            <w:left w:val="none" w:sz="0" w:space="0" w:color="auto"/>
            <w:bottom w:val="none" w:sz="0" w:space="0" w:color="auto"/>
            <w:right w:val="none" w:sz="0" w:space="0" w:color="auto"/>
          </w:divBdr>
        </w:div>
        <w:div w:id="959726364">
          <w:marLeft w:val="640"/>
          <w:marRight w:val="0"/>
          <w:marTop w:val="0"/>
          <w:marBottom w:val="0"/>
          <w:divBdr>
            <w:top w:val="none" w:sz="0" w:space="0" w:color="auto"/>
            <w:left w:val="none" w:sz="0" w:space="0" w:color="auto"/>
            <w:bottom w:val="none" w:sz="0" w:space="0" w:color="auto"/>
            <w:right w:val="none" w:sz="0" w:space="0" w:color="auto"/>
          </w:divBdr>
        </w:div>
        <w:div w:id="1317763286">
          <w:marLeft w:val="640"/>
          <w:marRight w:val="0"/>
          <w:marTop w:val="0"/>
          <w:marBottom w:val="0"/>
          <w:divBdr>
            <w:top w:val="none" w:sz="0" w:space="0" w:color="auto"/>
            <w:left w:val="none" w:sz="0" w:space="0" w:color="auto"/>
            <w:bottom w:val="none" w:sz="0" w:space="0" w:color="auto"/>
            <w:right w:val="none" w:sz="0" w:space="0" w:color="auto"/>
          </w:divBdr>
        </w:div>
        <w:div w:id="1570727826">
          <w:marLeft w:val="640"/>
          <w:marRight w:val="0"/>
          <w:marTop w:val="0"/>
          <w:marBottom w:val="0"/>
          <w:divBdr>
            <w:top w:val="none" w:sz="0" w:space="0" w:color="auto"/>
            <w:left w:val="none" w:sz="0" w:space="0" w:color="auto"/>
            <w:bottom w:val="none" w:sz="0" w:space="0" w:color="auto"/>
            <w:right w:val="none" w:sz="0" w:space="0" w:color="auto"/>
          </w:divBdr>
        </w:div>
        <w:div w:id="193615678">
          <w:marLeft w:val="640"/>
          <w:marRight w:val="0"/>
          <w:marTop w:val="0"/>
          <w:marBottom w:val="0"/>
          <w:divBdr>
            <w:top w:val="none" w:sz="0" w:space="0" w:color="auto"/>
            <w:left w:val="none" w:sz="0" w:space="0" w:color="auto"/>
            <w:bottom w:val="none" w:sz="0" w:space="0" w:color="auto"/>
            <w:right w:val="none" w:sz="0" w:space="0" w:color="auto"/>
          </w:divBdr>
        </w:div>
        <w:div w:id="591814579">
          <w:marLeft w:val="640"/>
          <w:marRight w:val="0"/>
          <w:marTop w:val="0"/>
          <w:marBottom w:val="0"/>
          <w:divBdr>
            <w:top w:val="none" w:sz="0" w:space="0" w:color="auto"/>
            <w:left w:val="none" w:sz="0" w:space="0" w:color="auto"/>
            <w:bottom w:val="none" w:sz="0" w:space="0" w:color="auto"/>
            <w:right w:val="none" w:sz="0" w:space="0" w:color="auto"/>
          </w:divBdr>
        </w:div>
        <w:div w:id="2015298053">
          <w:marLeft w:val="640"/>
          <w:marRight w:val="0"/>
          <w:marTop w:val="0"/>
          <w:marBottom w:val="0"/>
          <w:divBdr>
            <w:top w:val="none" w:sz="0" w:space="0" w:color="auto"/>
            <w:left w:val="none" w:sz="0" w:space="0" w:color="auto"/>
            <w:bottom w:val="none" w:sz="0" w:space="0" w:color="auto"/>
            <w:right w:val="none" w:sz="0" w:space="0" w:color="auto"/>
          </w:divBdr>
        </w:div>
        <w:div w:id="749928682">
          <w:marLeft w:val="640"/>
          <w:marRight w:val="0"/>
          <w:marTop w:val="0"/>
          <w:marBottom w:val="0"/>
          <w:divBdr>
            <w:top w:val="none" w:sz="0" w:space="0" w:color="auto"/>
            <w:left w:val="none" w:sz="0" w:space="0" w:color="auto"/>
            <w:bottom w:val="none" w:sz="0" w:space="0" w:color="auto"/>
            <w:right w:val="none" w:sz="0" w:space="0" w:color="auto"/>
          </w:divBdr>
        </w:div>
        <w:div w:id="1781683205">
          <w:marLeft w:val="640"/>
          <w:marRight w:val="0"/>
          <w:marTop w:val="0"/>
          <w:marBottom w:val="0"/>
          <w:divBdr>
            <w:top w:val="none" w:sz="0" w:space="0" w:color="auto"/>
            <w:left w:val="none" w:sz="0" w:space="0" w:color="auto"/>
            <w:bottom w:val="none" w:sz="0" w:space="0" w:color="auto"/>
            <w:right w:val="none" w:sz="0" w:space="0" w:color="auto"/>
          </w:divBdr>
        </w:div>
        <w:div w:id="607590669">
          <w:marLeft w:val="640"/>
          <w:marRight w:val="0"/>
          <w:marTop w:val="0"/>
          <w:marBottom w:val="0"/>
          <w:divBdr>
            <w:top w:val="none" w:sz="0" w:space="0" w:color="auto"/>
            <w:left w:val="none" w:sz="0" w:space="0" w:color="auto"/>
            <w:bottom w:val="none" w:sz="0" w:space="0" w:color="auto"/>
            <w:right w:val="none" w:sz="0" w:space="0" w:color="auto"/>
          </w:divBdr>
        </w:div>
        <w:div w:id="1423453428">
          <w:marLeft w:val="640"/>
          <w:marRight w:val="0"/>
          <w:marTop w:val="0"/>
          <w:marBottom w:val="0"/>
          <w:divBdr>
            <w:top w:val="none" w:sz="0" w:space="0" w:color="auto"/>
            <w:left w:val="none" w:sz="0" w:space="0" w:color="auto"/>
            <w:bottom w:val="none" w:sz="0" w:space="0" w:color="auto"/>
            <w:right w:val="none" w:sz="0" w:space="0" w:color="auto"/>
          </w:divBdr>
        </w:div>
        <w:div w:id="418988591">
          <w:marLeft w:val="640"/>
          <w:marRight w:val="0"/>
          <w:marTop w:val="0"/>
          <w:marBottom w:val="0"/>
          <w:divBdr>
            <w:top w:val="none" w:sz="0" w:space="0" w:color="auto"/>
            <w:left w:val="none" w:sz="0" w:space="0" w:color="auto"/>
            <w:bottom w:val="none" w:sz="0" w:space="0" w:color="auto"/>
            <w:right w:val="none" w:sz="0" w:space="0" w:color="auto"/>
          </w:divBdr>
        </w:div>
        <w:div w:id="917637571">
          <w:marLeft w:val="640"/>
          <w:marRight w:val="0"/>
          <w:marTop w:val="0"/>
          <w:marBottom w:val="0"/>
          <w:divBdr>
            <w:top w:val="none" w:sz="0" w:space="0" w:color="auto"/>
            <w:left w:val="none" w:sz="0" w:space="0" w:color="auto"/>
            <w:bottom w:val="none" w:sz="0" w:space="0" w:color="auto"/>
            <w:right w:val="none" w:sz="0" w:space="0" w:color="auto"/>
          </w:divBdr>
        </w:div>
      </w:divsChild>
    </w:div>
    <w:div w:id="2143648011">
      <w:bodyDiv w:val="1"/>
      <w:marLeft w:val="0"/>
      <w:marRight w:val="0"/>
      <w:marTop w:val="0"/>
      <w:marBottom w:val="0"/>
      <w:divBdr>
        <w:top w:val="none" w:sz="0" w:space="0" w:color="auto"/>
        <w:left w:val="none" w:sz="0" w:space="0" w:color="auto"/>
        <w:bottom w:val="none" w:sz="0" w:space="0" w:color="auto"/>
        <w:right w:val="none" w:sz="0" w:space="0" w:color="auto"/>
      </w:divBdr>
      <w:divsChild>
        <w:div w:id="416558412">
          <w:marLeft w:val="640"/>
          <w:marRight w:val="0"/>
          <w:marTop w:val="0"/>
          <w:marBottom w:val="0"/>
          <w:divBdr>
            <w:top w:val="none" w:sz="0" w:space="0" w:color="auto"/>
            <w:left w:val="none" w:sz="0" w:space="0" w:color="auto"/>
            <w:bottom w:val="none" w:sz="0" w:space="0" w:color="auto"/>
            <w:right w:val="none" w:sz="0" w:space="0" w:color="auto"/>
          </w:divBdr>
        </w:div>
        <w:div w:id="1871986704">
          <w:marLeft w:val="640"/>
          <w:marRight w:val="0"/>
          <w:marTop w:val="0"/>
          <w:marBottom w:val="0"/>
          <w:divBdr>
            <w:top w:val="none" w:sz="0" w:space="0" w:color="auto"/>
            <w:left w:val="none" w:sz="0" w:space="0" w:color="auto"/>
            <w:bottom w:val="none" w:sz="0" w:space="0" w:color="auto"/>
            <w:right w:val="none" w:sz="0" w:space="0" w:color="auto"/>
          </w:divBdr>
        </w:div>
        <w:div w:id="1588535429">
          <w:marLeft w:val="640"/>
          <w:marRight w:val="0"/>
          <w:marTop w:val="0"/>
          <w:marBottom w:val="0"/>
          <w:divBdr>
            <w:top w:val="none" w:sz="0" w:space="0" w:color="auto"/>
            <w:left w:val="none" w:sz="0" w:space="0" w:color="auto"/>
            <w:bottom w:val="none" w:sz="0" w:space="0" w:color="auto"/>
            <w:right w:val="none" w:sz="0" w:space="0" w:color="auto"/>
          </w:divBdr>
        </w:div>
        <w:div w:id="274677253">
          <w:marLeft w:val="640"/>
          <w:marRight w:val="0"/>
          <w:marTop w:val="0"/>
          <w:marBottom w:val="0"/>
          <w:divBdr>
            <w:top w:val="none" w:sz="0" w:space="0" w:color="auto"/>
            <w:left w:val="none" w:sz="0" w:space="0" w:color="auto"/>
            <w:bottom w:val="none" w:sz="0" w:space="0" w:color="auto"/>
            <w:right w:val="none" w:sz="0" w:space="0" w:color="auto"/>
          </w:divBdr>
        </w:div>
        <w:div w:id="57367208">
          <w:marLeft w:val="640"/>
          <w:marRight w:val="0"/>
          <w:marTop w:val="0"/>
          <w:marBottom w:val="0"/>
          <w:divBdr>
            <w:top w:val="none" w:sz="0" w:space="0" w:color="auto"/>
            <w:left w:val="none" w:sz="0" w:space="0" w:color="auto"/>
            <w:bottom w:val="none" w:sz="0" w:space="0" w:color="auto"/>
            <w:right w:val="none" w:sz="0" w:space="0" w:color="auto"/>
          </w:divBdr>
        </w:div>
        <w:div w:id="414400918">
          <w:marLeft w:val="640"/>
          <w:marRight w:val="0"/>
          <w:marTop w:val="0"/>
          <w:marBottom w:val="0"/>
          <w:divBdr>
            <w:top w:val="none" w:sz="0" w:space="0" w:color="auto"/>
            <w:left w:val="none" w:sz="0" w:space="0" w:color="auto"/>
            <w:bottom w:val="none" w:sz="0" w:space="0" w:color="auto"/>
            <w:right w:val="none" w:sz="0" w:space="0" w:color="auto"/>
          </w:divBdr>
        </w:div>
        <w:div w:id="1413088873">
          <w:marLeft w:val="640"/>
          <w:marRight w:val="0"/>
          <w:marTop w:val="0"/>
          <w:marBottom w:val="0"/>
          <w:divBdr>
            <w:top w:val="none" w:sz="0" w:space="0" w:color="auto"/>
            <w:left w:val="none" w:sz="0" w:space="0" w:color="auto"/>
            <w:bottom w:val="none" w:sz="0" w:space="0" w:color="auto"/>
            <w:right w:val="none" w:sz="0" w:space="0" w:color="auto"/>
          </w:divBdr>
        </w:div>
        <w:div w:id="1522013329">
          <w:marLeft w:val="640"/>
          <w:marRight w:val="0"/>
          <w:marTop w:val="0"/>
          <w:marBottom w:val="0"/>
          <w:divBdr>
            <w:top w:val="none" w:sz="0" w:space="0" w:color="auto"/>
            <w:left w:val="none" w:sz="0" w:space="0" w:color="auto"/>
            <w:bottom w:val="none" w:sz="0" w:space="0" w:color="auto"/>
            <w:right w:val="none" w:sz="0" w:space="0" w:color="auto"/>
          </w:divBdr>
        </w:div>
        <w:div w:id="259991822">
          <w:marLeft w:val="640"/>
          <w:marRight w:val="0"/>
          <w:marTop w:val="0"/>
          <w:marBottom w:val="0"/>
          <w:divBdr>
            <w:top w:val="none" w:sz="0" w:space="0" w:color="auto"/>
            <w:left w:val="none" w:sz="0" w:space="0" w:color="auto"/>
            <w:bottom w:val="none" w:sz="0" w:space="0" w:color="auto"/>
            <w:right w:val="none" w:sz="0" w:space="0" w:color="auto"/>
          </w:divBdr>
        </w:div>
        <w:div w:id="1908030553">
          <w:marLeft w:val="640"/>
          <w:marRight w:val="0"/>
          <w:marTop w:val="0"/>
          <w:marBottom w:val="0"/>
          <w:divBdr>
            <w:top w:val="none" w:sz="0" w:space="0" w:color="auto"/>
            <w:left w:val="none" w:sz="0" w:space="0" w:color="auto"/>
            <w:bottom w:val="none" w:sz="0" w:space="0" w:color="auto"/>
            <w:right w:val="none" w:sz="0" w:space="0" w:color="auto"/>
          </w:divBdr>
        </w:div>
        <w:div w:id="768503791">
          <w:marLeft w:val="640"/>
          <w:marRight w:val="0"/>
          <w:marTop w:val="0"/>
          <w:marBottom w:val="0"/>
          <w:divBdr>
            <w:top w:val="none" w:sz="0" w:space="0" w:color="auto"/>
            <w:left w:val="none" w:sz="0" w:space="0" w:color="auto"/>
            <w:bottom w:val="none" w:sz="0" w:space="0" w:color="auto"/>
            <w:right w:val="none" w:sz="0" w:space="0" w:color="auto"/>
          </w:divBdr>
        </w:div>
        <w:div w:id="2092651588">
          <w:marLeft w:val="640"/>
          <w:marRight w:val="0"/>
          <w:marTop w:val="0"/>
          <w:marBottom w:val="0"/>
          <w:divBdr>
            <w:top w:val="none" w:sz="0" w:space="0" w:color="auto"/>
            <w:left w:val="none" w:sz="0" w:space="0" w:color="auto"/>
            <w:bottom w:val="none" w:sz="0" w:space="0" w:color="auto"/>
            <w:right w:val="none" w:sz="0" w:space="0" w:color="auto"/>
          </w:divBdr>
        </w:div>
        <w:div w:id="1007368177">
          <w:marLeft w:val="640"/>
          <w:marRight w:val="0"/>
          <w:marTop w:val="0"/>
          <w:marBottom w:val="0"/>
          <w:divBdr>
            <w:top w:val="none" w:sz="0" w:space="0" w:color="auto"/>
            <w:left w:val="none" w:sz="0" w:space="0" w:color="auto"/>
            <w:bottom w:val="none" w:sz="0" w:space="0" w:color="auto"/>
            <w:right w:val="none" w:sz="0" w:space="0" w:color="auto"/>
          </w:divBdr>
        </w:div>
        <w:div w:id="692460042">
          <w:marLeft w:val="640"/>
          <w:marRight w:val="0"/>
          <w:marTop w:val="0"/>
          <w:marBottom w:val="0"/>
          <w:divBdr>
            <w:top w:val="none" w:sz="0" w:space="0" w:color="auto"/>
            <w:left w:val="none" w:sz="0" w:space="0" w:color="auto"/>
            <w:bottom w:val="none" w:sz="0" w:space="0" w:color="auto"/>
            <w:right w:val="none" w:sz="0" w:space="0" w:color="auto"/>
          </w:divBdr>
        </w:div>
        <w:div w:id="1835800511">
          <w:marLeft w:val="640"/>
          <w:marRight w:val="0"/>
          <w:marTop w:val="0"/>
          <w:marBottom w:val="0"/>
          <w:divBdr>
            <w:top w:val="none" w:sz="0" w:space="0" w:color="auto"/>
            <w:left w:val="none" w:sz="0" w:space="0" w:color="auto"/>
            <w:bottom w:val="none" w:sz="0" w:space="0" w:color="auto"/>
            <w:right w:val="none" w:sz="0" w:space="0" w:color="auto"/>
          </w:divBdr>
        </w:div>
        <w:div w:id="138427858">
          <w:marLeft w:val="640"/>
          <w:marRight w:val="0"/>
          <w:marTop w:val="0"/>
          <w:marBottom w:val="0"/>
          <w:divBdr>
            <w:top w:val="none" w:sz="0" w:space="0" w:color="auto"/>
            <w:left w:val="none" w:sz="0" w:space="0" w:color="auto"/>
            <w:bottom w:val="none" w:sz="0" w:space="0" w:color="auto"/>
            <w:right w:val="none" w:sz="0" w:space="0" w:color="auto"/>
          </w:divBdr>
        </w:div>
        <w:div w:id="1211380896">
          <w:marLeft w:val="640"/>
          <w:marRight w:val="0"/>
          <w:marTop w:val="0"/>
          <w:marBottom w:val="0"/>
          <w:divBdr>
            <w:top w:val="none" w:sz="0" w:space="0" w:color="auto"/>
            <w:left w:val="none" w:sz="0" w:space="0" w:color="auto"/>
            <w:bottom w:val="none" w:sz="0" w:space="0" w:color="auto"/>
            <w:right w:val="none" w:sz="0" w:space="0" w:color="auto"/>
          </w:divBdr>
        </w:div>
        <w:div w:id="1244098395">
          <w:marLeft w:val="640"/>
          <w:marRight w:val="0"/>
          <w:marTop w:val="0"/>
          <w:marBottom w:val="0"/>
          <w:divBdr>
            <w:top w:val="none" w:sz="0" w:space="0" w:color="auto"/>
            <w:left w:val="none" w:sz="0" w:space="0" w:color="auto"/>
            <w:bottom w:val="none" w:sz="0" w:space="0" w:color="auto"/>
            <w:right w:val="none" w:sz="0" w:space="0" w:color="auto"/>
          </w:divBdr>
        </w:div>
        <w:div w:id="1510871183">
          <w:marLeft w:val="640"/>
          <w:marRight w:val="0"/>
          <w:marTop w:val="0"/>
          <w:marBottom w:val="0"/>
          <w:divBdr>
            <w:top w:val="none" w:sz="0" w:space="0" w:color="auto"/>
            <w:left w:val="none" w:sz="0" w:space="0" w:color="auto"/>
            <w:bottom w:val="none" w:sz="0" w:space="0" w:color="auto"/>
            <w:right w:val="none" w:sz="0" w:space="0" w:color="auto"/>
          </w:divBdr>
        </w:div>
        <w:div w:id="1623196693">
          <w:marLeft w:val="640"/>
          <w:marRight w:val="0"/>
          <w:marTop w:val="0"/>
          <w:marBottom w:val="0"/>
          <w:divBdr>
            <w:top w:val="none" w:sz="0" w:space="0" w:color="auto"/>
            <w:left w:val="none" w:sz="0" w:space="0" w:color="auto"/>
            <w:bottom w:val="none" w:sz="0" w:space="0" w:color="auto"/>
            <w:right w:val="none" w:sz="0" w:space="0" w:color="auto"/>
          </w:divBdr>
        </w:div>
        <w:div w:id="108010222">
          <w:marLeft w:val="640"/>
          <w:marRight w:val="0"/>
          <w:marTop w:val="0"/>
          <w:marBottom w:val="0"/>
          <w:divBdr>
            <w:top w:val="none" w:sz="0" w:space="0" w:color="auto"/>
            <w:left w:val="none" w:sz="0" w:space="0" w:color="auto"/>
            <w:bottom w:val="none" w:sz="0" w:space="0" w:color="auto"/>
            <w:right w:val="none" w:sz="0" w:space="0" w:color="auto"/>
          </w:divBdr>
        </w:div>
        <w:div w:id="472984624">
          <w:marLeft w:val="640"/>
          <w:marRight w:val="0"/>
          <w:marTop w:val="0"/>
          <w:marBottom w:val="0"/>
          <w:divBdr>
            <w:top w:val="none" w:sz="0" w:space="0" w:color="auto"/>
            <w:left w:val="none" w:sz="0" w:space="0" w:color="auto"/>
            <w:bottom w:val="none" w:sz="0" w:space="0" w:color="auto"/>
            <w:right w:val="none" w:sz="0" w:space="0" w:color="auto"/>
          </w:divBdr>
        </w:div>
        <w:div w:id="1468159430">
          <w:marLeft w:val="640"/>
          <w:marRight w:val="0"/>
          <w:marTop w:val="0"/>
          <w:marBottom w:val="0"/>
          <w:divBdr>
            <w:top w:val="none" w:sz="0" w:space="0" w:color="auto"/>
            <w:left w:val="none" w:sz="0" w:space="0" w:color="auto"/>
            <w:bottom w:val="none" w:sz="0" w:space="0" w:color="auto"/>
            <w:right w:val="none" w:sz="0" w:space="0" w:color="auto"/>
          </w:divBdr>
        </w:div>
        <w:div w:id="1812861351">
          <w:marLeft w:val="640"/>
          <w:marRight w:val="0"/>
          <w:marTop w:val="0"/>
          <w:marBottom w:val="0"/>
          <w:divBdr>
            <w:top w:val="none" w:sz="0" w:space="0" w:color="auto"/>
            <w:left w:val="none" w:sz="0" w:space="0" w:color="auto"/>
            <w:bottom w:val="none" w:sz="0" w:space="0" w:color="auto"/>
            <w:right w:val="none" w:sz="0" w:space="0" w:color="auto"/>
          </w:divBdr>
        </w:div>
        <w:div w:id="681903592">
          <w:marLeft w:val="640"/>
          <w:marRight w:val="0"/>
          <w:marTop w:val="0"/>
          <w:marBottom w:val="0"/>
          <w:divBdr>
            <w:top w:val="none" w:sz="0" w:space="0" w:color="auto"/>
            <w:left w:val="none" w:sz="0" w:space="0" w:color="auto"/>
            <w:bottom w:val="none" w:sz="0" w:space="0" w:color="auto"/>
            <w:right w:val="none" w:sz="0" w:space="0" w:color="auto"/>
          </w:divBdr>
        </w:div>
        <w:div w:id="1641494543">
          <w:marLeft w:val="640"/>
          <w:marRight w:val="0"/>
          <w:marTop w:val="0"/>
          <w:marBottom w:val="0"/>
          <w:divBdr>
            <w:top w:val="none" w:sz="0" w:space="0" w:color="auto"/>
            <w:left w:val="none" w:sz="0" w:space="0" w:color="auto"/>
            <w:bottom w:val="none" w:sz="0" w:space="0" w:color="auto"/>
            <w:right w:val="none" w:sz="0" w:space="0" w:color="auto"/>
          </w:divBdr>
        </w:div>
        <w:div w:id="729158161">
          <w:marLeft w:val="640"/>
          <w:marRight w:val="0"/>
          <w:marTop w:val="0"/>
          <w:marBottom w:val="0"/>
          <w:divBdr>
            <w:top w:val="none" w:sz="0" w:space="0" w:color="auto"/>
            <w:left w:val="none" w:sz="0" w:space="0" w:color="auto"/>
            <w:bottom w:val="none" w:sz="0" w:space="0" w:color="auto"/>
            <w:right w:val="none" w:sz="0" w:space="0" w:color="auto"/>
          </w:divBdr>
        </w:div>
        <w:div w:id="1141538054">
          <w:marLeft w:val="640"/>
          <w:marRight w:val="0"/>
          <w:marTop w:val="0"/>
          <w:marBottom w:val="0"/>
          <w:divBdr>
            <w:top w:val="none" w:sz="0" w:space="0" w:color="auto"/>
            <w:left w:val="none" w:sz="0" w:space="0" w:color="auto"/>
            <w:bottom w:val="none" w:sz="0" w:space="0" w:color="auto"/>
            <w:right w:val="none" w:sz="0" w:space="0" w:color="auto"/>
          </w:divBdr>
        </w:div>
        <w:div w:id="1638144366">
          <w:marLeft w:val="640"/>
          <w:marRight w:val="0"/>
          <w:marTop w:val="0"/>
          <w:marBottom w:val="0"/>
          <w:divBdr>
            <w:top w:val="none" w:sz="0" w:space="0" w:color="auto"/>
            <w:left w:val="none" w:sz="0" w:space="0" w:color="auto"/>
            <w:bottom w:val="none" w:sz="0" w:space="0" w:color="auto"/>
            <w:right w:val="none" w:sz="0" w:space="0" w:color="auto"/>
          </w:divBdr>
        </w:div>
        <w:div w:id="1660113148">
          <w:marLeft w:val="640"/>
          <w:marRight w:val="0"/>
          <w:marTop w:val="0"/>
          <w:marBottom w:val="0"/>
          <w:divBdr>
            <w:top w:val="none" w:sz="0" w:space="0" w:color="auto"/>
            <w:left w:val="none" w:sz="0" w:space="0" w:color="auto"/>
            <w:bottom w:val="none" w:sz="0" w:space="0" w:color="auto"/>
            <w:right w:val="none" w:sz="0" w:space="0" w:color="auto"/>
          </w:divBdr>
        </w:div>
        <w:div w:id="2015061404">
          <w:marLeft w:val="640"/>
          <w:marRight w:val="0"/>
          <w:marTop w:val="0"/>
          <w:marBottom w:val="0"/>
          <w:divBdr>
            <w:top w:val="none" w:sz="0" w:space="0" w:color="auto"/>
            <w:left w:val="none" w:sz="0" w:space="0" w:color="auto"/>
            <w:bottom w:val="none" w:sz="0" w:space="0" w:color="auto"/>
            <w:right w:val="none" w:sz="0" w:space="0" w:color="auto"/>
          </w:divBdr>
        </w:div>
        <w:div w:id="1233002445">
          <w:marLeft w:val="640"/>
          <w:marRight w:val="0"/>
          <w:marTop w:val="0"/>
          <w:marBottom w:val="0"/>
          <w:divBdr>
            <w:top w:val="none" w:sz="0" w:space="0" w:color="auto"/>
            <w:left w:val="none" w:sz="0" w:space="0" w:color="auto"/>
            <w:bottom w:val="none" w:sz="0" w:space="0" w:color="auto"/>
            <w:right w:val="none" w:sz="0" w:space="0" w:color="auto"/>
          </w:divBdr>
        </w:div>
        <w:div w:id="793255051">
          <w:marLeft w:val="640"/>
          <w:marRight w:val="0"/>
          <w:marTop w:val="0"/>
          <w:marBottom w:val="0"/>
          <w:divBdr>
            <w:top w:val="none" w:sz="0" w:space="0" w:color="auto"/>
            <w:left w:val="none" w:sz="0" w:space="0" w:color="auto"/>
            <w:bottom w:val="none" w:sz="0" w:space="0" w:color="auto"/>
            <w:right w:val="none" w:sz="0" w:space="0" w:color="auto"/>
          </w:divBdr>
        </w:div>
        <w:div w:id="1772358652">
          <w:marLeft w:val="640"/>
          <w:marRight w:val="0"/>
          <w:marTop w:val="0"/>
          <w:marBottom w:val="0"/>
          <w:divBdr>
            <w:top w:val="none" w:sz="0" w:space="0" w:color="auto"/>
            <w:left w:val="none" w:sz="0" w:space="0" w:color="auto"/>
            <w:bottom w:val="none" w:sz="0" w:space="0" w:color="auto"/>
            <w:right w:val="none" w:sz="0" w:space="0" w:color="auto"/>
          </w:divBdr>
        </w:div>
        <w:div w:id="366680248">
          <w:marLeft w:val="640"/>
          <w:marRight w:val="0"/>
          <w:marTop w:val="0"/>
          <w:marBottom w:val="0"/>
          <w:divBdr>
            <w:top w:val="none" w:sz="0" w:space="0" w:color="auto"/>
            <w:left w:val="none" w:sz="0" w:space="0" w:color="auto"/>
            <w:bottom w:val="none" w:sz="0" w:space="0" w:color="auto"/>
            <w:right w:val="none" w:sz="0" w:space="0" w:color="auto"/>
          </w:divBdr>
        </w:div>
        <w:div w:id="828055553">
          <w:marLeft w:val="64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bdsc.indiana.edu/information/recipes/bloomfood.html" TargetMode="External"/><Relationship Id="rId13" Type="http://schemas.openxmlformats.org/officeDocument/2006/relationships/image" Target="media/image1.jpeg"/><Relationship Id="rId18" Type="http://schemas.microsoft.com/office/2011/relationships/commentsExtended" Target="commentsExtended.xm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5.jpeg"/><Relationship Id="rId7" Type="http://schemas.openxmlformats.org/officeDocument/2006/relationships/endnotes" Target="endnotes.xml"/><Relationship Id="rId12" Type="http://schemas.openxmlformats.org/officeDocument/2006/relationships/hyperlink" Target="https://github.com/LKeene/fly_trap_design" TargetMode="External"/><Relationship Id="rId17" Type="http://schemas.openxmlformats.org/officeDocument/2006/relationships/comments" Target="comments.xml"/><Relationship Id="rId25"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image" Target="media/image4.emf"/><Relationship Id="rId20" Type="http://schemas.microsoft.com/office/2018/08/relationships/commentsExtensible" Target="commentsExtensi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stenglein-lab/3D_parts/tree/master/fly_trap" TargetMode="External"/><Relationship Id="rId24" Type="http://schemas.microsoft.com/office/2011/relationships/people" Target="people.xml"/><Relationship Id="rId5" Type="http://schemas.openxmlformats.org/officeDocument/2006/relationships/webSettings" Target="webSettings.xml"/><Relationship Id="rId15" Type="http://schemas.openxmlformats.org/officeDocument/2006/relationships/image" Target="media/image3.emf"/><Relationship Id="rId23" Type="http://schemas.openxmlformats.org/officeDocument/2006/relationships/fontTable" Target="fontTable.xml"/><Relationship Id="rId10" Type="http://schemas.openxmlformats.org/officeDocument/2006/relationships/hyperlink" Target="http://www.anapsid.org/fruitfly.html" TargetMode="External"/><Relationship Id="rId19" Type="http://schemas.microsoft.com/office/2016/09/relationships/commentsIds" Target="commentsIds.xml"/><Relationship Id="rId4" Type="http://schemas.openxmlformats.org/officeDocument/2006/relationships/settings" Target="settings.xml"/><Relationship Id="rId9" Type="http://schemas.openxmlformats.org/officeDocument/2006/relationships/hyperlink" Target="http://www.anapsid.org/fruitfly.html" TargetMode="External"/><Relationship Id="rId14" Type="http://schemas.openxmlformats.org/officeDocument/2006/relationships/image" Target="media/image2.emf"/><Relationship Id="rId22" Type="http://schemas.openxmlformats.org/officeDocument/2006/relationships/hyperlink" Target="https://github.com/LKeene/fly_trap_design"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498B4303-D9C3-C140-B1C9-8543EEA78D5C}"/>
      </w:docPartPr>
      <w:docPartBody>
        <w:p w:rsidR="002C3B24" w:rsidRDefault="005E164C">
          <w:r w:rsidRPr="00F62B06">
            <w:rPr>
              <w:rStyle w:val="PlaceholderText"/>
            </w:rPr>
            <w:t>Click or tap here to enter text.</w:t>
          </w:r>
        </w:p>
      </w:docPartBody>
    </w:docPart>
    <w:docPart>
      <w:docPartPr>
        <w:name w:val="789D082283F2C94B87FB5415A8DAEE5E"/>
        <w:category>
          <w:name w:val="General"/>
          <w:gallery w:val="placeholder"/>
        </w:category>
        <w:types>
          <w:type w:val="bbPlcHdr"/>
        </w:types>
        <w:behaviors>
          <w:behavior w:val="content"/>
        </w:behaviors>
        <w:guid w:val="{1B722757-FA8C-CD4E-8A35-BFE1F7E4AC2A}"/>
      </w:docPartPr>
      <w:docPartBody>
        <w:p w:rsidR="004F483B" w:rsidRDefault="00106C3A" w:rsidP="00106C3A">
          <w:pPr>
            <w:pStyle w:val="789D082283F2C94B87FB5415A8DAEE5E"/>
          </w:pPr>
          <w:r w:rsidRPr="00F62B06">
            <w:rPr>
              <w:rStyle w:val="PlaceholderText"/>
            </w:rPr>
            <w:t>Click or tap here to enter text.</w:t>
          </w:r>
        </w:p>
      </w:docPartBody>
    </w:docPart>
    <w:docPart>
      <w:docPartPr>
        <w:name w:val="C1470CD9956BB54AB1FA8C29D4CAB819"/>
        <w:category>
          <w:name w:val="General"/>
          <w:gallery w:val="placeholder"/>
        </w:category>
        <w:types>
          <w:type w:val="bbPlcHdr"/>
        </w:types>
        <w:behaviors>
          <w:behavior w:val="content"/>
        </w:behaviors>
        <w:guid w:val="{4032296C-9231-8549-8374-C2776DF5EBF0}"/>
      </w:docPartPr>
      <w:docPartBody>
        <w:p w:rsidR="00C40AEF" w:rsidRDefault="00637011" w:rsidP="00637011">
          <w:pPr>
            <w:pStyle w:val="C1470CD9956BB54AB1FA8C29D4CAB819"/>
          </w:pPr>
          <w:r w:rsidRPr="00F62B06">
            <w:rPr>
              <w:rStyle w:val="PlaceholderText"/>
            </w:rPr>
            <w:t>Click or tap here to enter text.</w:t>
          </w:r>
        </w:p>
      </w:docPartBody>
    </w:docPart>
    <w:docPart>
      <w:docPartPr>
        <w:name w:val="FD99377DAF15C245A7412CED70A8226E"/>
        <w:category>
          <w:name w:val="General"/>
          <w:gallery w:val="placeholder"/>
        </w:category>
        <w:types>
          <w:type w:val="bbPlcHdr"/>
        </w:types>
        <w:behaviors>
          <w:behavior w:val="content"/>
        </w:behaviors>
        <w:guid w:val="{24CD2FED-606A-4445-B4F9-978E29D0BDC4}"/>
      </w:docPartPr>
      <w:docPartBody>
        <w:p w:rsidR="006277BA" w:rsidRDefault="00784783" w:rsidP="00784783">
          <w:pPr>
            <w:pStyle w:val="FD99377DAF15C245A7412CED70A8226E"/>
          </w:pPr>
          <w:r w:rsidRPr="00F62B06">
            <w:rPr>
              <w:rStyle w:val="PlaceholderText"/>
            </w:rPr>
            <w:t>Click or tap here to enter text.</w:t>
          </w:r>
        </w:p>
      </w:docPartBody>
    </w:docPart>
    <w:docPart>
      <w:docPartPr>
        <w:name w:val="4ED749432DCF384C978FB5FA4660A85D"/>
        <w:category>
          <w:name w:val="General"/>
          <w:gallery w:val="placeholder"/>
        </w:category>
        <w:types>
          <w:type w:val="bbPlcHdr"/>
        </w:types>
        <w:behaviors>
          <w:behavior w:val="content"/>
        </w:behaviors>
        <w:guid w:val="{E9A27EB4-C54B-6349-9839-BD700139DB78}"/>
      </w:docPartPr>
      <w:docPartBody>
        <w:p w:rsidR="00AB27E6" w:rsidRDefault="008F2A06" w:rsidP="008F2A06">
          <w:pPr>
            <w:pStyle w:val="4ED749432DCF384C978FB5FA4660A85D"/>
          </w:pPr>
          <w:r w:rsidRPr="00F62B06">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164C"/>
    <w:rsid w:val="00004D60"/>
    <w:rsid w:val="00030D31"/>
    <w:rsid w:val="00033225"/>
    <w:rsid w:val="000440C8"/>
    <w:rsid w:val="00052550"/>
    <w:rsid w:val="000F54CC"/>
    <w:rsid w:val="00106C3A"/>
    <w:rsid w:val="001140DD"/>
    <w:rsid w:val="00186CCC"/>
    <w:rsid w:val="001C2664"/>
    <w:rsid w:val="00252CCE"/>
    <w:rsid w:val="002C3B24"/>
    <w:rsid w:val="002C44C2"/>
    <w:rsid w:val="00327616"/>
    <w:rsid w:val="003B3385"/>
    <w:rsid w:val="0046678F"/>
    <w:rsid w:val="00474C6F"/>
    <w:rsid w:val="004B4285"/>
    <w:rsid w:val="004D6A52"/>
    <w:rsid w:val="004F483B"/>
    <w:rsid w:val="00512174"/>
    <w:rsid w:val="005720F7"/>
    <w:rsid w:val="005C4D79"/>
    <w:rsid w:val="005D5E35"/>
    <w:rsid w:val="005E164C"/>
    <w:rsid w:val="00617B79"/>
    <w:rsid w:val="006277BA"/>
    <w:rsid w:val="00637011"/>
    <w:rsid w:val="00657153"/>
    <w:rsid w:val="006574B3"/>
    <w:rsid w:val="00681E91"/>
    <w:rsid w:val="00693184"/>
    <w:rsid w:val="006A68EA"/>
    <w:rsid w:val="006B46BB"/>
    <w:rsid w:val="0076151D"/>
    <w:rsid w:val="00784783"/>
    <w:rsid w:val="008519FC"/>
    <w:rsid w:val="008A4991"/>
    <w:rsid w:val="008B2874"/>
    <w:rsid w:val="008F2A06"/>
    <w:rsid w:val="00925F85"/>
    <w:rsid w:val="00971236"/>
    <w:rsid w:val="00A36A23"/>
    <w:rsid w:val="00AA079E"/>
    <w:rsid w:val="00AA4164"/>
    <w:rsid w:val="00AB27E6"/>
    <w:rsid w:val="00B56B37"/>
    <w:rsid w:val="00B9778F"/>
    <w:rsid w:val="00C15B74"/>
    <w:rsid w:val="00C40AEF"/>
    <w:rsid w:val="00C425E0"/>
    <w:rsid w:val="00E22DA7"/>
    <w:rsid w:val="00F04B09"/>
    <w:rsid w:val="00F6155D"/>
    <w:rsid w:val="00FB42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F2A06"/>
    <w:rPr>
      <w:color w:val="666666"/>
    </w:rPr>
  </w:style>
  <w:style w:type="paragraph" w:customStyle="1" w:styleId="789D082283F2C94B87FB5415A8DAEE5E">
    <w:name w:val="789D082283F2C94B87FB5415A8DAEE5E"/>
    <w:rsid w:val="00106C3A"/>
    <w:pPr>
      <w:spacing w:after="160" w:line="278" w:lineRule="auto"/>
    </w:pPr>
  </w:style>
  <w:style w:type="paragraph" w:customStyle="1" w:styleId="C1470CD9956BB54AB1FA8C29D4CAB819">
    <w:name w:val="C1470CD9956BB54AB1FA8C29D4CAB819"/>
    <w:rsid w:val="00637011"/>
    <w:pPr>
      <w:spacing w:after="160" w:line="278" w:lineRule="auto"/>
    </w:pPr>
  </w:style>
  <w:style w:type="paragraph" w:customStyle="1" w:styleId="FD99377DAF15C245A7412CED70A8226E">
    <w:name w:val="FD99377DAF15C245A7412CED70A8226E"/>
    <w:rsid w:val="00784783"/>
    <w:pPr>
      <w:spacing w:after="160" w:line="278" w:lineRule="auto"/>
    </w:pPr>
  </w:style>
  <w:style w:type="paragraph" w:customStyle="1" w:styleId="4ED749432DCF384C978FB5FA4660A85D">
    <w:name w:val="4ED749432DCF384C978FB5FA4660A85D"/>
    <w:rsid w:val="008F2A06"/>
    <w:pPr>
      <w:spacing w:after="160" w:line="278" w:lineRule="auto"/>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8BEF153-8F7B-7742-99DD-B322A29D66BC}">
  <we:reference id="wa104382081" version="1.55.1.0" store="en-US" storeType="OMEX"/>
  <we:alternateReferences>
    <we:reference id="wa104382081" version="1.55.1.0" store="" storeType="OMEX"/>
  </we:alternateReferences>
  <we:properties>
    <we:property name="MENDELEY_CITATIONS" value="[{&quot;citationID&quot;:&quot;MENDELEY_CITATION_97d68d75-a218-4fce-8703-b33696904c01&quot;,&quot;properties&quot;:{&quot;noteIndex&quot;:0},&quot;isEdited&quot;:false,&quot;manualOverride&quot;:{&quot;isManuallyOverridden&quot;:false,&quot;citeprocText&quot;:&quot;&lt;sup&gt;1&lt;/sup&gt;&quot;,&quot;manualOverrideText&quot;:&quot;&quot;},&quot;citationTag&quot;:&quot;MENDELEY_CITATION_v3_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&quot;,&quot;citationItems&quot;:[{&quot;id&quot;:&quot;07489208-e7c0-332a-9365-48fbf33db32f&quot;,&quot;itemData&quot;:{&quot;type&quot;:&quot;chapter&quot;,&quot;id&quot;:&quot;07489208-e7c0-332a-9365-48fbf33db32f&quot;,&quot;title&quot;:&quot;Drosophila as a model organism&quot;,&quot;author&quot;:[{&quot;family&quot;:&quot;Yamaguchi&quot;,&quot;given&quot;:&quot;Masamitsu&quot;,&quot;parse-names&quot;:false,&quot;dropping-particle&quot;:&quot;&quot;,&quot;non-dropping-particle&quot;:&quot;&quot;},{&quot;family&quot;:&quot;Yoshida&quot;,&quot;given&quot;:&quot;Hideki&quot;,&quot;parse-names&quot;:false,&quot;dropping-particle&quot;:&quot;&quot;,&quot;non-dropping-particle&quot;:&quot;&quot;}],&quot;container-title&quot;:&quot;Advances in Experimental Medicine and Biology&quot;,&quot;DOI&quot;:&quot;10.1007/978-981-13-0529-0_1&quot;,&quot;ISSN&quot;:&quot;22148019&quot;,&quot;PMID&quot;:&quot;29951811&quot;,&quot;issued&quot;:{&quot;date-parts&quot;:[[2018]]},&quot;page&quot;:&quot;1-10&quot;,&quot;abstract&quot;:&quot;Drosophila melanogaster has been widely used in classical and modern genetics for more than 100Â years. The history of the Drosophila model in the study of various aspects of life sciences will be summarized in this chapter. Furthermore, commonly used techniques and tools with Drosophila models will be briefly described, with a special emphasis on the advantages of Drosophila models in the study of various human diseases.&quot;,&quot;publisher&quot;:&quot;Springer New York LLC&quot;,&quot;volume&quot;:&quot;1076&quot;,&quot;container-title-short&quot;:&quot;Adv Exp Med Biol&quot;},&quot;isTemporary&quot;:false}]},{&quot;citationID&quot;:&quot;MENDELEY_CITATION_bc449633-1124-4015-bae9-48a570a01d0b&quot;,&quot;properties&quot;:{&quot;noteIndex&quot;:0},&quot;isEdited&quot;:false,&quot;manualOverride&quot;:{&quot;isManuallyOverridden&quot;:false,&quot;citeprocText&quot;:&quot;&lt;sup&gt;2–5&lt;/sup&gt;&quot;,&quot;manualOverrideText&quot;:&quot;&quot;},&quot;citationTag&quot;:&quot;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&quot;,&quot;citationItems&quot;:[{&quot;id&quot;:&quot;02c17f82-408a-3ed7-8f1e-23a20066a4f1&quot;,&quot;itemData&quot;:{&quot;type&quot;:&quot;article-journal&quot;,&quot;id&quot;:&quot;02c17f82-408a-3ed7-8f1e-23a20066a4f1&quot;,&quot;title&quot;:&quot;Virus evolution in wolbachia-infected drosophila&quot;,&quot;author&quot;:[{&quot;family&quot;:&quot;Martinez&quot;,&quot;given&quot;:&quot;Julien&quot;,&quot;parse-names&quot;:false,&quot;dropping-particle&quot;:&quot;&quot;,&quot;non-dropping-particle&quot;:&quot;&quot;},{&quot;family&quot;:&quot;Bruner-Montero&quot;,&quot;given&quot;:&quot;Gaspar&quot;,&quot;parse-names&quot;:false,&quot;dropping-particle&quot;:&quot;&quot;,&quot;non-dropping-particle&quot;:&quot;&quot;},{&quot;family&quot;:&quot;Arunkumar&quot;,&quot;given&quot;:&quot;Ramesh&quot;,&quot;parse-names&quot;:false,&quot;dropping-particle&quot;:&quot;&quot;,&quot;non-dropping-particle&quot;:&quot;&quot;},{&quot;family&quot;:&quot;Smith&quot;,&quot;given&quot;:&quot;Sophia C.L.&quot;,&quot;parse-names&quot;:false,&quot;dropping-particle&quot;:&quot;&quot;,&quot;non-dropping-particle&quot;:&quot;&quot;},{&quot;family&quot;:&quot;Day&quot;,&quot;given&quot;:&quot;Jonathan P.&quot;,&quot;parse-names&quot;:false,&quot;dropping-particle&quot;:&quot;&quot;,&quot;non-dropping-particle&quot;:&quot;&quot;},{&quot;family&quot;:&quot;Longdon&quot;,&quot;given&quot;:&quot;Ben&quot;,&quot;parse-names&quot;:false,&quot;dropping-particle&quot;:&quot;&quot;,&quot;non-dropping-particle&quot;:&quot;&quot;},{&quot;family&quot;:&quot;Jiggins&quot;,&quot;given&quot;:&quot;Francis M.&quot;,&quot;parse-names&quot;:false,&quot;dropping-particle&quot;:&quot;&quot;,&quot;non-dropping-particle&quot;:&quot;&quot;}],&quot;container-title&quot;:&quot;Proceedings of the Royal Society B: Biological Sciences&quot;,&quot;DOI&quot;:&quot;10.1098/rspb.2019.2117&quot;,&quot;ISSN&quot;:&quot;14712954&quot;,&quot;PMID&quot;:&quot;31662085&quot;,&quot;issued&quot;:{&quot;date-parts&quot;:[[2019,11,6]]},&quot;abstract&quot;:&quot;Wolbachia, a common vertically transmitted symbiont, can protect insects against viral infection and prevent mosquitoes from transmitting viral pathogens. For this reason, Wolbachia-infected mosquitoes are being released to prevent the transmission of dengue and other arboviruses. An important question for the long-term success of these programmes is whether viruses can evolve to escape the antiviral effects of Wolbachia. We have found that Wolbachia altered the outcome of competition between strains of the DCV virus in Drosophila. However, Wolbachia still effectively blocked the virus genotypes that were favoured in the presence of the symbiont. We conclude that Wolbachia did cause an evolutionary response in viruses, but this has little or no impact on the effectiveness of virus blocking.&quot;,&quot;publisher&quot;:&quot;Royal Society Publishing&quot;,&quot;issue&quot;:&quot;1914&quot;,&quot;volume&quot;:&quot;286&quot;,&quot;container-title-short&quot;:&quot;&quot;},&quot;isTemporary&quot;:false},{&quot;id&quot;:&quot;f8622bcb-eb68-3642-a5a5-51725b314abd&quot;,&quot;itemData&quot;:{&quot;type&quot;:&quot;article-journal&quot;,&quot;id&quot;:&quot;f8622bcb-eb68-3642-a5a5-51725b314abd&quot;,&quot;title&quot;:&quot;RNA virome diversity and Wolbachia infection in individual Drosophila simulans flies.&quot;,&quot;author&quot;:[{&quot;family&quot;:&quot;Ortiz-Baez&quot;,&quot;given&quot;:&quot;Ayda Susana&quot;,&quot;parse-names&quot;:false,&quot;dropping-particle&quot;:&quot;&quot;,&quot;non-dropping-particle&quot;:&quot;&quot;},{&quot;family&quot;:&quot;Shi&quot;,&quot;given&quot;:&quot;Mang&quot;,&quot;parse-names&quot;:false,&quot;dropping-particle&quot;:&quot;&quot;,&quot;non-dropping-particle&quot;:&quot;&quot;},{&quot;family&quot;:&quot;Hoffmann&quot;,&quot;given&quot;:&quot;Ary A&quot;,&quot;parse-names&quot;:false,&quot;dropping-particle&quot;:&quot;&quot;,&quot;non-dropping-particle&quot;:&quot;&quot;},{&quot;family&quot;:&quot;Holmes&quot;,&quot;given&quot;:&quot;Edward C&quot;,&quot;parse-names&quot;:false,&quot;dropping-particle&quot;:&quot;&quot;,&quot;non-dropping-particle&quot;:&quot;&quot;}],&quot;container-title&quot;:&quot;The Journal of general virology&quot;,&quot;DOI&quot;:&quot;10.1099/jgv.0.001639&quot;,&quot;ISSN&quot;:&quot;1465-2099&quot;,&quot;PMID&quot;:&quot;34704919&quot;,&quot;URL&quot;:&quot;http://www.ncbi.nlm.nih.gov/pubmed/34704919&quot;,&quot;issued&quot;:{&quot;date-parts&quot;:[[2021,10]]},&quot;page&quot;:&quot;001639&quot;,&quot;abstract&quot;:&quot;The endosymbiont bacteria of the genus Wolbachia are associated with multiple mutualistic effects on insect biology, including nutritional and antiviral properties. Members of the genus Wolbachia naturally occur in fly species of the genus Drosophila, providing an operational model host for studying how virome composition may be affected by its presence. Drosophila simulans populations can carry a variety of strains of members of the genus Wolbachia, with the wAu strain associated with strong antiviral protection under experimental conditions. We used D. simulans sampled from the Perth Hills, Western Australia, to investigate the potential virus protective effect of the wAu strain of Wolbachia on individual wild-caught flies. Our data revealed no appreciable variation in virus composition and abundance between individuals infected or uninfected with Wolbachia associated with the presence or absence of wAu. However, it remains unclear whether wAu might affect viral infection and host survival by increasing tolerance rather than inducing complete resistance. These data also provide new insights into the natural virome diversity of D. simulans. Despite the small number of individuals sampled, we identified a repertoire of RNA viruses, including nora virus, galbut virus, thika virus and La Jolla virus, that have been identified in other species of the genus Drosophila. Chaq virus-like sequences associated with galbut virus were also detected. In addition, we identified five novel viruses from the families Reoviridae, Tombusviridae, Mitoviridae and Bunyaviridae. Overall, this study highlights the complex interaction between Wolbachia and RNA virus infections and provides a baseline description of the natural virome of D. simulans.&quot;,&quot;publisher&quot;:&quot;Microbiology Society&quot;,&quot;issue&quot;:&quot;10&quot;,&quot;volume&quot;:&quot;102&quot;,&quot;container-title-short&quot;:&quot;J Gen Virol&quot;},&quot;isTemporary&quot;:false},{&quot;id&quot;:&quot;bfca7962-bbb3-3447-a051-ea48688043c5&quot;,&quot;itemData&quot;:{&quot;type&quot;:&quot;article-journal&quot;,&quot;id&quot;:&quot;bfca7962-bbb3-3447-a051-ea48688043c5&quot;,&quot;title&quot;:&quot;The Discovery, Distribution, and Evolution of Viruses Associated with Drosophila melanogaster&quot;,&quot;author&quot;:[{&quot;family&quot;:&quot;Webster&quot;,&quot;given&quot;:&quot;Claire L.&quot;,&quot;parse-names&quot;:false,&quot;dropping-particle&quot;:&quot;&quot;,&quot;non-dropping-particle&quot;:&quot;&quot;},{&quot;family&quot;:&quot;Waldron&quot;,&quot;given&quot;:&quot;Fergal M.&quot;,&quot;parse-names&quot;:false,&quot;dropping-particle&quot;:&quot;&quot;,&quot;non-dropping-particle&quot;:&quot;&quot;},{&quot;family&quot;:&quot;Robertson&quot;,&quot;given&quot;:&quot;Shaun&quot;,&quot;parse-names&quot;:false,&quot;dropping-particle&quot;:&quot;&quot;,&quot;non-dropping-particle&quot;:&quot;&quot;},{&quot;family&quot;:&quot;Crowson&quot;,&quot;given&quot;:&quot;Daisy&quot;,&quot;parse-names&quot;:false,&quot;dropping-particle&quot;:&quot;&quot;,&quot;non-dropping-particle&quot;:&quot;&quot;},{&quot;family&quot;:&quot;Ferrari&quot;,&quot;given&quot;:&quot;Giada&quot;,&quot;parse-names&quot;:false,&quot;dropping-particle&quot;:&quot;&quot;,&quot;non-dropping-particle&quot;:&quot;&quot;},{&quot;family&quot;:&quot;Quintana&quot;,&quot;given&quot;:&quot;Juan F.&quot;,&quot;parse-names&quot;:false,&quot;dropping-particle&quot;:&quot;&quot;,&quot;non-dropping-particle&quot;:&quot;&quot;},{&quot;family&quot;:&quot;Brouqui&quot;,&quot;given&quot;:&quot;Jean-Michel&quot;,&quot;parse-names&quot;:false,&quot;dropping-particle&quot;:&quot;&quot;,&quot;non-dropping-particle&quot;:&quot;&quot;},{&quot;family&quot;:&quot;Bayne&quot;,&quot;given&quot;:&quot;Elizabeth H.&quot;,&quot;parse-names&quot;:false,&quot;dropping-particle&quot;:&quot;&quot;,&quot;non-dropping-particle&quot;:&quot;&quot;},{&quot;family&quot;:&quot;Longdon&quot;,&quot;given&quot;:&quot;Ben&quot;,&quot;parse-names&quot;:false,&quot;dropping-particle&quot;:&quot;&quot;,&quot;non-dropping-particle&quot;:&quot;&quot;},{&quot;family&quot;:&quot;Buck&quot;,&quot;given&quot;:&quot;Amy H.&quot;,&quot;parse-names&quot;:false,&quot;dropping-particle&quot;:&quot;&quot;,&quot;non-dropping-particle&quot;:&quot;&quot;},{&quot;family&quot;:&quot;Lazzaro&quot;,&quot;given&quot;:&quot;Brian P.&quot;,&quot;parse-names&quot;:false,&quot;dropping-particle&quot;:&quot;&quot;,&quot;non-dropping-particle&quot;:&quot;&quot;},{&quot;family&quot;:&quot;Akorli&quot;,&quot;given&quot;:&quot;Jewelna&quot;,&quot;parse-names&quot;:false,&quot;dropping-particle&quot;:&quot;&quot;,&quot;non-dropping-particle&quot;:&quot;&quot;},{&quot;family&quot;:&quot;Haddrill&quot;,&quot;given&quot;:&quot;Penelope R.&quot;,&quot;parse-names&quot;:false,&quot;dropping-particle&quot;:&quot;&quot;,&quot;non-dropping-particle&quot;:&quot;&quot;},{&quot;family&quot;:&quot;Obbard&quot;,&quot;given&quot;:&quot;Darren J.&quot;,&quot;parse-names&quot;:false,&quot;dropping-particle&quot;:&quot;&quot;,&quot;non-dropping-particle&quot;:&quot;&quot;}],&quot;container-title&quot;:&quot;PLOS Biology&quot;,&quot;editor&quot;:[{&quot;family&quot;:&quot;Malik&quot;,&quot;given&quot;:&quot;Harmit S.&quot;,&quot;parse-names&quot;:false,&quot;dropping-particle&quot;:&quot;&quot;,&quot;non-dropping-particle&quot;:&quot;&quot;}],&quot;DOI&quot;:&quot;10.1371/journal.pbio.1002210&quot;,&quot;ISSN&quot;:&quot;1545-7885&quot;,&quot;URL&quot;:&quot;https://dx.plos.org/10.1371/journal.pbio.1002210&quot;,&quot;issued&quot;:{&quot;date-parts&quot;:[[2015,7,14]]},&quot;page&quot;:&quot;e1002210&quot;,&quot;abstract&quot;:&quot;Drosophila melanogaster is a valuable invertebrate model for viral infection and antiviral immunity, and is a focus for studies of insect-virus coevolution. Here we use a metagenomic approach to identify more than 20 previously undetected RNA viruses and a DNA virus associated with wild D. melanogaster. These viruses not only include distant relatives of known insect pathogens but also novel groups of insect-infecting viruses. By sequencing virus-derived small RNAs, we show that the viruses represent active infections of Drosophila. We find that the RNA viruses differ in the number and properties of their small RNAs, and we detect both siRNAs and a novel miRNA from the DNA virus. Analysis of small RNAs also allows us to identify putative viral sequences that lack detectable sequence similarity to known viruses. By surveying &gt;2,000 individually collected wild adult Drosophila we show that more than 30% of D. melanogaster carry a detectable virus, and more than 6% carry multiple viruses. However, despite a high prevalence of the Wolbachia endosymbiont— which is known to be protective against virus infections in Drosophila—we were unable to detect any relationship between the presence of Wolbachia and the presence of any virus. Using publicly available RNA-seq datasets, we show that the community of viruses in Drosophila laboratories is very different from that seen in the wild, but that some of the newly discovered viruses are nevertheless widespread in laboratory lines and are ubiquitous in cell culture. By sequencing viruses from individual wild-collected flies we show that some viruses are shared between D. melanogaster and D. simulans. Our results provide an essential evolutionary and ecological context for host–virus interaction in Drosophila, and the newly reported viral sequences will help develop D. melanogaster further as a model for molecular and evolutionary virus research.&quot;,&quot;issue&quot;:&quot;7&quot;,&quot;volume&quot;:&quot;13&quot;,&quot;container-title-short&quot;:&quot;PLoS Biol&quot;},&quot;isTemporary&quot;:false},{&quot;id&quot;:&quot;385ecf3b-b162-3a3a-9500-c53e29e417f4&quot;,&quot;itemData&quot;:{&quot;type&quot;:&quot;article-journal&quot;,&quot;id&quot;:&quot;385ecf3b-b162-3a3a-9500-c53e29e417f4&quot;,&quot;title&quot;:&quot;Twenty-Five New Viruses Associated with the Drosophilidae (Diptera)&quot;,&quot;author&quot;:[{&quot;family&quot;:&quot;Webster&quot;,&quot;given&quot;:&quot;Claire L.&quot;,&quot;parse-names&quot;:false,&quot;dropping-particle&quot;:&quot;&quot;,&quot;non-dropping-particle&quot;:&quot;&quot;},{&quot;family&quot;:&quot;Longdon&quot;,&quot;given&quot;:&quot;Ben&quot;,&quot;parse-names&quot;:false,&quot;dropping-particle&quot;:&quot;&quot;,&quot;non-dropping-particle&quot;:&quot;&quot;},{&quot;family&quot;:&quot;Lewis&quot;,&quot;given&quot;:&quot;Samuel H.&quot;,&quot;parse-names&quot;:false,&quot;dropping-particle&quot;:&quot;&quot;,&quot;non-dropping-particle&quot;:&quot;&quot;},{&quot;family&quot;:&quot;Obbard&quot;,&quot;given&quot;:&quot;Darren J.&quot;,&quot;parse-names&quot;:false,&quot;dropping-particle&quot;:&quot;&quot;,&quot;non-dropping-particle&quot;:&quot;&quot;}],&quot;container-title&quot;:&quot;Evolutionary Bioinformatics&quot;,&quot;DOI&quot;:&quot;10.4137/EBO.S39454&quot;,&quot;ISSN&quot;:&quot;1176-9343&quot;,&quot;URL&quot;:&quot;http://journals.sagepub.com/doi/10.4137/EBO.S39454&quot;,&quot;issued&quot;:{&quot;date-parts&quot;:[[2016,1,20]]},&quot;page&quot;:&quot;EBO.S39454&quot;,&quot;abstract&quot;:&quot;&lt;p&gt;Drosophila melanogaster is an important laboratory model for studies of antiviral immunity in invertebrates, and Drosophila species provide a valuable system to study virus host range and host switching. Here, we use metagenomic RNA sequencing of about 1600 adult flies to discover 25 new RNA viruses associated with six different drosophilid hosts in the wild. We also provide a comprehensive listing of viruses previously reported from the Drosophilidae. The new viruses include Iflaviruses, Rhabdoviruses, Nodaviruses, and Reoviruses, and members of unclassified lineages distantly related to Negeviruses, Sobemoviruses, Poleroviruses, Flaviviridae, and Tombusviridae. Among these are close relatives of Drosophila X virus and Flock House virus, which we find in association with wild Drosophila immigrans. These two viruses are widely used in experimental studies but have not been previously reported to naturally infect Drosophila. Although we detect no new DNA viruses, in D. immigrans and Drosophila obscura, we identify sequences very closely related to Armadillidium vulgare iridescent virus (Invertebrate iridescent virus 31), bringing the total number of DNA viruses found in the Drosophilidae to three.&lt;/p&gt;&quot;,&quot;volume&quot;:&quot;12s2&quot;,&quot;container-title-short&quot;:&quot;&quot;},&quot;isTemporary&quot;:false}]},{&quot;citationID&quot;:&quot;MENDELEY_CITATION_b0c2d17a-dc23-477d-b5e2-5273b1e2aa9a&quot;,&quot;properties&quot;:{&quot;noteIndex&quot;:0},&quot;isEdited&quot;:false,&quot;manualOverride&quot;:{&quot;isManuallyOverridden&quot;:false,&quot;citeprocText&quot;:&quot;&lt;sup&gt;6&lt;/sup&gt;&quot;,&quot;manualOverrideText&quot;:&quot;&quot;},&quot;citationTag&quot;:&quot;MENDELEY_CITATION_v3_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&quot;,&quot;citationItems&quot;:[{&quot;id&quot;:&quot;8d41f802-c254-35f5-aed4-b6e7e7fd88c8&quot;,&quot;itemData&quot;:{&quot;type&quot;:&quot;article-journal&quot;,&quot;id&quot;:&quot;8d41f802-c254-35f5-aed4-b6e7e7fd88c8&quot;,&quot;title&quot;:&quot;Natural Viruses of &lt;i&gt;Caenorhabditis&lt;/i&gt; Nematodes&quot;,&quot;author&quot;:[{&quot;family&quot;:&quot;Félix&quot;,&quot;given&quot;:&quot;Marie-Anne&quot;,&quot;parse-names&quot;:false,&quot;dropping-particle&quot;:&quot;&quot;,&quot;non-dropping-particle&quot;:&quot;&quot;},{&quot;family&quot;:&quot;Wang&quot;,&quot;given&quot;:&quot;David&quot;,&quot;parse-names&quot;:false,&quot;dropping-particle&quot;:&quot;&quot;,&quot;non-dropping-particle&quot;:&quot;&quot;}],&quot;container-title&quot;:&quot;Annual Review of Genetics&quot;,&quot;container-title-short&quot;:&quot;Annu Rev Genet&quot;,&quot;DOI&quot;:&quot;10.1146/annurev-genet-112618-043756&quot;,&quot;ISSN&quot;:&quot;0066-4197&quot;,&quot;issued&quot;:{&quot;date-parts&quot;:[[2019,12,3]]},&quot;page&quot;:&quot;313-326&quot;,&quot;abstract&quot;:&quot;&lt;p&gt;Caenorhabditis elegans has long been a laboratory model organism with no known natural pathogens. In the past ten years, however, natural viruses have been isolated from wild-caught C. elegans (Orsay virus) and its relative Caenorhabditis briggsae (Santeuil virus, Le Blanc virus, and Melnik virus). All are RNA positive-sense viruses related to Nodaviridae; they infect intestinal cells and are horizontally transmitted. The Orsay virus capsid structure has been determined and the virus can be reconstituted by transgenesis of the host. Recent use of the Orsay virus has enabled researchers to identify evolutionarily conserved proviral and antiviral genes that function in nematodes and mammals. These pathways include endocytosis through SID-3 and WASP; a uridylyltransferase that destabilizes viral RNAs by uridylation of their 3′ end; ubiquitin protein modifications and turnover; and the RNA interference pathway, which recognizes and degrades viral RNA.&lt;/p&gt;&quot;,&quot;issue&quot;:&quot;1&quot;,&quot;volume&quot;:&quot;53&quot;},&quot;isTemporary&quot;:false}]},{&quot;citationID&quot;:&quot;MENDELEY_CITATION_d92d3d3b-ba7a-4859-ad4a-b42b31880846&quot;,&quot;properties&quot;:{&quot;noteIndex&quot;:0},&quot;isEdited&quot;:false,&quot;manualOverride&quot;:{&quot;isManuallyOverridden&quot;:false,&quot;citeprocText&quot;:&quot;&lt;sup&gt;7,8&lt;/sup&gt;&quot;,&quot;manualOverrideText&quot;:&quot;&quot;},&quot;citationTag&quot;:&quot;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&quot;,&quot;citationItems&quot;:[{&quot;id&quot;:&quot;90c90027-194b-3da7-882f-4ed796cfdf42&quot;,&quot;itemData&quot;:{&quot;type&quot;:&quot;article-journal&quot;,&quot;id&quot;:&quot;90c90027-194b-3da7-882f-4ed796cfdf42&quot;,&quot;title&quot;:&quot;Laboratory mice with a wild microbiota generate strong allergic immune responses&quot;,&quot;author&quot;:[{&quot;family&quot;:&quot;Ma&quot;,&quot;given&quot;:&quot;Junjie&quot;,&quot;parse-names&quot;:false,&quot;dropping-particle&quot;:&quot;&quot;,&quot;non-dropping-particle&quot;:&quot;&quot;},{&quot;family&quot;:&quot;Urgard&quot;,&quot;given&quot;:&quot;Egon&quot;,&quot;parse-names&quot;:false,&quot;dropping-particle&quot;:&quot;&quot;,&quot;non-dropping-particle&quot;:&quot;&quot;},{&quot;family&quot;:&quot;Runge&quot;,&quot;given&quot;:&quot;Solveig&quot;,&quot;parse-names&quot;:false,&quot;dropping-particle&quot;:&quot;&quot;,&quot;non-dropping-particle&quot;:&quot;&quot;},{&quot;family&quot;:&quot;Classon&quot;,&quot;given&quot;:&quot;Cajsa H.&quot;,&quot;parse-names&quot;:false,&quot;dropping-particle&quot;:&quot;&quot;,&quot;non-dropping-particle&quot;:&quot;&quot;},{&quot;family&quot;:&quot;Mathä&quot;,&quot;given&quot;:&quot;Laura&quot;,&quot;parse-names&quot;:false,&quot;dropping-particle&quot;:&quot;&quot;,&quot;non-dropping-particle&quot;:&quot;&quot;},{&quot;family&quot;:&quot;Stark&quot;,&quot;given&quot;:&quot;Julian M.&quot;,&quot;parse-names&quot;:false,&quot;dropping-particle&quot;:&quot;&quot;,&quot;non-dropping-particle&quot;:&quot;&quot;},{&quot;family&quot;:&quot;Cheng&quot;,&quot;given&quot;:&quot;Liqin&quot;,&quot;parse-names&quot;:false,&quot;dropping-particle&quot;:&quot;&quot;,&quot;non-dropping-particle&quot;:&quot;&quot;},{&quot;family&quot;:&quot;Álvarez&quot;,&quot;given&quot;:&quot;Javiera A.&quot;,&quot;parse-names&quot;:false,&quot;dropping-particle&quot;:&quot;&quot;,&quot;non-dropping-particle&quot;:&quot;&quot;},{&quot;family&quot;:&quot;Zedtwitz&quot;,&quot;given&quot;:&quot;Silvia&quot;,&quot;parse-names&quot;:false,&quot;dropping-particle&quot;:&quot;&quot;,&quot;non-dropping-particle&quot;:&quot;von&quot;},{&quot;family&quot;:&quot;Baleviciute&quot;,&quot;given&quot;:&quot;Austeja&quot;,&quot;parse-names&quot;:false,&quot;dropping-particle&quot;:&quot;&quot;,&quot;non-dropping-particle&quot;:&quot;&quot;},{&quot;family&quot;:&quot;Martinez Hoyer&quot;,&quot;given&quot;:&quot;Sergio&quot;,&quot;parse-names&quot;:false,&quot;dropping-particle&quot;:&quot;&quot;,&quot;non-dropping-particle&quot;:&quot;&quot;},{&quot;family&quot;:&quot;Li&quot;,&quot;given&quot;:&quot;Muzhen&quot;,&quot;parse-names&quot;:false,&quot;dropping-particle&quot;:&quot;&quot;,&quot;non-dropping-particle&quot;:&quot;&quot;},{&quot;family&quot;:&quot;Gernand&quot;,&quot;given&quot;:&quot;Anne Marleen&quot;,&quot;parse-names&quot;:false,&quot;dropping-particle&quot;:&quot;&quot;,&quot;non-dropping-particle&quot;:&quot;&quot;},{&quot;family&quot;:&quot;Osbelt&quot;,&quot;given&quot;:&quot;Lisa&quot;,&quot;parse-names&quot;:false,&quot;dropping-particle&quot;:&quot;&quot;,&quot;non-dropping-particle&quot;:&quot;&quot;},{&quot;family&quot;:&quot;Bielecka&quot;,&quot;given&quot;:&quot;Agata Anna&quot;,&quot;parse-names&quot;:false,&quot;dropping-particle&quot;:&quot;&quot;,&quot;non-dropping-particle&quot;:&quot;&quot;},{&quot;family&quot;:&quot;Lesker&quot;,&quot;given&quot;:&quot;Till R.&quot;,&quot;parse-names&quot;:false,&quot;dropping-particle&quot;:&quot;&quot;,&quot;non-dropping-particle&quot;:&quot;&quot;},{&quot;family&quot;:&quot;Huang&quot;,&quot;given&quot;:&quot;Huey-Jy&quot;,&quot;parse-names&quot;:false,&quot;dropping-particle&quot;:&quot;&quot;,&quot;non-dropping-particle&quot;:&quot;&quot;},{&quot;family&quot;:&quot;Vrtala&quot;,&quot;given&quot;:&quot;Susanne&quot;,&quot;parse-names&quot;:false,&quot;dropping-particle&quot;:&quot;&quot;,&quot;non-dropping-particle&quot;:&quot;&quot;},{&quot;family&quot;:&quot;Boon&quot;,&quot;given&quot;:&quot;Louis&quot;,&quot;parse-names&quot;:false,&quot;dropping-particle&quot;:&quot;&quot;,&quot;non-dropping-particle&quot;:&quot;&quot;},{&quot;family&quot;:&quot;Beyaert&quot;,&quot;given&quot;:&quot;Rudi&quot;,&quot;parse-names&quot;:false,&quot;dropping-particle&quot;:&quot;&quot;,&quot;non-dropping-particle&quot;:&quot;&quot;},{&quot;family&quot;:&quot;Adner&quot;,&quot;given&quot;:&quot;Mikael&quot;,&quot;parse-names&quot;:false,&quot;dropping-particle&quot;:&quot;&quot;,&quot;non-dropping-particle&quot;:&quot;&quot;},{&quot;family&quot;:&quot;Martinez Gonzalez&quot;,&quot;given&quot;:&quot;Itziar&quot;,&quot;parse-names&quot;:false,&quot;dropping-particle&quot;:&quot;&quot;,&quot;non-dropping-particle&quot;:&quot;&quot;},{&quot;family&quot;:&quot;Strowig&quot;,&quot;given&quot;:&quot;Till&quot;,&quot;parse-names&quot;:false,&quot;dropping-particle&quot;:&quot;&quot;,&quot;non-dropping-particle&quot;:&quot;&quot;},{&quot;family&quot;:&quot;Du&quot;,&quot;given&quot;:&quot;Juan&quot;,&quot;parse-names&quot;:false,&quot;dropping-particle&quot;:&quot;&quot;,&quot;non-dropping-particle&quot;:&quot;&quot;},{&quot;family&quot;:&quot;Nylén&quot;,&quot;given&quot;:&quot;Susanne&quot;,&quot;parse-names&quot;:false,&quot;dropping-particle&quot;:&quot;&quot;,&quot;non-dropping-particle&quot;:&quot;&quot;},{&quot;family&quot;:&quot;Rosshart&quot;,&quot;given&quot;:&quot;Stephan P.&quot;,&quot;parse-names&quot;:false,&quot;dropping-particle&quot;:&quot;&quot;,&quot;non-dropping-particle&quot;:&quot;&quot;},{&quot;family&quot;:&quot;Coquet&quot;,&quot;given&quot;:&quot;Jonathan M.&quot;,&quot;parse-names&quot;:false,&quot;dropping-particle&quot;:&quot;&quot;,&quot;non-dropping-particle&quot;:&quot;&quot;}],&quot;container-title&quot;:&quot;Science Immunology&quot;,&quot;container-title-short&quot;:&quot;Sci Immunol&quot;,&quot;DOI&quot;:&quot;10.1126/sciimmunol.adf7702&quot;,&quot;ISSN&quot;:&quot;2470-9468&quot;,&quot;issued&quot;:{&quot;date-parts&quot;:[[2023,9,29]]},&quot;abstract&quot;:&quot;&lt;p&gt; Allergic disorders are caused by a combination of hereditary and environmental factors. The hygiene hypothesis postulates that early-life microbial exposures impede the development of subsequent allergic disease. Recently developed “wildling” mice are genetically identical to standard laboratory specific pathogen–free (SPF) mice but are housed under seminatural conditions and have rich microbial exposures from birth. Thus, by comparing conventional SPF mice with wildlings, we can uncouple the impact of lifelong microbial exposures from genetic factors on the allergic immune response. We found that wildlings developed larger populations of antigen-experienced T cells than conventional SPF mice, which included interleukin-10–producing CD4 T cells specific for commensal &lt;italic&gt;Lactobacilli&lt;/italic&gt; strains and allergy-promoting T helper 2 (T &lt;sub&gt;H&lt;/sub&gt; 2) cells. In models of airway exposure to house dust mite (HDM), recombinant interleukin-33, or &lt;italic&gt;Alternaria alternata&lt;/italic&gt; , wildlings developed strong allergic inflammation, characterized by eosinophil recruitment, goblet cell metaplasia, and antigen-specific immunoglobulin G1 (IgG1) and IgE responses. Wildlings developed robust de novo T &lt;sub&gt;H&lt;/sub&gt; 2 cell responses to incoming allergens, whereas preexisting T &lt;sub&gt;H&lt;/sub&gt; 2 cells could also be recruited into the allergic immune response in a cytokine-driven and TCR-independent fashion. Thus, wildling mice, which experience diverse and lifelong microbial exposures, were not protected from developing pathological allergic immune responses. Instead, wildlings mounted robust allergic responses to incoming allergens, shedding new light on the hygiene hypothesis. &lt;/p&gt;&quot;,&quot;issue&quot;:&quot;87&quot;,&quot;volume&quot;:&quot;8&quot;},&quot;isTemporary&quot;:false},{&quot;id&quot;:&quot;7a7bbc07-fa1f-3950-9581-4c7b675c5e7d&quot;,&quot;itemData&quot;:{&quot;type&quot;:&quot;article-journal&quot;,&quot;id&quot;:&quot;7a7bbc07-fa1f-3950-9581-4c7b675c5e7d&quot;,&quot;title&quot;:&quot;Laboratory mice born to wild mice have natural microbiota and model human immune responses&quot;,&quot;author&quot;:[{&quot;family&quot;:&quot;Rosshart&quot;,&quot;given&quot;:&quot;Stephan P.&quot;,&quot;parse-names&quot;:false,&quot;dropping-particle&quot;:&quot;&quot;,&quot;non-dropping-particle&quot;:&quot;&quot;},{&quot;family&quot;:&quot;Herz&quot;,&quot;given&quot;:&quot;Jasmin&quot;,&quot;parse-names&quot;:false,&quot;dropping-particle&quot;:&quot;&quot;,&quot;non-dropping-particle&quot;:&quot;&quot;},{&quot;family&quot;:&quot;Vassallo&quot;,&quot;given&quot;:&quot;Brian G.&quot;,&quot;parse-names&quot;:false,&quot;dropping-particle&quot;:&quot;&quot;,&quot;non-dropping-particle&quot;:&quot;&quot;},{&quot;family&quot;:&quot;Hunter&quot;,&quot;given&quot;:&quot;Ashli&quot;,&quot;parse-names&quot;:false,&quot;dropping-particle&quot;:&quot;&quot;,&quot;non-dropping-particle&quot;:&quot;&quot;},{&quot;family&quot;:&quot;Wall&quot;,&quot;given&quot;:&quot;Morgan K.&quot;,&quot;parse-names&quot;:false,&quot;dropping-particle&quot;:&quot;&quot;,&quot;non-dropping-particle&quot;:&quot;&quot;},{&quot;family&quot;:&quot;Badger&quot;,&quot;given&quot;:&quot;Jonathan H.&quot;,&quot;parse-names&quot;:false,&quot;dropping-particle&quot;:&quot;&quot;,&quot;non-dropping-particle&quot;:&quot;&quot;},{&quot;family&quot;:&quot;McCulloch&quot;,&quot;given&quot;:&quot;John A.&quot;,&quot;parse-names&quot;:false,&quot;dropping-particle&quot;:&quot;&quot;,&quot;non-dropping-particle&quot;:&quot;&quot;},{&quot;family&quot;:&quot;Anastasakis&quot;,&quot;given&quot;:&quot;Dimitrios G.&quot;,&quot;parse-names&quot;:false,&quot;dropping-particle&quot;:&quot;&quot;,&quot;non-dropping-particle&quot;:&quot;&quot;},{&quot;family&quot;:&quot;Sarshad&quot;,&quot;given&quot;:&quot;Aishe A.&quot;,&quot;parse-names&quot;:false,&quot;dropping-particle&quot;:&quot;&quot;,&quot;non-dropping-particle&quot;:&quot;&quot;},{&quot;family&quot;:&quot;Leonardi&quot;,&quot;given&quot;:&quot;Irina&quot;,&quot;parse-names&quot;:false,&quot;dropping-particle&quot;:&quot;&quot;,&quot;non-dropping-particle&quot;:&quot;&quot;},{&quot;family&quot;:&quot;Collins&quot;,&quot;given&quot;:&quot;Nicholas&quot;,&quot;parse-names&quot;:false,&quot;dropping-particle&quot;:&quot;&quot;,&quot;non-dropping-particle&quot;:&quot;&quot;},{&quot;family&quot;:&quot;Blatter&quot;,&quot;given&quot;:&quot;Joshua A.&quot;,&quot;parse-names&quot;:false,&quot;dropping-particle&quot;:&quot;&quot;,&quot;non-dropping-particle&quot;:&quot;&quot;},{&quot;family&quot;:&quot;Han&quot;,&quot;given&quot;:&quot;Seong-Ji&quot;,&quot;parse-names&quot;:false,&quot;dropping-particle&quot;:&quot;&quot;,&quot;non-dropping-particle&quot;:&quot;&quot;},{&quot;family&quot;:&quot;Tamoutounour&quot;,&quot;given&quot;:&quot;Samira&quot;,&quot;parse-names&quot;:false,&quot;dropping-particle&quot;:&quot;&quot;,&quot;non-dropping-particle&quot;:&quot;&quot;},{&quot;family&quot;:&quot;Potapova&quot;,&quot;given&quot;:&quot;Svetlana&quot;,&quot;parse-names&quot;:false,&quot;dropping-particle&quot;:&quot;&quot;,&quot;non-dropping-particle&quot;:&quot;&quot;},{&quot;family&quot;:&quot;Foster St. Claire&quot;,&quot;given&quot;:&quot;Mark B.&quot;,&quot;parse-names&quot;:false,&quot;dropping-particle&quot;:&quot;&quot;,&quot;non-dropping-particle&quot;:&quot;&quot;},{&quot;family&quot;:&quot;Yuan&quot;,&quot;given&quot;:&quot;Wuxing&quot;,&quot;parse-names&quot;:false,&quot;dropping-particle&quot;:&quot;&quot;,&quot;non-dropping-particle&quot;:&quot;&quot;},{&quot;family&quot;:&quot;Sen&quot;,&quot;given&quot;:&quot;Shurjo K.&quot;,&quot;parse-names&quot;:false,&quot;dropping-particle&quot;:&quot;&quot;,&quot;non-dropping-particle&quot;:&quot;&quot;},{&quot;family&quot;:&quot;Dreier&quot;,&quot;given&quot;:&quot;Matthew S.&quot;,&quot;parse-names&quot;:false,&quot;dropping-particle&quot;:&quot;&quot;,&quot;non-dropping-particle&quot;:&quot;&quot;},{&quot;family&quot;:&quot;Hild&quot;,&quot;given&quot;:&quot;Benedikt&quot;,&quot;parse-names&quot;:false,&quot;dropping-particle&quot;:&quot;&quot;,&quot;non-dropping-particle&quot;:&quot;&quot;},{&quot;family&quot;:&quot;Hafner&quot;,&quot;given&quot;:&quot;Markus&quot;,&quot;parse-names&quot;:false,&quot;dropping-particle&quot;:&quot;&quot;,&quot;non-dropping-particle&quot;:&quot;&quot;},{&quot;family&quot;:&quot;Wang&quot;,&quot;given&quot;:&quot;David&quot;,&quot;parse-names&quot;:false,&quot;dropping-particle&quot;:&quot;&quot;,&quot;non-dropping-particle&quot;:&quot;&quot;},{&quot;family&quot;:&quot;Iliev&quot;,&quot;given&quot;:&quot;Iliyan D.&quot;,&quot;parse-names&quot;:false,&quot;dropping-particle&quot;:&quot;&quot;,&quot;non-dropping-particle&quot;:&quot;&quot;},{&quot;family&quot;:&quot;Belkaid&quot;,&quot;given&quot;:&quot;Yasmine&quot;,&quot;parse-names&quot;:false,&quot;dropping-particle&quot;:&quot;&quot;,&quot;non-dropping-particle&quot;:&quot;&quot;},{&quot;family&quot;:&quot;Trinchieri&quot;,&quot;given&quot;:&quot;Giorgio&quot;,&quot;parse-names&quot;:false,&quot;dropping-particle&quot;:&quot;&quot;,&quot;non-dropping-particle&quot;:&quot;&quot;},{&quot;family&quot;:&quot;Rehermann&quot;,&quot;given&quot;:&quot;Barbara&quot;,&quot;parse-names&quot;:false,&quot;dropping-particle&quot;:&quot;&quot;,&quot;non-dropping-particle&quot;:&quot;&quot;}],&quot;container-title&quot;:&quot;Science&quot;,&quot;container-title-short&quot;:&quot;Science (1979)&quot;,&quot;DOI&quot;:&quot;10.1126/science.aaw4361&quot;,&quot;ISSN&quot;:&quot;0036-8075&quot;,&quot;issued&quot;:{&quot;date-parts&quot;:[[2019,8,2]]},&quot;abstract&quot;:&quot;&lt;p&gt; Inbred laboratory mouse strains are used extensively in basic and translational immunology research. However, the commensal and pathogenic repertoire of resident microbes encountered in the wild is not replicated in a lab setting. This can substantially distort how the immune system develops and functions, leading to false assumptions of how our own “wild” immune system works. Rosshart &lt;italic&gt;et al.&lt;/italic&gt; circumvented this dilemma by implanting lab-strain embryos into wild mice (see the Perspective by Nobs and Elinav). The resultant “wildlings” had a systemic immune phenotype and a bacterial, viral, and fungal microbiome much closer to those of their wild counterparts. In two preclinical experiments, where lab mice had previously failed to predict the human response to drug treatments, wildlings accurately phenocopied patient outcomes. &lt;/p&gt;&quot;,&quot;issue&quot;:&quot;6452&quot;,&quot;volume&quot;:&quot;365&quot;},&quot;isTemporary&quot;:false}]},{&quot;citationID&quot;:&quot;MENDELEY_CITATION_40062721-9fa8-4333-b40b-fbc64a2df8f7&quot;,&quot;properties&quot;:{&quot;noteIndex&quot;:0},&quot;isEdited&quot;:false,&quot;manualOverride&quot;:{&quot;isManuallyOverridden&quot;:false,&quot;citeprocText&quot;:&quot;&lt;sup&gt;2,9–12&lt;/sup&gt;&quot;,&quot;manualOverrideText&quot;:&quot;&quot;},&quot;citationTag&quot;:&quot;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&quot;,&quot;citationItems&quot;:[{&quot;id&quot;:&quot;b8fc6825-c147-3c58-a4bf-3132f7f6aac9&quot;,&quot;itemData&quot;:{&quot;type&quot;:&quot;article-journal&quot;,&quot;id&quot;:&quot;b8fc6825-c147-3c58-a4bf-3132f7f6aac9&quot;,&quot;title&quot;:&quot;No detectable effect of Wolbachia wMel on the prevalence and abundance of the RNA virome of Drosophila melanogaster&quot;,&quot;author&quot;:[{&quot;family&quot;:&quot;Shi&quot;,&quot;given&quot;:&quot;Mang&quot;,&quot;parse-names&quot;:false,&quot;dropping-particle&quot;:&quot;&quot;,&quot;non-dropping-particle&quot;:&quot;&quot;},{&quot;family&quot;:&quot;White&quot;,&quot;given&quot;:&quot;Vanessa L.&quot;,&quot;parse-names&quot;:false,&quot;dropping-particle&quot;:&quot;&quot;,&quot;non-dropping-particle&quot;:&quot;&quot;},{&quot;family&quot;:&quot;Schlub&quot;,&quot;given&quot;:&quot;Timothy&quot;,&quot;parse-names&quot;:false,&quot;dropping-particle&quot;:&quot;&quot;,&quot;non-dropping-particle&quot;:&quot;&quot;},{&quot;family&quot;:&quot;Eden&quot;,&quot;given&quot;:&quot;John Sebastian&quot;,&quot;parse-names&quot;:false,&quot;dropping-particle&quot;:&quot;&quot;,&quot;non-dropping-particle&quot;:&quot;&quot;},{&quot;family&quot;:&quot;Hoffmann&quot;,&quot;given&quot;:&quot;Ary A.&quot;,&quot;parse-names&quot;:false,&quot;dropping-particle&quot;:&quot;&quot;,&quot;non-dropping-particle&quot;:&quot;&quot;},{&quot;family&quot;:&quot;Holmes&quot;,&quot;given&quot;:&quot;Edward C.&quot;,&quot;parse-names&quot;:false,&quot;dropping-particle&quot;:&quot;&quot;,&quot;non-dropping-particle&quot;:&quot;&quot;}],&quot;container-title&quot;:&quot;Proceedings of the Royal Society B: Biological Sciences&quot;,&quot;DOI&quot;:&quot;10.1098/rspb.2018.1165&quot;,&quot;ISSN&quot;:&quot;14712954&quot;,&quot;PMID&quot;:&quot;30051873&quot;,&quot;issued&quot;:{&quot;date-parts&quot;:[[2018,7,25]]},&quot;abstract&quot;:&quot;Wolbachia is an endosymbiotic bacterium that can block viral infections in arthropods, generating interest in its potential to control the spread of mosquito-borne disease. Drosophila melanogaster is model organism for Wolbachia infection, and the wMel strain of Wolbachia can improve host survival following viral infection. However, it is unclear whether wMel induces anti-viral blocking against the broader native virome of D. melanogaster, or whether the major effect of Wolbachia is a reduction in viral abundance rather than viral clearance. We examined the effect of Wolbachia on viral abundance by comparing the total transcriptome of wMel-positive and wMel-negative D. melanogaster populations sampled from six locations in Australia. In addition, we examined the impact of wMel on individual flies by obtaining transcriptome data from 20 wMel-positive and 20 wMel-negative D. melanogaster from the location (Melbourne) with highest density of wMel. These data revealed high viral abundance in both Wolbachia-positive and -negative populations and individuals. Notably, none of the viral species identified, representing RNA viruses from at least nine families/floating genera, showed evidence of protection by wMel. Although the viral loads of picorna-like viruses are reduced by wMel under experimental conditions, we observed no such effect here. These data show that D. melanogaster can harbour abundant RNA viruses regardless of its Wolbachia status and imply that the interaction between Wolbachia and viruses in nature is more complex than simple blocking.&quot;,&quot;publisher&quot;:&quot;Royal Society Publishing&quot;,&quot;issue&quot;:&quot;1883&quot;,&quot;volume&quot;:&quot;285&quot;,&quot;container-title-short&quot;:&quot;&quot;},&quot;isTemporary&quot;:false},{&quot;id&quot;:&quot;f6d8ac60-8e54-3ae1-b895-e2ad59a6be2e&quot;,&quot;itemData&quot;:{&quot;type&quot;:&quot;article&quot;,&quot;id&quot;:&quot;f6d8ac60-8e54-3ae1-b895-e2ad59a6be2e&quot;,&quot;title&quot;:&quot;Natural variation in resistance to virus infection in dipteran insects&quot;,&quot;author&quot;:[{&quot;family&quot;:&quot;Palmer&quot;,&quot;given&quot;:&quot;William H.&quot;,&quot;parse-names&quot;:false,&quot;dropping-particle&quot;:&quot;&quot;,&quot;non-dropping-particle&quot;:&quot;&quot;},{&quot;family&quot;:&quot;Varghese&quot;,&quot;given&quot;:&quot;Finny S.&quot;,&quot;parse-names&quot;:false,&quot;dropping-particle&quot;:&quot;&quot;,&quot;non-dropping-particle&quot;:&quot;&quot;},{&quot;family&quot;:&quot;Rij&quot;,&quot;given&quot;:&quot;Ronald P.&quot;,&quot;parse-names&quot;:false,&quot;dropping-particle&quot;:&quot;&quot;,&quot;non-dropping-particle&quot;:&quot;Van&quot;}],&quot;container-title&quot;:&quot;Viruses&quot;,&quot;container-title-short&quot;:&quot;Viruses&quot;,&quot;DOI&quot;:&quot;10.3390/v10030118&quot;,&quot;ISSN&quot;:&quot;19994915&quot;,&quot;PMID&quot;:&quot;29522475&quot;,&quot;issued&quot;:{&quot;date-parts&quot;:[[2018,3,9]]},&quot;abstract&quot;:&quot;The power and ease of Drosophila genetics and the medical relevance of mosquito-transmitted viruses have made dipterans important model organisms in antiviral immunology. Studies of virus–host interactions at the molecular and population levels have illuminated determinants of resistance to virus infection. Here, we review the sources and nature of variation in antiviral immunity and virus susceptibility in model dipteran insects, specifically the fruit fly Drosophila melanogaster and vector mosquitoes of the genera Aedes and Culex. We first discuss antiviral immune mechanisms and describe the virus-specificity of these responses. In the following sections, we review genetic and microbiota-dependent variation in antiviral immunity. In the final sections, we explore less well-studied sources of variation, including abiotic factors, sexual dimorphism, infection history, and endogenous viral elements. We borrow from work on other pathogen types and non-dipteran species when it parallels or complements studies in dipterans. Understanding natural variation in virus–host interactions may lead to the identification of novel restriction factors and immune mechanisms and shed light on the molecular determinants of vector competence.&quot;,&quot;publisher&quot;:&quot;MDPI AG&quot;,&quot;issue&quot;:&quot;3&quot;,&quot;volume&quot;:&quot;10&quot;},&quot;isTemporary&quot;:false},{&quot;id&quot;:&quot;02c17f82-408a-3ed7-8f1e-23a20066a4f1&quot;,&quot;itemData&quot;:{&quot;type&quot;:&quot;article-journal&quot;,&quot;id&quot;:&quot;02c17f82-408a-3ed7-8f1e-23a20066a4f1&quot;,&quot;title&quot;:&quot;Virus evolution in wolbachia-infected drosophila&quot;,&quot;author&quot;:[{&quot;family&quot;:&quot;Martinez&quot;,&quot;given&quot;:&quot;Julien&quot;,&quot;parse-names&quot;:false,&quot;dropping-particle&quot;:&quot;&quot;,&quot;non-dropping-particle&quot;:&quot;&quot;},{&quot;family&quot;:&quot;Bruner-Montero&quot;,&quot;given&quot;:&quot;Gaspar&quot;,&quot;parse-names&quot;:false,&quot;dropping-particle&quot;:&quot;&quot;,&quot;non-dropping-particle&quot;:&quot;&quot;},{&quot;family&quot;:&quot;Arunkumar&quot;,&quot;given&quot;:&quot;Ramesh&quot;,&quot;parse-names&quot;:false,&quot;dropping-particle&quot;:&quot;&quot;,&quot;non-dropping-particle&quot;:&quot;&quot;},{&quot;family&quot;:&quot;Smith&quot;,&quot;given&quot;:&quot;Sophia C.L.&quot;,&quot;parse-names&quot;:false,&quot;dropping-particle&quot;:&quot;&quot;,&quot;non-dropping-particle&quot;:&quot;&quot;},{&quot;family&quot;:&quot;Day&quot;,&quot;given&quot;:&quot;Jonathan P.&quot;,&quot;parse-names&quot;:false,&quot;dropping-particle&quot;:&quot;&quot;,&quot;non-dropping-particle&quot;:&quot;&quot;},{&quot;family&quot;:&quot;Longdon&quot;,&quot;given&quot;:&quot;Ben&quot;,&quot;parse-names&quot;:false,&quot;dropping-particle&quot;:&quot;&quot;,&quot;non-dropping-particle&quot;:&quot;&quot;},{&quot;family&quot;:&quot;Jiggins&quot;,&quot;given&quot;:&quot;Francis M.&quot;,&quot;parse-names&quot;:false,&quot;dropping-particle&quot;:&quot;&quot;,&quot;non-dropping-particle&quot;:&quot;&quot;}],&quot;container-title&quot;:&quot;Proceedings of the Royal Society B: Biological Sciences&quot;,&quot;DOI&quot;:&quot;10.1098/rspb.2019.2117&quot;,&quot;ISSN&quot;:&quot;14712954&quot;,&quot;PMID&quot;:&quot;31662085&quot;,&quot;issued&quot;:{&quot;date-parts&quot;:[[2019,11,6]]},&quot;abstract&quot;:&quot;Wolbachia, a common vertically transmitted symbiont, can protect insects against viral infection and prevent mosquitoes from transmitting viral pathogens. For this reason, Wolbachia-infected mosquitoes are being released to prevent the transmission of dengue and other arboviruses. An important question for the long-term success of these programmes is whether viruses can evolve to escape the antiviral effects of Wolbachia. We have found that Wolbachia altered the outcome of competition between strains of the DCV virus in Drosophila. However, Wolbachia still effectively blocked the virus genotypes that were favoured in the presence of the symbiont. We conclude that Wolbachia did cause an evolutionary response in viruses, but this has little or no impact on the effectiveness of virus blocking.&quot;,&quot;publisher&quot;:&quot;Royal Society Publishing&quot;,&quot;issue&quot;:&quot;1914&quot;,&quot;volume&quot;:&quot;286&quot;,&quot;container-title-short&quot;:&quot;&quot;},&quot;isTemporary&quot;:false},{&quot;id&quot;:&quot;d89647b4-0ab3-30c1-9b68-7bf2f21a85ab&quot;,&quot;itemData&quot;:{&quot;type&quot;:&quot;article-journal&quot;,&quot;id&quot;:&quot;d89647b4-0ab3-30c1-9b68-7bf2f21a85ab&quot;,&quot;title&quot;:&quot;The RNA silencing endonuclease Argonaute 2 mediates specific antiviral immunity in Drosophila melanogaster&quot;,&quot;author&quot;:[{&quot;family&quot;:&quot;Rij&quot;,&quot;given&quot;:&quot;Ronald P.&quot;,&quot;parse-names&quot;:false,&quot;dropping-particle&quot;:&quot;&quot;,&quot;non-dropping-particle&quot;:&quot;Van&quot;},{&quot;family&quot;:&quot;Saleh&quot;,&quot;given&quot;:&quot;Maria Carla&quot;,&quot;parse-names&quot;:false,&quot;dropping-particle&quot;:&quot;&quot;,&quot;non-dropping-particle&quot;:&quot;&quot;},{&quot;family&quot;:&quot;Berry&quot;,&quot;given&quot;:&quot;Bassam&quot;,&quot;parse-names&quot;:false,&quot;dropping-particle&quot;:&quot;&quot;,&quot;non-dropping-particle&quot;:&quot;&quot;},{&quot;family&quot;:&quot;Foo&quot;,&quot;given&quot;:&quot;Catherine&quot;,&quot;parse-names&quot;:false,&quot;dropping-particle&quot;:&quot;&quot;,&quot;non-dropping-particle&quot;:&quot;&quot;},{&quot;family&quot;:&quot;Houk&quot;,&quot;given&quot;:&quot;Andrew&quot;,&quot;parse-names&quot;:false,&quot;dropping-particle&quot;:&quot;&quot;,&quot;non-dropping-particle&quot;:&quot;&quot;},{&quot;family&quot;:&quot;Antoniewski&quot;,&quot;given&quot;:&quot;Christophe&quot;,&quot;parse-names&quot;:false,&quot;dropping-particle&quot;:&quot;&quot;,&quot;non-dropping-particle&quot;:&quot;&quot;},{&quot;family&quot;:&quot;Andino&quot;,&quot;given&quot;:&quot;Raul&quot;,&quot;parse-names&quot;:false,&quot;dropping-particle&quot;:&quot;&quot;,&quot;non-dropping-particle&quot;:&quot;&quot;}],&quot;container-title&quot;:&quot;Genes and Development&quot;,&quot;container-title-short&quot;:&quot;Genes Dev&quot;,&quot;DOI&quot;:&quot;10.1101/gad.1482006&quot;,&quot;ISSN&quot;:&quot;08909369&quot;,&quot;PMID&quot;:&quot;17079687&quot;,&quot;issued&quot;:{&quot;date-parts&quot;:[[2006,11,1]]},&quot;page&quot;:&quot;2985-2995&quot;,&quot;abstract&quot;:&quot;Most organisms have evolved defense mechanisms to protect themselves from viruses and other pathogens. Arthropods lack the protein-based adaptive immune response found in vertebrates. Here we show that the central catalytic component of the RNA-induced silencing complex (RISC), the nuclease Argonaute 2 (Ago-2), is essential for antiviral defense in adult Drosophila melanogaster. Ago-2-defective flies are hypersensitive to infection with a major fruit fly pathogen, Drosophila C virus (DCV), and with Cricket Paralysis virus (CrPV). Increased mortality in ago-2 mutant flies was associated with a dramatic increase in viral RNA accumulation and virus titers. The physiological significance of this antiviral mechanism is underscored by our finding that DCV encodes a potent suppressor of RNA interference (RNAi). This suppressor binds long double-stranded RNA (dsRNA) and inhibits Dicer-2-mediated processing of dsRNA into short interfering RNA (siRNA), but does not bind short siRNAs or disrupt the microRNA (miRNA) pathway. Based on these results we propose that RNAi is a major antiviral immune defense mechanism in Drosophila. © 2006 by Cold Spring Harbor Laboratory Press.&quot;,&quot;issue&quot;:&quot;21&quot;,&quot;volume&quot;:&quot;20&quot;},&quot;isTemporary&quot;:false},{&quot;id&quot;:&quot;d2c1fbc7-4ef1-33b2-bb65-c623da50d648&quot;,&quot;itemData&quot;:{&quot;type&quot;:&quot;article-journal&quot;,&quot;id&quot;:&quot;d2c1fbc7-4ef1-33b2-bb65-c623da50d648&quot;,&quot;title&quot;:&quot;Cricket paralysis virus antagonizes Argonaute 2 to modulate antiviral defense in Drosophila&quot;,&quot;author&quot;:[{&quot;family&quot;:&quot;Nayak&quot;,&quot;given&quot;:&quot;Arabinda&quot;,&quot;parse-names&quot;:false,&quot;dropping-particle&quot;:&quot;&quot;,&quot;non-dropping-particle&quot;:&quot;&quot;},{&quot;family&quot;:&quot;Berry&quot;,&quot;given&quot;:&quot;Bassam&quot;,&quot;parse-names&quot;:false,&quot;dropping-particle&quot;:&quot;&quot;,&quot;non-dropping-particle&quot;:&quot;&quot;},{&quot;family&quot;:&quot;Tassetto&quot;,&quot;given&quot;:&quot;Michel&quot;,&quot;parse-names&quot;:false,&quot;dropping-particle&quot;:&quot;&quot;,&quot;non-dropping-particle&quot;:&quot;&quot;},{&quot;family&quot;:&quot;Kunitomi&quot;,&quot;given&quot;:&quot;Mark&quot;,&quot;parse-names&quot;:false,&quot;dropping-particle&quot;:&quot;&quot;,&quot;non-dropping-particle&quot;:&quot;&quot;},{&quot;family&quot;:&quot;Acevedo&quot;,&quot;given&quot;:&quot;Ashley&quot;,&quot;parse-names&quot;:false,&quot;dropping-particle&quot;:&quot;&quot;,&quot;non-dropping-particle&quot;:&quot;&quot;},{&quot;family&quot;:&quot;Deng&quot;,&quot;given&quot;:&quot;Changhui&quot;,&quot;parse-names&quot;:false,&quot;dropping-particle&quot;:&quot;&quot;,&quot;non-dropping-particle&quot;:&quot;&quot;},{&quot;family&quot;:&quot;Krutchinsky&quot;,&quot;given&quot;:&quot;Andrew&quot;,&quot;parse-names&quot;:false,&quot;dropping-particle&quot;:&quot;&quot;,&quot;non-dropping-particle&quot;:&quot;&quot;},{&quot;family&quot;:&quot;Gross&quot;,&quot;given&quot;:&quot;John&quot;,&quot;parse-names&quot;:false,&quot;dropping-particle&quot;:&quot;&quot;,&quot;non-dropping-particle&quot;:&quot;&quot;},{&quot;family&quot;:&quot;Antoniewski&quot;,&quot;given&quot;:&quot;Christophe&quot;,&quot;parse-names&quot;:false,&quot;dropping-particle&quot;:&quot;&quot;,&quot;non-dropping-particle&quot;:&quot;&quot;},{&quot;family&quot;:&quot;Andino&quot;,&quot;given&quot;:&quot;Raul&quot;,&quot;parse-names&quot;:false,&quot;dropping-particle&quot;:&quot;&quot;,&quot;non-dropping-particle&quot;:&quot;&quot;}],&quot;container-title&quot;:&quot;Nature Structural and Molecular Biology&quot;,&quot;container-title-short&quot;:&quot;Nat Struct Mol Biol&quot;,&quot;DOI&quot;:&quot;10.1038/nsmb.1810&quot;,&quot;ISSN&quot;:&quot;15459993&quot;,&quot;PMID&quot;:&quot;20400949&quot;,&quot;issued&quot;:{&quot;date-parts&quot;:[[2010,5]]},&quot;page&quot;:&quot;547-554&quot;,&quot;abstract&quot;:&quot;Insect viruses have evolved strategies to control the host RNAi antiviral defense mechanism. In nature, Drosophila melanogaster C virus (DCV) infection causes low mortality and persistent infection, whereas the closely related cricket paralysis virus (CrPV) causes a lethal infection. We show that these viruses use different strategies to modulate the host RNAi defense machinery. The DCV RNAi suppressor (DCV-1A) binds to long double-stranded RNA and prevents processing by Dicer2. In contrast, the CrPV suppressor (CrPV-1A) interacts with the endonuclease Argonaute 2 (Ago2) and inhibits its activity without affecting the microRNA (miRNA)-Ago1-mediated silencing. We examined the link between viral RNAi suppressors and the outcome of infection using recombinant Sindbis viruses encoding either CrPV-1A or DCV-1A. Flies infected with Sindbis virus expressing CrPV-1A showed a marked increase in virus production, spread and mortality. In contrast, Sindbis pathogenesis was only modestly increased by expression of DCV-1A. We conclude that RNAi suppressors function as virulence factors in insects and can target the Drosophila RNAi pathway at different points. © 2010 Nature America, Inc. All rights reserved.&quot;,&quot;issue&quot;:&quot;5&quot;,&quot;volume&quot;:&quot;17&quot;},&quot;isTemporary&quot;:false}]},{&quot;citationID&quot;:&quot;MENDELEY_CITATION_d0e997b3-c179-424c-bde3-d90d9569020c&quot;,&quot;properties&quot;:{&quot;noteIndex&quot;:0},&quot;isEdited&quot;:false,&quot;manualOverride&quot;:{&quot;isManuallyOverridden&quot;:false,&quot;citeprocText&quot;:&quot;&lt;sup&gt;2,3,13–16&lt;/sup&gt;&quot;,&quot;manualOverrideText&quot;:&quot;&quot;},&quot;citationTag&quot;:&quot;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&quot;,&quot;citationItems&quot;:[{&quot;id&quot;:&quot;b2c95892-287e-3594-9622-c4d3fc9e14a3&quot;,&quot;itemData&quot;:{&quot;type&quot;:&quot;article-journal&quot;,&quot;id&quot;:&quot;b2c95892-287e-3594-9622-c4d3fc9e14a3&quot;,&quot;title&quot;:&quot;Wolbachia reduces virus infection in a natural population of Drosophila&quot;,&quot;author&quot;:[{&quot;family&quot;:&quot;Cogni&quot;,&quot;given&quot;:&quot;Rodrigo&quot;,&quot;parse-names&quot;:false,&quot;dropping-particle&quot;:&quot;&quot;,&quot;non-dropping-particle&quot;:&quot;&quot;},{&quot;family&quot;:&quot;Ding&quot;,&quot;given&quot;:&quot;Shuai Dominique&quot;,&quot;parse-names&quot;:false,&quot;dropping-particle&quot;:&quot;&quot;,&quot;non-dropping-particle&quot;:&quot;&quot;},{&quot;family&quot;:&quot;Pimentel&quot;,&quot;given&quot;:&quot;André C.&quot;,&quot;parse-names&quot;:false,&quot;dropping-particle&quot;:&quot;&quot;,&quot;non-dropping-particle&quot;:&quot;&quot;},{&quot;family&quot;:&quot;Day&quot;,&quot;given&quot;:&quot;Jonathan P.&quot;,&quot;parse-names&quot;:false,&quot;dropping-particle&quot;:&quot;&quot;,&quot;non-dropping-particle&quot;:&quot;&quot;},{&quot;family&quot;:&quot;Jiggins&quot;,&quot;given&quot;:&quot;Francis M.&quot;,&quot;parse-names&quot;:false,&quot;dropping-particle&quot;:&quot;&quot;,&quot;non-dropping-particle&quot;:&quot;&quot;}],&quot;container-title&quot;:&quot;Communications Biology&quot;,&quot;container-title-short&quot;:&quot;Commun Biol&quot;,&quot;DOI&quot;:&quot;10.1038/s42003-021-02838-z&quot;,&quot;ISSN&quot;:&quot;2399-3642&quot;,&quot;issued&quot;:{&quot;date-parts&quot;:[[2021,11,25]]},&quot;page&quot;:&quot;1327&quot;,&quot;abstract&quot;:&quot;&lt;p&gt; &lt;italic&gt;Wolbachia&lt;/italic&gt; is a maternally transmitted bacterial symbiont that is estimated to infect approximately half of arthropod species. In the laboratory it can increase the resistance of insects to viral infection, but its effect on viruses in nature is unknown. Here we report that in a natural population of &lt;italic&gt;Drosophila melanogaster&lt;/italic&gt; , individuals that are infected with &lt;italic&gt;Wolbachia&lt;/italic&gt; are less likely to be infected by viruses. By characterising the virome by metagenomic sequencing and then testing individual flies for infection, we found the protective effect of &lt;italic&gt;Wolbachia&lt;/italic&gt; was virus-specific, with the prevalence of infection being up to 15% greater in &lt;italic&gt;Wolbachia-&lt;/italic&gt; free flies. The antiviral effects of &lt;italic&gt;Wolbachia&lt;/italic&gt; may contribute to its extraordinary ecological success, and in nature the symbiont may be an important component of the antiviral defences of insects. &lt;/p&gt;&quot;,&quot;issue&quot;:&quot;1&quot;,&quot;volume&quot;:&quot;4&quot;},&quot;isTemporary&quot;:false},{&quot;id&quot;:&quot;1fb11d66-8e11-3089-ac0c-775d99460683&quot;,&quot;itemData&quot;:{&quot;type&quot;:&quot;article-journal&quot;,&quot;id&quot;:&quot;1fb11d66-8e11-3089-ac0c-775d99460683&quot;,&quot;title&quot;:&quot;Naturally occurring viruses of &lt;i&gt;Drosophila&lt;/i&gt; reduce offspring number and lifespan&quot;,&quot;author&quot;:[{&quot;family&quot;:&quot;Wallace&quot;,&quot;given&quot;:&quot;Megan A.&quot;,&quot;parse-names&quot;:false,&quot;dropping-particle&quot;:&quot;&quot;,&quot;non-dropping-particle&quot;:&quot;&quot;},{&quot;family&quot;:&quot;Obbard&quot;,&quot;given&quot;:&quot;Darren J.&quot;,&quot;parse-names&quot;:false,&quot;dropping-particle&quot;:&quot;&quot;,&quot;non-dropping-particle&quot;:&quot;&quot;}],&quot;container-title&quot;:&quot;Proceedings of the Royal Society B: Biological Sciences&quot;,&quot;DOI&quot;:&quot;10.1098/rspb.2024.0518&quot;,&quot;ISSN&quot;:&quot;1471-2954&quot;,&quot;issued&quot;:{&quot;date-parts&quot;:[[2024,5,15]]},&quot;abstract&quot;:&quot;&lt;p&gt; &lt;italic&gt;Drosophila&lt;/italic&gt; remains a pre-eminent insect model system for host–virus interaction, but the host range and fitness consequences of the drosophilid virome are poorly understood. Metagenomic studies have reported approximately 200 viruses associated with Drosophilidae, but few isolates are available to characterize the &lt;italic&gt;Drosophila&lt;/italic&gt; immune response, and most characterization has relied on injection and systemic infection. Here, we use a more natural infection route to characterize the fitness effects of infection and to study a wider range of viruses. We exposed laboratory &lt;italic&gt;Drosophila melanogaster&lt;/italic&gt; to 23 naturally occurring viruses from wild-collected drosophilids. We recorded transmission rates along with two components of female fitness: survival and the lifetime number of adult offspring produced. Nine different viruses transmitted during contact with laboratory &lt;italic&gt;D. melanogaster&lt;/italic&gt; , although for the majority, rates of transmission were less than 20%. Five virus infections led to a significant decrease in lifespan (D. melanogaster Nora virus, D. immigrans Nora virus, Muthill virus, galbut virus and Prestney Burn virus), and three led to a reduction in the total number of offspring. Our findings demonstrate the utility of the &lt;italic&gt;Drosophila&lt;/italic&gt; model for community-level studies of host–virus interactions, and suggest that viral infection could be a substantial fitness burden on wild flies. &lt;/p&gt;&quot;,&quot;issue&quot;:&quot;2023&quot;,&quot;volume&quot;:&quot;291&quot;,&quot;container-title-short&quot;:&quot;&quot;},&quot;isTemporary&quot;:false},{&quot;id&quot;:&quot;02c17f82-408a-3ed7-8f1e-23a20066a4f1&quot;,&quot;itemData&quot;:{&quot;type&quot;:&quot;article-journal&quot;,&quot;id&quot;:&quot;02c17f82-408a-3ed7-8f1e-23a20066a4f1&quot;,&quot;title&quot;:&quot;Virus evolution in wolbachia-infected drosophila&quot;,&quot;author&quot;:[{&quot;family&quot;:&quot;Martinez&quot;,&quot;given&quot;:&quot;Julien&quot;,&quot;parse-names&quot;:false,&quot;dropping-particle&quot;:&quot;&quot;,&quot;non-dropping-particle&quot;:&quot;&quot;},{&quot;family&quot;:&quot;Bruner-Montero&quot;,&quot;given&quot;:&quot;Gaspar&quot;,&quot;parse-names&quot;:false,&quot;dropping-particle&quot;:&quot;&quot;,&quot;non-dropping-particle&quot;:&quot;&quot;},{&quot;family&quot;:&quot;Arunkumar&quot;,&quot;given&quot;:&quot;Ramesh&quot;,&quot;parse-names&quot;:false,&quot;dropping-particle&quot;:&quot;&quot;,&quot;non-dropping-particle&quot;:&quot;&quot;},{&quot;family&quot;:&quot;Smith&quot;,&quot;given&quot;:&quot;Sophia C.L.&quot;,&quot;parse-names&quot;:false,&quot;dropping-particle&quot;:&quot;&quot;,&quot;non-dropping-particle&quot;:&quot;&quot;},{&quot;family&quot;:&quot;Day&quot;,&quot;given&quot;:&quot;Jonathan P.&quot;,&quot;parse-names&quot;:false,&quot;dropping-particle&quot;:&quot;&quot;,&quot;non-dropping-particle&quot;:&quot;&quot;},{&quot;family&quot;:&quot;Longdon&quot;,&quot;given&quot;:&quot;Ben&quot;,&quot;parse-names&quot;:false,&quot;dropping-particle&quot;:&quot;&quot;,&quot;non-dropping-particle&quot;:&quot;&quot;},{&quot;family&quot;:&quot;Jiggins&quot;,&quot;given&quot;:&quot;Francis M.&quot;,&quot;parse-names&quot;:false,&quot;dropping-particle&quot;:&quot;&quot;,&quot;non-dropping-particle&quot;:&quot;&quot;}],&quot;container-title&quot;:&quot;Proceedings of the Royal Society B: Biological Sciences&quot;,&quot;DOI&quot;:&quot;10.1098/rspb.2019.2117&quot;,&quot;ISSN&quot;:&quot;14712954&quot;,&quot;PMID&quot;:&quot;31662085&quot;,&quot;issued&quot;:{&quot;date-parts&quot;:[[2019,11,6]]},&quot;abstract&quot;:&quot;Wolbachia, a common vertically transmitted symbiont, can protect insects against viral infection and prevent mosquitoes from transmitting viral pathogens. For this reason, Wolbachia-infected mosquitoes are being released to prevent the transmission of dengue and other arboviruses. An important question for the long-term success of these programmes is whether viruses can evolve to escape the antiviral effects of Wolbachia. We have found that Wolbachia altered the outcome of competition between strains of the DCV virus in Drosophila. However, Wolbachia still effectively blocked the virus genotypes that were favoured in the presence of the symbiont. We conclude that Wolbachia did cause an evolutionary response in viruses, but this has little or no impact on the effectiveness of virus blocking.&quot;,&quot;publisher&quot;:&quot;Royal Society Publishing&quot;,&quot;issue&quot;:&quot;1914&quot;,&quot;volume&quot;:&quot;286&quot;,&quot;container-title-short&quot;:&quot;&quot;},&quot;isTemporary&quot;:false},{&quot;id&quot;:&quot;f8622bcb-eb68-3642-a5a5-51725b314abd&quot;,&quot;itemData&quot;:{&quot;type&quot;:&quot;article-journal&quot;,&quot;id&quot;:&quot;f8622bcb-eb68-3642-a5a5-51725b314abd&quot;,&quot;title&quot;:&quot;RNA virome diversity and Wolbachia infection in individual Drosophila simulans flies.&quot;,&quot;author&quot;:[{&quot;family&quot;:&quot;Ortiz-Baez&quot;,&quot;given&quot;:&quot;Ayda Susana&quot;,&quot;parse-names&quot;:false,&quot;dropping-particle&quot;:&quot;&quot;,&quot;non-dropping-particle&quot;:&quot;&quot;},{&quot;family&quot;:&quot;Shi&quot;,&quot;given&quot;:&quot;Mang&quot;,&quot;parse-names&quot;:false,&quot;dropping-particle&quot;:&quot;&quot;,&quot;non-dropping-particle&quot;:&quot;&quot;},{&quot;family&quot;:&quot;Hoffmann&quot;,&quot;given&quot;:&quot;Ary A&quot;,&quot;parse-names&quot;:false,&quot;dropping-particle&quot;:&quot;&quot;,&quot;non-dropping-particle&quot;:&quot;&quot;},{&quot;family&quot;:&quot;Holmes&quot;,&quot;given&quot;:&quot;Edward C&quot;,&quot;parse-names&quot;:false,&quot;dropping-particle&quot;:&quot;&quot;,&quot;non-dropping-particle&quot;:&quot;&quot;}],&quot;container-title&quot;:&quot;The Journal of general virology&quot;,&quot;container-title-short&quot;:&quot;J Gen Virol&quot;,&quot;DOI&quot;:&quot;10.1099/jgv.0.001639&quot;,&quot;ISSN&quot;:&quot;1465-2099&quot;,&quot;PMID&quot;:&quot;34704919&quot;,&quot;URL&quot;:&quot;http://www.ncbi.nlm.nih.gov/pubmed/34704919&quot;,&quot;issued&quot;:{&quot;date-parts&quot;:[[2021,10]]},&quot;page&quot;:&quot;001639&quot;,&quot;abstract&quot;:&quot;The endosymbiont bacteria of the genus Wolbachia are associated with multiple mutualistic effects on insect biology, including nutritional and antiviral properties. Members of the genus Wolbachia naturally occur in fly species of the genus Drosophila, providing an operational model host for studying how virome composition may be affected by its presence. Drosophila simulans populations can carry a variety of strains of members of the genus Wolbachia, with the wAu strain associated with strong antiviral protection under experimental conditions. We used D. simulans sampled from the Perth Hills, Western Australia, to investigate the potential virus protective effect of the wAu strain of Wolbachia on individual wild-caught flies. Our data revealed no appreciable variation in virus composition and abundance between individuals infected or uninfected with Wolbachia associated with the presence or absence of wAu. However, it remains unclear whether wAu might affect viral infection and host survival by increasing tolerance rather than inducing complete resistance. These data also provide new insights into the natural virome diversity of D. simulans. Despite the small number of individuals sampled, we identified a repertoire of RNA viruses, including nora virus, galbut virus, thika virus and La Jolla virus, that have been identified in other species of the genus Drosophila. Chaq virus-like sequences associated with galbut virus were also detected. In addition, we identified five novel viruses from the families Reoviridae, Tombusviridae, Mitoviridae and Bunyaviridae. Overall, this study highlights the complex interaction between Wolbachia and RNA virus infections and provides a baseline description of the natural virome of D. simulans.&quot;,&quot;publisher&quot;:&quot;Microbiology Society&quot;,&quot;issue&quot;:&quot;10&quot;,&quot;volume&quot;:&quot;102&quot;},&quot;isTemporary&quot;:false},{&quot;id&quot;:&quot;a52a56d8-7e0b-3a3d-ba15-9406d62b18ea&quot;,&quot;itemData&quot;:{&quot;type&quot;:&quot;article-journal&quot;,&quot;id&quot;:&quot;a52a56d8-7e0b-3a3d-ba15-9406d62b18ea&quot;,&quot;title&quot;:&quot;No detectable effect of Wolbachia wMel on the prevalence and abundance of the RNA virome of Drosophila melanogaster&quot;,&quot;author&quot;:[{&quot;family&quot;:&quot;Shi&quot;,&quot;given&quot;:&quot;Mang&quot;,&quot;parse-names&quot;:false,&quot;dropping-particle&quot;:&quot;&quot;,&quot;non-dropping-particle&quot;:&quot;&quot;},{&quot;family&quot;:&quot;White&quot;,&quot;given&quot;:&quot;Vanessa L.&quot;,&quot;parse-names&quot;:false,&quot;dropping-particle&quot;:&quot;&quot;,&quot;non-dropping-particle&quot;:&quot;&quot;},{&quot;family&quot;:&quot;Schlub&quot;,&quot;given&quot;:&quot;Timothy&quot;,&quot;parse-names&quot;:false,&quot;dropping-particle&quot;:&quot;&quot;,&quot;non-dropping-particle&quot;:&quot;&quot;},{&quot;family&quot;:&quot;Eden&quot;,&quot;given&quot;:&quot;John Sebastian&quot;,&quot;parse-names&quot;:false,&quot;dropping-particle&quot;:&quot;&quot;,&quot;non-dropping-particle&quot;:&quot;&quot;},{&quot;family&quot;:&quot;Hoffmann&quot;,&quot;given&quot;:&quot;Ary A.&quot;,&quot;parse-names&quot;:false,&quot;dropping-particle&quot;:&quot;&quot;,&quot;non-dropping-particle&quot;:&quot;&quot;},{&quot;family&quot;:&quot;Holmes&quot;,&quot;given&quot;:&quot;Edward C.&quot;,&quot;parse-names&quot;:false,&quot;dropping-particle&quot;:&quot;&quot;,&quot;non-dropping-particle&quot;:&quot;&quot;}],&quot;container-title&quot;:&quot;Proceedings of the Royal Society B: Biological Sciences&quot;,&quot;DOI&quot;:&quot;10.1098/rspb.2018.1165&quot;,&quot;ISSN&quot;:&quot;14712954&quot;,&quot;PMID&quot;:&quot;30051873&quot;,&quot;issued&quot;:{&quot;date-parts&quot;:[[2018,7,25]]},&quot;abstract&quot;:&quot;Wolbachia is an endosymbiotic bacterium that can block viral infections in arthropods, generating interest in its potential to control the spread of mosquito-borne disease. Drosophila melanogaster is model organism for Wolbachia infection, and the wMel strain of Wolbachia can improve host survival following viral infection. However, it is unclear whether wMel induces anti-viral blocking against the broader native virome of D. melanogaster, or whether the major effect of Wolbachia is a reduction in viral abundance rather than viral clearance. We examined the effect of Wolbachia on viral abundance by comparing the total transcriptome of wMel-positive and wMel-negative D. melanogaster populations sampled from six locations in Australia. In addition, we examined the impact of wMel on individual flies by obtaining transcriptome data from 20 wMel-positive and 20 wMel-negative D. melanogaster from the location (Melbourne) with highest density of wMel. These data revealed high viral abundance in both Wolbachia-positive and -negative populations and individuals. Notably, none of the viral species identified, representing RNA viruses from at least nine families/floating genera, showed evidence of protection by wMel. Although the viral loads of picorna-like viruses are reduced by wMel under experimental conditions, we observed no such effect here. These data show that D. melanogaster can harbour abundant RNA viruses regardless of its Wolbachia status and imply that the interaction between Wolbachia and viruses in nature is more complex than simple blocking.&quot;,&quot;publisher&quot;:&quot;Royal Society Publishing&quot;,&quot;issue&quot;:&quot;1883&quot;,&quot;volume&quot;:&quot;285&quot;,&quot;container-title-short&quot;:&quot;&quot;},&quot;isTemporary&quot;:false},{&quot;id&quot;:&quot;c7bbaf89-be1a-34e3-b0e9-33906819e63a&quot;,&quot;itemData&quot;:{&quot;type&quot;:&quot;article-journal&quot;,&quot;id&quot;:&quot;c7bbaf89-be1a-34e3-b0e9-33906819e63a&quot;,&quot;title&quot;:&quot;The Drosophila melanogaster Genetic Reference Panel.&quot;,&quot;author&quot;:[{&quot;family&quot;:&quot;Mackay&quot;,&quot;given&quot;:&quot;Trudy F C&quot;,&quot;parse-names&quot;:false,&quot;dropping-particle&quot;:&quot;&quot;,&quot;non-dropping-particle&quot;:&quot;&quot;},{&quot;family&quot;:&quot;Richards&quot;,&quot;given&quot;:&quot;Stephen&quot;,&quot;parse-names&quot;:false,&quot;dropping-particle&quot;:&quot;&quot;,&quot;non-dropping-particle&quot;:&quot;&quot;},{&quot;family&quot;:&quot;Stone&quot;,&quot;given&quot;:&quot;Eric A&quot;,&quot;parse-names&quot;:false,&quot;dropping-particle&quot;:&quot;&quot;,&quot;non-dropping-particle&quot;:&quot;&quot;},{&quot;family&quot;:&quot;Barbadilla&quot;,&quot;given&quot;:&quot;Antonio&quot;,&quot;parse-names&quot;:false,&quot;dropping-particle&quot;:&quot;&quot;,&quot;non-dropping-particle&quot;:&quot;&quot;},{&quot;family&quot;:&quot;Ayroles&quot;,&quot;given&quot;:&quot;Julien F&quot;,&quot;parse-names&quot;:false,&quot;dropping-particle&quot;:&quot;&quot;,&quot;non-dropping-particle&quot;:&quot;&quot;},{&quot;family&quot;:&quot;Zhu&quot;,&quot;given&quot;:&quot;Dianhui&quot;,&quot;parse-names&quot;:false,&quot;dropping-particle&quot;:&quot;&quot;,&quot;non-dropping-particle&quot;:&quot;&quot;},{&quot;family&quot;:&quot;Casillas&quot;,&quot;given&quot;:&quot;Sònia&quot;,&quot;parse-names&quot;:false,&quot;dropping-particle&quot;:&quot;&quot;,&quot;non-dropping-particle&quot;:&quot;&quot;},{&quot;family&quot;:&quot;Han&quot;,&quot;given&quot;:&quot;Yi&quot;,&quot;parse-names&quot;:false,&quot;dropping-particle&quot;:&quot;&quot;,&quot;non-dropping-particle&quot;:&quot;&quot;},{&quot;family&quot;:&quot;Magwire&quot;,&quot;given&quot;:&quot;Michael M&quot;,&quot;parse-names&quot;:false,&quot;dropping-particle&quot;:&quot;&quot;,&quot;non-dropping-particle&quot;:&quot;&quot;},{&quot;family&quot;:&quot;Cridland&quot;,&quot;given&quot;:&quot;Julie M&quot;,&quot;parse-names&quot;:false,&quot;dropping-particle&quot;:&quot;&quot;,&quot;non-dropping-particle&quot;:&quot;&quot;},{&quot;family&quot;:&quot;Richardson&quot;,&quot;given&quot;:&quot;Mark F&quot;,&quot;parse-names&quot;:false,&quot;dropping-particle&quot;:&quot;&quot;,&quot;non-dropping-particle&quot;:&quot;&quot;},{&quot;family&quot;:&quot;Anholt&quot;,&quot;given&quot;:&quot;Robert R H&quot;,&quot;parse-names&quot;:false,&quot;dropping-particle&quot;:&quot;&quot;,&quot;non-dropping-particle&quot;:&quot;&quot;},{&quot;family&quot;:&quot;Barrón&quot;,&quot;given&quot;:&quot;Maite&quot;,&quot;parse-names&quot;:false,&quot;dropping-particle&quot;:&quot;&quot;,&quot;non-dropping-particle&quot;:&quot;&quot;},{&quot;family&quot;:&quot;Bess&quot;,&quot;given&quot;:&quot;Crystal&quot;,&quot;parse-names&quot;:false,&quot;dropping-particle&quot;:&quot;&quot;,&quot;non-dropping-particle&quot;:&quot;&quot;},{&quot;family&quot;:&quot;Blankenburg&quot;,&quot;given&quot;:&quot;Kerstin Petra&quot;,&quot;parse-names&quot;:false,&quot;dropping-particle&quot;:&quot;&quot;,&quot;non-dropping-particle&quot;:&quot;&quot;},{&quot;family&quot;:&quot;Carbone&quot;,&quot;given&quot;:&quot;Mary Anna&quot;,&quot;parse-names&quot;:false,&quot;dropping-particle&quot;:&quot;&quot;,&quot;non-dropping-particle&quot;:&quot;&quot;},{&quot;family&quot;:&quot;Castellano&quot;,&quot;given&quot;:&quot;David&quot;,&quot;parse-names&quot;:false,&quot;dropping-particle&quot;:&quot;&quot;,&quot;non-dropping-particle&quot;:&quot;&quot;},{&quot;family&quot;:&quot;Chaboub&quot;,&quot;given&quot;:&quot;Lesley&quot;,&quot;parse-names&quot;:false,&quot;dropping-particle&quot;:&quot;&quot;,&quot;non-dropping-particle&quot;:&quot;&quot;},{&quot;family&quot;:&quot;Duncan&quot;,&quot;given&quot;:&quot;Laura&quot;,&quot;parse-names&quot;:false,&quot;dropping-particle&quot;:&quot;&quot;,&quot;non-dropping-particle&quot;:&quot;&quot;},{&quot;family&quot;:&quot;Harris&quot;,&quot;given&quot;:&quot;Zeke&quot;,&quot;parse-names&quot;:false,&quot;dropping-particle&quot;:&quot;&quot;,&quot;non-dropping-particle&quot;:&quot;&quot;},{&quot;family&quot;:&quot;Javaid&quot;,&quot;given&quot;:&quot;Mehwish&quot;,&quot;parse-names&quot;:false,&quot;dropping-particle&quot;:&quot;&quot;,&quot;non-dropping-particle&quot;:&quot;&quot;},{&quot;family&quot;:&quot;Jayaseelan&quot;,&quot;given&quot;:&quot;Joy Christina&quot;,&quot;parse-names&quot;:false,&quot;dropping-particle&quot;:&quot;&quot;,&quot;non-dropping-particle&quot;:&quot;&quot;},{&quot;family&quot;:&quot;Jhangiani&quot;,&quot;given&quot;:&quot;Shalini N&quot;,&quot;parse-names&quot;:false,&quot;dropping-particle&quot;:&quot;&quot;,&quot;non-dropping-particle&quot;:&quot;&quot;},{&quot;family&quot;:&quot;Jordan&quot;,&quot;given&quot;:&quot;Katherine W&quot;,&quot;parse-names&quot;:false,&quot;dropping-particle&quot;:&quot;&quot;,&quot;non-dropping-particle&quot;:&quot;&quot;},{&quot;family&quot;:&quot;Lara&quot;,&quot;given&quot;:&quot;Fremiet&quot;,&quot;parse-names&quot;:false,&quot;dropping-particle&quot;:&quot;&quot;,&quot;non-dropping-particle&quot;:&quot;&quot;},{&quot;family&quot;:&quot;Lawrence&quot;,&quot;given&quot;:&quot;Faye&quot;,&quot;parse-names&quot;:false,&quot;dropping-particle&quot;:&quot;&quot;,&quot;non-dropping-particle&quot;:&quot;&quot;},{&quot;family&quot;:&quot;Lee&quot;,&quot;given&quot;:&quot;Sandra L&quot;,&quot;parse-names&quot;:false,&quot;dropping-particle&quot;:&quot;&quot;,&quot;non-dropping-particle&quot;:&quot;&quot;},{&quot;family&quot;:&quot;Librado&quot;,&quot;given&quot;:&quot;Pablo&quot;,&quot;parse-names&quot;:false,&quot;dropping-particle&quot;:&quot;&quot;,&quot;non-dropping-particle&quot;:&quot;&quot;},{&quot;family&quot;:&quot;Linheiro&quot;,&quot;given&quot;:&quot;Raquel S&quot;,&quot;parse-names&quot;:false,&quot;dropping-particle&quot;:&quot;&quot;,&quot;non-dropping-particle&quot;:&quot;&quot;},{&quot;family&quot;:&quot;Lyman&quot;,&quot;given&quot;:&quot;Richard F&quot;,&quot;parse-names&quot;:false,&quot;dropping-particle&quot;:&quot;&quot;,&quot;non-dropping-particle&quot;:&quot;&quot;},{&quot;family&quot;:&quot;Mackey&quot;,&quot;given&quot;:&quot;Aaron J&quot;,&quot;parse-names&quot;:false,&quot;dropping-particle&quot;:&quot;&quot;,&quot;non-dropping-particle&quot;:&quot;&quot;},{&quot;family&quot;:&quot;Munidasa&quot;,&quot;given&quot;:&quot;Mala&quot;,&quot;parse-names&quot;:false,&quot;dropping-particle&quot;:&quot;&quot;,&quot;non-dropping-particle&quot;:&quot;&quot;},{&quot;family&quot;:&quot;Muzny&quot;,&quot;given&quot;:&quot;Donna Marie&quot;,&quot;parse-names&quot;:false,&quot;dropping-particle&quot;:&quot;&quot;,&quot;non-dropping-particle&quot;:&quot;&quot;},{&quot;family&quot;:&quot;Nazareth&quot;,&quot;given&quot;:&quot;Lynne&quot;,&quot;parse-names&quot;:false,&quot;dropping-particle&quot;:&quot;&quot;,&quot;non-dropping-particle&quot;:&quot;&quot;},{&quot;family&quot;:&quot;Newsham&quot;,&quot;given&quot;:&quot;Irene&quot;,&quot;parse-names&quot;:false,&quot;dropping-particle&quot;:&quot;&quot;,&quot;non-dropping-particle&quot;:&quot;&quot;},{&quot;family&quot;:&quot;Perales&quot;,&quot;given&quot;:&quot;Lora&quot;,&quot;parse-names&quot;:false,&quot;dropping-particle&quot;:&quot;&quot;,&quot;non-dropping-particle&quot;:&quot;&quot;},{&quot;family&quot;:&quot;Pu&quot;,&quot;given&quot;:&quot;Ling-Ling&quot;,&quot;parse-names&quot;:false,&quot;dropping-particle&quot;:&quot;&quot;,&quot;non-dropping-particle&quot;:&quot;&quot;},{&quot;family&quot;:&quot;Qu&quot;,&quot;given&quot;:&quot;Carson&quot;,&quot;parse-names&quot;:false,&quot;dropping-particle&quot;:&quot;&quot;,&quot;non-dropping-particle&quot;:&quot;&quot;},{&quot;family&quot;:&quot;Ràmia&quot;,&quot;given&quot;:&quot;Miquel&quot;,&quot;parse-names&quot;:false,&quot;dropping-particle&quot;:&quot;&quot;,&quot;non-dropping-particle&quot;:&quot;&quot;},{&quot;family&quot;:&quot;Reid&quot;,&quot;given&quot;:&quot;Jeffrey G&quot;,&quot;parse-names&quot;:false,&quot;dropping-particle&quot;:&quot;&quot;,&quot;non-dropping-particle&quot;:&quot;&quot;},{&quot;family&quot;:&quot;Rollmann&quot;,&quot;given&quot;:&quot;Stephanie M&quot;,&quot;parse-names&quot;:false,&quot;dropping-particle&quot;:&quot;&quot;,&quot;non-dropping-particle&quot;:&quot;&quot;},{&quot;family&quot;:&quot;Rozas&quot;,&quot;given&quot;:&quot;Julio&quot;,&quot;parse-names&quot;:false,&quot;dropping-particle&quot;:&quot;&quot;,&quot;non-dropping-particle&quot;:&quot;&quot;},{&quot;family&quot;:&quot;Saada&quot;,&quot;given&quot;:&quot;Nehad&quot;,&quot;parse-names&quot;:false,&quot;dropping-particle&quot;:&quot;&quot;,&quot;non-dropping-particle&quot;:&quot;&quot;},{&quot;family&quot;:&quot;Turlapati&quot;,&quot;given&quot;:&quot;Lavanya&quot;,&quot;parse-names&quot;:false,&quot;dropping-particle&quot;:&quot;&quot;,&quot;non-dropping-particle&quot;:&quot;&quot;},{&quot;family&quot;:&quot;Worley&quot;,&quot;given&quot;:&quot;Kim C&quot;,&quot;parse-names&quot;:false,&quot;dropping-particle&quot;:&quot;&quot;,&quot;non-dropping-particle&quot;:&quot;&quot;},{&quot;family&quot;:&quot;Wu&quot;,&quot;given&quot;:&quot;Yuan-Qing&quot;,&quot;parse-names&quot;:false,&quot;dropping-particle&quot;:&quot;&quot;,&quot;non-dropping-particle&quot;:&quot;&quot;},{&quot;family&quot;:&quot;Yamamoto&quot;,&quot;given&quot;:&quot;Akihiko&quot;,&quot;parse-names&quot;:false,&quot;dropping-particle&quot;:&quot;&quot;,&quot;non-dropping-particle&quot;:&quot;&quot;},{&quot;family&quot;:&quot;Zhu&quot;,&quot;given&quot;:&quot;Yiming&quot;,&quot;parse-names&quot;:false,&quot;dropping-particle&quot;:&quot;&quot;,&quot;non-dropping-particle&quot;:&quot;&quot;},{&quot;family&quot;:&quot;Bergman&quot;,&quot;given&quot;:&quot;Casey M&quot;,&quot;parse-names&quot;:false,&quot;dropping-particle&quot;:&quot;&quot;,&quot;non-dropping-particle&quot;:&quot;&quot;},{&quot;family&quot;:&quot;Thornton&quot;,&quot;given&quot;:&quot;Kevin R&quot;,&quot;parse-names&quot;:false,&quot;dropping-particle&quot;:&quot;&quot;,&quot;non-dropping-particle&quot;:&quot;&quot;},{&quot;family&quot;:&quot;Mittelman&quot;,&quot;given&quot;:&quot;David&quot;,&quot;parse-names&quot;:false,&quot;dropping-particle&quot;:&quot;&quot;,&quot;non-dropping-particle&quot;:&quot;&quot;},{&quot;family&quot;:&quot;Gibbs&quot;,&quot;given&quot;:&quot;Richard A&quot;,&quot;parse-names&quot;:false,&quot;dropping-particle&quot;:&quot;&quot;,&quot;non-dropping-particle&quot;:&quot;&quot;}],&quot;container-title&quot;:&quot;Nature&quot;,&quot;container-title-short&quot;:&quot;Nature&quot;,&quot;DOI&quot;:&quot;10.1038/nature10811&quot;,&quot;ISSN&quot;:&quot;1476-4687&quot;,&quot;PMID&quot;:&quot;22318601&quot;,&quot;issued&quot;:{&quot;date-parts&quot;:[[2012,2,8]]},&quot;page&quot;:&quot;173-8&quot;,&quot;abstract&quot;:&quot;A major challenge of biology is understanding the relationship between molecular genetic variation and variation in quantitative traits, including fitness. This relationship determines our ability to predict phenotypes from genotypes and to understand how evolutionary forces shape variation within and between species. Previous efforts to dissect the genotype-phenotype map were based on incomplete genotypic information. Here, we describe the Drosophila melanogaster Genetic Reference Panel (DGRP), a community resource for analysis of population genomics and quantitative traits. The DGRP consists of fully sequenced inbred lines derived from a natural population. Population genomic analyses reveal reduced polymorphism in centromeric autosomal regions and the X chromosome, evidence for positive and negative selection, and rapid evolution of the X chromosome. Many variants in novel genes, most at low frequency, are associated with quantitative traits and explain a large fraction of the phenotypic variance. The DGRP facilitates genotype-phenotype mapping using the power of Drosophila genetics.&quot;,&quot;issue&quot;:&quot;7384&quot;,&quot;volume&quot;:&quot;482&quot;},&quot;isTemporary&quot;:false}]},{&quot;citationID&quot;:&quot;MENDELEY_CITATION_dd92bf3b-03d6-4b99-95bc-52dfc0a926a3&quot;,&quot;properties&quot;:{&quot;noteIndex&quot;:0},&quot;isEdited&quot;:false,&quot;manualOverride&quot;:{&quot;isManuallyOverridden&quot;:false,&quot;citeprocText&quot;:&quot;&lt;sup&gt;17–20&lt;/sup&gt;&quot;,&quot;manualOverrideText&quot;:&quot;&quot;},&quot;citationTag&quot;:&quot;MENDELEY_CITATION_v3_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&quot;,&quot;citationItems&quot;:[{&quot;id&quot;:&quot;f7bd13e9-b3fc-3c1b-9383-e0c73b7a5094&quot;,&quot;itemData&quot;:{&quot;type&quot;:&quot;chapter&quot;,&quot;id&quot;:&quot;f7bd13e9-b3fc-3c1b-9383-e0c73b7a5094&quot;,&quot;title&quot;:&quot;Collecting Drosophila in the wild&quot;,&quot;author&quot;:[{&quot;family&quot;:&quot;Markow&quot;,&quot;given&quot;:&quot;Therese A.&quot;,&quot;parse-names&quot;:false,&quot;dropping-particle&quot;:&quot;&quot;,&quot;non-dropping-particle&quot;:&quot;&quot;},{&quot;family&quot;:&quot;O'Grady&quot;,&quot;given&quot;:&quot;Patrick M.&quot;,&quot;parse-names&quot;:false,&quot;dropping-particle&quot;:&quot;&quot;,&quot;non-dropping-particle&quot;:&quot;&quot;}],&quot;container-title&quot;:&quot;Drosophila&quot;,&quot;DOI&quot;:&quot;10.1016/B978-012473052-6/50004-4&quot;,&quot;issued&quot;:{&quot;date-parts&quot;:[[2006]]},&quot;page&quot;:&quot;145-153&quot;,&quot;publisher&quot;:&quot;Elsevier&quot;,&quot;container-title-short&quot;:&quot;&quot;},&quot;isTemporary&quot;:false},{&quot;id&quot;:&quot;51a5e65e-9a39-337d-9e13-37412a6705a6&quot;,&quot;itemData&quot;:{&quot;type&quot;:&quot;chapter&quot;,&quot;id&quot;:&quot;51a5e65e-9a39-337d-9e13-37412a6705a6&quot;,&quot;title&quot;:&quot;Fruit Flies ( &lt;i&gt;Drosophila spp.&lt;/i&gt; ) Collection, Handling, and Maintenance: Field to Laboratory&quot;,&quot;author&quot;:[{&quot;family&quot;:&quot;Topal&quot;,&quot;given&quot;:&quot;Pragya&quot;,&quot;parse-names&quot;:false,&quot;dropping-particle&quot;:&quot;&quot;,&quot;non-dropping-particle&quot;:&quot;&quot;},{&quot;family&quot;:&quot;Garg&quot;,&quot;given&quot;:&quot;Divita&quot;,&quot;parse-names&quot;:false,&quot;dropping-particle&quot;:&quot;&quot;,&quot;non-dropping-particle&quot;:&quot;&quot;},{&quot;family&quot;:&quot;S. Fartyal&quot;,&quot;given&quot;:&quot;Rajendra&quot;,&quot;parse-names&quot;:false,&quot;dropping-particle&quot;:&quot;&quot;,&quot;non-dropping-particle&quot;:&quot;&quot;}],&quot;container-title&quot;:&quot;The Wonders of Diptera - Characteristics, Diversity, and Significance for the World's Ecosystems&quot;,&quot;DOI&quot;:&quot;10.5772/intechopen.97014&quot;,&quot;issued&quot;:{&quot;date-parts&quot;:[[2021,9,8]]},&quot;publisher&quot;:&quot;IntechOpen&quot;,&quot;container-title-short&quot;:&quot;&quot;},&quot;isTemporary&quot;:false},{&quot;id&quot;:&quot;939e7657-534d-329c-a620-e6e0ff49d674&quot;,&quot;itemData&quot;:{&quot;type&quot;:&quot;article-journal&quot;,&quot;id&quot;:&quot;939e7657-534d-329c-a620-e6e0ff49d674&quot;,&quot;title&quot;:&quot;From Nature to the Lab: Establishing Drosophila Resources for Evolutionary Genetics&quot;,&quot;author&quot;:[{&quot;family&quot;:&quot;Faria&quot;,&quot;given&quot;:&quot;Vítor G.&quot;,&quot;parse-names&quot;:false,&quot;dropping-particle&quot;:&quot;&quot;,&quot;non-dropping-particle&quot;:&quot;&quot;},{&quot;family&quot;:&quot;Sucena&quot;,&quot;given&quot;:&quot;Élio&quot;,&quot;parse-names&quot;:false,&quot;dropping-particle&quot;:&quot;&quot;,&quot;non-dropping-particle&quot;:&quot;&quot;}],&quot;container-title&quot;:&quot;Frontiers in Ecology and Evolution&quot;,&quot;container-title-short&quot;:&quot;Front Ecol Evol&quot;,&quot;DOI&quot;:&quot;10.3389/fevo.2017.00061&quot;,&quot;ISSN&quot;:&quot;2296-701X&quot;,&quot;issued&quot;:{&quot;date-parts&quot;:[[2017,6,8]]},&quot;volume&quot;:&quot;5&quot;},&quot;isTemporary&quot;:false},{&quot;id&quot;:&quot;7be162ce-b73e-3758-ae41-9e7abcdd4d77&quot;,&quot;itemData&quot;:{&quot;type&quot;:&quot;chapter&quot;,&quot;id&quot;:&quot;7be162ce-b73e-3758-ae41-9e7abcdd4d77&quot;,&quot;title&quot;:&quot;Methods of Collecting Drosophila&quot;,&quot;author&quot;:[{&quot;family&quot;:&quot;Carson&quot;,&quot;given&quot;:&quot;Hampton L.&quot;,&quot;parse-names&quot;:false,&quot;dropping-particle&quot;:&quot;&quot;,&quot;non-dropping-particle&quot;:&quot;&quot;},{&quot;family&quot;:&quot;Heed&quot;,&quot;given&quot;:&quot;William B.&quot;,&quot;parse-names&quot;:false,&quot;dropping-particle&quot;:&quot;&quot;,&quot;non-dropping-particle&quot;:&quot;&quot;}],&quot;container-title&quot;:&quot;The Genetics and Biology of Drosophila&quot;,&quot;chapter-number&quot;:&quot;27&quot;,&quot;editor&quot;:[{&quot;family&quot;:&quot;Ashburner&quot;,&quot;given&quot;:&quot;M.&quot;,&quot;parse-names&quot;:false,&quot;dropping-particle&quot;:&quot;&quot;,&quot;non-dropping-particle&quot;:&quot;&quot;},{&quot;family&quot;:&quot;Thompson&quot;,&quot;given&quot;:&quot;J.N.&quot;,&quot;parse-names&quot;:false,&quot;dropping-particle&quot;:&quot;&quot;,&quot;non-dropping-particle&quot;:&quot;&quot;},{&quot;family&quot;:&quot;Carson H.L.&quot;,&quot;given&quot;:&quot;&quot;,&quot;parse-names&quot;:false,&quot;dropping-particle&quot;:&quot;&quot;,&quot;non-dropping-particle&quot;:&quot;&quot;}],&quot;issued&quot;:{&quot;date-parts&quot;:[[1983]]},&quot;publisher-place&quot;:&quot;London&quot;,&quot;page&quot;:&quot;1-28&quot;,&quot;publisher&quot;:&quot;Academic Press&quot;,&quot;volume&quot;:&quot;3d&quot;,&quot;container-title-short&quot;:&quot;&quot;},&quot;isTemporary&quot;:false}]},{&quot;citationID&quot;:&quot;MENDELEY_CITATION_581057ea-7150-4de9-9333-e07b3bdeee1e&quot;,&quot;properties&quot;:{&quot;noteIndex&quot;:0},&quot;isEdited&quot;:false,&quot;manualOverride&quot;:{&quot;isManuallyOverridden&quot;:false,&quot;citeprocText&quot;:&quot;&lt;sup&gt;17,20&lt;/sup&gt;&quot;,&quot;manualOverrideText&quot;:&quot;&quot;},&quot;citationTag&quot;:&quot;MENDELEY_CITATION_v3_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&quot;,&quot;citationItems&quot;:[{&quot;id&quot;:&quot;7be162ce-b73e-3758-ae41-9e7abcdd4d77&quot;,&quot;itemData&quot;:{&quot;type&quot;:&quot;chapter&quot;,&quot;id&quot;:&quot;7be162ce-b73e-3758-ae41-9e7abcdd4d77&quot;,&quot;title&quot;:&quot;Methods of Collecting Drosophila&quot;,&quot;author&quot;:[{&quot;family&quot;:&quot;Carson&quot;,&quot;given&quot;:&quot;Hampton L.&quot;,&quot;parse-names&quot;:false,&quot;dropping-particle&quot;:&quot;&quot;,&quot;non-dropping-particle&quot;:&quot;&quot;},{&quot;family&quot;:&quot;Heed&quot;,&quot;given&quot;:&quot;William B.&quot;,&quot;parse-names&quot;:false,&quot;dropping-particle&quot;:&quot;&quot;,&quot;non-dropping-particle&quot;:&quot;&quot;}],&quot;container-title&quot;:&quot;The Genetics and Biology of Drosophila&quot;,&quot;chapter-number&quot;:&quot;27&quot;,&quot;editor&quot;:[{&quot;family&quot;:&quot;Ashburner&quot;,&quot;given&quot;:&quot;M.&quot;,&quot;parse-names&quot;:false,&quot;dropping-particle&quot;:&quot;&quot;,&quot;non-dropping-particle&quot;:&quot;&quot;},{&quot;family&quot;:&quot;Thompson&quot;,&quot;given&quot;:&quot;J.N.&quot;,&quot;parse-names&quot;:false,&quot;dropping-particle&quot;:&quot;&quot;,&quot;non-dropping-particle&quot;:&quot;&quot;},{&quot;family&quot;:&quot;Carson H.L.&quot;,&quot;given&quot;:&quot;&quot;,&quot;parse-names&quot;:false,&quot;dropping-particle&quot;:&quot;&quot;,&quot;non-dropping-particle&quot;:&quot;&quot;}],&quot;issued&quot;:{&quot;date-parts&quot;:[[1983]]},&quot;publisher-place&quot;:&quot;London&quot;,&quot;page&quot;:&quot;1-28&quot;,&quot;publisher&quot;:&quot;Academic Press&quot;,&quot;volume&quot;:&quot;3d&quot;,&quot;container-title-short&quot;:&quot;&quot;},&quot;isTemporary&quot;:false},{&quot;id&quot;:&quot;f7bd13e9-b3fc-3c1b-9383-e0c73b7a5094&quot;,&quot;itemData&quot;:{&quot;type&quot;:&quot;chapter&quot;,&quot;id&quot;:&quot;f7bd13e9-b3fc-3c1b-9383-e0c73b7a5094&quot;,&quot;title&quot;:&quot;Collecting Drosophila in the wild&quot;,&quot;author&quot;:[{&quot;family&quot;:&quot;Markow&quot;,&quot;given&quot;:&quot;Therese A.&quot;,&quot;parse-names&quot;:false,&quot;dropping-particle&quot;:&quot;&quot;,&quot;non-dropping-particle&quot;:&quot;&quot;},{&quot;family&quot;:&quot;O'Grady&quot;,&quot;given&quot;:&quot;Patrick M.&quot;,&quot;parse-names&quot;:false,&quot;dropping-particle&quot;:&quot;&quot;,&quot;non-dropping-particle&quot;:&quot;&quot;}],&quot;container-title&quot;:&quot;Drosophila&quot;,&quot;DOI&quot;:&quot;10.1016/B978-012473052-6/50004-4&quot;,&quot;issued&quot;:{&quot;date-parts&quot;:[[2006]]},&quot;page&quot;:&quot;145-153&quot;,&quot;publisher&quot;:&quot;Elsevier&quot;,&quot;container-title-short&quot;:&quot;&quot;},&quot;isTemporary&quot;:false}]},{&quot;citationID&quot;:&quot;MENDELEY_CITATION_8b30ca5e-b19a-47d6-906c-f0dfbd0a4b8a&quot;,&quot;properties&quot;:{&quot;noteIndex&quot;:0},&quot;isEdited&quot;:false,&quot;manualOverride&quot;:{&quot;isManuallyOverridden&quot;:false,&quot;citeprocText&quot;:&quot;&lt;sup&gt;21–23&lt;/sup&gt;&quot;,&quot;manualOverrideText&quot;:&quot;&quot;},&quot;citationTag&quot;:&quot;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&quot;,&quot;citationItems&quot;:[{&quot;id&quot;:&quot;4c49e630-1f44-3413-b437-64043353611b&quot;,&quot;itemData&quot;:{&quot;type&quot;:&quot;article-journal&quot;,&quot;id&quot;:&quot;4c49e630-1f44-3413-b437-64043353611b&quot;,&quot;title&quot;:&quot;Trapping spotted wing drosophila, Drosophila suzukii (Matsumura) (Diptera: Drosophilidae), with combinations of vinegar and wine, and acetic acid and ethanol&quot;,&quot;author&quot;:[{&quot;family&quot;:&quot;Landolt&quot;,&quot;given&quot;:&quot;P J&quot;,&quot;parse-names&quot;:false,&quot;dropping-particle&quot;:&quot;&quot;,&quot;non-dropping-particle&quot;:&quot;&quot;},{&quot;family&quot;:&quot;Adams&quot;,&quot;given&quot;:&quot;T&quot;,&quot;parse-names&quot;:false,&quot;dropping-particle&quot;:&quot;&quot;,&quot;non-dropping-particle&quot;:&quot;&quot;},{&quot;family&quot;:&quot;Rogg&quot;,&quot;given&quot;:&quot;H&quot;,&quot;parse-names&quot;:false,&quot;dropping-particle&quot;:&quot;&quot;,&quot;non-dropping-particle&quot;:&quot;&quot;}],&quot;container-title&quot;:&quot;Journal of Applied Entomology&quot;,&quot;DOI&quot;:&quot;https://doi.org/10.1111/j.1439-0418.2011.01646.x&quot;,&quot;URL&quot;:&quot;https://onlinelibrary.wiley.com/doi/abs/10.1111/j.1439-0418.2011.01646.x&quot;,&quot;issued&quot;:{&quot;date-parts&quot;:[[2012]]},&quot;page&quot;:&quot;148-154&quot;,&quot;abstract&quot;:&quot;Abstract Recommendations for monitoring spotted wing drosophila (SWD) Drosophila suzukii (Matsumura) are to use either vinegar or wine as a bait for traps. Traps baited with vinegar and traps baited with wine, in field tests in northwest Oregon, captured large numbers of male and female SWD flies. Numbers of SWD trapped were significantly greater with a mixture of vinegar and wine compared with vinegar alone or wine alone. Attraction of SWD to vinegar and wine may be due in part to responses to acetic acid and ethanol evaporated from the two baits, respectively. Numbers of SWD captured in traps baited with 2% acetic acid in water were significantly greater than in unbaited traps, indicating a fly response to acetic acid. Very few flies were captured in traps baited with 10% ethanol in water. Traps baited with a combination of acetic acid and ethanol in water captured more SWD flies than traps baited with acetic acid or ethanol solutions alone. These results indicate a synergy of the two materials, and of the two chemicals, as lures for SWD. A comparison of a mixture of acetic acid with ethanol in water versus a mixture of vinegar with wine showed stronger fly attraction to the vinegar/wine mixture, indicating potential attractiveness of vinegar and wine volatiles in addition to acetic acid and ethanol.&quot;,&quot;issue&quot;:&quot;1-2&quot;,&quot;volume&quot;:&quot;136&quot;,&quot;container-title-short&quot;:&quot;&quot;},&quot;isTemporary&quot;:false},{&quot;id&quot;:&quot;50438ea5-f64c-3483-8b49-f54178a8d667&quot;,&quot;itemData&quot;:{&quot;type&quot;:&quot;article-journal&quot;,&quot;id&quot;:&quot;50438ea5-f64c-3483-8b49-f54178a8d667&quot;,&quot;title&quot;:&quot;Effect of trap design, bait type, and age on captures of Drosophila suzukii (Diptera: Drosophilidae) in berry crops&quot;,&quot;author&quot;:[{&quot;family&quot;:&quot;Iglesias&quot;,&quot;given&quot;:&quot;Lindsy E.&quot;,&quot;parse-names&quot;:false,&quot;dropping-particle&quot;:&quot;&quot;,&quot;non-dropping-particle&quot;:&quot;&quot;},{&quot;family&quot;:&quot;Nyoike&quot;,&quot;given&quot;:&quot;Teresia W.&quot;,&quot;parse-names&quot;:false,&quot;dropping-particle&quot;:&quot;&quot;,&quot;non-dropping-particle&quot;:&quot;&quot;},{&quot;family&quot;:&quot;Liburd&quot;,&quot;given&quot;:&quot;Oscar E.&quot;,&quot;parse-names&quot;:false,&quot;dropping-particle&quot;:&quot;&quot;,&quot;non-dropping-particle&quot;:&quot;&quot;}],&quot;container-title&quot;:&quot;Journal of Economic Entomology&quot;,&quot;DOI&quot;:&quot;10.1603/EC13538&quot;,&quot;ISSN&quot;:&quot;00220493&quot;,&quot;PMID&quot;:&quot;25195443&quot;,&quot;issued&quot;:{&quot;date-parts&quot;:[[2014]]},&quot;page&quot;:&quot;1508-1512&quot;,&quot;abstract&quot;:&quot;Field experiments were conducted in commercial southern highbush blueberries and wild blackberries to evaluate the attractiveness of different trap designs, bait types, and bait age on captures of the spotted wing drosophila, Drosophila suzukii (Matsumura) (Diptera: Drosophilidae). During the 2012 trap design study, the five treatments evaluated were four 1-liter clear plastic cup traps (with and without a yellow visual stimulus or odorless dish detergent) and the fifth treatment was a Pherocon AM yellow sticky card trap. Cup traps were baited with 150 ml of apple cider vinegar (ACV) and the Pherocon AM trap had a 7.4-ml glass vial containing ACV. In 2013, the Pherocon AM yellow sticky card was omitted because of low spotted wing drosophila captures in 2012. The four treatments evaluated were four 1-liter cup traps with and without a yellow visual stimulus. One cup trap (with a yellow stimulus) was baited with yeast + sugar in place of ACV and the other cup traps were baited with ACV. In both years, there were no differences in spotted wing drosophila captures among cup traps baited with ACV with and without yellow visual stimulus. However, the cup trap baited with yeast + sugar and yellow visual stimulus captured more spotted wing drosophila than the ACV-baited cup traps irrespective of visual stimulus or detergent. In another study, four baits including 1) ACV, 2) yeast + sugar mixture, 3) yeast + flour mixture (yeast, sugar, water, whole wheat flour, and ACV), and 4) wine + vinegar mixture (rice vinegar and merlot wine) were evaluated in a commercial blueberry planting using 1-liter clear plastic cup traps (as described above). The experiment was repeated in wild blackberries but the yeast + flour bait was replaced with ACV + merlot wine + sugar. Results indicated that the two yeast baits captured significantly more spotted wing drosophila and more nontarget organisms than the vinegar baits. In the final study, although we found that the attraction of ACV and yeast + sugar to spotted wing drosophila did not change with bait age, the attraction to other Drosophilidae flies decreased with age. The ease of implementing a trap-and-lure system for spotted wing drosophila is discussed. © 2014 Entomological Society of America.&quot;,&quot;publisher&quot;:&quot;Entomological Society of America&quot;,&quot;issue&quot;:&quot;4&quot;,&quot;volume&quot;:&quot;107&quot;,&quot;container-title-short&quot;:&quot;J Econ Entomol&quot;},&quot;isTemporary&quot;:false},{&quot;id&quot;:&quot;746e2849-350b-3289-9573-17d781648350&quot;,&quot;itemData&quot;:{&quot;type&quot;:&quot;article-journal&quot;,&quot;id&quot;:&quot;746e2849-350b-3289-9573-17d781648350&quot;,&quot;title&quot;:&quot;THE EFFECTIVENESS OF FOUR COMMERCIAL FLY TRAPS AT CATCHING INSECTS&quot;,&quot;author&quot;:[{&quot;family&quot;:&quot;Dadour&quot;,&quot;given&quot;:&quot;I. R.&quot;,&quot;parse-names&quot;:false,&quot;dropping-particle&quot;:&quot;&quot;,&quot;non-dropping-particle&quot;:&quot;&quot;},{&quot;family&quot;:&quot;Cook&quot;,&quot;given&quot;:&quot;D. F.&quot;,&quot;parse-names&quot;:false,&quot;dropping-particle&quot;:&quot;&quot;,&quot;non-dropping-particle&quot;:&quot;&quot;}],&quot;container-title&quot;:&quot;Australian Journal of Entomology&quot;,&quot;DOI&quot;:&quot;10.1111/j.1440-6055.1992.tb00485.x&quot;,&quot;ISSN&quot;:&quot;14406055&quot;,&quot;issued&quot;:{&quot;date-parts&quot;:[[1992]]},&quot;page&quot;:&quot;205-208&quot;,&quot;abstract&quot;:&quot;Catches from four commercially‐available fly traps were compared in the Perth metropolitan area over a 4‐week period in February/March 1989. The traps were set up according to the manufacturers’ instructions in 24 backyards. Every 7 d the traps were emptied and all the insects were identified and counted. Three of the four traps were successful in catching large numbers of blowflies, bush flies and house flies. Other insects representing 24 families were also caught in these traps. Copyright © 1992, Wiley Blackwell. All rights reserved&quot;,&quot;issue&quot;:&quot;3&quot;,&quot;volume&quot;:&quot;31&quot;,&quot;container-title-short&quot;:&quot;Aust J Entomol&quot;},&quot;isTemporary&quot;:false}]},{&quot;citationID&quot;:&quot;MENDELEY_CITATION_d1d42a42-b3dd-4264-894b-218e80851682&quot;,&quot;properties&quot;:{&quot;noteIndex&quot;:0},&quot;isEdited&quot;:false,&quot;manualOverride&quot;:{&quot;isManuallyOverridden&quot;:false,&quot;citeprocText&quot;:&quot;&lt;sup&gt;24&lt;/sup&gt;&quot;,&quot;manualOverrideText&quot;:&quot;&quot;},&quot;citationTag&quot;:&quot;MENDELEY_CITATION_v3_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&quot;,&quot;citationItems&quot;:[{&quot;id&quot;:&quot;cfda346c-5ad2-38b8-80a0-29a289234476&quot;,&quot;itemData&quot;:{&quot;type&quot;:&quot;article-journal&quot;,&quot;id&quot;:&quot;cfda346c-5ad2-38b8-80a0-29a289234476&quot;,&quot;title&quot;:&quot;Wild African Drosophila melanogaster Are Seasonal Specialists on Marula Fruit&quot;,&quot;author&quot;:[{&quot;family&quot;:&quot;Mansourian&quot;,&quot;given&quot;:&quot;Suzan&quot;,&quot;parse-names&quot;:false,&quot;dropping-particle&quot;:&quot;&quot;,&quot;non-dropping-particle&quot;:&quot;&quot;},{&quot;family&quot;:&quot;Enjin&quot;,&quot;given&quot;:&quot;Anders&quot;,&quot;parse-names&quot;:false,&quot;dropping-particle&quot;:&quot;&quot;,&quot;non-dropping-particle&quot;:&quot;&quot;},{&quot;family&quot;:&quot;Jirle&quot;,&quot;given&quot;:&quot;Erling&quot;,&quot;parse-names&quot;:false,&quot;dropping-particle&quot;:&quot;V.&quot;,&quot;non-dropping-particle&quot;:&quot;&quot;},{&quot;family&quot;:&quot;Ramesh&quot;,&quot;given&quot;:&quot;Vedika&quot;,&quot;parse-names&quot;:false,&quot;dropping-particle&quot;:&quot;&quot;,&quot;non-dropping-particle&quot;:&quot;&quot;},{&quot;family&quot;:&quot;Rehermann&quot;,&quot;given&quot;:&quot;Guillermo&quot;,&quot;parse-names&quot;:false,&quot;dropping-particle&quot;:&quot;&quot;,&quot;non-dropping-particle&quot;:&quot;&quot;},{&quot;family&quot;:&quot;Becher&quot;,&quot;given&quot;:&quot;Paul G.&quot;,&quot;parse-names&quot;:false,&quot;dropping-particle&quot;:&quot;&quot;,&quot;non-dropping-particle&quot;:&quot;&quot;},{&quot;family&quot;:&quot;Pool&quot;,&quot;given&quot;:&quot;John E.&quot;,&quot;parse-names&quot;:false,&quot;dropping-particle&quot;:&quot;&quot;,&quot;non-dropping-particle&quot;:&quot;&quot;},{&quot;family&quot;:&quot;Stensmyr&quot;,&quot;given&quot;:&quot;Marcus C.&quot;,&quot;parse-names&quot;:false,&quot;dropping-particle&quot;:&quot;&quot;,&quot;non-dropping-particle&quot;:&quot;&quot;}],&quot;container-title&quot;:&quot;Current Biology&quot;,&quot;DOI&quot;:&quot;10.1016/j.cub.2018.10.033&quot;,&quot;ISSN&quot;:&quot;09609822&quot;,&quot;PMID&quot;:&quot;30528579&quot;,&quot;issued&quot;:{&quot;date-parts&quot;:[[2018,12,17]]},&quot;page&quot;:&quot;3960-3968.e3&quot;,&quot;abstract&quot;:&quot;The origin and biology of wild Drosophila melanogaster have remained enigmatic. Mansourian et al. report here wild flies from a mopane forest in Zimbabwe and show that these flies are seasonally associated with marula. Marula is an important human resource and may have facilitated human commensalism in D. melanogaster.&quot;,&quot;publisher&quot;:&quot;Cell Press&quot;,&quot;issue&quot;:&quot;24&quot;,&quot;volume&quot;:&quot;28&quot;,&quot;container-title-short&quot;:&quot;&quot;},&quot;isTemporary&quot;:false}]},{&quot;citationID&quot;:&quot;MENDELEY_CITATION_fa321ee2-cbc5-4eee-8b11-eb889b9095d2&quot;,&quot;properties&quot;:{&quot;noteIndex&quot;:0},&quot;isEdited&quot;:false,&quot;manualOverride&quot;:{&quot;isManuallyOverridden&quot;:false,&quot;citeprocText&quot;:&quot;&lt;sup&gt;24&lt;/sup&gt;&quot;,&quot;manualOverrideText&quot;:&quot;&quot;},&quot;citationTag&quot;:&quot;MENDELEY_CITATION_v3_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&quot;,&quot;citationItems&quot;:[{&quot;id&quot;:&quot;cfda346c-5ad2-38b8-80a0-29a289234476&quot;,&quot;itemData&quot;:{&quot;type&quot;:&quot;article-journal&quot;,&quot;id&quot;:&quot;cfda346c-5ad2-38b8-80a0-29a289234476&quot;,&quot;title&quot;:&quot;Wild African Drosophila melanogaster Are Seasonal Specialists on Marula Fruit&quot;,&quot;author&quot;:[{&quot;family&quot;:&quot;Mansourian&quot;,&quot;given&quot;:&quot;Suzan&quot;,&quot;parse-names&quot;:false,&quot;dropping-particle&quot;:&quot;&quot;,&quot;non-dropping-particle&quot;:&quot;&quot;},{&quot;family&quot;:&quot;Enjin&quot;,&quot;given&quot;:&quot;Anders&quot;,&quot;parse-names&quot;:false,&quot;dropping-particle&quot;:&quot;&quot;,&quot;non-dropping-particle&quot;:&quot;&quot;},{&quot;family&quot;:&quot;Jirle&quot;,&quot;given&quot;:&quot;Erling&quot;,&quot;parse-names&quot;:false,&quot;dropping-particle&quot;:&quot;V.&quot;,&quot;non-dropping-particle&quot;:&quot;&quot;},{&quot;family&quot;:&quot;Ramesh&quot;,&quot;given&quot;:&quot;Vedika&quot;,&quot;parse-names&quot;:false,&quot;dropping-particle&quot;:&quot;&quot;,&quot;non-dropping-particle&quot;:&quot;&quot;},{&quot;family&quot;:&quot;Rehermann&quot;,&quot;given&quot;:&quot;Guillermo&quot;,&quot;parse-names&quot;:false,&quot;dropping-particle&quot;:&quot;&quot;,&quot;non-dropping-particle&quot;:&quot;&quot;},{&quot;family&quot;:&quot;Becher&quot;,&quot;given&quot;:&quot;Paul G.&quot;,&quot;parse-names&quot;:false,&quot;dropping-particle&quot;:&quot;&quot;,&quot;non-dropping-particle&quot;:&quot;&quot;},{&quot;family&quot;:&quot;Pool&quot;,&quot;given&quot;:&quot;John E.&quot;,&quot;parse-names&quot;:false,&quot;dropping-particle&quot;:&quot;&quot;,&quot;non-dropping-particle&quot;:&quot;&quot;},{&quot;family&quot;:&quot;Stensmyr&quot;,&quot;given&quot;:&quot;Marcus C.&quot;,&quot;parse-names&quot;:false,&quot;dropping-particle&quot;:&quot;&quot;,&quot;non-dropping-particle&quot;:&quot;&quot;}],&quot;container-title&quot;:&quot;Current Biology&quot;,&quot;DOI&quot;:&quot;10.1016/j.cub.2018.10.033&quot;,&quot;ISSN&quot;:&quot;09609822&quot;,&quot;PMID&quot;:&quot;30528579&quot;,&quot;issued&quot;:{&quot;date-parts&quot;:[[2018,12,17]]},&quot;page&quot;:&quot;3960-3968.e3&quot;,&quot;abstract&quot;:&quot;The origin and biology of wild Drosophila melanogaster have remained enigmatic. Mansourian et al. report here wild flies from a mopane forest in Zimbabwe and show that these flies are seasonally associated with marula. Marula is an important human resource and may have facilitated human commensalism in D. melanogaster.&quot;,&quot;publisher&quot;:&quot;Cell Press&quot;,&quot;issue&quot;:&quot;24&quot;,&quot;volume&quot;:&quot;28&quot;,&quot;container-title-short&quot;:&quot;&quot;},&quot;isTemporary&quot;:false}]},{&quot;citationID&quot;:&quot;MENDELEY_CITATION_123dd7a6-de92-43cc-b659-84100fe5a13c&quot;,&quot;properties&quot;:{&quot;noteIndex&quot;:0},&quot;isEdited&quot;:false,&quot;manualOverride&quot;:{&quot;isManuallyOverridden&quot;:false,&quot;citeprocText&quot;:&quot;&lt;sup&gt;25&lt;/sup&gt;&quot;,&quot;manualOverrideText&quot;:&quot;&quot;},&quot;citationTag&quot;:&quot;MENDELEY_CITATION_v3_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&quot;,&quot;citationItems&quot;:[{&quot;id&quot;:&quot;7196c289-a3df-3f28-9e1d-c95e284cf057&quot;,&quot;itemData&quot;:{&quot;type&quot;:&quot;webpage&quot;,&quot;id&quot;:&quot;7196c289-a3df-3f28-9e1d-c95e284cf057&quot;,&quot;title&quot;:&quot;Homemade fruit Fly Culture media&quot;,&quot;author&quot;:[{&quot;family&quot;:&quot;Kaplan&quot;,&quot;given&quot;:&quot;Melissa&quot;,&quot;parse-names&quot;:false,&quot;dropping-particle&quot;:&quot;&quot;,&quot;non-dropping-particle&quot;:&quot;&quot;},{&quot;family&quot;:&quot;Hundt&quot;,&quot;given&quot;:&quot;Anthony&quot;,&quot;parse-names&quot;:false,&quot;dropping-particle&quot;:&quot;&quot;,&quot;non-dropping-particle&quot;:&quot;&quot;},{&quot;family&quot;:&quot;Waddle&quot;,&quot;given&quot;:&quot;Floyd&quot;,&quot;parse-names&quot;:false,&quot;dropping-particle&quot;:&quot;&quot;,&quot;non-dropping-particle&quot;:&quot;&quot;},{&quot;family&quot;:&quot;Nehring&quot;,&quot;given&quot;:&quot;Nancy&quot;,&quot;parse-names&quot;:false,&quot;dropping-particle&quot;:&quot;&quot;,&quot;non-dropping-particle&quot;:&quot;&quot;}],&quot;container-title&quot;:&quot;Melissa Kaplan's Herp Care Collection&quot;,&quot;issued&quot;:{&quot;date-parts&quot;:[[1996]]},&quot;container-title-short&quot;:&quot;&quot;},&quot;isTemporary&quot;:false}]},{&quot;citationID&quot;:&quot;MENDELEY_CITATION_20940b7f-648a-491c-938c-f2e6ff735229&quot;,&quot;properties&quot;:{&quot;noteIndex&quot;:0},&quot;isEdited&quot;:false,&quot;manualOverride&quot;:{&quot;isManuallyOverridden&quot;:false,&quot;citeprocText&quot;:&quot;&lt;sup&gt;25&lt;/sup&gt;&quot;,&quot;manualOverrideText&quot;:&quot;&quot;},&quot;citationTag&quot;:&quot;MENDELEY_CITATION_v3_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&quot;,&quot;citationItems&quot;:[{&quot;id&quot;:&quot;7196c289-a3df-3f28-9e1d-c95e284cf057&quot;,&quot;itemData&quot;:{&quot;type&quot;:&quot;webpage&quot;,&quot;id&quot;:&quot;7196c289-a3df-3f28-9e1d-c95e284cf057&quot;,&quot;title&quot;:&quot;Homemade fruit Fly Culture media&quot;,&quot;author&quot;:[{&quot;family&quot;:&quot;Kaplan&quot;,&quot;given&quot;:&quot;Melissa&quot;,&quot;parse-names&quot;:false,&quot;dropping-particle&quot;:&quot;&quot;,&quot;non-dropping-particle&quot;:&quot;&quot;},{&quot;family&quot;:&quot;Hundt&quot;,&quot;given&quot;:&quot;Anthony&quot;,&quot;parse-names&quot;:false,&quot;dropping-particle&quot;:&quot;&quot;,&quot;non-dropping-particle&quot;:&quot;&quot;},{&quot;family&quot;:&quot;Waddle&quot;,&quot;given&quot;:&quot;Floyd&quot;,&quot;parse-names&quot;:false,&quot;dropping-particle&quot;:&quot;&quot;,&quot;non-dropping-particle&quot;:&quot;&quot;},{&quot;family&quot;:&quot;Nehring&quot;,&quot;given&quot;:&quot;Nancy&quot;,&quot;parse-names&quot;:false,&quot;dropping-particle&quot;:&quot;&quot;,&quot;non-dropping-particle&quot;:&quot;&quot;}],&quot;container-title&quot;:&quot;Melissa Kaplan's Herp Care Collection&quot;,&quot;issued&quot;:{&quot;date-parts&quot;:[[1996]]},&quot;container-title-short&quot;:&quot;&quot;},&quot;isTemporary&quot;:false}]},{&quot;citationID&quot;:&quot;MENDELEY_CITATION_1d178af7-2e61-4cb3-9966-bf254fd952fc&quot;,&quot;properties&quot;:{&quot;noteIndex&quot;:0},&quot;isEdited&quot;:false,&quot;manualOverride&quot;:{&quot;isManuallyOverridden&quot;:false,&quot;citeprocText&quot;:&quot;&lt;sup&gt;26&lt;/sup&gt;&quot;,&quot;manualOverrideText&quot;:&quot;&quot;},&quot;citationTag&quot;:&quot;MENDELEY_CITATION_v3_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&quot;,&quot;citationItems&quot;:[{&quot;id&quot;:&quot;c8935d86-722d-3c69-bf11-9bb91a21b73a&quot;,&quot;itemData&quot;:{&quot;type&quot;:&quot;article-journal&quot;,&quot;id&quot;:&quot;c8935d86-722d-3c69-bf11-9bb91a21b73a&quot;,&quot;title&quot;:&quot;Partitiviruses Infecting Drosophila melanogaster and Aedes aegypti Exhibit Efficient Biparental Vertical Transmission&quot;,&quot;author&quot;:[{&quot;family&quot;:&quot;Cross&quot;,&quot;given&quot;:&quot;Shaun T.&quot;,&quot;parse-names&quot;:false,&quot;dropping-particle&quot;:&quot;&quot;,&quot;non-dropping-particle&quot;:&quot;&quot;},{&quot;family&quot;:&quot;Maertens&quot;,&quot;given&quot;:&quot;Bernadette L.&quot;,&quot;parse-names&quot;:false,&quot;dropping-particle&quot;:&quot;&quot;,&quot;non-dropping-particle&quot;:&quot;&quot;},{&quot;family&quot;:&quot;Dunham&quot;,&quot;given&quot;:&quot;Tillie J.&quot;,&quot;parse-names&quot;:false,&quot;dropping-particle&quot;:&quot;&quot;,&quot;non-dropping-particle&quot;:&quot;&quot;},{&quot;family&quot;:&quot;Rodgers&quot;,&quot;given&quot;:&quot;Case P.&quot;,&quot;parse-names&quot;:false,&quot;dropping-particle&quot;:&quot;&quot;,&quot;non-dropping-particle&quot;:&quot;&quot;},{&quot;family&quot;:&quot;Brehm&quot;,&quot;given&quot;:&quot;Ali L.&quot;,&quot;parse-names&quot;:false,&quot;dropping-particle&quot;:&quot;&quot;,&quot;non-dropping-particle&quot;:&quot;&quot;},{&quot;family&quot;:&quot;Miller&quot;,&quot;given&quot;:&quot;Megan R.&quot;,&quot;parse-names&quot;:false,&quot;dropping-particle&quot;:&quot;&quot;,&quot;non-dropping-particle&quot;:&quot;&quot;},{&quot;family&quot;:&quot;Williams&quot;,&quot;given&quot;:&quot;Alissa M.&quot;,&quot;parse-names&quot;:false,&quot;dropping-particle&quot;:&quot;&quot;,&quot;non-dropping-particle&quot;:&quot;&quot;},{&quot;family&quot;:&quot;Foy&quot;,&quot;given&quot;:&quot;Brian D.&quot;,&quot;parse-names&quot;:false,&quot;dropping-particle&quot;:&quot;&quot;,&quot;non-dropping-particle&quot;:&quot;&quot;},{&quot;family&quot;:&quot;Stenglein&quot;,&quot;given&quot;:&quot;Mark D.&quot;,&quot;parse-names&quot;:false,&quot;dropping-particle&quot;:&quot;&quot;,&quot;non-dropping-particle&quot;:&quot;&quot;}],&quot;container-title&quot;:&quot;Journal of Virology&quot;,&quot;editor&quot;:[{&quot;family&quot;:&quot;Pfeiffer&quot;,&quot;given&quot;:&quot;Julie K.&quot;,&quot;parse-names&quot;:false,&quot;dropping-particle&quot;:&quot;&quot;,&quot;non-dropping-particle&quot;:&quot;&quot;}],&quot;DOI&quot;:&quot;10.1128/JVI.01070-20&quot;,&quot;ISSN&quot;:&quot;0022-538X&quot;,&quot;PMID&quot;:&quot;32759315&quot;,&quot;URL&quot;:&quot;https://journals.asm.org/doi/10.1128/JVI.01070-20&quot;,&quot;issued&quot;:{&quot;date-parts&quot;:[[2020,9,29]]},&quot;abstract&quot;:&quot;&lt;p&gt; Galbut virus is a recently discovered partitivirus that is extraordinarily common in wild populations of the model organism &lt;named-content content-type=\&quot;genus-species\&quot;&gt;Drosophila melanogaster&lt;/named-content&gt; . Like for most viruses discovered through metagenomics, most of the basic biological questions about this virus remain unanswered. We found that galbut virus, along with a closely related partitivirus found in &lt;named-content content-type=\&quot;genus-species\&quot;&gt;Aedes aegypti&lt;/named-content&gt; mosquitoes, is transmitted from infected females or males to offspring with ∼100% efficiency and can be maintained in laboratory colonies over years. This efficient transmission mechanism likely underlies the successful spread of these viruses through insect populations. We created &lt;italic&gt;Drosophila&lt;/italic&gt; lines that contained galbut virus as the only virus infection and showed that these flies can be used as a source for experimental infections. This provides insight into how arthropod-infecting partitiviruses may be maintained in nature and sets the stage for exploration of their biology and potential utility. &lt;/p&gt;&quot;,&quot;publisher&quot;:&quot;American Society for Microbiology&quot;,&quot;issue&quot;:&quot;10&quot;,&quot;volume&quot;:&quot;94&quot;,&quot;container-title-short&quot;:&quot;J Virol&quot;},&quot;isTemporary&quot;:false}]},{&quot;citationID&quot;:&quot;MENDELEY_CITATION_4a6b5866-02bb-41c3-a943-0b431c3e5475&quot;,&quot;properties&quot;:{&quot;noteIndex&quot;:0},&quot;isEdited&quot;:false,&quot;manualOverride&quot;:{&quot;isManuallyOverridden&quot;:false,&quot;citeprocText&quot;:&quot;&lt;sup&gt;27&lt;/sup&gt;&quot;,&quot;manualOverrideText&quot;:&quot;&quot;},&quot;citationTag&quot;:&quot;MENDELEY_CITATION_v3_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&quot;,&quot;citationItems&quot;:[{&quot;id&quot;:&quot;43607f94-b30c-3fb4-923b-b9ab8d0c662a&quot;,&quot;itemData&quot;:{&quot;type&quot;:&quot;article-journal&quot;,&quot;id&quot;:&quot;43607f94-b30c-3fb4-923b-b9ab8d0c662a&quot;,&quot;title&quot;:&quot;Welcome to the Tidyverse&quot;,&quot;author&quot;:[{&quot;family&quot;:&quot;Wickham&quot;,&quot;given&quot;:&quot;Hadley&quot;,&quot;parse-names&quot;:false,&quot;dropping-particle&quot;:&quot;&quot;,&quot;non-dropping-particle&quot;:&quot;&quot;},{&quot;family&quot;:&quot;Averick&quot;,&quot;given&quot;:&quot;Mara&quot;,&quot;parse-names&quot;:false,&quot;dropping-particle&quot;:&quot;&quot;,&quot;non-dropping-particle&quot;:&quot;&quot;},{&quot;family&quot;:&quot;Bryan&quot;,&quot;given&quot;:&quot;Jennifer&quot;,&quot;parse-names&quot;:false,&quot;dropping-particle&quot;:&quot;&quot;,&quot;non-dropping-particle&quot;:&quot;&quot;},{&quot;family&quot;:&quot;Chang&quot;,&quot;given&quot;:&quot;Winston&quot;,&quot;parse-names&quot;:false,&quot;dropping-particle&quot;:&quot;&quot;,&quot;non-dropping-particle&quot;:&quot;&quot;},{&quot;family&quot;:&quot;McGowan&quot;,&quot;given&quot;:&quot;Lucy&quot;,&quot;parse-names&quot;:false,&quot;dropping-particle&quot;:&quot;&quot;,&quot;non-dropping-particle&quot;:&quot;&quot;},{&quot;family&quot;:&quot;François&quot;,&quot;given&quot;:&quot;Romain&quot;,&quot;parse-names&quot;:false,&quot;dropping-particle&quot;:&quot;&quot;,&quot;non-dropping-particle&quot;:&quot;&quot;},{&quot;family&quot;:&quot;Grolemund&quot;,&quot;given&quot;:&quot;Garrett&quot;,&quot;parse-names&quot;:false,&quot;dropping-particle&quot;:&quot;&quot;,&quot;non-dropping-particle&quot;:&quot;&quot;},{&quot;family&quot;:&quot;Hayes&quot;,&quot;given&quot;:&quot;Alex&quot;,&quot;parse-names&quot;:false,&quot;dropping-particle&quot;:&quot;&quot;,&quot;non-dropping-particle&quot;:&quot;&quot;},{&quot;family&quot;:&quot;Henry&quot;,&quot;given&quot;:&quot;Lionel&quot;,&quot;parse-names&quot;:false,&quot;dropping-particle&quot;:&quot;&quot;,&quot;non-dropping-particle&quot;:&quot;&quot;},{&quot;family&quot;:&quot;Hester&quot;,&quot;given&quot;:&quot;Jim&quot;,&quot;parse-names&quot;:false,&quot;dropping-particle&quot;:&quot;&quot;,&quot;non-dropping-particle&quot;:&quot;&quot;},{&quot;family&quot;:&quot;Kuhn&quot;,&quot;given&quot;:&quot;Max&quot;,&quot;parse-names&quot;:false,&quot;dropping-particle&quot;:&quot;&quot;,&quot;non-dropping-particle&quot;:&quot;&quot;},{&quot;family&quot;:&quot;Pedersen&quot;,&quot;given&quot;:&quot;Thomas&quot;,&quot;parse-names&quot;:false,&quot;dropping-particle&quot;:&quot;&quot;,&quot;non-dropping-particle&quot;:&quot;&quot;},{&quot;family&quot;:&quot;Miller&quot;,&quot;given&quot;:&quot;Evan&quot;,&quot;parse-names&quot;:false,&quot;dropping-particle&quot;:&quot;&quot;,&quot;non-dropping-particle&quot;:&quot;&quot;},{&quot;family&quot;:&quot;Bache&quot;,&quot;given&quot;:&quot;Stephan&quot;,&quot;parse-names&quot;:false,&quot;dropping-particle&quot;:&quot;&quot;,&quot;non-dropping-particle&quot;:&quot;&quot;},{&quot;family&quot;:&quot;Müller&quot;,&quot;given&quot;:&quot;Kirill&quot;,&quot;parse-names&quot;:false,&quot;dropping-particle&quot;:&quot;&quot;,&quot;non-dropping-particle&quot;:&quot;&quot;},{&quot;family&quot;:&quot;Ooms&quot;,&quot;given&quot;:&quot;Jeroen&quot;,&quot;parse-names&quot;:false,&quot;dropping-particle&quot;:&quot;&quot;,&quot;non-dropping-particle&quot;:&quot;&quot;},{&quot;family&quot;:&quot;Robinson&quot;,&quot;given&quot;:&quot;David&quot;,&quot;parse-names&quot;:false,&quot;dropping-particle&quot;:&quot;&quot;,&quot;non-dropping-particle&quot;:&quot;&quot;},{&quot;family&quot;:&quot;Seidel&quot;,&quot;given&quot;:&quot;Dana&quot;,&quot;parse-names&quot;:false,&quot;dropping-particle&quot;:&quot;&quot;,&quot;non-dropping-particle&quot;:&quot;&quot;},{&quot;family&quot;:&quot;Spinu&quot;,&quot;given&quot;:&quot;Vitalie&quot;,&quot;parse-names&quot;:false,&quot;dropping-particle&quot;:&quot;&quot;,&quot;non-dropping-particle&quot;:&quot;&quot;},{&quot;family&quot;:&quot;Takahashi&quot;,&quot;given&quot;:&quot;Kohske&quot;,&quot;parse-names&quot;:false,&quot;dropping-particle&quot;:&quot;&quot;,&quot;non-dropping-particle&quot;:&quot;&quot;},{&quot;family&quot;:&quot;Vaughan&quot;,&quot;given&quot;:&quot;Davis&quot;,&quot;parse-names&quot;:false,&quot;dropping-particle&quot;:&quot;&quot;,&quot;non-dropping-particle&quot;:&quot;&quot;},{&quot;family&quot;:&quot;Wilke&quot;,&quot;given&quot;:&quot;Claus&quot;,&quot;parse-names&quot;:false,&quot;dropping-particle&quot;:&quot;&quot;,&quot;non-dropping-particle&quot;:&quot;&quot;},{&quot;family&quot;:&quot;Woo&quot;,&quot;given&quot;:&quot;Kara&quot;,&quot;parse-names&quot;:false,&quot;dropping-particle&quot;:&quot;&quot;,&quot;non-dropping-particle&quot;:&quot;&quot;},{&quot;family&quot;:&quot;Yutani&quot;,&quot;given&quot;:&quot;Hiroaki&quot;,&quot;parse-names&quot;:false,&quot;dropping-particle&quot;:&quot;&quot;,&quot;non-dropping-particle&quot;:&quot;&quot;}],&quot;container-title&quot;:&quot;Journal of Open Source Software&quot;,&quot;container-title-short&quot;:&quot;J Open Source Softw&quot;,&quot;DOI&quot;:&quot;10.21105/joss.01686&quot;,&quot;ISSN&quot;:&quot;2475-9066&quot;,&quot;URL&quot;:&quot;https://joss.theoj.org/papers/10.21105/joss.01686&quot;,&quot;issued&quot;:{&quot;date-parts&quot;:[[2019,11,21]]},&quot;page&quot;:&quot;1686&quot;,&quot;abstract&quot;:&quot;Predicting the binding mode of flexible polypeptides to proteins is an important task that falls outside the domain of applicability of most small molecule and protein−protein docking tools. Here, we test the small molecule flexible ligand docking program Glide on a set of 19 non-α-helical peptides and systematically improve pose prediction accuracy by enhancing Glide sampling for flexible polypeptides. In addition, scoring of the poses was improved by post-processing with physics-based implicit solvent MM- GBSA calculations. Using the best RMSD among the top 10 scoring poses as a metric, the success rate (RMSD ≤ 2.0 Å for the interface backbone atoms) increased from 21% with default Glide SP settings to 58% with the enhanced peptide sampling and scoring protocol in the case of redocking to the native protein structure. This approaches the accuracy of the recently developed Rosetta FlexPepDock method (63% success for these 19 peptides) while being over 100 times faster. Cross-docking was performed for a subset of cases where an unbound receptor structure was available, and in that case, 40% of peptides were docked successfully. We analyze the results and find that the optimized polypeptide protocol is most accurate for extended peptides of limited size and number of formal charges, defining a domain of applicability for this approach.&quot;,&quot;publisher&quot;:&quot;The Open Journal&quot;,&quot;issue&quot;:&quot;43&quot;,&quot;volume&quot;:&quot;4&quot;},&quot;isTemporary&quot;:false}]},{&quot;citationID&quot;:&quot;MENDELEY_CITATION_5462522a-a38e-4d00-9c12-14567daca163&quot;,&quot;properties&quot;:{&quot;noteIndex&quot;:0},&quot;isEdited&quot;:false,&quot;manualOverride&quot;:{&quot;isManuallyOverridden&quot;:false,&quot;citeprocText&quot;:&quot;&lt;sup&gt;28,29&lt;/sup&gt;&quot;,&quot;manualOverrideText&quot;:&quot;&quot;},&quot;citationTag&quot;:&quot;MENDELEY_CITATION_v3_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&quot;,&quot;citationItems&quot;:[{&quot;id&quot;:&quot;900f7e62-7e36-3b83-8628-48d89204c29a&quot;,&quot;itemData&quot;:{&quot;type&quot;:&quot;book&quot;,&quot;id&quot;:&quot;900f7e62-7e36-3b83-8628-48d89204c29a&quot;,&quot;title&quot;:&quot;Modern Applied Statistics with S&quot;,&quot;author&quot;:[{&quot;family&quot;:&quot;Venables&quot;,&quot;given&quot;:&quot;WN&quot;,&quot;parse-names&quot;:false,&quot;dropping-particle&quot;:&quot;&quot;,&quot;non-dropping-particle&quot;:&quot;&quot;},{&quot;family&quot;:&quot;Ripley&quot;,&quot;given&quot;:&quot;BD&quot;,&quot;parse-names&quot;:false,&quot;dropping-particle&quot;:&quot;&quot;,&quot;non-dropping-particle&quot;:&quot;&quot;}],&quot;issued&quot;:{&quot;date-parts&quot;:[[2002]]},&quot;publisher-place&quot;:&quot;New York&quot;,&quot;edition&quot;:&quot;Fourth&quot;,&quot;publisher&quot;:&quot;Springer&quot;,&quot;container-title-short&quot;:&quot;&quot;},&quot;isTemporary&quot;:false},{&quot;id&quot;:&quot;86f07b4f-b459-3d81-88eb-9613f1196c0c&quot;,&quot;itemData&quot;:{&quot;type&quot;:&quot;article&quot;,&quot;id&quot;:&quot;86f07b4f-b459-3d81-88eb-9613f1196c0c&quot;,&quot;title&quot;:&quot;emmeans: Estimated Marginal Means, aka Least-Squares Means&quot;,&quot;author&quot;:[{&quot;family&quot;:&quot;Lenth&quot;,&quot;given&quot;:&quot;Russell&quot;,&quot;parse-names&quot;:false,&quot;dropping-particle&quot;:&quot;V.&quot;,&quot;non-dropping-particle&quot;:&quot;&quot;},{&quot;family&quot;:&quot;Banfai&quot;,&quot;given&quot;:&quot;Balazs&quot;,&quot;parse-names&quot;:false,&quot;dropping-particle&quot;:&quot;&quot;,&quot;non-dropping-particle&quot;:&quot;&quot;},{&quot;family&quot;:&quot;Bolker&quot;,&quot;given&quot;:&quot;Ben&quot;,&quot;parse-names&quot;:false,&quot;dropping-particle&quot;:&quot;&quot;,&quot;non-dropping-particle&quot;:&quot;&quot;},{&quot;family&quot;:&quot;Buerkner&quot;,&quot;given&quot;:&quot;Paul&quot;,&quot;parse-names&quot;:false,&quot;dropping-particle&quot;:&quot;&quot;,&quot;non-dropping-particle&quot;:&quot;&quot;},{&quot;family&quot;:&quot;Gine-Vasquez&quot;,&quot;given&quot;:&quot;Iago&quot;,&quot;parse-names&quot;:false,&quot;dropping-particle&quot;:&quot;&quot;,&quot;non-dropping-particle&quot;:&quot;&quot;},{&quot;family&quot;:&quot;Herve&quot;,&quot;given&quot;:&quot;Maxime&quot;,&quot;parse-names&quot;:false,&quot;dropping-particle&quot;:&quot;&quot;,&quot;non-dropping-particle&quot;:&quot;&quot;},{&quot;family&quot;:&quot;Jung&quot;,&quot;given&quot;:&quot;Maarten&quot;,&quot;parse-names&quot;:false,&quot;dropping-particle&quot;:&quot;&quot;,&quot;non-dropping-particle&quot;:&quot;&quot;},{&quot;family&quot;:&quot;Love&quot;,&quot;given&quot;:&quot;Jonathon&quot;,&quot;parse-names&quot;:false,&quot;dropping-particle&quot;:&quot;&quot;,&quot;non-dropping-particle&quot;:&quot;&quot;},{&quot;family&quot;:&quot;Miguez&quot;,&quot;given&quot;:&quot;Fernando&quot;,&quot;parse-names&quot;:false,&quot;dropping-particle&quot;:&quot;&quot;,&quot;non-dropping-particle&quot;:&quot;&quot;},{&quot;family&quot;:&quot;Piaskowski&quot;,&quot;given&quot;:&quot;Julia&quot;,&quot;parse-names&quot;:false,&quot;dropping-particle&quot;:&quot;&quot;,&quot;non-dropping-particle&quot;:&quot;&quot;},{&quot;family&quot;:&quot;Riebl&quot;,&quot;given&quot;:&quot;Hannes&quot;,&quot;parse-names&quot;:false,&quot;dropping-particle&quot;:&quot;&quot;,&quot;non-dropping-particle&quot;:&quot;&quot;},{&quot;family&quot;:&quot;Singmann&quot;,&quot;given&quot;:&quot;Henrik&quot;,&quot;parse-names&quot;:false,&quot;dropping-particle&quot;:&quot;&quot;,&quot;non-dropping-particle&quot;:&quot;&quot;}],&quot;container-title&quot;:&quot;CRAN: Contributed Packages&quot;,&quot;DOI&quot;:&quot;10.32614/CRAN.package.emmeans&quot;,&quot;issued&quot;:{&quot;date-parts&quot;:[[2017,10,20]]},&quot;container-title-short&quot;:&quot;&quot;},&quot;isTemporary&quot;:false}]},{&quot;citationID&quot;:&quot;MENDELEY_CITATION_45d6bef1-ce87-4fc1-9d7d-eb3b66548df3&quot;,&quot;properties&quot;:{&quot;noteIndex&quot;:0},&quot;isEdited&quot;:false,&quot;manualOverride&quot;:{&quot;isManuallyOverridden&quot;:false,&quot;citeprocText&quot;:&quot;&lt;sup&gt;30,31&lt;/sup&gt;&quot;,&quot;manualOverrideText&quot;:&quot;&quot;},&quot;citationTag&quot;:&quot;MENDELEY_CITATION_v3_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&quot;,&quot;citationItems&quot;:[{&quot;id&quot;:&quot;9ec97214-5001-3aba-a403-56e8aad722d9&quot;,&quot;itemData&quot;:{&quot;type&quot;:&quot;article-journal&quot;,&quot;id&quot;:&quot;9ec97214-5001-3aba-a403-56e8aad722d9&quot;,&quot;title&quot;:&quot;Genetic Variability and Robustness of Host Odor Preference in Drosophila melanogaster&quot;,&quot;author&quot;:[{&quot;family&quot;:&quot;Ruebenbauer&quot;,&quot;given&quot;:&quot;Agnieszka&quot;,&quot;parse-names&quot;:false,&quot;dropping-particle&quot;:&quot;&quot;,&quot;non-dropping-particle&quot;:&quot;&quot;},{&quot;family&quot;:&quot;Schlyter&quot;,&quot;given&quot;:&quot;Fredrik&quot;,&quot;parse-names&quot;:false,&quot;dropping-particle&quot;:&quot;&quot;,&quot;non-dropping-particle&quot;:&quot;&quot;},{&quot;family&quot;:&quot;Hansson&quot;,&quot;given&quot;:&quot;Bill S.&quot;,&quot;parse-names&quot;:false,&quot;dropping-particle&quot;:&quot;&quot;,&quot;non-dropping-particle&quot;:&quot;&quot;},{&quot;family&quot;:&quot;Löfstedt&quot;,&quot;given&quot;:&quot;Christer&quot;,&quot;parse-names&quot;:false,&quot;dropping-particle&quot;:&quot;&quot;,&quot;non-dropping-particle&quot;:&quot;&quot;},{&quot;family&quot;:&quot;Larsson&quot;,&quot;given&quot;:&quot;Mattias C.&quot;,&quot;parse-names&quot;:false,&quot;dropping-particle&quot;:&quot;&quot;,&quot;non-dropping-particle&quot;:&quot;&quot;}],&quot;container-title&quot;:&quot;Current Biology&quot;,&quot;DOI&quot;:&quot;10.1016/j.cub.2008.08.062&quot;,&quot;ISSN&quot;:&quot;09609822&quot;,&quot;issued&quot;:{&quot;date-parts&quot;:[[2008,9]]},&quot;page&quot;:&quot;1438-1443&quot;,&quot;issue&quot;:&quot;18&quot;,&quot;volume&quot;:&quot;18&quot;,&quot;container-title-short&quot;:&quot;&quot;},&quot;isTemporary&quot;:false},{&quot;id&quot;:&quot;ae1a9df9-968d-3da6-9e03-3374434ca4b7&quot;,&quot;itemData&quot;:{&quot;type&quot;:&quot;article-journal&quot;,&quot;id&quot;:&quot;ae1a9df9-968d-3da6-9e03-3374434ca4b7&quot;,&quot;title&quot;:&quot;The behavior of adult Drosophila in the wild.&quot;,&quot;author&quot;:[{&quot;family&quot;:&quot;Soto-Yéber&quot;,&quot;given&quot;:&quot;Luis&quot;,&quot;parse-names&quot;:false,&quot;dropping-particle&quot;:&quot;&quot;,&quot;non-dropping-particle&quot;:&quot;&quot;},{&quot;family&quot;:&quot;Soto-Ortiz&quot;,&quot;given&quot;:&quot;José&quot;,&quot;parse-names&quot;:false,&quot;dropping-particle&quot;:&quot;&quot;,&quot;non-dropping-particle&quot;:&quot;&quot;},{&quot;family&quot;:&quot;Godoy&quot;,&quot;given&quot;:&quot;Pablo&quot;,&quot;parse-names&quot;:false,&quot;dropping-particle&quot;:&quot;&quot;,&quot;non-dropping-particle&quot;:&quot;&quot;},{&quot;family&quot;:&quot;Godoy-Herrera&quot;,&quot;given&quot;:&quot;Raúl&quot;,&quot;parse-names&quot;:false,&quot;dropping-particle&quot;:&quot;&quot;,&quot;non-dropping-particle&quot;:&quot;&quot;}],&quot;container-title&quot;:&quot;PloS one&quot;,&quot;container-title-short&quot;:&quot;PLoS One&quot;,&quot;DOI&quot;:&quot;10.1371/journal.pone.0209917&quot;,&quot;ISSN&quot;:&quot;1932-6203&quot;,&quot;PMID&quot;:&quot;30596767&quot;,&quot;issued&quot;:{&quot;date-parts&quot;:[[2018]]},&quot;page&quot;:&quot;e0209917&quot;,&quot;abstract&quot;:&quot;Little is known about how Drosophila adults behave in the wild, including mating, allocation of food and space, and escape from predators. This lack of information has negative implications for our ability to understand the capabilities of the nervous system to integrate sensory cues necessary for the adaptation of organisms in natural conditions. We characterized a set of behavioral routines of D. melanogaster and D. simulans adults in three ecologically different orchards: grape, apple and prickly pear. We also investigated how the flies identify conspecifics and aliens in the wild to better understand relationships between group formation and adaptation of Drosophila to breeding sites. We characterized the locations by recording in each orchard humidity, temperature, illumination conditions, pH of fruits, the presence/absence of other Drosophila species and the predator ant Linepithema humile. Our findings suggest that the home range of these species of Drosophila includes decaying fruits and, principally, a variety of microhabitats that surround the fruits. The ecological heterogeneity of the orchards and odors emitted by adult D. melanogaster and D. simulans influence perch preferences, cluster formation, court and mating, egg-laying site selection, and use of space. This is one of the first large examinations of the association between changing, complex environments and a set of adult behaviors of Drosophila. Therefore, our results have implications for understanding the genetic differentiation and evolution of populations of species in the genus Drosophila.&quot;,&quot;issue&quot;:&quot;12&quot;,&quot;volume&quot;:&quot;13&quot;},&quot;isTemporary&quot;:false}]},{&quot;citationID&quot;:&quot;MENDELEY_CITATION_7df633e0-417a-4b24-a14f-82d8d762b666&quot;,&quot;properties&quot;:{&quot;noteIndex&quot;:0},&quot;isEdited&quot;:false,&quot;manualOverride&quot;:{&quot;isManuallyOverridden&quot;:false,&quot;citeprocText&quot;:&quot;&lt;sup&gt;32&lt;/sup&gt;&quot;,&quot;manualOverrideText&quot;:&quot;&quot;},&quot;citationTag&quot;:&quot;MENDELEY_CITATION_v3_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&quot;,&quot;citationItems&quot;:[{&quot;id&quot;:&quot;11e3fe72-f5c9-3f19-a2db-82f78d39f7c4&quot;,&quot;itemData&quot;:{&quot;type&quot;:&quot;chapter&quot;,&quot;id&quot;:&quot;11e3fe72-f5c9-3f19-a2db-82f78d39f7c4&quot;,&quot;title&quot;:&quot;Chapter 4 - Collecting Drosophila in the wild&quot;,&quot;author&quot;:[{&quot;family&quot;:&quot;Markow&quot;,&quot;given&quot;:&quot;Therese A&quot;,&quot;parse-names&quot;:false,&quot;dropping-particle&quot;:&quot;&quot;,&quot;non-dropping-particle&quot;:&quot;&quot;},{&quot;family&quot;:&quot;O'Grady&quot;,&quot;given&quot;:&quot;Patrick M&quot;,&quot;parse-names&quot;:false,&quot;dropping-particle&quot;:&quot;&quot;,&quot;non-dropping-particle&quot;:&quot;&quot;}],&quot;container-title&quot;:&quot;Drosophila&quot;,&quot;editor&quot;:[{&quot;family&quot;:&quot;Markow&quot;,&quot;given&quot;:&quot;Therese A&quot;,&quot;parse-names&quot;:false,&quot;dropping-particle&quot;:&quot;&quot;,&quot;non-dropping-particle&quot;:&quot;&quot;},{&quot;family&quot;:&quot;O'Grady&quot;,&quot;given&quot;:&quot;Patrick M&quot;,&quot;parse-names&quot;:false,&quot;dropping-particle&quot;:&quot;&quot;,&quot;non-dropping-particle&quot;:&quot;&quot;}],&quot;DOI&quot;:&quot;https://doi.org/10.1016/B978-012473052-6/50004-4&quot;,&quot;ISBN&quot;:&quot;978-0-12-473052-6&quot;,&quot;URL&quot;:&quot;https://www.sciencedirect.com/science/article/pii/B9780124730526500044&quot;,&quot;issued&quot;:{&quot;date-parts&quot;:[[2006]]},&quot;publisher-place&quot;:&quot;San Diego&quot;,&quot;page&quot;:&quot;145-153&quot;,&quot;abstract&quot;:&quot;Publisher Summary\nThis chapter discusses the tools and techniques for collecting and transporting wild Drosophila. Many questions are best addressed using wild caught flies or descendents of recently collected flies, as opposed to ordering cultures from a stock center. Assuming that it is possible to travel to the sites where the species of interest are found, a number of practices will enhance the likelihood of successful collecting efforts. A number of species that can be collected in nature cannot be cultured in the laboratory. If this is the case, the flies should be used for experiments before they die. For example, if genetic variation is to be examined, the flies should be identified and then either frozen (for allozymes) or placed in ethanol (for DNA).&quot;,&quot;publisher&quot;:&quot;Academic Press&quot;,&quot;container-title-short&quot;:&quot;&quot;},&quot;isTemporary&quot;:false}]},{&quot;citationID&quot;:&quot;MENDELEY_CITATION_8e45c4ba-46dc-434f-b611-3291ea3d5f73&quot;,&quot;properties&quot;:{&quot;noteIndex&quot;:0},&quot;isEdited&quot;:false,&quot;manualOverride&quot;:{&quot;isManuallyOverridden&quot;:false,&quot;citeprocText&quot;:&quot;&lt;sup&gt;26&lt;/sup&gt;&quot;,&quot;manualOverrideText&quot;:&quot;&quot;},&quot;citationTag&quot;:&quot;MENDELEY_CITATION_v3_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&quot;,&quot;citationItems&quot;:[{&quot;id&quot;:&quot;c8935d86-722d-3c69-bf11-9bb91a21b73a&quot;,&quot;itemData&quot;:{&quot;type&quot;:&quot;article-journal&quot;,&quot;id&quot;:&quot;c8935d86-722d-3c69-bf11-9bb91a21b73a&quot;,&quot;title&quot;:&quot;Partitiviruses Infecting Drosophila melanogaster and Aedes aegypti Exhibit Efficient Biparental Vertical Transmission&quot;,&quot;author&quot;:[{&quot;family&quot;:&quot;Cross&quot;,&quot;given&quot;:&quot;Shaun T.&quot;,&quot;parse-names&quot;:false,&quot;dropping-particle&quot;:&quot;&quot;,&quot;non-dropping-particle&quot;:&quot;&quot;},{&quot;family&quot;:&quot;Maertens&quot;,&quot;given&quot;:&quot;Bernadette L.&quot;,&quot;parse-names&quot;:false,&quot;dropping-particle&quot;:&quot;&quot;,&quot;non-dropping-particle&quot;:&quot;&quot;},{&quot;family&quot;:&quot;Dunham&quot;,&quot;given&quot;:&quot;Tillie J.&quot;,&quot;parse-names&quot;:false,&quot;dropping-particle&quot;:&quot;&quot;,&quot;non-dropping-particle&quot;:&quot;&quot;},{&quot;family&quot;:&quot;Rodgers&quot;,&quot;given&quot;:&quot;Case P.&quot;,&quot;parse-names&quot;:false,&quot;dropping-particle&quot;:&quot;&quot;,&quot;non-dropping-particle&quot;:&quot;&quot;},{&quot;family&quot;:&quot;Brehm&quot;,&quot;given&quot;:&quot;Ali L.&quot;,&quot;parse-names&quot;:false,&quot;dropping-particle&quot;:&quot;&quot;,&quot;non-dropping-particle&quot;:&quot;&quot;},{&quot;family&quot;:&quot;Miller&quot;,&quot;given&quot;:&quot;Megan R.&quot;,&quot;parse-names&quot;:false,&quot;dropping-particle&quot;:&quot;&quot;,&quot;non-dropping-particle&quot;:&quot;&quot;},{&quot;family&quot;:&quot;Williams&quot;,&quot;given&quot;:&quot;Alissa M.&quot;,&quot;parse-names&quot;:false,&quot;dropping-particle&quot;:&quot;&quot;,&quot;non-dropping-particle&quot;:&quot;&quot;},{&quot;family&quot;:&quot;Foy&quot;,&quot;given&quot;:&quot;Brian D.&quot;,&quot;parse-names&quot;:false,&quot;dropping-particle&quot;:&quot;&quot;,&quot;non-dropping-particle&quot;:&quot;&quot;},{&quot;family&quot;:&quot;Stenglein&quot;,&quot;given&quot;:&quot;Mark D.&quot;,&quot;parse-names&quot;:false,&quot;dropping-particle&quot;:&quot;&quot;,&quot;non-dropping-particle&quot;:&quot;&quot;}],&quot;container-title&quot;:&quot;Journal of Virology&quot;,&quot;editor&quot;:[{&quot;family&quot;:&quot;Pfeiffer&quot;,&quot;given&quot;:&quot;Julie K.&quot;,&quot;parse-names&quot;:false,&quot;dropping-particle&quot;:&quot;&quot;,&quot;non-dropping-particle&quot;:&quot;&quot;}],&quot;DOI&quot;:&quot;10.1128/JVI.01070-20&quot;,&quot;ISSN&quot;:&quot;0022-538X&quot;,&quot;PMID&quot;:&quot;32759315&quot;,&quot;URL&quot;:&quot;https://journals.asm.org/doi/10.1128/JVI.01070-20&quot;,&quot;issued&quot;:{&quot;date-parts&quot;:[[2020,9,29]]},&quot;abstract&quot;:&quot;&lt;p&gt; Galbut virus is a recently discovered partitivirus that is extraordinarily common in wild populations of the model organism &lt;named-content content-type=\&quot;genus-species\&quot;&gt;Drosophila melanogaster&lt;/named-content&gt; . Like for most viruses discovered through metagenomics, most of the basic biological questions about this virus remain unanswered. We found that galbut virus, along with a closely related partitivirus found in &lt;named-content content-type=\&quot;genus-species\&quot;&gt;Aedes aegypti&lt;/named-content&gt; mosquitoes, is transmitted from infected females or males to offspring with ∼100% efficiency and can be maintained in laboratory colonies over years. This efficient transmission mechanism likely underlies the successful spread of these viruses through insect populations. We created &lt;italic&gt;Drosophila&lt;/italic&gt; lines that contained galbut virus as the only virus infection and showed that these flies can be used as a source for experimental infections. This provides insight into how arthropod-infecting partitiviruses may be maintained in nature and sets the stage for exploration of their biology and potential utility. &lt;/p&gt;&quot;,&quot;publisher&quot;:&quot;American Society for Microbiology&quot;,&quot;issue&quot;:&quot;10&quot;,&quot;volume&quot;:&quot;94&quot;,&quot;container-title-short&quot;:&quot;J Virol&quot;},&quot;isTemporary&quot;:false}]},{&quot;citationID&quot;:&quot;MENDELEY_CITATION_054b3e75-7021-400b-ae93-c9913e42c3b2&quot;,&quot;properties&quot;:{&quot;noteIndex&quot;:0},&quot;isEdited&quot;:false,&quot;manualOverride&quot;:{&quot;isManuallyOverridden&quot;:false,&quot;citeprocText&quot;:&quot;&lt;sup&gt;24&lt;/sup&gt;&quot;,&quot;manualOverrideText&quot;:&quot;&quot;},&quot;citationTag&quot;:&quot;MENDELEY_CITATION_v3_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&quot;,&quot;citationItems&quot;:[{&quot;id&quot;:&quot;cfda346c-5ad2-38b8-80a0-29a289234476&quot;,&quot;itemData&quot;:{&quot;type&quot;:&quot;article-journal&quot;,&quot;id&quot;:&quot;cfda346c-5ad2-38b8-80a0-29a289234476&quot;,&quot;title&quot;:&quot;Wild African Drosophila melanogaster Are Seasonal Specialists on Marula Fruit&quot;,&quot;author&quot;:[{&quot;family&quot;:&quot;Mansourian&quot;,&quot;given&quot;:&quot;Suzan&quot;,&quot;parse-names&quot;:false,&quot;dropping-particle&quot;:&quot;&quot;,&quot;non-dropping-particle&quot;:&quot;&quot;},{&quot;family&quot;:&quot;Enjin&quot;,&quot;given&quot;:&quot;Anders&quot;,&quot;parse-names&quot;:false,&quot;dropping-particle&quot;:&quot;&quot;,&quot;non-dropping-particle&quot;:&quot;&quot;},{&quot;family&quot;:&quot;Jirle&quot;,&quot;given&quot;:&quot;Erling&quot;,&quot;parse-names&quot;:false,&quot;dropping-particle&quot;:&quot;V.&quot;,&quot;non-dropping-particle&quot;:&quot;&quot;},{&quot;family&quot;:&quot;Ramesh&quot;,&quot;given&quot;:&quot;Vedika&quot;,&quot;parse-names&quot;:false,&quot;dropping-particle&quot;:&quot;&quot;,&quot;non-dropping-particle&quot;:&quot;&quot;},{&quot;family&quot;:&quot;Rehermann&quot;,&quot;given&quot;:&quot;Guillermo&quot;,&quot;parse-names&quot;:false,&quot;dropping-particle&quot;:&quot;&quot;,&quot;non-dropping-particle&quot;:&quot;&quot;},{&quot;family&quot;:&quot;Becher&quot;,&quot;given&quot;:&quot;Paul G.&quot;,&quot;parse-names&quot;:false,&quot;dropping-particle&quot;:&quot;&quot;,&quot;non-dropping-particle&quot;:&quot;&quot;},{&quot;family&quot;:&quot;Pool&quot;,&quot;given&quot;:&quot;John E.&quot;,&quot;parse-names&quot;:false,&quot;dropping-particle&quot;:&quot;&quot;,&quot;non-dropping-particle&quot;:&quot;&quot;},{&quot;family&quot;:&quot;Stensmyr&quot;,&quot;given&quot;:&quot;Marcus C.&quot;,&quot;parse-names&quot;:false,&quot;dropping-particle&quot;:&quot;&quot;,&quot;non-dropping-particle&quot;:&quot;&quot;}],&quot;container-title&quot;:&quot;Current Biology&quot;,&quot;DOI&quot;:&quot;10.1016/j.cub.2018.10.033&quot;,&quot;ISSN&quot;:&quot;09609822&quot;,&quot;PMID&quot;:&quot;30528579&quot;,&quot;issued&quot;:{&quot;date-parts&quot;:[[2018,12,17]]},&quot;page&quot;:&quot;3960-3968.e3&quot;,&quot;abstract&quot;:&quot;The origin and biology of wild Drosophila melanogaster have remained enigmatic. Mansourian et al. report here wild flies from a mopane forest in Zimbabwe and show that these flies are seasonally associated with marula. Marula is an important human resource and may have facilitated human commensalism in D. melanogaster.&quot;,&quot;publisher&quot;:&quot;Cell Press&quot;,&quot;issue&quot;:&quot;24&quot;,&quot;volume&quot;:&quot;28&quot;,&quot;container-title-short&quot;:&quot;&quot;},&quot;isTemporary&quot;:false}]},{&quot;citationID&quot;:&quot;MENDELEY_CITATION_43aaaf8c-47b4-4f2c-900e-624485a6bf79&quot;,&quot;properties&quot;:{&quot;noteIndex&quot;:0},&quot;isEdited&quot;:false,&quot;manualOverride&quot;:{&quot;isManuallyOverridden&quot;:false,&quot;citeprocText&quot;:&quot;&lt;sup&gt;24&lt;/sup&gt;&quot;,&quot;manualOverrideText&quot;:&quot;&quot;},&quot;citationTag&quot;:&quot;MENDELEY_CITATION_v3_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&quot;,&quot;citationItems&quot;:[{&quot;id&quot;:&quot;cfda346c-5ad2-38b8-80a0-29a289234476&quot;,&quot;itemData&quot;:{&quot;type&quot;:&quot;article-journal&quot;,&quot;id&quot;:&quot;cfda346c-5ad2-38b8-80a0-29a289234476&quot;,&quot;title&quot;:&quot;Wild African Drosophila melanogaster Are Seasonal Specialists on Marula Fruit&quot;,&quot;author&quot;:[{&quot;family&quot;:&quot;Mansourian&quot;,&quot;given&quot;:&quot;Suzan&quot;,&quot;parse-names&quot;:false,&quot;dropping-particle&quot;:&quot;&quot;,&quot;non-dropping-particle&quot;:&quot;&quot;},{&quot;family&quot;:&quot;Enjin&quot;,&quot;given&quot;:&quot;Anders&quot;,&quot;parse-names&quot;:false,&quot;dropping-particle&quot;:&quot;&quot;,&quot;non-dropping-particle&quot;:&quot;&quot;},{&quot;family&quot;:&quot;Jirle&quot;,&quot;given&quot;:&quot;Erling&quot;,&quot;parse-names&quot;:false,&quot;dropping-particle&quot;:&quot;V.&quot;,&quot;non-dropping-particle&quot;:&quot;&quot;},{&quot;family&quot;:&quot;Ramesh&quot;,&quot;given&quot;:&quot;Vedika&quot;,&quot;parse-names&quot;:false,&quot;dropping-particle&quot;:&quot;&quot;,&quot;non-dropping-particle&quot;:&quot;&quot;},{&quot;family&quot;:&quot;Rehermann&quot;,&quot;given&quot;:&quot;Guillermo&quot;,&quot;parse-names&quot;:false,&quot;dropping-particle&quot;:&quot;&quot;,&quot;non-dropping-particle&quot;:&quot;&quot;},{&quot;family&quot;:&quot;Becher&quot;,&quot;given&quot;:&quot;Paul G.&quot;,&quot;parse-names&quot;:false,&quot;dropping-particle&quot;:&quot;&quot;,&quot;non-dropping-particle&quot;:&quot;&quot;},{&quot;family&quot;:&quot;Pool&quot;,&quot;given&quot;:&quot;John E.&quot;,&quot;parse-names&quot;:false,&quot;dropping-particle&quot;:&quot;&quot;,&quot;non-dropping-particle&quot;:&quot;&quot;},{&quot;family&quot;:&quot;Stensmyr&quot;,&quot;given&quot;:&quot;Marcus C.&quot;,&quot;parse-names&quot;:false,&quot;dropping-particle&quot;:&quot;&quot;,&quot;non-dropping-particle&quot;:&quot;&quot;}],&quot;container-title&quot;:&quot;Current Biology&quot;,&quot;DOI&quot;:&quot;10.1016/j.cub.2018.10.033&quot;,&quot;ISSN&quot;:&quot;09609822&quot;,&quot;PMID&quot;:&quot;30528579&quot;,&quot;issued&quot;:{&quot;date-parts&quot;:[[2018,12,17]]},&quot;page&quot;:&quot;3960-3968.e3&quot;,&quot;abstract&quot;:&quot;The origin and biology of wild Drosophila melanogaster have remained enigmatic. Mansourian et al. report here wild flies from a mopane forest in Zimbabwe and show that these flies are seasonally associated with marula. Marula is an important human resource and may have facilitated human commensalism in D. melanogaster.&quot;,&quot;publisher&quot;:&quot;Cell Press&quot;,&quot;issue&quot;:&quot;24&quot;,&quot;volume&quot;:&quot;28&quot;,&quot;container-title-short&quot;:&quot;&quot;},&quot;isTemporary&quot;:false}]},{&quot;citationID&quot;:&quot;MENDELEY_CITATION_0d140d76-564f-4e9b-9768-4fd33c673344&quot;,&quot;properties&quot;:{&quot;noteIndex&quot;:0},&quot;isEdited&quot;:false,&quot;manualOverride&quot;:{&quot;isManuallyOverridden&quot;:false,&quot;citeprocText&quot;:&quot;&lt;sup&gt;24,33&lt;/sup&gt;&quot;,&quot;manualOverrideText&quot;:&quot;&quot;},&quot;citationTag&quot;:&quot;MENDELEY_CITATION_v3_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&quot;,&quot;citationItems&quot;:[{&quot;id&quot;:&quot;cfda346c-5ad2-38b8-80a0-29a289234476&quot;,&quot;itemData&quot;:{&quot;type&quot;:&quot;article-journal&quot;,&quot;id&quot;:&quot;cfda346c-5ad2-38b8-80a0-29a289234476&quot;,&quot;title&quot;:&quot;Wild African Drosophila melanogaster Are Seasonal Specialists on Marula Fruit&quot;,&quot;author&quot;:[{&quot;family&quot;:&quot;Mansourian&quot;,&quot;given&quot;:&quot;Suzan&quot;,&quot;parse-names&quot;:false,&quot;dropping-particle&quot;:&quot;&quot;,&quot;non-dropping-particle&quot;:&quot;&quot;},{&quot;family&quot;:&quot;Enjin&quot;,&quot;given&quot;:&quot;Anders&quot;,&quot;parse-names&quot;:false,&quot;dropping-particle&quot;:&quot;&quot;,&quot;non-dropping-particle&quot;:&quot;&quot;},{&quot;family&quot;:&quot;Jirle&quot;,&quot;given&quot;:&quot;Erling&quot;,&quot;parse-names&quot;:false,&quot;dropping-particle&quot;:&quot;V.&quot;,&quot;non-dropping-particle&quot;:&quot;&quot;},{&quot;family&quot;:&quot;Ramesh&quot;,&quot;given&quot;:&quot;Vedika&quot;,&quot;parse-names&quot;:false,&quot;dropping-particle&quot;:&quot;&quot;,&quot;non-dropping-particle&quot;:&quot;&quot;},{&quot;family&quot;:&quot;Rehermann&quot;,&quot;given&quot;:&quot;Guillermo&quot;,&quot;parse-names&quot;:false,&quot;dropping-particle&quot;:&quot;&quot;,&quot;non-dropping-particle&quot;:&quot;&quot;},{&quot;family&quot;:&quot;Becher&quot;,&quot;given&quot;:&quot;Paul G.&quot;,&quot;parse-names&quot;:false,&quot;dropping-particle&quot;:&quot;&quot;,&quot;non-dropping-particle&quot;:&quot;&quot;},{&quot;family&quot;:&quot;Pool&quot;,&quot;given&quot;:&quot;John E.&quot;,&quot;parse-names&quot;:false,&quot;dropping-particle&quot;:&quot;&quot;,&quot;non-dropping-particle&quot;:&quot;&quot;},{&quot;family&quot;:&quot;Stensmyr&quot;,&quot;given&quot;:&quot;Marcus C.&quot;,&quot;parse-names&quot;:false,&quot;dropping-particle&quot;:&quot;&quot;,&quot;non-dropping-particle&quot;:&quot;&quot;}],&quot;container-title&quot;:&quot;Current Biology&quot;,&quot;DOI&quot;:&quot;10.1016/j.cub.2018.10.033&quot;,&quot;ISSN&quot;:&quot;09609822&quot;,&quot;PMID&quot;:&quot;30528579&quot;,&quot;issued&quot;:{&quot;date-parts&quot;:[[2018,12,17]]},&quot;page&quot;:&quot;3960-3968.e3&quot;,&quot;abstract&quot;:&quot;The origin and biology of wild Drosophila melanogaster have remained enigmatic. Mansourian et al. report here wild flies from a mopane forest in Zimbabwe and show that these flies are seasonally associated with marula. Marula is an important human resource and may have facilitated human commensalism in D. melanogaster.&quot;,&quot;publisher&quot;:&quot;Cell Press&quot;,&quot;issue&quot;:&quot;24&quot;,&quot;volume&quot;:&quot;28&quot;,&quot;container-title-short&quot;:&quot;&quot;},&quot;isTemporary&quot;:false},{&quot;id&quot;:&quot;d5057898-bdb4-3a9c-a62d-57261a3f9513&quot;,&quot;itemData&quot;:{&quot;type&quot;:&quot;article-journal&quot;,&quot;id&quot;:&quot;d5057898-bdb4-3a9c-a62d-57261a3f9513&quot;,&quot;title&quot;:&quot;Head-space volatiles of marula (Sclerocarya birrea subsp. caffra)&quot;,&quot;author&quot;:[{&quot;family&quot;:&quot;Viljoen&quot;,&quot;given&quot;:&quot;A. M.&quot;,&quot;parse-names&quot;:false,&quot;dropping-particle&quot;:&quot;&quot;,&quot;non-dropping-particle&quot;:&quot;&quot;},{&quot;family&quot;:&quot;Kamatou&quot;,&quot;given&quot;:&quot;G. P.P.&quot;,&quot;parse-names&quot;:false,&quot;dropping-particle&quot;:&quot;&quot;,&quot;non-dropping-particle&quot;:&quot;&quot;},{&quot;family&quot;:&quot;Başer&quot;,&quot;given&quot;:&quot;K. H.C.&quot;,&quot;parse-names&quot;:false,&quot;dropping-particle&quot;:&quot;&quot;,&quot;non-dropping-particle&quot;:&quot;&quot;}],&quot;container-title&quot;:&quot;South African Journal of Botany&quot;,&quot;DOI&quot;:&quot;10.1016/j.sajb.2007.10.005&quot;,&quot;ISSN&quot;:&quot;02546299&quot;,&quot;issued&quot;:{&quot;date-parts&quot;:[[2008,4]]},&quot;page&quot;:&quot;325-326&quot;,&quot;abstract&quot;:&quot;Head-space volatiles of the fruit pulp and the whole fruits (skin volatiles) were investigated using solid phase micro-extraction (SPME) and GC-MS. The two major compounds in the fruit pulp were β-caryophyllene (91.3%) and α-humulene (8.3%). Thirty volatiles representing 88.7% of the total composition were identified in the head-space of the whole fruits. Heptadecene (16.1%); benzyl 4-methylpentanoate (8.8%), benzyl butyrate (6.7%), (Z)-13-octadecenal (6.2%) and cyclo-pentadecane (5.7%) were present in levels higher than 5%. The major alcohol detected in the head-space of the whole intact fruits was (Z)-3-decen-1-ol (8.4%). © 2007 SAAB.&quot;,&quot;issue&quot;:&quot;2&quot;,&quot;volume&quot;:&quot;74&quot;,&quot;container-title-short&quot;:&quot;&quot;},&quot;isTemporary&quot;:false}]},{&quot;citationID&quot;:&quot;MENDELEY_CITATION_5e1fb274-23f9-441e-aa33-a594c53ab4db&quot;,&quot;properties&quot;:{&quot;noteIndex&quot;:0},&quot;isEdited&quot;:false,&quot;manualOverride&quot;:{&quot;isManuallyOverridden&quot;:false,&quot;citeprocText&quot;:&quot;&lt;sup&gt;33&lt;/sup&gt;&quot;,&quot;manualOverrideText&quot;:&quot;&quot;},&quot;citationTag&quot;:&quot;MENDELEY_CITATION_v3_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&quot;,&quot;citationItems&quot;:[{&quot;id&quot;:&quot;d5057898-bdb4-3a9c-a62d-57261a3f9513&quot;,&quot;itemData&quot;:{&quot;type&quot;:&quot;article-journal&quot;,&quot;id&quot;:&quot;d5057898-bdb4-3a9c-a62d-57261a3f9513&quot;,&quot;title&quot;:&quot;Head-space volatiles of marula (Sclerocarya birrea subsp. caffra)&quot;,&quot;author&quot;:[{&quot;family&quot;:&quot;Viljoen&quot;,&quot;given&quot;:&quot;A. M.&quot;,&quot;parse-names&quot;:false,&quot;dropping-particle&quot;:&quot;&quot;,&quot;non-dropping-particle&quot;:&quot;&quot;},{&quot;family&quot;:&quot;Kamatou&quot;,&quot;given&quot;:&quot;G. P.P.&quot;,&quot;parse-names&quot;:false,&quot;dropping-particle&quot;:&quot;&quot;,&quot;non-dropping-particle&quot;:&quot;&quot;},{&quot;family&quot;:&quot;Başer&quot;,&quot;given&quot;:&quot;K. H.C.&quot;,&quot;parse-names&quot;:false,&quot;dropping-particle&quot;:&quot;&quot;,&quot;non-dropping-particle&quot;:&quot;&quot;}],&quot;container-title&quot;:&quot;South African Journal of Botany&quot;,&quot;DOI&quot;:&quot;10.1016/j.sajb.2007.10.005&quot;,&quot;ISSN&quot;:&quot;02546299&quot;,&quot;issued&quot;:{&quot;date-parts&quot;:[[2008,4]]},&quot;page&quot;:&quot;325-326&quot;,&quot;abstract&quot;:&quot;Head-space volatiles of the fruit pulp and the whole fruits (skin volatiles) were investigated using solid phase micro-extraction (SPME) and GC-MS. The two major compounds in the fruit pulp were β-caryophyllene (91.3%) and α-humulene (8.3%). Thirty volatiles representing 88.7% of the total composition were identified in the head-space of the whole fruits. Heptadecene (16.1%); benzyl 4-methylpentanoate (8.8%), benzyl butyrate (6.7%), (Z)-13-octadecenal (6.2%) and cyclo-pentadecane (5.7%) were present in levels higher than 5%. The major alcohol detected in the head-space of the whole intact fruits was (Z)-3-decen-1-ol (8.4%). © 2007 SAAB.&quot;,&quot;issue&quot;:&quot;2&quot;,&quot;volume&quot;:&quot;74&quot;,&quot;container-title-short&quot;:&quot;&quot;},&quot;isTemporary&quot;:false}]},{&quot;citationID&quot;:&quot;MENDELEY_CITATION_1a6befdf-39f8-4f30-ae08-ea99bdceaef7&quot;,&quot;properties&quot;:{&quot;noteIndex&quot;:0},&quot;isEdited&quot;:false,&quot;manualOverride&quot;:{&quot;isManuallyOverridden&quot;:false,&quot;citeprocText&quot;:&quot;&lt;sup&gt;33&lt;/sup&gt;&quot;,&quot;manualOverrideText&quot;:&quot;&quot;},&quot;citationTag&quot;:&quot;MENDELEY_CITATION_v3_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&quot;,&quot;citationItems&quot;:[{&quot;id&quot;:&quot;d5057898-bdb4-3a9c-a62d-57261a3f9513&quot;,&quot;itemData&quot;:{&quot;type&quot;:&quot;article-journal&quot;,&quot;id&quot;:&quot;d5057898-bdb4-3a9c-a62d-57261a3f9513&quot;,&quot;title&quot;:&quot;Head-space volatiles of marula (Sclerocarya birrea subsp. caffra)&quot;,&quot;author&quot;:[{&quot;family&quot;:&quot;Viljoen&quot;,&quot;given&quot;:&quot;A. M.&quot;,&quot;parse-names&quot;:false,&quot;dropping-particle&quot;:&quot;&quot;,&quot;non-dropping-particle&quot;:&quot;&quot;},{&quot;family&quot;:&quot;Kamatou&quot;,&quot;given&quot;:&quot;G. P.P.&quot;,&quot;parse-names&quot;:false,&quot;dropping-particle&quot;:&quot;&quot;,&quot;non-dropping-particle&quot;:&quot;&quot;},{&quot;family&quot;:&quot;Başer&quot;,&quot;given&quot;:&quot;K. H.C.&quot;,&quot;parse-names&quot;:false,&quot;dropping-particle&quot;:&quot;&quot;,&quot;non-dropping-particle&quot;:&quot;&quot;}],&quot;container-title&quot;:&quot;South African Journal of Botany&quot;,&quot;DOI&quot;:&quot;10.1016/j.sajb.2007.10.005&quot;,&quot;ISSN&quot;:&quot;02546299&quot;,&quot;issued&quot;:{&quot;date-parts&quot;:[[2008,4]]},&quot;page&quot;:&quot;325-326&quot;,&quot;abstract&quot;:&quot;Head-space volatiles of the fruit pulp and the whole fruits (skin volatiles) were investigated using solid phase micro-extraction (SPME) and GC-MS. The two major compounds in the fruit pulp were β-caryophyllene (91.3%) and α-humulene (8.3%). Thirty volatiles representing 88.7% of the total composition were identified in the head-space of the whole fruits. Heptadecene (16.1%); benzyl 4-methylpentanoate (8.8%), benzyl butyrate (6.7%), (Z)-13-octadecenal (6.2%) and cyclo-pentadecane (5.7%) were present in levels higher than 5%. The major alcohol detected in the head-space of the whole intact fruits was (Z)-3-decen-1-ol (8.4%). © 2007 SAAB.&quot;,&quot;issue&quot;:&quot;2&quot;,&quot;volume&quot;:&quot;74&quot;,&quot;container-title-short&quot;:&quot;&quot;},&quot;isTemporary&quot;:false}]},{&quot;citationID&quot;:&quot;MENDELEY_CITATION_aacbe684-eddd-4743-a182-e2ee6ee589cf&quot;,&quot;properties&quot;:{&quot;noteIndex&quot;:0},&quot;isEdited&quot;:false,&quot;manualOverride&quot;:{&quot;isManuallyOverridden&quot;:false,&quot;citeprocText&quot;:&quot;&lt;sup&gt;34–36&lt;/sup&gt;&quot;,&quot;manualOverrideText&quot;:&quot;&quot;},&quot;citationTag&quot;:&quot;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&quot;,&quot;citationItems&quot;:[{&quot;id&quot;:&quot;23297d1c-5085-372b-8af4-22ed1e627ce5&quot;,&quot;itemData&quot;:{&quot;type&quot;:&quot;article-journal&quot;,&quot;id&quot;:&quot;23297d1c-5085-372b-8af4-22ed1e627ce5&quot;,&quot;title&quot;:&quot;Spatial and temporal partitioning of behaviour by adult dacines: direct evidence for methyl eugenol as a mate rendezvous cue for &lt;i&gt;Bactrocera cacuminata&lt;/i&gt;&quot;,&quot;author&quot;:[{&quot;family&quot;:&quot;Raghu&quot;,&quot;given&quot;:&quot;S.&quot;,&quot;parse-names&quot;:false,&quot;dropping-particle&quot;:&quot;&quot;,&quot;non-dropping-particle&quot;:&quot;&quot;},{&quot;family&quot;:&quot;Clarke&quot;,&quot;given&quot;:&quot;A. R.&quot;,&quot;parse-names&quot;:false,&quot;dropping-particle&quot;:&quot;&quot;,&quot;non-dropping-particle&quot;:&quot;&quot;}],&quot;container-title&quot;:&quot;Physiological Entomology&quot;,&quot;container-title-short&quot;:&quot;Physiol Entomol&quot;,&quot;DOI&quot;:&quot;10.1046/j.1365-3032.2003.00328.x&quot;,&quot;ISSN&quot;:&quot;0307-6962&quot;,&quot;issued&quot;:{&quot;date-parts&quot;:[[2003,9,28]]},&quot;page&quot;:&quot;175-184&quot;,&quot;abstract&quot;:&quot;&lt;p&gt; &lt;bold&gt;Abstract. &lt;/bold&gt; Resource use in adult Dacinae (Diptera: Tephritidae) is believed to be restricted to the host plant (i.e. the plant that provides fruit for oviposition and larval development). However, studies on &lt;italic&gt;Bactrocera cacuminata&lt;/italic&gt; did not support this hypothesis. Thus, it was hypothesized that adult flies partition their diurnal activities between spatially separated resources (host plant, sugar, protein and methyl eugenol) as a function of the physiological status of the fly (immature, mature–unmated, mature–mated). In accordance with &lt;italic&gt;a priori&lt;/italic&gt; predictions, the results of a field‐cage study show that there are significant diurnal patterns in abundance and behaviour, and that flies of different physiological status use resources differently. Immature flies spend most of their time foraging for sugar and protein to facilitate development. Sexually mature flies forage for sugars during the day, and at dusk, responded strongly to methyl eugenol and mate. The fact that polygynous males wait at methyl eugenol at dusk whereas the mated, monandrous females spend their time ovipositing in fruit and are nonresponsive to methyl eugenol, supports Metcalf's hypothesis that such phenylpropanoids serve as mate rendezvous cues. &lt;/p&gt;&quot;,&quot;issue&quot;:&quot;3&quot;,&quot;volume&quot;:&quot;28&quot;},&quot;isTemporary&quot;:false},{&quot;id&quot;:&quot;3256c233-2952-3504-9482-8d92a19abc5b&quot;,&quot;itemData&quot;:{&quot;type&quot;:&quot;article-journal&quot;,&quot;id&quot;:&quot;3256c233-2952-3504-9482-8d92a19abc5b&quot;,&quot;title&quot;:&quot;Olive Fruit Fly, Bactrocera oleae (Diptera: Tephritidae), Attraction to Volatile Compounds Produced by Host and Insect-Associated Yeast Strains&quot;,&quot;author&quot;:[{&quot;family&quot;:&quot;Vitanović&quot;,&quot;given&quot;:&quot;Elda&quot;,&quot;parse-names&quot;:false,&quot;dropping-particle&quot;:&quot;&quot;,&quot;non-dropping-particle&quot;:&quot;&quot;},{&quot;family&quot;:&quot;Aldrich&quot;,&quot;given&quot;:&quot;Jeffrey R&quot;,&quot;parse-names&quot;:false,&quot;dropping-particle&quot;:&quot;&quot;,&quot;non-dropping-particle&quot;:&quot;&quot;},{&quot;family&quot;:&quot;Boundy-Mills&quot;,&quot;given&quot;:&quot;Kyria&quot;,&quot;parse-names&quot;:false,&quot;dropping-particle&quot;:&quot;&quot;,&quot;non-dropping-particle&quot;:&quot;&quot;},{&quot;family&quot;:&quot;Čagalj&quot;,&quot;given&quot;:&quot;Marin&quot;,&quot;parse-names&quot;:false,&quot;dropping-particle&quot;:&quot;&quot;,&quot;non-dropping-particle&quot;:&quot;&quot;},{&quot;family&quot;:&quot;Ebeler&quot;,&quot;given&quot;:&quot;Susan E&quot;,&quot;parse-names&quot;:false,&quot;dropping-particle&quot;:&quot;&quot;,&quot;non-dropping-particle&quot;:&quot;&quot;},{&quot;family&quot;:&quot;Burrack&quot;,&quot;given&quot;:&quot;Hannah&quot;,&quot;parse-names&quot;:false,&quot;dropping-particle&quot;:&quot;&quot;,&quot;non-dropping-particle&quot;:&quot;&quot;},{&quot;family&quot;:&quot;Zalom&quot;,&quot;given&quot;:&quot;Frank G&quot;,&quot;parse-names&quot;:false,&quot;dropping-particle&quot;:&quot;&quot;,&quot;non-dropping-particle&quot;:&quot;&quot;}],&quot;container-title&quot;:&quot;Journal of Economic Entomology&quot;,&quot;container-title-short&quot;:&quot;J Econ Entomol&quot;,&quot;DOI&quot;:&quot;10.1093/jee/toz341&quot;,&quot;ISSN&quot;:&quot;0022-0493&quot;,&quot;issued&quot;:{&quot;date-parts&quot;:[[2020,4,6]]},&quot;page&quot;:&quot;752-759&quot;,&quot;abstract&quot;:&quot;&lt;p&gt;The olive fruit fly, Bactrocera oleae (Rossi), is one of the most damaging insect pests of olives worldwide, requiring the use of insecticides for fruit protection in many orchards. Olive fruit flies are attracted to volatile composunds, including a female-produced pheromone, and host-plant and bacterial volatiles. Preliminary laboratory bioassays were conducted for olive fruit fly attraction to over 130 yeast strains from among 400 that were isolated from B. oleae adults and larvae or other insects, infested olives, and potential feeding sites. Kuraishia capsulata, Scheffersomyces ergatensis, Peterozyma xylosa, Wickerhamomyces subpelliculosus, and Lachancea thermotolerans appeared to attract B. oleae as well or better than did torula yeast pellets (Cyberlindnera jadinii; syn. Candida utilis). Volatile compounds emitted by these yeast strains were chemically identified, and included isobutanol, isoamyl alcohol, 2-phenethyl alcohol, isobutyl acetate, and 2-phenethyl acetate. The behavioral response of B. oleae adults to these volatile compounds at three concentrations was tested in a laboratory Y-tube olfactometer. The same volatile compounds were also tested in the field. Isoamyl alcohol was more attractive than the other compounds tested in both laboratory and field bioassays. Isobutanol was not attractive to B. oleae in either laboratory bioassay or field bioassay. Identifying yeast volatiles attractive to the olive fruit fly may lead to development of a more effective lure for detection, monitoring, and possibly control of B. oleae.&lt;/p&gt;&quot;,&quot;issue&quot;:&quot;2&quot;,&quot;volume&quot;:&quot;113&quot;},&quot;isTemporary&quot;:false},{&quot;id&quot;:&quot;e51728b8-85ff-3288-8334-967096c60096&quot;,&quot;itemData&quot;:{&quot;type&quot;:&quot;article-journal&quot;,&quot;id&quot;:&quot;e51728b8-85ff-3288-8334-967096c60096&quot;,&quot;title&quot;:&quot;The behavioral responses of Ceratitis capitata (Diptera: Tephritidae) to predominant volatile compounds of apricot&quot;,&quot;author&quot;:[{&quot;family&quot;:&quot;Ti̇ri̇ng&quot;,&quot;given&quot;:&quot;Gülsevim&quot;,&quot;parse-names&quot;:false,&quot;dropping-particle&quot;:&quot;&quot;,&quot;non-dropping-particle&quot;:&quot;&quot;},{&quot;family&quot;:&quot;Hasanoğlu&quot;,&quot;given&quot;:&quot;Arif&quot;,&quot;parse-names&quot;:false,&quot;dropping-particle&quot;:&quot;&quot;,&quot;non-dropping-particle&quot;:&quot;&quot;},{&quot;family&quot;:&quot;Gazit&quot;,&quot;given&quot;:&quot;Yoav&quot;,&quot;parse-names&quot;:false,&quot;dropping-particle&quot;:&quot;&quot;,&quot;non-dropping-particle&quot;:&quot;&quot;},{&quot;family&quot;:&quot;Satar&quot;,&quot;given&quot;:&quot;Serdar&quot;,&quot;parse-names&quot;:false,&quot;dropping-particle&quot;:&quot;&quot;,&quot;non-dropping-particle&quot;:&quot;&quot;}],&quot;container-title&quot;:&quot;Phytochemistry Letters&quot;,&quot;container-title-short&quot;:&quot;Phytochem Lett&quot;,&quot;DOI&quot;:&quot;10.1016/j.phytol.2024.05.010&quot;,&quot;ISSN&quot;:&quot;18743900&quot;,&quot;issued&quot;:{&quot;date-parts&quot;:[[2024,6]]},&quot;page&quot;:&quot;292-297&quot;,&quot;volume&quot;:&quot;61&quot;},&quot;isTemporary&quot;:false}]},{&quot;citationID&quot;:&quot;MENDELEY_CITATION_c87fa2e4-c1aa-4132-8099-1a35ff4cf52e&quot;,&quot;properties&quot;:{&quot;noteIndex&quot;:0},&quot;isEdited&quot;:false,&quot;manualOverride&quot;:{&quot;isManuallyOverridden&quot;:false,&quot;citeprocText&quot;:&quot;&lt;sup&gt;20&lt;/sup&gt;&quot;,&quot;manualOverrideText&quot;:&quot;&quot;},&quot;citationTag&quot;:&quot;MENDELEY_CITATION_v3_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&quot;,&quot;citationItems&quot;:[{&quot;id&quot;:&quot;7be162ce-b73e-3758-ae41-9e7abcdd4d77&quot;,&quot;itemData&quot;:{&quot;type&quot;:&quot;chapter&quot;,&quot;id&quot;:&quot;7be162ce-b73e-3758-ae41-9e7abcdd4d77&quot;,&quot;title&quot;:&quot;Methods of Collecting Drosophila&quot;,&quot;author&quot;:[{&quot;family&quot;:&quot;Carson&quot;,&quot;given&quot;:&quot;Hampton L.&quot;,&quot;parse-names&quot;:false,&quot;dropping-particle&quot;:&quot;&quot;,&quot;non-dropping-particle&quot;:&quot;&quot;},{&quot;family&quot;:&quot;Heed&quot;,&quot;given&quot;:&quot;William B.&quot;,&quot;parse-names&quot;:false,&quot;dropping-particle&quot;:&quot;&quot;,&quot;non-dropping-particle&quot;:&quot;&quot;}],&quot;container-title&quot;:&quot;The Genetics and Biology of Drosophila&quot;,&quot;chapter-number&quot;:&quot;27&quot;,&quot;editor&quot;:[{&quot;family&quot;:&quot;Ashburner&quot;,&quot;given&quot;:&quot;M.&quot;,&quot;parse-names&quot;:false,&quot;dropping-particle&quot;:&quot;&quot;,&quot;non-dropping-particle&quot;:&quot;&quot;},{&quot;family&quot;:&quot;Thompson&quot;,&quot;given&quot;:&quot;J.N.&quot;,&quot;parse-names&quot;:false,&quot;dropping-particle&quot;:&quot;&quot;,&quot;non-dropping-particle&quot;:&quot;&quot;},{&quot;family&quot;:&quot;Carson H.L.&quot;,&quot;given&quot;:&quot;&quot;,&quot;parse-names&quot;:false,&quot;dropping-particle&quot;:&quot;&quot;,&quot;non-dropping-particle&quot;:&quot;&quot;}],&quot;issued&quot;:{&quot;date-parts&quot;:[[1983]]},&quot;publisher-place&quot;:&quot;London&quot;,&quot;page&quot;:&quot;1-28&quot;,&quot;publisher&quot;:&quot;Academic Press&quot;,&quot;volume&quot;:&quot;3d&quot;,&quot;container-title-short&quot;:&quot;&quot;},&quot;isTemporary&quot;:false}]},{&quot;citationID&quot;:&quot;MENDELEY_CITATION_49a83ea0-bbe7-4e9f-967a-1101d02f2cf6&quot;,&quot;properties&quot;:{&quot;noteIndex&quot;:0},&quot;isEdited&quot;:false,&quot;manualOverride&quot;:{&quot;isManuallyOverridden&quot;:false,&quot;citeprocText&quot;:&quot;&lt;sup&gt;24&lt;/sup&gt;&quot;,&quot;manualOverrideText&quot;:&quot;&quot;},&quot;citationTag&quot;:&quot;MENDELEY_CITATION_v3_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&quot;,&quot;citationItems&quot;:[{&quot;id&quot;:&quot;cfda346c-5ad2-38b8-80a0-29a289234476&quot;,&quot;itemData&quot;:{&quot;type&quot;:&quot;article-journal&quot;,&quot;id&quot;:&quot;cfda346c-5ad2-38b8-80a0-29a289234476&quot;,&quot;title&quot;:&quot;Wild African Drosophila melanogaster Are Seasonal Specialists on Marula Fruit&quot;,&quot;author&quot;:[{&quot;family&quot;:&quot;Mansourian&quot;,&quot;given&quot;:&quot;Suzan&quot;,&quot;parse-names&quot;:false,&quot;dropping-particle&quot;:&quot;&quot;,&quot;non-dropping-particle&quot;:&quot;&quot;},{&quot;family&quot;:&quot;Enjin&quot;,&quot;given&quot;:&quot;Anders&quot;,&quot;parse-names&quot;:false,&quot;dropping-particle&quot;:&quot;&quot;,&quot;non-dropping-particle&quot;:&quot;&quot;},{&quot;family&quot;:&quot;Jirle&quot;,&quot;given&quot;:&quot;Erling&quot;,&quot;parse-names&quot;:false,&quot;dropping-particle&quot;:&quot;V.&quot;,&quot;non-dropping-particle&quot;:&quot;&quot;},{&quot;family&quot;:&quot;Ramesh&quot;,&quot;given&quot;:&quot;Vedika&quot;,&quot;parse-names&quot;:false,&quot;dropping-particle&quot;:&quot;&quot;,&quot;non-dropping-particle&quot;:&quot;&quot;},{&quot;family&quot;:&quot;Rehermann&quot;,&quot;given&quot;:&quot;Guillermo&quot;,&quot;parse-names&quot;:false,&quot;dropping-particle&quot;:&quot;&quot;,&quot;non-dropping-particle&quot;:&quot;&quot;},{&quot;family&quot;:&quot;Becher&quot;,&quot;given&quot;:&quot;Paul G.&quot;,&quot;parse-names&quot;:false,&quot;dropping-particle&quot;:&quot;&quot;,&quot;non-dropping-particle&quot;:&quot;&quot;},{&quot;family&quot;:&quot;Pool&quot;,&quot;given&quot;:&quot;John E.&quot;,&quot;parse-names&quot;:false,&quot;dropping-particle&quot;:&quot;&quot;,&quot;non-dropping-particle&quot;:&quot;&quot;},{&quot;family&quot;:&quot;Stensmyr&quot;,&quot;given&quot;:&quot;Marcus C.&quot;,&quot;parse-names&quot;:false,&quot;dropping-particle&quot;:&quot;&quot;,&quot;non-dropping-particle&quot;:&quot;&quot;}],&quot;container-title&quot;:&quot;Current Biology&quot;,&quot;DOI&quot;:&quot;10.1016/j.cub.2018.10.033&quot;,&quot;ISSN&quot;:&quot;09609822&quot;,&quot;PMID&quot;:&quot;30528579&quot;,&quot;issued&quot;:{&quot;date-parts&quot;:[[2018,12,17]]},&quot;page&quot;:&quot;3960-3968.e3&quot;,&quot;abstract&quot;:&quot;The origin and biology of wild Drosophila melanogaster have remained enigmatic. Mansourian et al. report here wild flies from a mopane forest in Zimbabwe and show that these flies are seasonally associated with marula. Marula is an important human resource and may have facilitated human commensalism in D. melanogaster.&quot;,&quot;publisher&quot;:&quot;Cell Press&quot;,&quot;issue&quot;:&quot;24&quot;,&quot;volume&quot;:&quot;28&quot;,&quot;container-title-short&quot;:&quot;&quot;},&quot;isTemporary&quot;:false}]},{&quot;citationID&quot;:&quot;MENDELEY_CITATION_78a62057-b2a7-40dc-8eed-2616d18838ab&quot;,&quot;properties&quot;:{&quot;noteIndex&quot;:0},&quot;isEdited&quot;:false,&quot;manualOverride&quot;:{&quot;isManuallyOverridden&quot;:false,&quot;citeprocText&quot;:&quot;&lt;sup&gt;24,37,38&lt;/sup&gt;&quot;,&quot;manualOverrideText&quot;:&quot;&quot;},&quot;citationTag&quot;:&quot;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&quot;,&quot;citationItems&quot;:[{&quot;id&quot;:&quot;cfda346c-5ad2-38b8-80a0-29a289234476&quot;,&quot;itemData&quot;:{&quot;type&quot;:&quot;article-journal&quot;,&quot;id&quot;:&quot;cfda346c-5ad2-38b8-80a0-29a289234476&quot;,&quot;title&quot;:&quot;Wild African Drosophila melanogaster Are Seasonal Specialists on Marula Fruit&quot;,&quot;author&quot;:[{&quot;family&quot;:&quot;Mansourian&quot;,&quot;given&quot;:&quot;Suzan&quot;,&quot;parse-names&quot;:false,&quot;dropping-particle&quot;:&quot;&quot;,&quot;non-dropping-particle&quot;:&quot;&quot;},{&quot;family&quot;:&quot;Enjin&quot;,&quot;given&quot;:&quot;Anders&quot;,&quot;parse-names&quot;:false,&quot;dropping-particle&quot;:&quot;&quot;,&quot;non-dropping-particle&quot;:&quot;&quot;},{&quot;family&quot;:&quot;Jirle&quot;,&quot;given&quot;:&quot;Erling&quot;,&quot;parse-names&quot;:false,&quot;dropping-particle&quot;:&quot;V.&quot;,&quot;non-dropping-particle&quot;:&quot;&quot;},{&quot;family&quot;:&quot;Ramesh&quot;,&quot;given&quot;:&quot;Vedika&quot;,&quot;parse-names&quot;:false,&quot;dropping-particle&quot;:&quot;&quot;,&quot;non-dropping-particle&quot;:&quot;&quot;},{&quot;family&quot;:&quot;Rehermann&quot;,&quot;given&quot;:&quot;Guillermo&quot;,&quot;parse-names&quot;:false,&quot;dropping-particle&quot;:&quot;&quot;,&quot;non-dropping-particle&quot;:&quot;&quot;},{&quot;family&quot;:&quot;Becher&quot;,&quot;given&quot;:&quot;Paul G.&quot;,&quot;parse-names&quot;:false,&quot;dropping-particle&quot;:&quot;&quot;,&quot;non-dropping-particle&quot;:&quot;&quot;},{&quot;family&quot;:&quot;Pool&quot;,&quot;given&quot;:&quot;John E.&quot;,&quot;parse-names&quot;:false,&quot;dropping-particle&quot;:&quot;&quot;,&quot;non-dropping-particle&quot;:&quot;&quot;},{&quot;family&quot;:&quot;Stensmyr&quot;,&quot;given&quot;:&quot;Marcus C.&quot;,&quot;parse-names&quot;:false,&quot;dropping-particle&quot;:&quot;&quot;,&quot;non-dropping-particle&quot;:&quot;&quot;}],&quot;container-title&quot;:&quot;Current Biology&quot;,&quot;DOI&quot;:&quot;10.1016/j.cub.2018.10.033&quot;,&quot;ISSN&quot;:&quot;09609822&quot;,&quot;PMID&quot;:&quot;30528579&quot;,&quot;issued&quot;:{&quot;date-parts&quot;:[[2018,12,17]]},&quot;page&quot;:&quot;3960-3968.e3&quot;,&quot;abstract&quot;:&quot;The origin and biology of wild Drosophila melanogaster have remained enigmatic. Mansourian et al. report here wild flies from a mopane forest in Zimbabwe and show that these flies are seasonally associated with marula. Marula is an important human resource and may have facilitated human commensalism in D. melanogaster.&quot;,&quot;publisher&quot;:&quot;Cell Press&quot;,&quot;issue&quot;:&quot;24&quot;,&quot;volume&quot;:&quot;28&quot;,&quot;container-title-short&quot;:&quot;&quot;},&quot;isTemporary&quot;:false},{&quot;id&quot;:&quot;e135e2d4-2e70-397b-b476-3e3c6a8e18c7&quot;,&quot;itemData&quot;:{&quot;type&quot;:&quot;article-journal&quot;,&quot;id&quot;:&quot;e135e2d4-2e70-397b-b476-3e3c6a8e18c7&quot;,&quot;title&quot;:&quot;Olfactory receptor and circuit evolution promote host specialization&quot;,&quot;author&quot;:[{&quot;family&quot;:&quot;Auer&quot;,&quot;given&quot;:&quot;Thomas O.&quot;,&quot;parse-names&quot;:false,&quot;dropping-particle&quot;:&quot;&quot;,&quot;non-dropping-particle&quot;:&quot;&quot;},{&quot;family&quot;:&quot;Khallaf&quot;,&quot;given&quot;:&quot;Mohammed A.&quot;,&quot;parse-names&quot;:false,&quot;dropping-particle&quot;:&quot;&quot;,&quot;non-dropping-particle&quot;:&quot;&quot;},{&quot;family&quot;:&quot;Silbering&quot;,&quot;given&quot;:&quot;Ana F.&quot;,&quot;parse-names&quot;:false,&quot;dropping-particle&quot;:&quot;&quot;,&quot;non-dropping-particle&quot;:&quot;&quot;},{&quot;family&quot;:&quot;Zappia&quot;,&quot;given&quot;:&quot;Giovanna&quot;,&quot;parse-names&quot;:false,&quot;dropping-particle&quot;:&quot;&quot;,&quot;non-dropping-particle&quot;:&quot;&quot;},{&quot;family&quot;:&quot;Ellis&quot;,&quot;given&quot;:&quot;Kaitlyn&quot;,&quot;parse-names&quot;:false,&quot;dropping-particle&quot;:&quot;&quot;,&quot;non-dropping-particle&quot;:&quot;&quot;},{&quot;family&quot;:&quot;Álvarez-Ocaña&quot;,&quot;given&quot;:&quot;Raquel&quot;,&quot;parse-names&quot;:false,&quot;dropping-particle&quot;:&quot;&quot;,&quot;non-dropping-particle&quot;:&quot;&quot;},{&quot;family&quot;:&quot;Arguello&quot;,&quot;given&quot;:&quot;J. Roman&quot;,&quot;parse-names&quot;:false,&quot;dropping-particle&quot;:&quot;&quot;,&quot;non-dropping-particle&quot;:&quot;&quot;},{&quot;family&quot;:&quot;Hansson&quot;,&quot;given&quot;:&quot;Bill S.&quot;,&quot;parse-names&quot;:false,&quot;dropping-particle&quot;:&quot;&quot;,&quot;non-dropping-particle&quot;:&quot;&quot;},{&quot;family&quot;:&quot;Jefferis&quot;,&quot;given&quot;:&quot;Gregory S.X.E.&quot;,&quot;parse-names&quot;:false,&quot;dropping-particle&quot;:&quot;&quot;,&quot;non-dropping-particle&quot;:&quot;&quot;},{&quot;family&quot;:&quot;Caron&quot;,&quot;given&quot;:&quot;Sophie J.C.&quot;,&quot;parse-names&quot;:false,&quot;dropping-particle&quot;:&quot;&quot;,&quot;non-dropping-particle&quot;:&quot;&quot;},{&quot;family&quot;:&quot;Knaden&quot;,&quot;given&quot;:&quot;Markus&quot;,&quot;parse-names&quot;:false,&quot;dropping-particle&quot;:&quot;&quot;,&quot;non-dropping-particle&quot;:&quot;&quot;},{&quot;family&quot;:&quot;Benton&quot;,&quot;given&quot;:&quot;Richard&quot;,&quot;parse-names&quot;:false,&quot;dropping-particle&quot;:&quot;&quot;,&quot;non-dropping-particle&quot;:&quot;&quot;}],&quot;container-title&quot;:&quot;Nature&quot;,&quot;DOI&quot;:&quot;10.1038/s41586-020-2073-7&quot;,&quot;ISSN&quot;:&quot;14764687&quot;,&quot;PMID&quot;:&quot;32132713&quot;,&quot;issued&quot;:{&quot;date-parts&quot;:[[2020,3,19]]},&quot;page&quot;:&quot;402-408&quot;,&quot;abstract&quot;:&quot;The evolution of animal behaviour is poorly understood1,2. Despite numerous correlations between interspecific divergence in behaviour and nervous system structure and function, demonstrations of the genetic basis of these behavioural differences remain rare3–5. Here we develop a neurogenetic model, Drosophila sechellia, a species that displays marked differences in behaviour compared to its close cousin Drosophila melanogaster6,7, which are linked to its extreme specialization on noni fruit (Morinda citrifolia)8–16. Using calcium imaging, we identify olfactory pathways in D. sechellia that detect volatiles emitted by the noni host. Our mutational analysis indicates roles for different olfactory receptors in long- and short-range attraction to noni, and our cross-species allele-transfer experiments demonstrate that the tuning of one of these receptors is important for species-specific host-seeking. We identify the molecular determinants of this functional change, and characterize their evolutionary origin and behavioural importance. We perform circuit tracing in the D. sechellia brain, and find that receptor adaptations are accompanied by increased sensory pooling onto interneurons as well as species-specific central projection patterns. This work reveals an accumulation of molecular, physiological and anatomical traits that are linked to behavioural divergence between species, and defines a model for investigating speciation and the evolution of the nervous system.&quot;,&quot;publisher&quot;:&quot;Nature Research&quot;,&quot;issue&quot;:&quot;7799&quot;,&quot;volume&quot;:&quot;579&quot;,&quot;container-title-short&quot;:&quot;Nature&quot;},&quot;isTemporary&quot;:false},{&quot;id&quot;:&quot;67ad921f-e176-3daf-b4a2-79063c061e39&quot;,&quot;itemData&quot;:{&quot;type&quot;:&quot;article&quot;,&quot;id&quot;:&quot;67ad921f-e176-3daf-b4a2-79063c061e39&quot;,&quot;title&quot;:&quot;A nonrandom subset of olfactory genes is associated with host preference in the fruit fly Drosophila orena&quot;,&quot;author&quot;:[{&quot;family&quot;:&quot;Comeault&quot;,&quot;given&quot;:&quot;Aaron A.&quot;,&quot;parse-names&quot;:false,&quot;dropping-particle&quot;:&quot;&quot;,&quot;non-dropping-particle&quot;:&quot;&quot;},{&quot;family&quot;:&quot;Serrato-Capuchina&quot;,&quot;given&quot;:&quot;Antonio&quot;,&quot;parse-names&quot;:false,&quot;dropping-particle&quot;:&quot;&quot;,&quot;non-dropping-particle&quot;:&quot;&quot;},{&quot;family&quot;:&quot;Turissini&quot;,&quot;given&quot;:&quot;David A.&quot;,&quot;parse-names&quot;:false,&quot;dropping-particle&quot;:&quot;&quot;,&quot;non-dropping-particle&quot;:&quot;&quot;},{&quot;family&quot;:&quot;McLaughlin&quot;,&quot;given&quot;:&quot;Patrick J.&quot;,&quot;parse-names&quot;:false,&quot;dropping-particle&quot;:&quot;&quot;,&quot;non-dropping-particle&quot;:&quot;&quot;},{&quot;family&quot;:&quot;David&quot;,&quot;given&quot;:&quot;Jean R.&quot;,&quot;parse-names&quot;:false,&quot;dropping-particle&quot;:&quot;&quot;,&quot;non-dropping-particle&quot;:&quot;&quot;},{&quot;family&quot;:&quot;Matute&quot;,&quot;given&quot;:&quot;Daniel R.&quot;,&quot;parse-names&quot;:false,&quot;dropping-particle&quot;:&quot;&quot;,&quot;non-dropping-particle&quot;:&quot;&quot;}],&quot;container-title&quot;:&quot;Evolution Letters&quot;,&quot;DOI&quot;:&quot;10.1002/evl3.7&quot;,&quot;ISSN&quot;:&quot;20563744&quot;,&quot;issued&quot;:{&quot;date-parts&quot;:[[2017,6,1]]},&quot;page&quot;:&quot;73-85&quot;,&quot;abstract&quot;:&quot;Specialization onto different host plants has been hypothesized to be a major driver of diversification in insects, and traits controlling olfaction have been shown to play a fundamental role in host preferences. A diverse set of olfactory genes control olfactory traits in insects, and it remains unclear whether specialization onto different hosts is likely to involve a nonrandom subset of these genes. Here, we test the role of olfactory genes in a novel case of specialization in Drosophila orena. We report the first population-level sample of D. orena on the West African island of Bioko, since its initial collection in Cameroon in 1975, and use field experiments and behavioral assays to show that D. orena has evolved a strong preference for waterberry (Syzygium staudtii). We then show that a nonrandom subset of genes controlling olfaction-–those controlling odorant-binding and chemosensory proteins–-have an enriched signature of positive selection relative to the rest of the D. orena genome. By comparing signatures of positive selection on olfactory genes between D. orena and its sister species, D. erecta we show that odorant-binding and chemosensory have evidence of positive selection in both species; however, overlap in the specific genes with evidence of selection in these two classes is not greater than expected by chance. Finally, we use quantitative complementation tests to confirm a role for seven olfactory loci in D. orena’s preference for waterberry fruit. Together, our results suggest that D. orena and D. erecta have specialized onto different host plants through convergent evolution at the level of olfactory gene family, but not at specific olfactory genes.&quot;,&quot;publisher&quot;:&quot;Blackwell Publishing Ltd&quot;,&quot;issue&quot;:&quot;2&quot;,&quot;volume&quot;:&quot;1&quot;,&quot;container-title-short&quot;:&quot;Evol Lett&quot;},&quot;isTemporary&quot;:false}]},{&quot;citationID&quot;:&quot;MENDELEY_CITATION_a486e06b-0eed-45ca-93fe-9824404dd18b&quot;,&quot;properties&quot;:{&quot;noteIndex&quot;:0},&quot;isEdited&quot;:false,&quot;manualOverride&quot;:{&quot;isManuallyOverridden&quot;:false,&quot;citeprocText&quot;:&quot;&lt;sup&gt;24,31&lt;/sup&gt;&quot;,&quot;manualOverrideText&quot;:&quot;&quot;},&quot;citationTag&quot;:&quot;MENDELEY_CITATION_v3_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&quot;,&quot;citationItems&quot;:[{&quot;id&quot;:&quot;cfda346c-5ad2-38b8-80a0-29a289234476&quot;,&quot;itemData&quot;:{&quot;type&quot;:&quot;article-journal&quot;,&quot;id&quot;:&quot;cfda346c-5ad2-38b8-80a0-29a289234476&quot;,&quot;title&quot;:&quot;Wild African Drosophila melanogaster Are Seasonal Specialists on Marula Fruit&quot;,&quot;author&quot;:[{&quot;family&quot;:&quot;Mansourian&quot;,&quot;given&quot;:&quot;Suzan&quot;,&quot;parse-names&quot;:false,&quot;dropping-particle&quot;:&quot;&quot;,&quot;non-dropping-particle&quot;:&quot;&quot;},{&quot;family&quot;:&quot;Enjin&quot;,&quot;given&quot;:&quot;Anders&quot;,&quot;parse-names&quot;:false,&quot;dropping-particle&quot;:&quot;&quot;,&quot;non-dropping-particle&quot;:&quot;&quot;},{&quot;family&quot;:&quot;Jirle&quot;,&quot;given&quot;:&quot;Erling&quot;,&quot;parse-names&quot;:false,&quot;dropping-particle&quot;:&quot;V.&quot;,&quot;non-dropping-particle&quot;:&quot;&quot;},{&quot;family&quot;:&quot;Ramesh&quot;,&quot;given&quot;:&quot;Vedika&quot;,&quot;parse-names&quot;:false,&quot;dropping-particle&quot;:&quot;&quot;,&quot;non-dropping-particle&quot;:&quot;&quot;},{&quot;family&quot;:&quot;Rehermann&quot;,&quot;given&quot;:&quot;Guillermo&quot;,&quot;parse-names&quot;:false,&quot;dropping-particle&quot;:&quot;&quot;,&quot;non-dropping-particle&quot;:&quot;&quot;},{&quot;family&quot;:&quot;Becher&quot;,&quot;given&quot;:&quot;Paul G.&quot;,&quot;parse-names&quot;:false,&quot;dropping-particle&quot;:&quot;&quot;,&quot;non-dropping-particle&quot;:&quot;&quot;},{&quot;family&quot;:&quot;Pool&quot;,&quot;given&quot;:&quot;John E.&quot;,&quot;parse-names&quot;:false,&quot;dropping-particle&quot;:&quot;&quot;,&quot;non-dropping-particle&quot;:&quot;&quot;},{&quot;family&quot;:&quot;Stensmyr&quot;,&quot;given&quot;:&quot;Marcus C.&quot;,&quot;parse-names&quot;:false,&quot;dropping-particle&quot;:&quot;&quot;,&quot;non-dropping-particle&quot;:&quot;&quot;}],&quot;container-title&quot;:&quot;Current Biology&quot;,&quot;DOI&quot;:&quot;10.1016/j.cub.2018.10.033&quot;,&quot;ISSN&quot;:&quot;09609822&quot;,&quot;PMID&quot;:&quot;30528579&quot;,&quot;issued&quot;:{&quot;date-parts&quot;:[[2018,12,17]]},&quot;page&quot;:&quot;3960-3968.e3&quot;,&quot;abstract&quot;:&quot;The origin and biology of wild Drosophila melanogaster have remained enigmatic. Mansourian et al. report here wild flies from a mopane forest in Zimbabwe and show that these flies are seasonally associated with marula. Marula is an important human resource and may have facilitated human commensalism in D. melanogaster.&quot;,&quot;publisher&quot;:&quot;Cell Press&quot;,&quot;issue&quot;:&quot;24&quot;,&quot;volume&quot;:&quot;28&quot;,&quot;container-title-short&quot;:&quot;&quot;},&quot;isTemporary&quot;:false},{&quot;id&quot;:&quot;ae1a9df9-968d-3da6-9e03-3374434ca4b7&quot;,&quot;itemData&quot;:{&quot;type&quot;:&quot;article-journal&quot;,&quot;id&quot;:&quot;ae1a9df9-968d-3da6-9e03-3374434ca4b7&quot;,&quot;title&quot;:&quot;The behavior of adult Drosophila in the wild.&quot;,&quot;author&quot;:[{&quot;family&quot;:&quot;Soto-Yéber&quot;,&quot;given&quot;:&quot;Luis&quot;,&quot;parse-names&quot;:false,&quot;dropping-particle&quot;:&quot;&quot;,&quot;non-dropping-particle&quot;:&quot;&quot;},{&quot;family&quot;:&quot;Soto-Ortiz&quot;,&quot;given&quot;:&quot;José&quot;,&quot;parse-names&quot;:false,&quot;dropping-particle&quot;:&quot;&quot;,&quot;non-dropping-particle&quot;:&quot;&quot;},{&quot;family&quot;:&quot;Godoy&quot;,&quot;given&quot;:&quot;Pablo&quot;,&quot;parse-names&quot;:false,&quot;dropping-particle&quot;:&quot;&quot;,&quot;non-dropping-particle&quot;:&quot;&quot;},{&quot;family&quot;:&quot;Godoy-Herrera&quot;,&quot;given&quot;:&quot;Raúl&quot;,&quot;parse-names&quot;:false,&quot;dropping-particle&quot;:&quot;&quot;,&quot;non-dropping-particle&quot;:&quot;&quot;}],&quot;container-title&quot;:&quot;PloS one&quot;,&quot;container-title-short&quot;:&quot;PLoS One&quot;,&quot;DOI&quot;:&quot;10.1371/journal.pone.0209917&quot;,&quot;ISSN&quot;:&quot;1932-6203&quot;,&quot;PMID&quot;:&quot;30596767&quot;,&quot;issued&quot;:{&quot;date-parts&quot;:[[2018]]},&quot;page&quot;:&quot;e0209917&quot;,&quot;abstract&quot;:&quot;Little is known about how Drosophila adults behave in the wild, including mating, allocation of food and space, and escape from predators. This lack of information has negative implications for our ability to understand the capabilities of the nervous system to integrate sensory cues necessary for the adaptation of organisms in natural conditions. We characterized a set of behavioral routines of D. melanogaster and D. simulans adults in three ecologically different orchards: grape, apple and prickly pear. We also investigated how the flies identify conspecifics and aliens in the wild to better understand relationships between group formation and adaptation of Drosophila to breeding sites. We characterized the locations by recording in each orchard humidity, temperature, illumination conditions, pH of fruits, the presence/absence of other Drosophila species and the predator ant Linepithema humile. Our findings suggest that the home range of these species of Drosophila includes decaying fruits and, principally, a variety of microhabitats that surround the fruits. The ecological heterogeneity of the orchards and odors emitted by adult D. melanogaster and D. simulans influence perch preferences, cluster formation, court and mating, egg-laying site selection, and use of space. This is one of the first large examinations of the association between changing, complex environments and a set of adult behaviors of Drosophila. Therefore, our results have implications for understanding the genetic differentiation and evolution of populations of species in the genus Drosophila.&quot;,&quot;issue&quot;:&quot;12&quot;,&quot;volume&quot;:&quot;13&quot;},&quot;isTemporary&quot;:false}]},{&quot;citationID&quot;:&quot;MENDELEY_CITATION_f3094da6-91d8-4daa-bc11-98ea4d35159f&quot;,&quot;properties&quot;:{&quot;noteIndex&quot;:0},&quot;isEdited&quot;:false,&quot;manualOverride&quot;:{&quot;isManuallyOverridden&quot;:false,&quot;citeprocText&quot;:&quot;&lt;sup&gt;39&lt;/sup&gt;&quot;,&quot;manualOverrideText&quot;:&quot;&quot;},&quot;citationTag&quot;:&quot;MENDELEY_CITATION_v3_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&quot;,&quot;citationItems&quot;:[{&quot;id&quot;:&quot;0df4e0d9-488c-3580-aaef-3af6408410ae&quot;,&quot;itemData&quot;:{&quot;type&quot;:&quot;article-journal&quot;,&quot;id&quot;:&quot;0df4e0d9-488c-3580-aaef-3af6408410ae&quot;,&quot;title&quot;:&quot;Functional and molecular evolution of olfactory neurons and receptors for aliphatic esters across the Drosophila genus&quot;,&quot;author&quot;:[{&quot;family&quot;:&quot;Bruyne&quot;,&quot;given&quot;:&quot;Marien&quot;,&quot;parse-names&quot;:false,&quot;dropping-particle&quot;:&quot;&quot;,&quot;non-dropping-particle&quot;:&quot;de&quot;},{&quot;family&quot;:&quot;Smart&quot;,&quot;given&quot;:&quot;Renee&quot;,&quot;parse-names&quot;:false,&quot;dropping-particle&quot;:&quot;&quot;,&quot;non-dropping-particle&quot;:&quot;&quot;},{&quot;family&quot;:&quot;Zammit&quot;,&quot;given&quot;:&quot;Elizabeth&quot;,&quot;parse-names&quot;:false,&quot;dropping-particle&quot;:&quot;&quot;,&quot;non-dropping-particle&quot;:&quot;&quot;},{&quot;family&quot;:&quot;Warr&quot;,&quot;given&quot;:&quot;Coral G.&quot;,&quot;parse-names&quot;:false,&quot;dropping-particle&quot;:&quot;&quot;,&quot;non-dropping-particle&quot;:&quot;&quot;}],&quot;container-title&quot;:&quot;Journal of Comparative Physiology A: Neuroethology, Sensory, Neural, and Behavioral Physiology&quot;,&quot;container-title-short&quot;:&quot;J Comp Physiol A Neuroethol Sens Neural Behav Physiol&quot;,&quot;DOI&quot;:&quot;10.1007/s00359-009-0496-6&quot;,&quot;ISSN&quot;:&quot;03407594&quot;,&quot;PMID&quot;:&quot;20033746&quot;,&quot;issued&quot;:{&quot;date-parts&quot;:[[2010,1]]},&quot;page&quot;:&quot;97-109&quot;,&quot;abstract&quot;:&quot;Insect olfactory receptor (Or) genes are large, rapidly evolving gene families of considerable interest for evolutionary studies. They determine the responses of sensory neurons which mediate critical behaviours and ecological adaptations. We investigated the evolution across the genus Drosophila of a subfamily of Or genes largely responsible for the perception of ecologically relevant aliphatic esters; products of yeast fermentation and fruits. Odour responses were recorded from eight classes of olfactory receptor neurons known to express this Or subfamily in D. melanogaster and from homologous sensilla in seven other species. Despite the fact that these species have diverged over an estimated 40 million years, we find that odour specificity is largely maintained in seven of the eight species. In contrast, we observe extensive changes in most neurons of the outgroup species D. virilis, and in two neurons across the entire genus. Some neurons show small shifts in specificity, whilst some dramatic changes correlate with gene duplication or loss. An olfactory receptor neuron response similarity tree did not match an Or sequence similarity tree, but by aligning Or proteins of likely functional equivalence we identify residues that may be relevant for odour specificity. This will inform future structure-function studies of Drosophila Ors. © 2009 Springer-Verlag.&quot;,&quot;issue&quot;:&quot;2&quot;,&quot;volume&quot;:&quot;196&quot;},&quot;isTemporary&quot;:false}]},{&quot;citationID&quot;:&quot;MENDELEY_CITATION_2c315cce-c5b3-4057-8b77-be4cc00e3295&quot;,&quot;properties&quot;:{&quot;noteIndex&quot;:0},&quot;isEdited&quot;:false,&quot;manualOverride&quot;:{&quot;isManuallyOverridden&quot;:false,&quot;citeprocText&quot;:&quot;&lt;sup&gt;40–42&lt;/sup&gt;&quot;,&quot;manualOverrideText&quot;:&quot;&quot;},&quot;citationTag&quot;:&quot;MENDELEY_CITATION_v3_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&quot;,&quot;citationItems&quot;:[{&quot;id&quot;:&quot;2df7b207-da3d-3268-861f-0514af0c788b&quot;,&quot;itemData&quot;:{&quot;type&quot;:&quot;article-journal&quot;,&quot;id&quot;:&quot;2df7b207-da3d-3268-861f-0514af0c788b&quot;,&quot;title&quot;:&quot;Citizen Science: An Information Quality Research Frontier&quot;,&quot;author&quot;:[{&quot;family&quot;:&quot;Lukyanenko&quot;,&quot;given&quot;:&quot;Roman&quot;,&quot;parse-names&quot;:false,&quot;dropping-particle&quot;:&quot;&quot;,&quot;non-dropping-particle&quot;:&quot;&quot;},{&quot;family&quot;:&quot;Wiggins&quot;,&quot;given&quot;:&quot;Andrea&quot;,&quot;parse-names&quot;:false,&quot;dropping-particle&quot;:&quot;&quot;,&quot;non-dropping-particle&quot;:&quot;&quot;},{&quot;family&quot;:&quot;Rosser&quot;,&quot;given&quot;:&quot;Holly K.&quot;,&quot;parse-names&quot;:false,&quot;dropping-particle&quot;:&quot;&quot;,&quot;non-dropping-particle&quot;:&quot;&quot;}],&quot;container-title&quot;:&quot;Information Systems Frontiers&quot;,&quot;DOI&quot;:&quot;10.1007/s10796-019-09915-z&quot;,&quot;ISSN&quot;:&quot;1387-3326&quot;,&quot;issued&quot;:{&quot;date-parts&quot;:[[2020,8,10]]},&quot;page&quot;:&quot;961-983&quot;,&quot;issue&quot;:&quot;4&quot;,&quot;volume&quot;:&quot;22&quot;,&quot;container-title-short&quot;:&quot;&quot;},&quot;isTemporary&quot;:false},{&quot;id&quot;:&quot;1582e3de-5c8e-357d-9405-57e01ab5fa86&quot;,&quot;itemData&quot;:{&quot;type&quot;:&quot;article-journal&quot;,&quot;id&quot;:&quot;1582e3de-5c8e-357d-9405-57e01ab5fa86&quot;,&quot;title&quot;:&quot;Citizen science in environmental and ecological sciences&quot;,&quot;author&quot;:[{&quot;family&quot;:&quot;Fraisl&quot;,&quot;given&quot;:&quot;Dilek&quot;,&quot;parse-names&quot;:false,&quot;dropping-particle&quot;:&quot;&quot;,&quot;non-dropping-particle&quot;:&quot;&quot;},{&quot;family&quot;:&quot;Hager&quot;,&quot;given&quot;:&quot;Gerid&quot;,&quot;parse-names&quot;:false,&quot;dropping-particle&quot;:&quot;&quot;,&quot;non-dropping-particle&quot;:&quot;&quot;},{&quot;family&quot;:&quot;Bedessem&quot;,&quot;given&quot;:&quot;Baptiste&quot;,&quot;parse-names&quot;:false,&quot;dropping-particle&quot;:&quot;&quot;,&quot;non-dropping-particle&quot;:&quot;&quot;},{&quot;family&quot;:&quot;Gold&quot;,&quot;given&quot;:&quot;Margaret&quot;,&quot;parse-names&quot;:false,&quot;dropping-particle&quot;:&quot;&quot;,&quot;non-dropping-particle&quot;:&quot;&quot;},{&quot;family&quot;:&quot;Hsing&quot;,&quot;given&quot;:&quot;Pen-Yuan&quot;,&quot;parse-names&quot;:false,&quot;dropping-particle&quot;:&quot;&quot;,&quot;non-dropping-particle&quot;:&quot;&quot;},{&quot;family&quot;:&quot;Danielsen&quot;,&quot;given&quot;:&quot;Finn&quot;,&quot;parse-names&quot;:false,&quot;dropping-particle&quot;:&quot;&quot;,&quot;non-dropping-particle&quot;:&quot;&quot;},{&quot;family&quot;:&quot;Hitchcock&quot;,&quot;given&quot;:&quot;Colleen B.&quot;,&quot;parse-names&quot;:false,&quot;dropping-particle&quot;:&quot;&quot;,&quot;non-dropping-particle&quot;:&quot;&quot;},{&quot;family&quot;:&quot;Hulbert&quot;,&quot;given&quot;:&quot;Joseph M.&quot;,&quot;parse-names&quot;:false,&quot;dropping-particle&quot;:&quot;&quot;,&quot;non-dropping-particle&quot;:&quot;&quot;},{&quot;family&quot;:&quot;Piera&quot;,&quot;given&quot;:&quot;Jaume&quot;,&quot;parse-names&quot;:false,&quot;dropping-particle&quot;:&quot;&quot;,&quot;non-dropping-particle&quot;:&quot;&quot;},{&quot;family&quot;:&quot;Spiers&quot;,&quot;given&quot;:&quot;Helen&quot;,&quot;parse-names&quot;:false,&quot;dropping-particle&quot;:&quot;&quot;,&quot;non-dropping-particle&quot;:&quot;&quot;},{&quot;family&quot;:&quot;Thiel&quot;,&quot;given&quot;:&quot;Martin&quot;,&quot;parse-names&quot;:false,&quot;dropping-particle&quot;:&quot;&quot;,&quot;non-dropping-particle&quot;:&quot;&quot;},{&quot;family&quot;:&quot;Haklay&quot;,&quot;given&quot;:&quot;Mordechai&quot;,&quot;parse-names&quot;:false,&quot;dropping-particle&quot;:&quot;&quot;,&quot;non-dropping-particle&quot;:&quot;&quot;}],&quot;container-title&quot;:&quot;Nature Reviews Methods Primers&quot;,&quot;DOI&quot;:&quot;10.1038/s43586-022-00144-4&quot;,&quot;ISSN&quot;:&quot;2662-8449&quot;,&quot;issued&quot;:{&quot;date-parts&quot;:[[2022,8,25]]},&quot;page&quot;:&quot;64&quot;,&quot;issue&quot;:&quot;1&quot;,&quot;volume&quot;:&quot;2&quot;,&quot;container-title-short&quot;:&quot;&quot;},&quot;isTemporary&quot;:false},{&quot;id&quot;:&quot;53f4f9cb-de19-3472-bbc4-0fa68324c6c5&quot;,&quot;itemData&quot;:{&quot;type&quot;:&quot;article-journal&quot;,&quot;id&quot;:&quot;53f4f9cb-de19-3472-bbc4-0fa68324c6c5&quot;,&quot;title&quot;:&quot;Citizen Science and Biological Invasions: A Review&quot;,&quot;author&quot;:[{&quot;family&quot;:&quot;Encarnação&quot;,&quot;given&quot;:&quot;João&quot;,&quot;parse-names&quot;:false,&quot;dropping-particle&quot;:&quot;&quot;,&quot;non-dropping-particle&quot;:&quot;&quot;},{&quot;family&quot;:&quot;Teodósio&quot;,&quot;given&quot;:&quot;Maria Alexandra&quot;,&quot;parse-names&quot;:false,&quot;dropping-particle&quot;:&quot;&quot;,&quot;non-dropping-particle&quot;:&quot;&quot;},{&quot;family&quot;:&quot;Morais&quot;,&quot;given&quot;:&quot;Pedro&quot;,&quot;parse-names&quot;:false,&quot;dropping-particle&quot;:&quot;&quot;,&quot;non-dropping-particle&quot;:&quot;&quot;}],&quot;container-title&quot;:&quot;Frontiers in Environmental Science&quot;,&quot;container-title-short&quot;:&quot;Front Environ Sci&quot;,&quot;DOI&quot;:&quot;10.3389/fenvs.2020.602980&quot;,&quot;ISSN&quot;:&quot;2296-665X&quot;,&quot;issued&quot;:{&quot;date-parts&quot;:[[2021,1,27]]},&quot;abstract&quot;:&quot;&lt;p&gt;Biological invasions are among the most challenging ecological and conservation riddles of our times. Fortunately, citizen science projects became a valuable tool to detect non-indigenous species (NIS), document their spread, prevent dispersion, and eradicate localized populations. We evaluated the most undisputed definitions of citizen science and proposed that a combination of two of them is a better reflection of what citizen science has become. Thus, citizen science is any environmental and/or biological data collection and analysis, including data quality control, undertaken by members of the general public, as individuals or as organized groups of citizens, with the guidance and/or assistance of scientists toward solving environmental and/or community questions. With this review, we also assessed how citizen science has been advancing biological invasions research and its focus, by analyzing 126 peer-reviewed articles that used citizen science methods or data concerning NIS. Most of the articles studied terrestrial species (68%) and terrestrial plants were the most studied group (22.7%). Surprisingly, most first detection reports were of non-indigenous marine fish probably due to the constraints in accessing aquatic ecosystems which delays the detection of new NIS. Citizen science projects running over broad geographical areas are very cost-effective for the early detection of NIS, regardless of the studied environment. We also discuss the applicability and need to adapt the methods and approaches toward the studied ecosystem and species, but also the profile of the participating citizens, their motivations, level of engagement, or social status. We recommend authors to better acknowledge the work done by contributing citizens, and the putative limitations of data generated by citizen science projects. The outreach planning of citizen science projects is also evaluated, including the use of dedicated web platforms vs. pre-existent and disseminated web platforms, while discussing how such outreach actions can be maximized. Lastly, we present a framework that contextualizes the contributions of citizen science, scientific research, and regional and national stakeholders toward the integrated management of biological invasions.&lt;/p&gt;&quot;,&quot;volume&quot;:&quot;8&quot;},&quot;isTemporary&quot;:false}]},{&quot;citationID&quot;:&quot;MENDELEY_CITATION_b9dd8c6a-eb83-4cb5-970c-2d5e9da43beb&quot;,&quot;properties&quot;:{&quot;noteIndex&quot;:0},&quot;isEdited&quot;:false,&quot;manualOverride&quot;:{&quot;isManuallyOverridden&quot;:false,&quot;citeprocText&quot;:&quot;&lt;sup&gt;43&lt;/sup&gt;&quot;,&quot;manualOverrideText&quot;:&quot;&quot;},&quot;citationTag&quot;:&quot;MENDELEY_CITATION_v3_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&quot;,&quot;citationItems&quot;:[{&quot;id&quot;:&quot;89d76aad-11bb-30d9-9886-38eabd6045e7&quot;,&quot;itemData&quot;:{&quot;type&quot;:&quot;article-journal&quot;,&quot;id&quot;:&quot;89d76aad-11bb-30d9-9886-38eabd6045e7&quot;,&quot;title&quot;:&quot;The Olfactory Logic behind Fruit Odor Preferences in Larval and Adult Drosophila&quot;,&quot;author&quot;:[{&quot;family&quot;:&quot;Dweck&quot;,&quot;given&quot;:&quot;Hany K.M.&quot;,&quot;parse-names&quot;:false,&quot;dropping-particle&quot;:&quot;&quot;,&quot;non-dropping-particle&quot;:&quot;&quot;},{&quot;family&quot;:&quot;Ebrahim&quot;,&quot;given&quot;:&quot;Shimaa A.M.&quot;,&quot;parse-names&quot;:false,&quot;dropping-particle&quot;:&quot;&quot;,&quot;non-dropping-particle&quot;:&quot;&quot;},{&quot;family&quot;:&quot;Retzke&quot;,&quot;given&quot;:&quot;Tom&quot;,&quot;parse-names&quot;:false,&quot;dropping-particle&quot;:&quot;&quot;,&quot;non-dropping-particle&quot;:&quot;&quot;},{&quot;family&quot;:&quot;Grabe&quot;,&quot;given&quot;:&quot;Veit&quot;,&quot;parse-names&quot;:false,&quot;dropping-particle&quot;:&quot;&quot;,&quot;non-dropping-particle&quot;:&quot;&quot;},{&quot;family&quot;:&quot;Weißflog&quot;,&quot;given&quot;:&quot;Jerrit&quot;,&quot;parse-names&quot;:false,&quot;dropping-particle&quot;:&quot;&quot;,&quot;non-dropping-particle&quot;:&quot;&quot;},{&quot;family&quot;:&quot;Svatoš&quot;,&quot;given&quot;:&quot;Ales&quot;,&quot;parse-names&quot;:false,&quot;dropping-particle&quot;:&quot;&quot;,&quot;non-dropping-particle&quot;:&quot;&quot;},{&quot;family&quot;:&quot;Hansson&quot;,&quot;given&quot;:&quot;Bill S.&quot;,&quot;parse-names&quot;:false,&quot;dropping-particle&quot;:&quot;&quot;,&quot;non-dropping-particle&quot;:&quot;&quot;},{&quot;family&quot;:&quot;Knaden&quot;,&quot;given&quot;:&quot;Markus&quot;,&quot;parse-names&quot;:false,&quot;dropping-particle&quot;:&quot;&quot;,&quot;non-dropping-particle&quot;:&quot;&quot;}],&quot;container-title&quot;:&quot;Cell Reports&quot;,&quot;DOI&quot;:&quot;10.1016/j.celrep.2018.04.085&quot;,&quot;ISSN&quot;:&quot;22111247&quot;,&quot;PMID&quot;:&quot;29791860&quot;,&quot;issued&quot;:{&quot;date-parts&quot;:[[2018,5,22]]},&quot;page&quot;:&quot;2524-2531&quot;,&quot;abstract&quot;:&quot;Despite the comprehensive knowledge on odor coding, our understanding of the relationship between sensory input and behavioral output in Drosophila remains weak. Here, we measure the behavioral responses generated by larval and adult flies in response to 34 fruit odors and find that larval preference for fruit odors differs from that of adult flies. Next, we provide a functional analysis of the full repertoire of the peripheral olfactory system using the same comprehensive stimulus spectrum. We find that 90% and 53% of larval and adult olfactory receptors tested here, respectively, are involved in evaluating these fruit odors. Finally, we find that the total amount of olfactory neuronal activity correlates strongly positively with behavioral output in larvae and correlates weakly negatively in adult flies. Our results suggest that larval and adult flies have evolved different mechanisms for detection and computation of fruit odors, mechanisms likely mirroring the different lifestyles of both developmental stages. Dweck et al. investigate the attraction of larval and adult flies to 34 different fruit odors. They show that both developmental stages differ in their preferences. The authors furthermore identify those olfactory receptors that are responsible for the detection and evaluation of the 116 chemical compounds in the fruit odors.&quot;,&quot;publisher&quot;:&quot;Elsevier B.V.&quot;,&quot;issue&quot;:&quot;8&quot;,&quot;volume&quot;:&quot;23&quot;,&quot;container-title-short&quot;:&quot;Cell Rep&quot;},&quot;isTemporary&quot;:false}]}]"/>
    <we:property name="MENDELEY_CITATIONS_LOCALE_CODE" value="&quot;en-GB&quot;"/>
    <we:property name="MENDELEY_CITATIONS_STYLE" value="{&quot;id&quot;:&quot;https://www.zotero.org/styles/nature&quot;,&quot;title&quot;:&quot;Nature&quot;,&quot;format&quot;:&quot;numeric&quot;,&quot;defaultLocale&quot;:&quot;en-GB&quot;,&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E12F557-28DE-5E48-86EA-F478299751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TotalTime>
  <Pages>18</Pages>
  <Words>5031</Words>
  <Characters>28677</Characters>
  <Application>Microsoft Office Word</Application>
  <DocSecurity>0</DocSecurity>
  <Lines>238</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Keene,Lexi</dc:creator>
  <cp:keywords/>
  <dc:description/>
  <cp:lastModifiedBy>Keene-Snickers,Lexi</cp:lastModifiedBy>
  <cp:revision>6</cp:revision>
  <dcterms:created xsi:type="dcterms:W3CDTF">2025-04-11T18:13:00Z</dcterms:created>
  <dcterms:modified xsi:type="dcterms:W3CDTF">2025-04-14T16:38:00Z</dcterms:modified>
</cp:coreProperties>
</file>